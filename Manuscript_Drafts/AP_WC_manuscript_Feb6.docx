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comments.xml" ContentType="application/vnd.openxmlformats-officedocument.wordprocessingml.comments+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comments.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sz w:val="28"/>
          <w:szCs w:val="28"/>
        </w:rPr>
      </w:pPr>
      <w:r>
        <w:rPr>
          <w:b/>
          <w:sz w:val="28"/>
          <w:szCs w:val="28"/>
        </w:rPr>
        <w:t>Limited effects of thinning and hardwood rotations on laminated root rot induced tree mortality in Douglas-fir forests of the Pacific Northwest, USA</w:t>
      </w:r>
    </w:p>
    <w:p>
      <w:pPr>
        <w:pStyle w:val="Normal"/>
        <w:spacing w:lineRule="auto" w:line="480"/>
        <w:jc w:val="center"/>
        <w:rPr/>
      </w:pPr>
      <w:r>
        <w:rPr>
          <w:b/>
          <w:sz w:val="36"/>
          <w:szCs w:val="36"/>
        </w:rPr>
        <w:t xml:space="preserve"> </w:t>
      </w:r>
    </w:p>
    <w:p>
      <w:pPr>
        <w:pStyle w:val="Normal"/>
        <w:spacing w:lineRule="auto" w:line="480"/>
        <w:jc w:val="center"/>
        <w:rPr>
          <w:b/>
          <w:b/>
        </w:rPr>
      </w:pPr>
      <w:r>
        <w:rPr>
          <w:b/>
        </w:rPr>
      </w:r>
    </w:p>
    <w:p>
      <w:pPr>
        <w:pStyle w:val="Normal"/>
        <w:spacing w:lineRule="auto" w:line="480"/>
        <w:jc w:val="center"/>
        <w:rPr/>
      </w:pPr>
      <w:r>
        <w:rPr>
          <w:b/>
          <w:sz w:val="24"/>
          <w:szCs w:val="24"/>
        </w:rPr>
        <w:t>Shawn McMurtrey</w:t>
      </w:r>
      <w:r>
        <w:rPr>
          <w:rFonts w:eastAsia="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pPr>
        <w:pStyle w:val="Normal"/>
        <w:spacing w:lineRule="auto" w:line="480"/>
        <w:rPr>
          <w:b/>
          <w:b/>
          <w:sz w:val="24"/>
          <w:szCs w:val="24"/>
        </w:rPr>
      </w:pPr>
      <w:r>
        <w:rPr>
          <w:b/>
          <w:sz w:val="24"/>
          <w:szCs w:val="24"/>
        </w:rPr>
      </w:r>
    </w:p>
    <w:p>
      <w:pPr>
        <w:pStyle w:val="Normal"/>
        <w:spacing w:lineRule="auto" w:line="480"/>
        <w:rPr>
          <w:sz w:val="24"/>
          <w:szCs w:val="24"/>
        </w:rPr>
      </w:pPr>
      <w:r>
        <w:rPr>
          <w:rFonts w:eastAsia="Roboto"/>
          <w:b/>
          <w:sz w:val="24"/>
          <w:szCs w:val="24"/>
          <w:highlight w:val="white"/>
          <w:vertAlign w:val="superscript"/>
        </w:rPr>
        <w:t>1</w:t>
      </w:r>
      <w:r>
        <w:rPr>
          <w:sz w:val="24"/>
          <w:szCs w:val="24"/>
        </w:rPr>
        <w:t>Department of Botany and Plant Pathology, Oregon State University, Corvallis, Oregon, USA</w:t>
      </w:r>
    </w:p>
    <w:p>
      <w:pPr>
        <w:pStyle w:val="Normal"/>
        <w:spacing w:lineRule="auto" w:line="480"/>
        <w:rPr>
          <w:sz w:val="24"/>
          <w:szCs w:val="24"/>
        </w:rPr>
      </w:pPr>
      <w:r>
        <w:rPr>
          <w:rFonts w:eastAsia="Roboto"/>
          <w:b/>
          <w:sz w:val="24"/>
          <w:szCs w:val="24"/>
          <w:highlight w:val="white"/>
          <w:vertAlign w:val="superscript"/>
        </w:rPr>
        <w:t>2</w:t>
      </w:r>
      <w:r>
        <w:rPr>
          <w:sz w:val="24"/>
          <w:szCs w:val="24"/>
        </w:rPr>
        <w:t>Weyerhauser Company, Centralia, WA, USA</w:t>
      </w:r>
    </w:p>
    <w:p>
      <w:pPr>
        <w:pStyle w:val="Normal"/>
        <w:spacing w:lineRule="auto" w:line="480"/>
        <w:rPr>
          <w:sz w:val="24"/>
          <w:szCs w:val="24"/>
        </w:rPr>
      </w:pPr>
      <w:r>
        <w:rPr>
          <w:b/>
          <w:sz w:val="24"/>
          <w:szCs w:val="24"/>
          <w:vertAlign w:val="superscript"/>
        </w:rPr>
        <w:t>3</w:t>
      </w:r>
      <w:r>
        <w:rPr>
          <w:sz w:val="24"/>
          <w:szCs w:val="24"/>
        </w:rPr>
        <w:t>Currently: USDA Forest Service, State and Private Forestry, Pacific Northwest Region, Blue Mountains Service Center, La Grande, OR, USA</w:t>
      </w:r>
    </w:p>
    <w:p>
      <w:pPr>
        <w:pStyle w:val="Normal"/>
        <w:spacing w:lineRule="auto" w:line="480"/>
        <w:rPr>
          <w:sz w:val="24"/>
          <w:szCs w:val="24"/>
        </w:rPr>
      </w:pPr>
      <w:r>
        <w:rPr>
          <w:bCs/>
          <w:sz w:val="24"/>
          <w:szCs w:val="24"/>
          <w:vertAlign w:val="superscript"/>
        </w:rPr>
        <w:t>4</w:t>
      </w:r>
      <w:r>
        <w:rPr>
          <w:sz w:val="24"/>
          <w:szCs w:val="24"/>
        </w:rPr>
        <w:t xml:space="preserve">USDA Forest Service, State and Private Forestry, Pacific Northwest Region, Portland, OR, USA </w:t>
      </w:r>
    </w:p>
    <w:p>
      <w:pPr>
        <w:pStyle w:val="Normal"/>
        <w:spacing w:lineRule="auto" w:line="480"/>
        <w:rPr>
          <w:sz w:val="24"/>
          <w:szCs w:val="24"/>
        </w:rPr>
      </w:pPr>
      <w:r>
        <w:rPr>
          <w:b/>
          <w:sz w:val="24"/>
          <w:szCs w:val="24"/>
          <w:vertAlign w:val="superscript"/>
        </w:rPr>
        <w:t>5</w:t>
      </w:r>
      <w:r>
        <w:rPr>
          <w:sz w:val="24"/>
          <w:szCs w:val="24"/>
        </w:rPr>
        <w:t>Department of Forest Engineering, Resources, and Management, Oregon State University, Corvallis, Oregon, USA</w:t>
      </w:r>
    </w:p>
    <w:p>
      <w:pPr>
        <w:pStyle w:val="Normal"/>
        <w:spacing w:lineRule="auto" w:line="480"/>
        <w:rPr>
          <w:b/>
          <w:b/>
          <w:sz w:val="28"/>
          <w:szCs w:val="28"/>
        </w:rPr>
      </w:pPr>
      <w:r>
        <w:rPr>
          <w:b/>
          <w:sz w:val="28"/>
          <w:szCs w:val="28"/>
        </w:rPr>
      </w:r>
    </w:p>
    <w:p>
      <w:pPr>
        <w:pStyle w:val="Normal"/>
        <w:spacing w:lineRule="auto" w:line="480"/>
        <w:rPr>
          <w:sz w:val="24"/>
          <w:szCs w:val="24"/>
        </w:rPr>
      </w:pPr>
      <w:r>
        <w:rPr>
          <w:b/>
          <w:sz w:val="24"/>
          <w:szCs w:val="24"/>
          <w:vertAlign w:val="superscript"/>
        </w:rPr>
        <w:t>*</w:t>
      </w:r>
      <w:r>
        <w:rPr>
          <w:sz w:val="24"/>
          <w:szCs w:val="24"/>
        </w:rPr>
        <w:t xml:space="preserve">Corresponding author: J.M. LeBoldus; E-mail: </w:t>
      </w:r>
      <w:hyperlink r:id="rId2">
        <w:r>
          <w:rPr>
            <w:rStyle w:val="InternetLink"/>
            <w:szCs w:val="24"/>
          </w:rPr>
          <w:t>Jared.LeBoldus@oregonstate.edu</w:t>
        </w:r>
      </w:hyperlink>
      <w:r>
        <w:rPr>
          <w:sz w:val="24"/>
          <w:szCs w:val="24"/>
        </w:rPr>
        <w:t>;</w:t>
      </w:r>
      <w:r>
        <w:rPr>
          <w:rStyle w:val="InternetLink"/>
        </w:rPr>
        <w:t xml:space="preserve"> Address: </w:t>
      </w:r>
      <w:r>
        <w:rPr>
          <w:rStyle w:val="InternetLink"/>
          <w:szCs w:val="24"/>
        </w:rPr>
        <w:t>2701 SW Campus Way, 2503 Cordley Hall, Corvallis, OR 97331</w:t>
      </w:r>
    </w:p>
    <w:p>
      <w:pPr>
        <w:pStyle w:val="Normal"/>
        <w:spacing w:lineRule="auto" w:line="480"/>
        <w:rPr>
          <w:b/>
          <w:b/>
          <w:sz w:val="28"/>
          <w:szCs w:val="28"/>
        </w:rPr>
      </w:pPr>
      <w:r>
        <w:rPr>
          <w:b/>
          <w:sz w:val="28"/>
          <w:szCs w:val="28"/>
        </w:rPr>
      </w:r>
    </w:p>
    <w:p>
      <w:pPr>
        <w:pStyle w:val="Normal"/>
        <w:spacing w:lineRule="auto" w:line="480"/>
        <w:rPr/>
      </w:pPr>
      <w:r>
        <w:rPr>
          <w:b/>
          <w:sz w:val="24"/>
          <w:szCs w:val="24"/>
        </w:rPr>
        <w:t xml:space="preserve">Keywords: </w:t>
      </w:r>
      <w:r>
        <w:rPr>
          <w:i/>
          <w:sz w:val="24"/>
          <w:szCs w:val="24"/>
        </w:rPr>
        <w:t>Coniferiporia sulphurascens</w:t>
      </w:r>
      <w:r>
        <w:rPr>
          <w:sz w:val="24"/>
          <w:szCs w:val="24"/>
        </w:rPr>
        <w:t xml:space="preserve">, laminated root rot, forest management, silviculture, forest pathology, thinning, </w:t>
      </w:r>
      <w:del w:id="0" w:author="Unknown Author" w:date="2023-02-06T11:57:35Z">
        <w:r>
          <w:rPr>
            <w:sz w:val="24"/>
            <w:szCs w:val="24"/>
          </w:rPr>
          <w:delText>alternate</w:delText>
        </w:r>
      </w:del>
      <w:ins w:id="1" w:author="Unknown Author" w:date="2023-02-06T11:57:35Z">
        <w:r>
          <w:rPr>
            <w:rFonts w:eastAsia="Times New Roman" w:cs="Times New Roman"/>
            <w:color w:val="auto"/>
            <w:kern w:val="0"/>
            <w:sz w:val="24"/>
            <w:szCs w:val="24"/>
            <w:lang w:val="en-US" w:eastAsia="zh-CN" w:bidi="ar-SA"/>
          </w:rPr>
          <w:t>non-</w:t>
        </w:r>
      </w:ins>
      <w:del w:id="2" w:author="Unknown Author" w:date="2023-02-06T11:57:36Z">
        <w:r>
          <w:rPr>
            <w:rFonts w:eastAsia="Times New Roman" w:cs="Times New Roman"/>
            <w:color w:val="auto"/>
            <w:kern w:val="0"/>
            <w:sz w:val="24"/>
            <w:szCs w:val="24"/>
            <w:lang w:val="en-US" w:eastAsia="zh-CN" w:bidi="ar-SA"/>
          </w:rPr>
          <w:delText xml:space="preserve"> </w:delText>
        </w:r>
      </w:del>
      <w:r>
        <w:rPr>
          <w:sz w:val="24"/>
          <w:szCs w:val="24"/>
        </w:rPr>
        <w:t xml:space="preserve">host rotations, forest vegetation simulator </w:t>
      </w:r>
    </w:p>
    <w:p>
      <w:pPr>
        <w:pStyle w:val="Normal"/>
        <w:spacing w:lineRule="auto" w:line="480"/>
        <w:rPr>
          <w:sz w:val="24"/>
          <w:szCs w:val="24"/>
        </w:rPr>
      </w:pPr>
      <w:r>
        <w:rPr>
          <w:b/>
          <w:sz w:val="28"/>
          <w:szCs w:val="28"/>
        </w:rPr>
        <w:t>Abstract</w:t>
      </w:r>
    </w:p>
    <w:p>
      <w:pPr>
        <w:pStyle w:val="Normal"/>
        <w:spacing w:lineRule="auto" w:line="480"/>
        <w:ind w:firstLine="720"/>
        <w:rPr>
          <w:sz w:val="24"/>
          <w:szCs w:val="24"/>
        </w:rPr>
      </w:pPr>
      <w:r>
        <w:rPr>
          <w:sz w:val="24"/>
          <w:szCs w:val="24"/>
        </w:rPr>
        <w:t xml:space="preserve">Laminated Root Rot (LRR) caused by the fungal pathogen </w:t>
      </w:r>
      <w:r>
        <w:rPr>
          <w:i/>
          <w:iCs/>
          <w:sz w:val="24"/>
          <w:szCs w:val="24"/>
        </w:rPr>
        <w:t>Coniferiporia sulphurascens</w:t>
      </w:r>
      <w:r>
        <w:rPr>
          <w:sz w:val="24"/>
          <w:szCs w:val="24"/>
        </w:rPr>
        <w:t xml:space="preserve"> is a damaging disease within many Douglas-fir forests of the Pacific Northwest of North America. 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historically high LRR incidence. First, the effects of three thinning prescriptions on tree mortality caused by </w:t>
      </w:r>
      <w:r>
        <w:rPr>
          <w:i/>
          <w:iCs/>
          <w:sz w:val="24"/>
          <w:szCs w:val="24"/>
        </w:rPr>
        <w:t>C. sulphurascens</w:t>
      </w:r>
      <w:r>
        <w:rPr>
          <w:sz w:val="24"/>
          <w:szCs w:val="24"/>
        </w:rPr>
        <w:t xml:space="preserve"> were tested on ca. 160 hectares within the Siuslaw National Forest</w:t>
      </w:r>
      <w:r>
        <w:rPr>
          <w:i/>
          <w:iCs/>
          <w:sz w:val="24"/>
          <w:szCs w:val="24"/>
        </w:rPr>
        <w:t>.</w:t>
      </w:r>
      <w:r>
        <w:rPr>
          <w:sz w:val="24"/>
          <w:szCs w:val="24"/>
        </w:rPr>
        <w:t xml:space="preserve"> The second study evaluated effects of five hardwood rotation treatments on subsequent growth and mortality of planted Douglas-fir across 14 hectares of privately-owned forest in Columbia County. In both cases, observed data was compared with predictions from the Forest Vegetation Simulator (FVS) and its Western Root Disease Model (WRDM) extension. No significant effect of thinning treatment on mortality (p = 0.981), nor, annual basal area (BA) increment (p = 0.372) were observed. Compared to observed data, FVS over estimated growth, while the WRDM extension was consistent with field measurements. In the second study, no effect of hardwood rotation on growth (p = 0.253) or mortality of Douglas-fir (p = 0.172) was detected. However, sub-lethal growth effects of LRR infection (p = 0.009) and suppression (p = 0.001), measured as increased mortality and decreased  BA increment, in 45-year-old stands with high LRR incidence were detected. Both FVS and the WRDM extension over estimated growth in the second study. Thinning treatments and </w:t>
      </w:r>
      <w:del w:id="3" w:author="Unknown Author" w:date="2023-02-06T11:57:40Z">
        <w:r>
          <w:rPr>
            <w:sz w:val="24"/>
            <w:szCs w:val="24"/>
          </w:rPr>
          <w:delText>alternate</w:delText>
        </w:r>
      </w:del>
      <w:ins w:id="4" w:author="Unknown Author" w:date="2023-02-06T11:57:40Z">
        <w:r>
          <w:rPr>
            <w:rFonts w:eastAsia="Times New Roman" w:cs="Times New Roman"/>
            <w:color w:val="auto"/>
            <w:kern w:val="0"/>
            <w:sz w:val="24"/>
            <w:szCs w:val="24"/>
            <w:lang w:val="en-US" w:eastAsia="zh-CN" w:bidi="ar-SA"/>
          </w:rPr>
          <w:t>non-host</w:t>
        </w:r>
      </w:ins>
      <w:r>
        <w:rPr>
          <w:sz w:val="24"/>
          <w:szCs w:val="24"/>
        </w:rPr>
        <w:t xml:space="preserve"> </w:t>
      </w:r>
      <w:del w:id="5" w:author="Unknown Author" w:date="2023-02-06T11:57:48Z">
        <w:r>
          <w:rPr>
            <w:sz w:val="24"/>
            <w:szCs w:val="24"/>
          </w:rPr>
          <w:delText xml:space="preserve">species </w:delText>
        </w:r>
      </w:del>
      <w:r>
        <w:rPr>
          <w:sz w:val="24"/>
          <w:szCs w:val="24"/>
        </w:rPr>
        <w:t xml:space="preserve">rotations appear to have minimal impacts on LRR induced mortality compared to potential growth impacts.  </w:t>
      </w:r>
    </w:p>
    <w:p>
      <w:pPr>
        <w:pStyle w:val="Normal"/>
        <w:spacing w:lineRule="auto" w:line="480"/>
        <w:rPr/>
      </w:pPr>
      <w:r>
        <w:rPr>
          <w:b/>
          <w:sz w:val="28"/>
          <w:szCs w:val="28"/>
        </w:rPr>
        <w:t>1. Introduction</w:t>
      </w:r>
    </w:p>
    <w:p>
      <w:pPr>
        <w:pStyle w:val="Normal"/>
        <w:spacing w:lineRule="auto" w:line="480"/>
        <w:ind w:firstLine="720"/>
        <w:rPr>
          <w:i/>
          <w:i/>
          <w:sz w:val="24"/>
          <w:szCs w:val="24"/>
          <w:ins w:id="8" w:author="Hansen, Everett" w:date="2023-01-17T16:21:00Z"/>
        </w:rPr>
      </w:pPr>
      <w:r>
        <w:rPr>
          <w:sz w:val="24"/>
          <w:szCs w:val="24"/>
        </w:rPr>
        <w:t>Douglas-fir (</w:t>
      </w:r>
      <w:r>
        <w:rPr>
          <w:i/>
          <w:sz w:val="24"/>
          <w:szCs w:val="24"/>
        </w:rPr>
        <w:t>Pseudotsuga menziesii</w:t>
      </w:r>
      <w:r>
        <w:rPr>
          <w:sz w:val="24"/>
          <w:szCs w:val="24"/>
        </w:rPr>
        <w:t xml:space="preserve"> (Mirb.)) is a keystone species in the mixed conifer forests of western North America (</w:t>
      </w:r>
      <w:r>
        <w:rPr>
          <w:sz w:val="24"/>
          <w:szCs w:val="24"/>
          <w:highlight w:val="white"/>
        </w:rPr>
        <w:t>Cook et al. 2013)</w:t>
      </w:r>
      <w:r>
        <w:rPr>
          <w:sz w:val="24"/>
          <w:szCs w:val="24"/>
        </w:rPr>
        <w:t>. In addition to its ecological importance, Douglas-fir is a major contributor, in terms of timber harvest, to the economy of the region (McCauley and Cook 1980, Nelson and Hartman et al. 1975</w:t>
      </w:r>
      <w:r>
        <w:rPr>
          <w:sz w:val="24"/>
          <w:szCs w:val="24"/>
          <w:highlight w:val="white"/>
        </w:rPr>
        <w:t>).</w:t>
      </w:r>
      <w:bookmarkStart w:id="0" w:name="move117585275"/>
      <w:bookmarkEnd w:id="0"/>
      <w:r>
        <w:rPr>
          <w:sz w:val="24"/>
          <w:szCs w:val="24"/>
          <w:highlight w:val="white"/>
        </w:rPr>
        <w:t xml:space="preserve"> </w:t>
      </w:r>
      <w:r>
        <w:rPr>
          <w:sz w:val="24"/>
          <w:szCs w:val="24"/>
        </w:rPr>
        <w:t xml:space="preserve">There are several diseases and insects that impact the management of Douglas-fir. Among them, </w:t>
      </w:r>
      <w:r>
        <w:rPr>
          <w:i/>
          <w:sz w:val="24"/>
          <w:szCs w:val="24"/>
        </w:rPr>
        <w:t xml:space="preserve">Coniferiporia sulphurascens </w:t>
      </w:r>
      <w:ins w:id="6" w:author="Hansen, Everett" w:date="2023-01-17T16:20:00Z">
        <w:r>
          <w:rPr>
            <w:i/>
            <w:sz w:val="24"/>
            <w:szCs w:val="24"/>
          </w:rPr>
          <w:t>A</w:t>
        </w:r>
      </w:ins>
      <w:ins w:id="7" w:author="Hansen, Everett" w:date="2023-01-17T16:21:00Z">
        <w:r>
          <w:rPr>
            <w:i/>
            <w:sz w:val="24"/>
            <w:szCs w:val="24"/>
          </w:rPr>
          <w:t>DD A SHORT SYNONOMY</w:t>
        </w:r>
      </w:ins>
    </w:p>
    <w:p>
      <w:pPr>
        <w:pStyle w:val="Normal"/>
        <w:spacing w:lineRule="auto" w:line="480"/>
        <w:ind w:firstLine="720"/>
        <w:rPr>
          <w:sz w:val="24"/>
          <w:szCs w:val="24"/>
        </w:rPr>
      </w:pPr>
      <w:r>
        <w:rPr>
          <w:sz w:val="24"/>
          <w:szCs w:val="24"/>
          <w:highlight w:val="white"/>
        </w:rPr>
        <w:t>(Pilát) L. W. Zhou &amp; Y. C. Dai</w:t>
      </w:r>
      <w:ins w:id="9" w:author="Shawn McMurtrey" w:date="2023-01-28T00:39:00Z">
        <w:r>
          <w:rPr>
            <w:sz w:val="24"/>
            <w:szCs w:val="24"/>
          </w:rPr>
          <w:t xml:space="preserve"> (formally known as </w:t>
        </w:r>
      </w:ins>
      <w:ins w:id="10" w:author="Shawn McMurtrey" w:date="2023-01-28T00:42:00Z">
        <w:r>
          <w:rPr>
            <w:i/>
            <w:iCs/>
            <w:sz w:val="24"/>
            <w:szCs w:val="24"/>
          </w:rPr>
          <w:t>Phellinus</w:t>
        </w:r>
      </w:ins>
      <w:ins w:id="11" w:author="Shawn McMurtrey" w:date="2023-01-28T00:40:00Z">
        <w:r>
          <w:rPr>
            <w:sz w:val="24"/>
            <w:szCs w:val="24"/>
          </w:rPr>
          <w:t xml:space="preserve"> </w:t>
        </w:r>
      </w:ins>
      <w:ins w:id="12" w:author="Shawn McMurtrey" w:date="2023-01-28T00:40:00Z">
        <w:r>
          <w:rPr>
            <w:i/>
            <w:iCs/>
            <w:sz w:val="24"/>
            <w:szCs w:val="24"/>
          </w:rPr>
          <w:t>weirii</w:t>
        </w:r>
      </w:ins>
      <w:ins w:id="13" w:author="Shawn McMurtrey" w:date="2023-01-28T00:42:00Z">
        <w:r>
          <w:rPr>
            <w:i/>
            <w:iCs/>
            <w:sz w:val="24"/>
            <w:szCs w:val="24"/>
          </w:rPr>
          <w:t xml:space="preserve"> </w:t>
        </w:r>
      </w:ins>
      <w:ins w:id="14" w:author="Shawn McMurtrey" w:date="2023-01-28T00:43:00Z">
        <w:r>
          <w:rPr>
            <w:color w:val="333333"/>
            <w:sz w:val="24"/>
            <w:szCs w:val="24"/>
            <w:shd w:fill="FFFFFF" w:val="clear"/>
          </w:rPr>
          <w:t>(Murrill) Gilb. </w:t>
        </w:r>
      </w:ins>
      <w:ins w:id="15" w:author="Shawn McMurtrey" w:date="2023-01-28T00:42:00Z">
        <w:r>
          <w:rPr>
            <w:sz w:val="24"/>
            <w:szCs w:val="24"/>
          </w:rPr>
          <w:t xml:space="preserve">or </w:t>
        </w:r>
      </w:ins>
      <w:ins w:id="16" w:author="Shawn McMurtrey" w:date="2023-01-28T00:42:00Z">
        <w:r>
          <w:rPr>
            <w:i/>
            <w:iCs/>
            <w:sz w:val="24"/>
            <w:szCs w:val="24"/>
          </w:rPr>
          <w:t>Phellinus sulphurascens</w:t>
        </w:r>
      </w:ins>
      <w:ins w:id="17" w:author="Shawn McMurtrey" w:date="2023-01-28T00:43:00Z">
        <w:r>
          <w:rPr>
            <w:color w:val="333333"/>
            <w:sz w:val="24"/>
            <w:szCs w:val="24"/>
            <w:shd w:fill="FFFFFF" w:val="clear"/>
          </w:rPr>
          <w:t xml:space="preserve"> Pilát,</w:t>
        </w:r>
      </w:ins>
      <w:ins w:id="18" w:author="Shawn McMurtrey" w:date="2023-01-28T00:42:00Z">
        <w:r>
          <w:rPr>
            <w:sz w:val="24"/>
            <w:szCs w:val="24"/>
          </w:rPr>
          <w:t>)</w:t>
        </w:r>
      </w:ins>
      <w:r>
        <w:rPr>
          <w:sz w:val="24"/>
          <w:szCs w:val="24"/>
        </w:rPr>
        <w:t xml:space="preserve">, a basidiomycete fungus endemic to this region, causes laminated root rot (LRR) </w:t>
      </w:r>
      <w:r>
        <w:rPr>
          <w:sz w:val="24"/>
          <w:szCs w:val="24"/>
          <w:highlight w:val="white"/>
        </w:rPr>
        <w:t>(Thies and Sturrock 1995, Leal et al. 2019)</w:t>
      </w:r>
      <w:r>
        <w:rPr>
          <w:i/>
          <w:sz w:val="24"/>
          <w:szCs w:val="24"/>
        </w:rPr>
        <w:t>.</w:t>
      </w:r>
      <w:r>
        <w:rPr>
          <w:sz w:val="24"/>
          <w:szCs w:val="24"/>
        </w:rPr>
        <w:t xml:space="preserve"> 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many coniferous species are susceptible (</w:t>
      </w:r>
      <w:r>
        <w:rPr>
          <w:sz w:val="24"/>
          <w:szCs w:val="24"/>
          <w:highlight w:val="white"/>
        </w:rPr>
        <w:t>Cleary et al. 2013</w:t>
      </w:r>
      <w:r>
        <w:rPr>
          <w:sz w:val="24"/>
          <w:szCs w:val="24"/>
        </w:rPr>
        <w:t>, Thies and Sturrock 1995). Laminated root rot is characterized by specific tree and stand level signs and symptoms with well documented impacts on forest ecosystems (Hansen and Goheen 2010).</w:t>
      </w:r>
    </w:p>
    <w:p>
      <w:pPr>
        <w:pStyle w:val="Normal"/>
        <w:spacing w:lineRule="auto" w:line="480"/>
        <w:ind w:firstLine="720"/>
        <w:rPr>
          <w:iCs/>
          <w:sz w:val="24"/>
          <w:szCs w:val="24"/>
        </w:rPr>
      </w:pPr>
      <w:r>
        <w:rPr>
          <w:i/>
          <w:sz w:val="24"/>
          <w:szCs w:val="24"/>
        </w:rPr>
        <w:t xml:space="preserve">Coniferiporia sulphurascens </w:t>
      </w:r>
      <w:r>
        <w:rPr>
          <w:iCs/>
          <w:sz w:val="24"/>
          <w:szCs w:val="24"/>
        </w:rPr>
        <w:t xml:space="preserve">spreads </w:t>
      </w:r>
      <w:ins w:id="19" w:author="Hansen, Everett" w:date="2023-01-17T16:22:00Z">
        <w:r>
          <w:rPr>
            <w:iCs/>
            <w:sz w:val="24"/>
            <w:szCs w:val="24"/>
          </w:rPr>
          <w:t xml:space="preserve">, across root contacts </w:t>
        </w:r>
      </w:ins>
      <w:r>
        <w:rPr>
          <w:iCs/>
          <w:sz w:val="24"/>
          <w:szCs w:val="24"/>
        </w:rPr>
        <w:t>between trees</w:t>
      </w:r>
      <w:del w:id="20" w:author="Hansen, Everett" w:date="2023-01-17T16:22:00Z">
        <w:r>
          <w:rPr>
            <w:iCs/>
            <w:sz w:val="24"/>
            <w:szCs w:val="24"/>
          </w:rPr>
          <w:delText>, across root contacts</w:delText>
        </w:r>
      </w:del>
      <w:r>
        <w:rPr>
          <w:iCs/>
          <w:sz w:val="24"/>
          <w:szCs w:val="24"/>
        </w:rPr>
        <w:t>, as ectotrophic mycelium. It penetrates roots through intact bark where it kills the phloem and cambium, initiating decay in the xylem (</w:t>
      </w:r>
      <w:r>
        <w:rPr>
          <w:sz w:val="24"/>
          <w:szCs w:val="24"/>
        </w:rPr>
        <w:t>Thies 1983, Wallis and Reynolds 1965). Both lignin and cellulose are decayed; however, the fungus preferentially utilizes early wood leading to a characteristic laminated pattern of advanced decay (Lewis 2013, Blanchette 1980). Infected trees may take several years to die, declining slowly over time (Wallis and Reynolds 1965).</w:t>
      </w:r>
      <w:r>
        <w:rPr>
          <w:iCs/>
          <w:sz w:val="24"/>
          <w:szCs w:val="24"/>
        </w:rPr>
        <w:t xml:space="preserve"> Trees eventually fall over when the supporting root system becomes sufficiently weakened, but usually</w:t>
      </w:r>
      <w:del w:id="21" w:author="Shawn McMurtrey" w:date="2023-01-28T00:47:00Z">
        <w:r>
          <w:rPr>
            <w:iCs/>
            <w:sz w:val="24"/>
            <w:szCs w:val="24"/>
          </w:rPr>
          <w:delText xml:space="preserve"> SSTILL</w:delText>
        </w:r>
      </w:del>
      <w:r>
        <w:rPr>
          <w:iCs/>
          <w:sz w:val="24"/>
          <w:szCs w:val="24"/>
        </w:rPr>
        <w:t xml:space="preserve"> </w:t>
      </w:r>
      <w:ins w:id="22" w:author="Shawn McMurtrey" w:date="2023-01-28T00:47:00Z">
        <w:r>
          <w:rPr>
            <w:iCs/>
            <w:sz w:val="24"/>
            <w:szCs w:val="24"/>
          </w:rPr>
          <w:t xml:space="preserve">still </w:t>
        </w:r>
      </w:ins>
      <w:r>
        <w:rPr>
          <w:iCs/>
          <w:sz w:val="24"/>
          <w:szCs w:val="24"/>
        </w:rPr>
        <w:t xml:space="preserve">have green crowns. Large trees can have extensive decay columns in the lower portion of the stem. The decay typically reaches less than one meter up the bole </w:t>
      </w:r>
      <w:r>
        <w:rPr>
          <w:sz w:val="24"/>
          <w:szCs w:val="24"/>
        </w:rPr>
        <w:t>but may extend up to four meters (Thies and Sturrock 1995).</w:t>
      </w:r>
      <w:r>
        <w:rPr>
          <w:iCs/>
          <w:sz w:val="24"/>
          <w:szCs w:val="24"/>
        </w:rPr>
        <w:t xml:space="preserve"> As the fungus spreads from tree to tree, the mortality front typically advances an average of 30</w:t>
      </w:r>
      <w:ins w:id="23" w:author="Shawn McMurtrey" w:date="2023-01-28T01:16:00Z">
        <w:r>
          <w:rPr>
            <w:iCs/>
            <w:sz w:val="24"/>
            <w:szCs w:val="24"/>
          </w:rPr>
          <w:t>-34</w:t>
        </w:r>
      </w:ins>
      <w:r>
        <w:rPr>
          <w:iCs/>
          <w:sz w:val="24"/>
          <w:szCs w:val="24"/>
        </w:rPr>
        <w:t xml:space="preserve"> cm a year (</w:t>
      </w:r>
      <w:r>
        <w:rPr>
          <w:color w:val="000000"/>
          <w:sz w:val="24"/>
          <w:szCs w:val="24"/>
        </w:rPr>
        <w:t>Bloomberg and Reynolds 1985</w:t>
      </w:r>
      <w:ins w:id="24" w:author="Shawn McMurtrey" w:date="2023-01-28T01:17:00Z">
        <w:r>
          <w:rPr>
            <w:color w:val="000000"/>
            <w:sz w:val="24"/>
            <w:szCs w:val="24"/>
          </w:rPr>
          <w:t>, Nelson and Hartman 1975</w:t>
        </w:r>
      </w:ins>
      <w:r>
        <w:rPr>
          <w:iCs/>
          <w:sz w:val="24"/>
          <w:szCs w:val="24"/>
        </w:rPr>
        <w:t>)</w:t>
      </w:r>
      <w:del w:id="25" w:author="Shawn McMurtrey" w:date="2023-01-28T01:17:00Z">
        <w:r>
          <w:rPr>
            <w:iCs/>
            <w:sz w:val="24"/>
            <w:szCs w:val="24"/>
          </w:rPr>
          <w:delText>ADD NELSON AND ? Waldo lake study</w:delText>
        </w:r>
      </w:del>
      <w:r>
        <w:rPr>
          <w:iCs/>
          <w:sz w:val="24"/>
          <w:szCs w:val="24"/>
        </w:rPr>
        <w:t xml:space="preserve">. Mortality increases in Douglas-fir stands from 30-150 years in age resulting in the development of root disease pockets within the forest (Childs 1970). The development of these pockets is typically uneven resulting from the distribution of susceptible trees, and the sporadic nature of windthrow and bark beetle outbreaks killing and toppling trees as the root disease pocket expands. </w:t>
      </w:r>
    </w:p>
    <w:p>
      <w:pPr>
        <w:pStyle w:val="Normal"/>
        <w:spacing w:lineRule="auto" w:line="480"/>
        <w:ind w:firstLine="720"/>
        <w:rPr>
          <w:sz w:val="24"/>
          <w:szCs w:val="24"/>
        </w:rPr>
      </w:pPr>
      <w:r>
        <w:rPr>
          <w:sz w:val="24"/>
          <w:szCs w:val="24"/>
        </w:rPr>
        <w:t xml:space="preserve">Laminated root rot is potentially the most ecologically and economically important disease of mixed conifer forests on the west coast of North America </w:t>
      </w:r>
      <w:r>
        <w:rPr>
          <w:sz w:val="24"/>
          <w:szCs w:val="24"/>
          <w:highlight w:val="white"/>
        </w:rPr>
        <w:t>(Goheen and Otrosina 1998, Hadfield 1985, Hadfield et al. 1986, Hagle et al. 1987, Nelson et al. 1981, Scharpf 1993, Thies 1984, Thies and Sturrock 1995, Wallis 1976).</w:t>
      </w:r>
      <w:r>
        <w:rPr>
          <w:sz w:val="24"/>
          <w:szCs w:val="24"/>
        </w:rPr>
        <w:t xml:space="preserve"> This disease has significant impacts on species composition, biodiversity, nutrient cycling, and timber harvest (Boyce and Wagg 1953, Cook et al. 2013). The presence of this disease in most western forests is well documented. For example, in British Columbia, more than 80% of the replanted Douglas-fir forest was infested with LRR (Hansen and Goheen 2000, Bloomberg and Reynolds 1985). In seven large surveys in western Oregon, covering a total of 169,000 ha, on average 8.6% (range 4.7% to 16%)</w:t>
      </w:r>
      <w:ins w:id="26" w:author="Shawn McMurtrey" w:date="2023-01-28T14:58:00Z">
        <w:r>
          <w:rPr>
            <w:sz w:val="24"/>
            <w:szCs w:val="24"/>
          </w:rPr>
          <w:t xml:space="preserve"> of the area</w:t>
        </w:r>
      </w:ins>
      <w:r>
        <w:rPr>
          <w:sz w:val="24"/>
          <w:szCs w:val="24"/>
        </w:rPr>
        <w:t xml:space="preserve"> </w:t>
      </w:r>
      <w:del w:id="27" w:author="Shawn McMurtrey" w:date="2023-01-28T14:58:00Z">
        <w:r>
          <w:rPr>
            <w:sz w:val="24"/>
            <w:szCs w:val="24"/>
          </w:rPr>
          <w:delText>OF THE AREA</w:delText>
        </w:r>
      </w:del>
      <w:ins w:id="28" w:author="Hansen, Everett" w:date="2023-01-17T17:00:00Z">
        <w:r>
          <w:rPr>
            <w:sz w:val="24"/>
            <w:szCs w:val="24"/>
          </w:rPr>
          <w:t xml:space="preserve"> </w:t>
        </w:r>
      </w:ins>
      <w:r>
        <w:rPr>
          <w:sz w:val="24"/>
          <w:szCs w:val="24"/>
        </w:rPr>
        <w:t xml:space="preserve">of </w:t>
      </w:r>
      <w:del w:id="29" w:author="Hansen, Everett" w:date="2023-01-17T17:00:00Z">
        <w:r>
          <w:rPr>
            <w:sz w:val="24"/>
            <w:szCs w:val="24"/>
          </w:rPr>
          <w:delText xml:space="preserve">the </w:delText>
        </w:r>
      </w:del>
      <w:r>
        <w:rPr>
          <w:sz w:val="24"/>
          <w:szCs w:val="24"/>
        </w:rPr>
        <w:t>Douglas-fir plantations</w:t>
      </w:r>
      <w:del w:id="30" w:author="Shawn McMurtrey" w:date="2023-01-28T14:58:00Z">
        <w:r>
          <w:rPr>
            <w:sz w:val="24"/>
            <w:szCs w:val="24"/>
          </w:rPr>
          <w:delText xml:space="preserve"> </w:delText>
        </w:r>
      </w:del>
      <w:del w:id="31" w:author="Hansen, Everett" w:date="2023-01-17T17:00:00Z">
        <w:r>
          <w:rPr>
            <w:sz w:val="24"/>
            <w:szCs w:val="24"/>
          </w:rPr>
          <w:delText xml:space="preserve">are </w:delText>
        </w:r>
      </w:del>
      <w:del w:id="32" w:author="Shawn McMurtrey" w:date="2023-01-28T14:58:00Z">
        <w:r>
          <w:rPr>
            <w:sz w:val="24"/>
            <w:szCs w:val="24"/>
          </w:rPr>
          <w:delText>WAS</w:delText>
        </w:r>
      </w:del>
      <w:ins w:id="33" w:author="Hansen, Everett" w:date="2023-01-17T17:00:00Z">
        <w:r>
          <w:rPr>
            <w:sz w:val="24"/>
            <w:szCs w:val="24"/>
          </w:rPr>
          <w:t xml:space="preserve"> </w:t>
        </w:r>
      </w:ins>
      <w:ins w:id="34" w:author="Shawn McMurtrey" w:date="2023-01-28T14:58:00Z">
        <w:r>
          <w:rPr>
            <w:sz w:val="24"/>
            <w:szCs w:val="24"/>
          </w:rPr>
          <w:t xml:space="preserve">was </w:t>
        </w:r>
      </w:ins>
      <w:r>
        <w:rPr>
          <w:sz w:val="24"/>
          <w:szCs w:val="24"/>
        </w:rPr>
        <w:t xml:space="preserve">in LRR pockets (Goheen and Hansen 1993, Hansen and Goheen 2000). Approximately 50% of the Douglas-fir trees in these pockets had been killed by </w:t>
      </w:r>
      <w:r>
        <w:rPr>
          <w:i/>
          <w:iCs/>
          <w:sz w:val="24"/>
          <w:szCs w:val="24"/>
        </w:rPr>
        <w:t xml:space="preserve">C. sulphurascens </w:t>
      </w:r>
      <w:r>
        <w:rPr>
          <w:sz w:val="24"/>
          <w:szCs w:val="24"/>
        </w:rPr>
        <w:t xml:space="preserve">(Goheen and Hansen 1993, Hansen and Goheen 2000). While much is known about the biology of this fungus, its impact on timber volume in managed stands has not been well quantified (Lawson et al. 1983). Mortality associated with this disease increases the risk of fire due to fuel loading in affected stands (Parker et al. 2006). The large snags and windblown trees serve as a path for surface fires to reach the canopy (Dickman and Cook 1989, Dickman 1992). </w:t>
      </w:r>
    </w:p>
    <w:p>
      <w:pPr>
        <w:pStyle w:val="Normal"/>
        <w:spacing w:lineRule="auto" w:line="480"/>
        <w:ind w:firstLine="720"/>
        <w:rPr>
          <w:sz w:val="24"/>
          <w:szCs w:val="24"/>
        </w:rPr>
      </w:pPr>
      <w:r>
        <w:rPr>
          <w:sz w:val="24"/>
          <w:szCs w:val="24"/>
        </w:rPr>
        <w:t xml:space="preserve">Fire frequency and severity are predicted to increase in western North America over the next century as a result of hotter, drier summers (Law et al. 2013, Bennett et al. 2021, </w:t>
      </w:r>
      <w:r>
        <w:fldChar w:fldCharType="begin"/>
      </w:r>
      <w:r>
        <w:rPr>
          <w:sz w:val="24"/>
          <w:szCs w:val="24"/>
        </w:rPr>
        <w:instrText> HYPERLINK "https://www.frontiersin.org/articles/10.3389/ffgc.2021.695981/full" \l "B61"</w:instrText>
      </w:r>
      <w:r>
        <w:rPr>
          <w:sz w:val="24"/>
          <w:szCs w:val="24"/>
        </w:rPr>
        <w:fldChar w:fldCharType="separate"/>
      </w:r>
      <w:r>
        <w:rPr>
          <w:sz w:val="24"/>
          <w:szCs w:val="24"/>
        </w:rPr>
        <w:t>Mote and Salathé 2010</w:t>
      </w:r>
      <w:r>
        <w:rPr>
          <w:sz w:val="24"/>
          <w:szCs w:val="24"/>
        </w:rPr>
        <w:fldChar w:fldCharType="end"/>
      </w:r>
      <w:r>
        <w:rPr>
          <w:sz w:val="24"/>
          <w:szCs w:val="24"/>
        </w:rPr>
        <w:t xml:space="preserve">). These warmer and dryer conditions, on average, will produce larger, more frequent, and more extensive fires (McKenzie et al. 2004). In response, forest managers have shifted approaches towards improving ecosystem resilience (Vernon et al. 2018, USDA-FS 2011, Franklin and Johnson 2012). These shifts are being conducted through large-scale fuel reduction operations, focusing on low to mid-canopy reductions in basal area (BA) and pile burning (Vernon et al. 2018, Agee and Skinner 2005). Planting alternate </w:t>
      </w:r>
      <w:del w:id="35" w:author="Unknown Author" w:date="2023-02-06T11:58:04Z">
        <w:r>
          <w:rPr>
            <w:sz w:val="24"/>
            <w:szCs w:val="24"/>
          </w:rPr>
          <w:delText>host</w:delText>
        </w:r>
      </w:del>
      <w:ins w:id="36" w:author="Unknown Author" w:date="2023-02-06T11:58:04Z">
        <w:r>
          <w:rPr>
            <w:rFonts w:eastAsia="Times New Roman" w:cs="Times New Roman"/>
            <w:color w:val="auto"/>
            <w:kern w:val="0"/>
            <w:sz w:val="24"/>
            <w:szCs w:val="24"/>
            <w:lang w:val="en-US" w:eastAsia="zh-CN" w:bidi="ar-SA"/>
          </w:rPr>
          <w:t>tree</w:t>
        </w:r>
      </w:ins>
      <w:r>
        <w:rPr>
          <w:sz w:val="24"/>
          <w:szCs w:val="24"/>
        </w:rPr>
        <w:t xml:space="preserve"> species that are more resistant to changes in climate is another proposed strategy (Subramanian et al. 2015).</w:t>
      </w:r>
      <w:r>
        <w:rPr>
          <w:color w:val="222222"/>
          <w:sz w:val="24"/>
          <w:szCs w:val="24"/>
          <w:shd w:fill="FFFFFF" w:val="clear"/>
        </w:rPr>
        <w:t xml:space="preserve"> </w:t>
      </w:r>
      <w:r>
        <w:rPr>
          <w:sz w:val="24"/>
          <w:szCs w:val="24"/>
        </w:rPr>
        <w:t xml:space="preserve">A major question stemming from these shifts in management is understanding how thinning and host rotations will affect major forest pathogens in both plantation and wildland forests. </w:t>
      </w:r>
    </w:p>
    <w:p>
      <w:pPr>
        <w:pStyle w:val="Normal"/>
        <w:spacing w:lineRule="auto" w:line="480"/>
        <w:ind w:firstLine="720"/>
        <w:rPr>
          <w:sz w:val="24"/>
          <w:szCs w:val="24"/>
        </w:rPr>
      </w:pPr>
      <w:r>
        <w:rPr>
          <w:sz w:val="24"/>
          <w:szCs w:val="24"/>
        </w:rPr>
        <w:t xml:space="preserve">The effects of thinning and host rotations for management of LRR are not well understood. Although thinning </w:t>
      </w:r>
      <w:del w:id="37" w:author="Unknown Author" w:date="2023-02-06T12:03:30Z">
        <w:r>
          <w:rPr>
            <w:sz w:val="24"/>
            <w:szCs w:val="24"/>
          </w:rPr>
          <w:delText xml:space="preserve">results in forest products </w:delText>
        </w:r>
      </w:del>
      <w:ins w:id="38" w:author="Unknown Author" w:date="2023-02-06T12:03:30Z">
        <w:r>
          <w:rPr>
            <w:rFonts w:eastAsia="Times New Roman" w:cs="Times New Roman"/>
            <w:color w:val="auto"/>
            <w:kern w:val="0"/>
            <w:sz w:val="24"/>
            <w:szCs w:val="24"/>
            <w:lang w:val="en-US" w:eastAsia="zh-CN" w:bidi="ar-SA"/>
          </w:rPr>
          <w:t xml:space="preserve">may produce marketable timber, </w:t>
        </w:r>
      </w:ins>
      <w:ins w:id="39" w:author="Unknown Author" w:date="2023-02-06T12:04:03Z">
        <w:r>
          <w:rPr>
            <w:rFonts w:eastAsia="Times New Roman" w:cs="Times New Roman"/>
            <w:color w:val="auto"/>
            <w:kern w:val="0"/>
            <w:sz w:val="24"/>
            <w:szCs w:val="24"/>
            <w:lang w:val="en-US" w:eastAsia="zh-CN" w:bidi="ar-SA"/>
          </w:rPr>
          <w:t xml:space="preserve">may increase resources available to remaining trees, </w:t>
        </w:r>
      </w:ins>
      <w:r>
        <w:rPr>
          <w:sz w:val="24"/>
          <w:szCs w:val="24"/>
        </w:rPr>
        <w:t>and may remove infected trees that eventually contribute to fuel loads, it may also increase the risk of wind damage to trees with weakened root systems (Vandygriff et al. 2015, Lawson 1979). Red alder (</w:t>
      </w:r>
      <w:r>
        <w:rPr>
          <w:i/>
          <w:iCs/>
          <w:sz w:val="24"/>
          <w:szCs w:val="24"/>
        </w:rPr>
        <w:t>Alnus rubra</w:t>
      </w:r>
      <w:r>
        <w:rPr>
          <w:sz w:val="24"/>
          <w:szCs w:val="24"/>
        </w:rPr>
        <w:t xml:space="preserve"> Bong.)</w:t>
      </w:r>
      <w:ins w:id="40" w:author="Hansen, Everett" w:date="2023-01-17T17:03:00Z">
        <w:r>
          <w:rPr>
            <w:sz w:val="24"/>
            <w:szCs w:val="24"/>
          </w:rPr>
          <w:t>, A NITROGEN FIXING SPECIE</w:t>
        </w:r>
      </w:ins>
      <w:ins w:id="41" w:author="Hansen, Everett" w:date="2023-01-17T17:04:00Z">
        <w:r>
          <w:rPr>
            <w:sz w:val="24"/>
            <w:szCs w:val="24"/>
          </w:rPr>
          <w:t>S,</w:t>
        </w:r>
      </w:ins>
      <w:r>
        <w:rPr>
          <w:sz w:val="24"/>
          <w:szCs w:val="24"/>
        </w:rPr>
        <w:t xml:space="preserve"> is </w:t>
      </w:r>
      <w:del w:id="42" w:author="Unknown Author" w:date="2023-02-06T11:40:11Z">
        <w:r>
          <w:rPr>
            <w:sz w:val="24"/>
            <w:szCs w:val="24"/>
          </w:rPr>
          <w:delText>resistant to infection by</w:delText>
        </w:r>
      </w:del>
      <w:ins w:id="43" w:author="Unknown Author" w:date="2023-02-06T11:40:11Z">
        <w:r>
          <w:rPr>
            <w:rFonts w:eastAsia="Times New Roman" w:cs="Times New Roman"/>
            <w:color w:val="auto"/>
            <w:kern w:val="0"/>
            <w:sz w:val="24"/>
            <w:szCs w:val="24"/>
            <w:lang w:val="en-US" w:eastAsia="zh-CN" w:bidi="ar-SA"/>
          </w:rPr>
          <w:t>not a host for</w:t>
        </w:r>
      </w:ins>
      <w:r>
        <w:rPr>
          <w:sz w:val="24"/>
          <w:szCs w:val="24"/>
        </w:rPr>
        <w:t xml:space="preserve"> </w:t>
      </w:r>
      <w:r>
        <w:rPr>
          <w:i/>
          <w:iCs/>
          <w:sz w:val="24"/>
          <w:szCs w:val="24"/>
        </w:rPr>
        <w:t>C. sulphurascens</w:t>
      </w:r>
      <w:r>
        <w:rPr>
          <w:sz w:val="24"/>
          <w:szCs w:val="24"/>
        </w:rPr>
        <w:t>.</w:t>
      </w:r>
      <w:ins w:id="44" w:author="Hansen, Everett" w:date="2023-01-17T17:20:00Z">
        <w:commentRangeStart w:id="0"/>
        <w:r>
          <w:rPr>
            <w:sz w:val="24"/>
            <w:szCs w:val="24"/>
          </w:rPr>
          <w:t>SOMETHING ABOUT THE ALDER HYPOTHESIS OF TRAPPE</w:t>
        </w:r>
      </w:ins>
      <w:ins w:id="45" w:author="Hansen, Everett" w:date="2023-01-17T17:21:00Z">
        <w:r>
          <w:rPr>
            <w:sz w:val="24"/>
            <w:szCs w:val="24"/>
          </w:rPr>
          <w:t xml:space="preserve"> ETC</w:t>
        </w:r>
      </w:ins>
      <w:r>
        <w:rPr>
          <w:sz w:val="24"/>
          <w:szCs w:val="24"/>
        </w:rPr>
      </w:r>
      <w:ins w:id="46" w:author="Hansen, Everett" w:date="2023-01-17T17:21:00Z">
        <w:commentRangeEnd w:id="0"/>
        <w:r>
          <w:commentReference w:id="0"/>
        </w:r>
        <w:r>
          <w:rPr>
            <w:sz w:val="24"/>
            <w:szCs w:val="24"/>
          </w:rPr>
          <w:t>.</w:t>
        </w:r>
      </w:ins>
      <w:r>
        <w:rPr>
          <w:sz w:val="24"/>
          <w:szCs w:val="24"/>
        </w:rPr>
        <w:t xml:space="preserve"> This is likely due to the phenolics and fatty acids produced by this species (Trappe 1972, Li et al. 1969, Li et al. 1970).</w:t>
      </w:r>
      <w:ins w:id="47" w:author="Shawn McMurtrey" w:date="2023-01-28T02:20:00Z">
        <w:r>
          <w:rPr>
            <w:sz w:val="24"/>
            <w:szCs w:val="24"/>
          </w:rPr>
          <w:t xml:space="preserve"> </w:t>
        </w:r>
      </w:ins>
      <w:ins w:id="48" w:author="Shawn McMurtrey" w:date="2023-01-28T02:27:00Z">
        <w:r>
          <w:rPr>
            <w:sz w:val="24"/>
            <w:szCs w:val="24"/>
          </w:rPr>
          <w:t>Red a</w:t>
        </w:r>
      </w:ins>
      <w:ins w:id="49" w:author="Shawn McMurtrey" w:date="2023-01-28T02:20:00Z">
        <w:r>
          <w:rPr>
            <w:sz w:val="24"/>
            <w:szCs w:val="24"/>
          </w:rPr>
          <w:t xml:space="preserve">lder litter </w:t>
        </w:r>
      </w:ins>
      <w:ins w:id="50" w:author="Shawn McMurtrey" w:date="2023-01-28T02:21:00Z">
        <w:r>
          <w:rPr>
            <w:sz w:val="24"/>
            <w:szCs w:val="24"/>
          </w:rPr>
          <w:t xml:space="preserve">also has nearly three times the nitrogen content when compared with Douglas-fir litter </w:t>
        </w:r>
      </w:ins>
      <w:ins w:id="51" w:author="Shawn McMurtrey" w:date="2023-01-28T02:27:00Z">
        <w:r>
          <w:rPr>
            <w:sz w:val="24"/>
            <w:szCs w:val="24"/>
          </w:rPr>
          <w:t>(</w:t>
        </w:r>
      </w:ins>
      <w:ins w:id="52" w:author="Shawn McMurtrey" w:date="2023-01-28T02:22:00Z">
        <w:r>
          <w:rPr>
            <w:sz w:val="24"/>
            <w:szCs w:val="24"/>
          </w:rPr>
          <w:t>Tarrant</w:t>
        </w:r>
      </w:ins>
      <w:ins w:id="53" w:author="Shawn McMurtrey" w:date="2023-01-28T02:27:00Z">
        <w:r>
          <w:rPr>
            <w:sz w:val="24"/>
            <w:szCs w:val="24"/>
          </w:rPr>
          <w:t xml:space="preserve"> 1972).</w:t>
        </w:r>
      </w:ins>
      <w:r>
        <w:rPr>
          <w:sz w:val="24"/>
          <w:szCs w:val="24"/>
        </w:rPr>
        <w:t xml:space="preserve"> It has been hypothesized that clear cutting LRR sites and then growing pure red alder </w:t>
      </w:r>
      <w:ins w:id="54" w:author="Hansen, Everett" w:date="2023-01-17T17:04:00Z">
        <w:r>
          <w:rPr>
            <w:sz w:val="24"/>
            <w:szCs w:val="24"/>
          </w:rPr>
          <w:t xml:space="preserve">FOR A ROTATION, </w:t>
        </w:r>
      </w:ins>
      <w:r>
        <w:rPr>
          <w:sz w:val="24"/>
          <w:szCs w:val="24"/>
        </w:rPr>
        <w:t xml:space="preserve">might starve </w:t>
      </w:r>
      <w:r>
        <w:rPr>
          <w:i/>
          <w:iCs/>
          <w:sz w:val="24"/>
          <w:szCs w:val="24"/>
        </w:rPr>
        <w:t xml:space="preserve">C. sulphurascens </w:t>
      </w:r>
      <w:r>
        <w:rPr>
          <w:sz w:val="24"/>
          <w:szCs w:val="24"/>
        </w:rPr>
        <w:t>of a viable nutrient source (Harrington 2006)</w:t>
      </w:r>
      <w:ins w:id="55" w:author="Unknown Author" w:date="2023-02-06T11:41:06Z">
        <w:r>
          <w:rPr>
            <w:sz w:val="24"/>
            <w:szCs w:val="24"/>
          </w:rPr>
          <w:t xml:space="preserve"> and thus reduce inoculum available for subsequent infections in susceptible host trees like Douglas-fir</w:t>
        </w:r>
      </w:ins>
      <w:ins w:id="56" w:author="Shawn McMurtrey" w:date="2023-01-28T02:57:00Z">
        <w:r>
          <w:rPr>
            <w:sz w:val="24"/>
            <w:szCs w:val="24"/>
          </w:rPr>
          <w:t>.</w:t>
        </w:r>
      </w:ins>
      <w:ins w:id="57" w:author="Shawn McMurtrey" w:date="2023-01-28T03:00:00Z">
        <w:r>
          <w:rPr>
            <w:sz w:val="24"/>
            <w:szCs w:val="24"/>
          </w:rPr>
          <w:t xml:space="preserve"> </w:t>
        </w:r>
      </w:ins>
      <w:ins w:id="58" w:author="Shawn McMurtrey" w:date="2023-01-28T03:03:00Z">
        <w:r>
          <w:rPr>
            <w:sz w:val="24"/>
            <w:szCs w:val="24"/>
          </w:rPr>
          <w:t>A</w:t>
        </w:r>
      </w:ins>
      <w:ins w:id="59" w:author="Shawn McMurtrey" w:date="2023-01-28T03:00:00Z">
        <w:r>
          <w:rPr>
            <w:sz w:val="24"/>
            <w:szCs w:val="24"/>
          </w:rPr>
          <w:t>dditionally</w:t>
        </w:r>
      </w:ins>
      <w:ins w:id="60" w:author="Shawn McMurtrey" w:date="2023-01-28T03:03:00Z">
        <w:r>
          <w:rPr>
            <w:sz w:val="24"/>
            <w:szCs w:val="24"/>
          </w:rPr>
          <w:t>, it was proposed that the soil fertility</w:t>
        </w:r>
      </w:ins>
      <w:ins w:id="61" w:author="Shawn McMurtrey" w:date="2023-01-28T03:04:00Z">
        <w:r>
          <w:rPr>
            <w:sz w:val="24"/>
            <w:szCs w:val="24"/>
          </w:rPr>
          <w:t xml:space="preserve"> would be enhanced </w:t>
        </w:r>
      </w:ins>
      <w:ins w:id="62" w:author="Shawn McMurtrey" w:date="2023-01-28T03:10:00Z">
        <w:r>
          <w:rPr>
            <w:sz w:val="24"/>
            <w:szCs w:val="24"/>
          </w:rPr>
          <w:t>following a rotation that consisted solely of red alder</w:t>
        </w:r>
      </w:ins>
      <w:ins w:id="63" w:author="Shawn McMurtrey" w:date="2023-01-28T03:11:00Z">
        <w:r>
          <w:rPr>
            <w:sz w:val="24"/>
            <w:szCs w:val="24"/>
          </w:rPr>
          <w:t xml:space="preserve"> as a result of </w:t>
        </w:r>
      </w:ins>
      <w:ins w:id="64" w:author="Shawn McMurtrey" w:date="2023-01-28T03:15:00Z">
        <w:r>
          <w:rPr>
            <w:sz w:val="24"/>
            <w:szCs w:val="24"/>
          </w:rPr>
          <w:t xml:space="preserve">added </w:t>
        </w:r>
      </w:ins>
      <w:ins w:id="65" w:author="Shawn McMurtrey" w:date="2023-01-28T03:14:00Z">
        <w:r>
          <w:rPr>
            <w:sz w:val="24"/>
            <w:szCs w:val="24"/>
          </w:rPr>
          <w:t xml:space="preserve">leaf litter and </w:t>
        </w:r>
      </w:ins>
      <w:ins w:id="66" w:author="Shawn McMurtrey" w:date="2023-01-28T03:11:00Z">
        <w:r>
          <w:rPr>
            <w:sz w:val="24"/>
            <w:szCs w:val="24"/>
          </w:rPr>
          <w:t>nitrogen fixatio</w:t>
        </w:r>
      </w:ins>
      <w:ins w:id="67" w:author="Shawn McMurtrey" w:date="2023-01-28T03:15:00Z">
        <w:r>
          <w:rPr>
            <w:sz w:val="24"/>
            <w:szCs w:val="24"/>
          </w:rPr>
          <w:t>n</w:t>
        </w:r>
      </w:ins>
      <w:ins w:id="68" w:author="Shawn McMurtrey" w:date="2023-01-28T03:11:00Z">
        <w:r>
          <w:rPr>
            <w:sz w:val="24"/>
            <w:szCs w:val="24"/>
          </w:rPr>
          <w:t xml:space="preserve">. </w:t>
        </w:r>
      </w:ins>
      <w:del w:id="69" w:author="Shawn McMurtrey" w:date="2023-01-28T03:01:00Z">
        <w:r>
          <w:rPr>
            <w:sz w:val="24"/>
            <w:szCs w:val="24"/>
          </w:rPr>
          <w:delText xml:space="preserve"> </w:delText>
        </w:r>
      </w:del>
      <w:ins w:id="70" w:author="Hansen, Everett" w:date="2023-01-17T17:04:00Z">
        <w:r>
          <w:rPr>
            <w:sz w:val="24"/>
            <w:szCs w:val="24"/>
          </w:rPr>
          <w:t>ALLOWING</w:t>
        </w:r>
      </w:ins>
      <w:ins w:id="71" w:author="Hansen, Everett" w:date="2023-01-17T17:05:00Z">
        <w:r>
          <w:rPr>
            <w:sz w:val="24"/>
            <w:szCs w:val="24"/>
          </w:rPr>
          <w:t xml:space="preserve"> DOUGLAS=FIR TO BE REPLANTED IN THE NEXT ROTATION</w:t>
        </w:r>
      </w:ins>
      <w:r>
        <w:rPr>
          <w:sz w:val="24"/>
          <w:szCs w:val="24"/>
        </w:rPr>
        <w:t xml:space="preserve">. </w:t>
      </w:r>
      <w:ins w:id="72" w:author="Hansen, Everett" w:date="2023-01-17T17:06:00Z">
        <w:r>
          <w:rPr>
            <w:sz w:val="24"/>
            <w:szCs w:val="24"/>
          </w:rPr>
          <w:t>(</w:t>
        </w:r>
      </w:ins>
      <w:ins w:id="73" w:author="Hansen, Everett" w:date="2023-01-17T17:06:00Z">
        <w:commentRangeStart w:id="1"/>
        <w:r>
          <w:rPr>
            <w:sz w:val="24"/>
            <w:szCs w:val="24"/>
          </w:rPr>
          <w:t>A BIT OF LIT CIT ON PERIOD OF SURVIVAL</w:t>
        </w:r>
      </w:ins>
      <w:r>
        <w:rPr>
          <w:sz w:val="24"/>
          <w:szCs w:val="24"/>
        </w:rPr>
      </w:r>
      <w:ins w:id="74" w:author="Unknown Author" w:date="2023-02-06T11:06:25Z">
        <w:commentRangeEnd w:id="1"/>
        <w:r>
          <w:commentReference w:id="1"/>
        </w:r>
        <w:r>
          <w:rPr/>
          <w:commentReference w:id="2"/>
        </w:r>
      </w:ins>
      <w:ins w:id="75" w:author="Hansen, Everett" w:date="2023-01-17T17:06:00Z">
        <w:r>
          <w:rPr>
            <w:sz w:val="24"/>
            <w:szCs w:val="24"/>
          </w:rPr>
          <w:t>)</w:t>
        </w:r>
      </w:ins>
      <w:ins w:id="76" w:author="Shawn McMurtrey" w:date="2023-01-28T02:43:00Z">
        <w:r>
          <w:rPr>
            <w:sz w:val="24"/>
            <w:szCs w:val="24"/>
          </w:rPr>
          <w:t xml:space="preserve">. </w:t>
        </w:r>
      </w:ins>
      <w:r>
        <w:rPr>
          <w:sz w:val="24"/>
          <w:szCs w:val="24"/>
        </w:rPr>
        <w:t>To date this hypothesis has not been tested.</w:t>
      </w:r>
    </w:p>
    <w:p>
      <w:pPr>
        <w:pStyle w:val="Normal"/>
        <w:spacing w:lineRule="auto" w:line="480"/>
        <w:ind w:firstLine="720"/>
        <w:rPr>
          <w:sz w:val="24"/>
          <w:szCs w:val="24"/>
        </w:rPr>
      </w:pPr>
      <w:r>
        <w:rPr>
          <w:sz w:val="24"/>
          <w:szCs w:val="24"/>
        </w:rPr>
        <w:t xml:space="preserve">Long-term forest plot studies are powerful sources of information, yet they are scarce for a variety of reasons (Norris et al. 2014). Manipulative experiments, examining the effects of management on forest dynamics, are even more rare in the literature. However, data from these studies </w:t>
      </w:r>
      <w:r>
        <w:rPr>
          <w:sz w:val="24"/>
          <w:szCs w:val="24"/>
          <w:highlight w:val="white"/>
        </w:rPr>
        <w:t>can be used to test the effect of management regimes on forest structure and function and to validate models, which were initially developed</w:t>
      </w:r>
      <w:r>
        <w:rPr>
          <w:sz w:val="24"/>
          <w:szCs w:val="24"/>
        </w:rPr>
        <w:t xml:space="preserve"> to circumvent limited data availability</w:t>
      </w:r>
      <w:r>
        <w:rPr>
          <w:sz w:val="24"/>
          <w:szCs w:val="24"/>
          <w:highlight w:val="white"/>
        </w:rPr>
        <w:t xml:space="preserve">, and used to predict the impact of management on forest dynamics </w:t>
      </w:r>
      <w:r>
        <w:rPr>
          <w:sz w:val="24"/>
          <w:szCs w:val="24"/>
        </w:rPr>
        <w:t>(Pretzsch et al. 2014, Pretzsch et al. 2008). The Forest Vegetation Simulator (FVS) is one such model that is commonly used within the United States Forest Service as a tool for developing forest health and management strategies. The Western Root Disease Model (WRDM) is an extension of FVS that is used for investigating the spread of root disease from a below ground perspective (Peet and Hunt 2005).</w:t>
      </w:r>
      <w:r>
        <w:rPr>
          <w:sz w:val="24"/>
          <w:szCs w:val="24"/>
          <w:highlight w:val="white"/>
        </w:rPr>
        <w:t xml:space="preserve"> </w:t>
      </w:r>
      <w:r>
        <w:rPr>
          <w:sz w:val="24"/>
          <w:szCs w:val="24"/>
        </w:rPr>
        <w:t>There have been few studies conducted that have used long-term permanent plots to assess the accuracy of the WRDM (Frankel et al. 1998, Maffei et al. 2008) and none specifically examining the impact of LRR, a major biotic disturbance, on stand dynamics.</w:t>
      </w:r>
    </w:p>
    <w:p>
      <w:pPr>
        <w:pStyle w:val="Normal"/>
        <w:spacing w:lineRule="auto" w:line="480"/>
        <w:ind w:firstLine="720"/>
        <w:rPr>
          <w:sz w:val="24"/>
          <w:szCs w:val="24"/>
        </w:rPr>
      </w:pPr>
      <w:r>
        <w:rPr>
          <w:sz w:val="24"/>
          <w:szCs w:val="24"/>
        </w:rPr>
        <w:t xml:space="preserve">The overall objective of this study was to develop a better understanding of the interaction between forest management practices and </w:t>
      </w:r>
      <w:r>
        <w:rPr>
          <w:i/>
          <w:iCs/>
          <w:sz w:val="24"/>
          <w:szCs w:val="24"/>
        </w:rPr>
        <w:t>C. sulphurascens</w:t>
      </w:r>
      <w:r>
        <w:rPr>
          <w:sz w:val="24"/>
          <w:szCs w:val="24"/>
        </w:rPr>
        <w:t xml:space="preserve">, the cause of LRR. Specifically, </w:t>
      </w:r>
      <w:r>
        <w:rPr>
          <w:rFonts w:eastAsia="NSimSun"/>
          <w:kern w:val="2"/>
          <w:sz w:val="24"/>
          <w:szCs w:val="24"/>
          <w:lang w:bidi="hi-IN"/>
        </w:rPr>
        <w:t xml:space="preserve">this study aimed to </w:t>
      </w:r>
      <w:r>
        <w:rPr>
          <w:sz w:val="24"/>
          <w:szCs w:val="24"/>
        </w:rPr>
        <w:t xml:space="preserve">determine the effects of commercial thinning </w:t>
      </w:r>
      <w:r>
        <w:rPr>
          <w:rFonts w:eastAsia="NSimSun"/>
          <w:kern w:val="2"/>
          <w:sz w:val="24"/>
          <w:szCs w:val="24"/>
          <w:lang w:bidi="hi-IN"/>
        </w:rPr>
        <w:t xml:space="preserve">treatments </w:t>
      </w:r>
      <w:r>
        <w:rPr>
          <w:sz w:val="24"/>
          <w:szCs w:val="24"/>
        </w:rPr>
        <w:t xml:space="preserve">and hardwood rotations on growth and mortality of Douglas-fir on sites with high </w:t>
      </w:r>
      <w:r>
        <w:rPr>
          <w:rFonts w:eastAsia="NSimSun"/>
          <w:kern w:val="2"/>
          <w:sz w:val="24"/>
          <w:szCs w:val="24"/>
          <w:lang w:bidi="hi-IN"/>
        </w:rPr>
        <w:t xml:space="preserve">incidence of </w:t>
      </w:r>
      <w:r>
        <w:rPr>
          <w:sz w:val="24"/>
          <w:szCs w:val="24"/>
        </w:rPr>
        <w:t>LRR</w:t>
      </w:r>
      <w:r>
        <w:rPr>
          <w:i/>
          <w:iCs/>
          <w:sz w:val="24"/>
          <w:szCs w:val="24"/>
        </w:rPr>
        <w:t xml:space="preserve">. </w:t>
      </w:r>
      <w:r>
        <w:rPr>
          <w:sz w:val="24"/>
          <w:szCs w:val="24"/>
        </w:rPr>
        <w:t>The study design for the commercial thinning tested three treatment types, which included a control treatment with no thinning, a lightly thinned treatment, and a heavily thinned treatment. The hardwood rotation study included 12-year and 25-year rotations of red alder and black cottonwood (</w:t>
      </w:r>
      <w:r>
        <w:rPr>
          <w:i/>
          <w:iCs/>
          <w:sz w:val="24"/>
          <w:szCs w:val="24"/>
        </w:rPr>
        <w:t xml:space="preserve">Populus trichocarpa </w:t>
      </w:r>
      <w:r>
        <w:rPr>
          <w:sz w:val="24"/>
          <w:szCs w:val="24"/>
        </w:rPr>
        <w:t>Torr. &amp; A. Gray ex. Hook) followed by planting with Douglas-fir. The objectives were to: (i) evaluate the effect of thinning on Douglas-fir growth and LRR</w:t>
      </w:r>
      <w:r>
        <w:rPr>
          <w:i/>
          <w:iCs/>
          <w:sz w:val="24"/>
          <w:szCs w:val="24"/>
        </w:rPr>
        <w:t>-</w:t>
      </w:r>
      <w:r>
        <w:rPr>
          <w:sz w:val="24"/>
          <w:szCs w:val="24"/>
        </w:rPr>
        <w:t xml:space="preserve">induced mortality; </w:t>
      </w:r>
      <w:del w:id="77" w:author="Shawn McMurtrey" w:date="2023-01-28T01:19:00Z">
        <w:r>
          <w:rPr>
            <w:sz w:val="24"/>
            <w:szCs w:val="24"/>
          </w:rPr>
          <w:delText xml:space="preserve">(ii)??? DID YOU DO THAT? compare the rate of spread of </w:delText>
        </w:r>
      </w:del>
      <w:del w:id="78" w:author="Shawn McMurtrey" w:date="2023-01-28T01:19:00Z">
        <w:r>
          <w:rPr>
            <w:i/>
            <w:iCs/>
            <w:sz w:val="24"/>
            <w:szCs w:val="24"/>
          </w:rPr>
          <w:delText>C. sulphurascens</w:delText>
        </w:r>
      </w:del>
      <w:del w:id="79" w:author="Shawn McMurtrey" w:date="2023-01-28T01:19:00Z">
        <w:r>
          <w:rPr>
            <w:sz w:val="24"/>
            <w:szCs w:val="24"/>
          </w:rPr>
          <w:delText xml:space="preserve"> in thinned and control stands;</w:delText>
        </w:r>
      </w:del>
      <w:r>
        <w:rPr>
          <w:sz w:val="24"/>
          <w:szCs w:val="24"/>
        </w:rPr>
        <w:t xml:space="preserve"> (ii</w:t>
      </w:r>
      <w:del w:id="80" w:author="Shawn McMurtrey" w:date="2023-01-28T01:19:00Z">
        <w:r>
          <w:rPr>
            <w:sz w:val="24"/>
            <w:szCs w:val="24"/>
          </w:rPr>
          <w:delText>i</w:delText>
        </w:r>
      </w:del>
      <w:r>
        <w:rPr>
          <w:sz w:val="24"/>
          <w:szCs w:val="24"/>
        </w:rPr>
        <w:t>) evaluate the effect of hardwood rotations on Douglas-fir growth and LRR-induced mortality; and (i</w:t>
      </w:r>
      <w:ins w:id="81" w:author="Shawn McMurtrey" w:date="2023-01-28T01:19:00Z">
        <w:r>
          <w:rPr>
            <w:sz w:val="24"/>
            <w:szCs w:val="24"/>
          </w:rPr>
          <w:t>ii</w:t>
        </w:r>
      </w:ins>
      <w:del w:id="82" w:author="Shawn McMurtrey" w:date="2023-01-28T01:19:00Z">
        <w:r>
          <w:rPr>
            <w:sz w:val="24"/>
            <w:szCs w:val="24"/>
          </w:rPr>
          <w:delText>v</w:delText>
        </w:r>
      </w:del>
      <w:r>
        <w:rPr>
          <w:sz w:val="24"/>
          <w:szCs w:val="24"/>
        </w:rPr>
        <w:t xml:space="preserve">) validate the ability of the FVS and WRDM to predict growth and yield of stands severely impacted by </w:t>
      </w:r>
      <w:r>
        <w:rPr>
          <w:i/>
          <w:iCs/>
          <w:sz w:val="24"/>
          <w:szCs w:val="24"/>
        </w:rPr>
        <w:t xml:space="preserve">C. sulphurascens </w:t>
      </w:r>
      <w:r>
        <w:rPr>
          <w:sz w:val="24"/>
          <w:szCs w:val="24"/>
        </w:rPr>
        <w:t xml:space="preserve">following thinning and </w:t>
      </w:r>
      <w:del w:id="83" w:author="Unknown Author" w:date="2023-02-06T11:58:14Z">
        <w:r>
          <w:rPr>
            <w:sz w:val="24"/>
            <w:szCs w:val="24"/>
          </w:rPr>
          <w:delText xml:space="preserve">alternate </w:delText>
        </w:r>
      </w:del>
      <w:ins w:id="84" w:author="Unknown Author" w:date="2023-02-06T11:58:14Z">
        <w:r>
          <w:rPr>
            <w:rFonts w:eastAsia="Times New Roman" w:cs="Times New Roman"/>
            <w:color w:val="auto"/>
            <w:kern w:val="0"/>
            <w:sz w:val="24"/>
            <w:szCs w:val="24"/>
            <w:lang w:val="en-US" w:eastAsia="zh-CN" w:bidi="ar-SA"/>
          </w:rPr>
          <w:t>non-</w:t>
        </w:r>
      </w:ins>
      <w:r>
        <w:rPr>
          <w:sz w:val="24"/>
          <w:szCs w:val="24"/>
        </w:rPr>
        <w:t>host rotations.</w:t>
      </w:r>
    </w:p>
    <w:p>
      <w:pPr>
        <w:pStyle w:val="Normal"/>
        <w:spacing w:lineRule="auto" w:line="480"/>
        <w:rPr/>
      </w:pPr>
      <w:r>
        <w:rPr/>
        <w:br/>
      </w:r>
      <w:r>
        <w:rPr>
          <w:b/>
          <w:sz w:val="28"/>
          <w:szCs w:val="28"/>
        </w:rPr>
        <w:t>2. Methods</w:t>
      </w:r>
    </w:p>
    <w:p>
      <w:pPr>
        <w:pStyle w:val="Normal"/>
        <w:spacing w:lineRule="auto" w:line="480"/>
        <w:rPr/>
      </w:pPr>
      <w:r>
        <w:rPr>
          <w:b/>
          <w:sz w:val="24"/>
          <w:szCs w:val="24"/>
        </w:rPr>
        <w:t>2.1. Woods Creek thinning study</w:t>
      </w:r>
    </w:p>
    <w:p>
      <w:pPr>
        <w:pStyle w:val="Normal"/>
        <w:spacing w:lineRule="auto" w:line="480"/>
        <w:rPr>
          <w:sz w:val="24"/>
          <w:szCs w:val="24"/>
        </w:rPr>
      </w:pPr>
      <w:r>
        <w:rPr>
          <w:b/>
          <w:sz w:val="24"/>
          <w:szCs w:val="24"/>
        </w:rPr>
        <w:t>2.1.1. Study area</w:t>
      </w:r>
    </w:p>
    <w:p>
      <w:pPr>
        <w:pStyle w:val="Normal"/>
        <w:spacing w:lineRule="auto" w:line="480"/>
        <w:ind w:firstLine="720"/>
        <w:rPr>
          <w:sz w:val="24"/>
          <w:szCs w:val="24"/>
        </w:rPr>
      </w:pPr>
      <w:r>
        <w:rPr>
          <w:sz w:val="24"/>
          <w:szCs w:val="24"/>
        </w:rPr>
        <w:t>The Woods Creek thinning study was conducted on the northeast slope of Marys Peak in the Coast Range of the Siuslaw National Forest located in western Oregon, USA (44°32’08.3”N 123°32’05.2”W). Forests here are composed of mostly mature and old-growth Douglas-fir, along with various other tree species. In 1990, the study area consisted of 82% Douglas-fir trees, 11% western hemlock (</w:t>
      </w:r>
      <w:hyperlink r:id="rId3"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(Rafn.) Sarg.), and a 7% mix of other species (western red cedar (</w:t>
      </w:r>
      <w:hyperlink r:id="rId4"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5" w:tgtFrame="David Douglas (botanist)">
        <w:r>
          <w:rPr>
            <w:sz w:val="24"/>
            <w:szCs w:val="24"/>
          </w:rPr>
          <w:t>Douglas</w:t>
        </w:r>
      </w:hyperlink>
      <w:r>
        <w:rPr>
          <w:sz w:val="24"/>
          <w:szCs w:val="24"/>
        </w:rPr>
        <w:t xml:space="preserve"> ex </w:t>
      </w:r>
      <w:hyperlink r:id="rId6" w:tgtFrame="David Don">
        <w:r>
          <w:rPr>
            <w:sz w:val="24"/>
            <w:szCs w:val="24"/>
          </w:rPr>
          <w:t>D. Don</w:t>
        </w:r>
      </w:hyperlink>
      <w:r>
        <w:rPr>
          <w:sz w:val="24"/>
          <w:szCs w:val="24"/>
        </w:rPr>
        <w:t xml:space="preserve">) </w:t>
      </w:r>
      <w:hyperlink r:id="rId7" w:tgtFrame="John Lindley">
        <w:r>
          <w:rPr>
            <w:sz w:val="24"/>
            <w:szCs w:val="24"/>
          </w:rPr>
          <w:t>Lindley</w:t>
        </w:r>
      </w:hyperlink>
      <w:r>
        <w:rPr>
          <w:sz w:val="24"/>
          <w:szCs w:val="24"/>
        </w:rPr>
        <w:t>), noble fir (</w:t>
      </w:r>
      <w:r>
        <w:rPr>
          <w:i/>
          <w:iCs/>
          <w:sz w:val="24"/>
          <w:szCs w:val="24"/>
        </w:rPr>
        <w:t>Abies procera</w:t>
      </w:r>
      <w:r>
        <w:rPr>
          <w:sz w:val="24"/>
          <w:szCs w:val="24"/>
        </w:rPr>
        <w:t>, Rehder), bigleaf maple (</w:t>
      </w:r>
      <w:r>
        <w:rPr>
          <w:i/>
          <w:iCs/>
          <w:sz w:val="24"/>
          <w:szCs w:val="24"/>
        </w:rPr>
        <w:t xml:space="preserve">Acer macrophyllum </w:t>
      </w:r>
      <w:r>
        <w:rPr>
          <w:sz w:val="24"/>
          <w:szCs w:val="24"/>
        </w:rPr>
        <w:t>Pursh), red alder (Alnus rubra Bong.), golden chinquapin (</w:t>
      </w:r>
      <w:r>
        <w:rPr>
          <w:i/>
          <w:iCs/>
          <w:sz w:val="24"/>
          <w:szCs w:val="24"/>
        </w:rPr>
        <w:t>Chrysolepis chrysophylla</w:t>
      </w:r>
      <w:r>
        <w:rPr>
          <w:sz w:val="24"/>
          <w:szCs w:val="24"/>
        </w:rPr>
        <w:t xml:space="preserve"> (</w:t>
      </w:r>
      <w:hyperlink r:id="rId8" w:tgtFrame="David Douglas (botanist)">
        <w:r>
          <w:rPr>
            <w:sz w:val="24"/>
            <w:szCs w:val="24"/>
          </w:rPr>
          <w:t>Douglas</w:t>
        </w:r>
      </w:hyperlink>
      <w:r>
        <w:rPr>
          <w:sz w:val="24"/>
          <w:szCs w:val="24"/>
        </w:rPr>
        <w:t xml:space="preserve"> ex </w:t>
      </w:r>
      <w:hyperlink r:id="rId9" w:tgtFrame="William Jackson Hooker">
        <w:r>
          <w:rPr>
            <w:sz w:val="24"/>
            <w:szCs w:val="24"/>
          </w:rPr>
          <w:t>Hook.</w:t>
        </w:r>
      </w:hyperlink>
      <w:r>
        <w:rPr>
          <w:sz w:val="24"/>
          <w:szCs w:val="24"/>
        </w:rPr>
        <w:t xml:space="preserve">) </w:t>
      </w:r>
      <w:hyperlink r:id="rId10" w:tgtFrame="Hjelmq. (page does not exist)">
        <w:r>
          <w:rPr>
            <w:sz w:val="24"/>
            <w:szCs w:val="24"/>
          </w:rPr>
          <w:t>Hjelmq.</w:t>
        </w:r>
      </w:hyperlink>
      <w:r>
        <w:rPr>
          <w:sz w:val="24"/>
          <w:szCs w:val="24"/>
        </w:rPr>
        <w:t>),</w:t>
      </w:r>
      <w:ins w:id="85" w:author="Shawn McMurtrey" w:date="2023-01-28T01:21:00Z">
        <w:r>
          <w:rPr>
            <w:sz w:val="24"/>
            <w:szCs w:val="24"/>
          </w:rPr>
          <w:t xml:space="preserve"> and</w:t>
        </w:r>
      </w:ins>
      <w:r>
        <w:rPr>
          <w:sz w:val="24"/>
          <w:szCs w:val="24"/>
        </w:rPr>
        <w:t xml:space="preserve"> willow (</w:t>
      </w:r>
      <w:r>
        <w:rPr>
          <w:i/>
          <w:iCs/>
          <w:sz w:val="24"/>
          <w:szCs w:val="24"/>
        </w:rPr>
        <w:t>Salix spp.</w:t>
      </w:r>
      <w:r>
        <w:rPr>
          <w:sz w:val="24"/>
          <w:szCs w:val="24"/>
        </w:rPr>
        <w:t xml:space="preserve"> Alab L.)</w:t>
      </w:r>
      <w:del w:id="86" w:author="Shawn McMurtrey" w:date="2023-01-28T01:20:00Z">
        <w:r>
          <w:rPr>
            <w:sz w:val="24"/>
            <w:szCs w:val="24"/>
          </w:rPr>
          <w:delText>, and silver birch(I DOUBT IT)</w:delText>
        </w:r>
      </w:del>
      <w:del w:id="87" w:author="Shawn McMurtrey" w:date="2023-01-28T01:21:00Z">
        <w:r>
          <w:rPr>
            <w:sz w:val="24"/>
            <w:szCs w:val="24"/>
          </w:rPr>
          <w:delText xml:space="preserve"> (</w:delText>
        </w:r>
      </w:del>
      <w:del w:id="88" w:author="Shawn McMurtrey" w:date="2023-01-28T01:21:00Z">
        <w:r>
          <w:rPr>
            <w:i/>
            <w:iCs/>
            <w:sz w:val="24"/>
            <w:szCs w:val="24"/>
          </w:rPr>
          <w:delText>Betula pendula</w:delText>
        </w:r>
      </w:del>
      <w:del w:id="89" w:author="Shawn McMurtrey" w:date="2023-01-28T01:21:00Z">
        <w:r>
          <w:rPr>
            <w:sz w:val="24"/>
            <w:szCs w:val="24"/>
          </w:rPr>
          <w:delText xml:space="preserve"> Roth))</w:delText>
        </w:r>
      </w:del>
      <w:r>
        <w:rPr>
          <w:sz w:val="24"/>
          <w:szCs w:val="24"/>
        </w:rPr>
        <w:t xml:space="preserve">. Mean annual precipitation ranges from 225-235 cm (Lan et al. 2019, </w:t>
      </w:r>
      <w:r>
        <w:rPr>
          <w:sz w:val="24"/>
          <w:szCs w:val="24"/>
          <w:highlight w:val="white"/>
        </w:rPr>
        <w:t>PRISM Climate Group, Oregon State University 2018</w:t>
      </w:r>
      <w:r>
        <w:rPr>
          <w:sz w:val="24"/>
          <w:szCs w:val="24"/>
        </w:rPr>
        <w:t>). Mean annual temperature is 10.6</w:t>
      </w:r>
      <w:r>
        <w:rPr>
          <w:color w:val="4D5156"/>
          <w:sz w:val="24"/>
          <w:szCs w:val="24"/>
          <w:shd w:fill="FFFFFF" w:val="clear"/>
        </w:rPr>
        <w:t>°C</w:t>
      </w:r>
      <w:r>
        <w:rPr>
          <w:sz w:val="24"/>
          <w:szCs w:val="24"/>
        </w:rPr>
        <w:t xml:space="preserve"> (Lan et al. 2019, </w:t>
      </w:r>
      <w:r>
        <w:rPr>
          <w:sz w:val="24"/>
          <w:szCs w:val="24"/>
          <w:highlight w:val="white"/>
        </w:rPr>
        <w:t>PRISM Climate Group, Oregon State University 2018</w:t>
      </w:r>
      <w:r>
        <w:rPr>
          <w:sz w:val="24"/>
          <w:szCs w:val="24"/>
        </w:rPr>
        <w:t>). The soil types in th</w:t>
      </w:r>
      <w:ins w:id="90" w:author="Shawn McMurtrey" w:date="2023-01-28T01:21:00Z">
        <w:r>
          <w:rPr>
            <w:sz w:val="24"/>
            <w:szCs w:val="24"/>
          </w:rPr>
          <w:t>e</w:t>
        </w:r>
      </w:ins>
      <w:del w:id="91" w:author="Shawn McMurtrey" w:date="2023-01-28T01:22:00Z">
        <w:r>
          <w:rPr>
            <w:sz w:val="24"/>
            <w:szCs w:val="24"/>
          </w:rPr>
          <w:delText>E</w:delText>
        </w:r>
      </w:del>
      <w:ins w:id="92" w:author="Hansen, Everett" w:date="2023-01-17T17:10:00Z">
        <w:r>
          <w:rPr>
            <w:sz w:val="24"/>
            <w:szCs w:val="24"/>
          </w:rPr>
          <w:t xml:space="preserve"> </w:t>
        </w:r>
      </w:ins>
      <w:del w:id="93" w:author="Hansen, Everett" w:date="2023-01-17T17:10:00Z">
        <w:r>
          <w:rPr>
            <w:sz w:val="24"/>
            <w:szCs w:val="24"/>
          </w:rPr>
          <w:delText>is</w:delText>
        </w:r>
      </w:del>
      <w:r>
        <w:rPr>
          <w:sz w:val="24"/>
          <w:szCs w:val="24"/>
        </w:rPr>
        <w:t xml:space="preserve"> region of the study area are mostly gravelly clay loam and gravelly silty clay (</w:t>
      </w:r>
      <w:r>
        <w:rPr>
          <w:sz w:val="24"/>
          <w:szCs w:val="24"/>
          <w:highlight w:val="white"/>
        </w:rPr>
        <w:t>Soil Survey Staff 2021)</w:t>
      </w:r>
      <w:r>
        <w:rPr>
          <w:sz w:val="24"/>
          <w:szCs w:val="24"/>
        </w:rPr>
        <w:t xml:space="preserve">. The study site was selected based on the high incidence of LRR assessed by the original investigators, using the line intercept method (Bloomberg et al. 1980). The area </w:t>
      </w:r>
      <w:del w:id="94" w:author="Hansen, Everett" w:date="2023-01-17T17:11:00Z">
        <w:r>
          <w:rPr>
            <w:sz w:val="24"/>
            <w:szCs w:val="24"/>
          </w:rPr>
          <w:delText xml:space="preserve">was </w:delText>
        </w:r>
      </w:del>
      <w:del w:id="95" w:author="Shawn McMurtrey" w:date="2023-01-28T01:22:00Z">
        <w:r>
          <w:rPr>
            <w:sz w:val="24"/>
            <w:szCs w:val="24"/>
          </w:rPr>
          <w:delText>HAD BEEN</w:delText>
        </w:r>
      </w:del>
      <w:ins w:id="96" w:author="Shawn McMurtrey" w:date="2023-01-28T01:22:00Z">
        <w:r>
          <w:rPr>
            <w:sz w:val="24"/>
            <w:szCs w:val="24"/>
          </w:rPr>
          <w:t xml:space="preserve"> had been</w:t>
        </w:r>
      </w:ins>
      <w:ins w:id="97" w:author="Hansen, Everett" w:date="2023-01-17T17:11:00Z">
        <w:r>
          <w:rPr>
            <w:sz w:val="24"/>
            <w:szCs w:val="24"/>
          </w:rPr>
          <w:t xml:space="preserve"> </w:t>
        </w:r>
      </w:ins>
      <w:r>
        <w:rPr>
          <w:sz w:val="24"/>
          <w:szCs w:val="24"/>
        </w:rPr>
        <w:t>clear cut between 1910 and 1920, burned after harvest, and reestablished from seed</w:t>
      </w:r>
      <w:ins w:id="98" w:author="Hansen, Everett" w:date="2023-01-17T17:11:00Z">
        <w:r>
          <w:rPr>
            <w:sz w:val="24"/>
            <w:szCs w:val="24"/>
          </w:rPr>
          <w:t xml:space="preserve"> </w:t>
        </w:r>
      </w:ins>
      <w:ins w:id="99" w:author="Shawn McMurtrey" w:date="2023-01-28T01:22:00Z">
        <w:r>
          <w:rPr>
            <w:sz w:val="24"/>
            <w:szCs w:val="24"/>
          </w:rPr>
          <w:t xml:space="preserve">through natural regeneration </w:t>
        </w:r>
      </w:ins>
      <w:del w:id="100" w:author="Shawn McMurtrey" w:date="2023-01-28T01:22:00Z">
        <w:r>
          <w:rPr>
            <w:sz w:val="24"/>
            <w:szCs w:val="24"/>
          </w:rPr>
          <w:delText xml:space="preserve">THROUGH NATURAL REGENERATION </w:delText>
        </w:r>
      </w:del>
      <w:r>
        <w:rPr>
          <w:sz w:val="24"/>
          <w:szCs w:val="24"/>
        </w:rPr>
        <w:t xml:space="preserve"> (Tkacz and Hansen 1982)</w:t>
      </w:r>
      <w:bookmarkStart w:id="1" w:name="move117756809"/>
      <w:bookmarkEnd w:id="1"/>
      <w:r>
        <w:rPr>
          <w:sz w:val="24"/>
          <w:szCs w:val="24"/>
        </w:rPr>
        <w:t>.</w:t>
      </w:r>
    </w:p>
    <w:p>
      <w:pPr>
        <w:pStyle w:val="Normal"/>
        <w:spacing w:lineRule="auto" w:line="480"/>
        <w:ind w:firstLine="720"/>
        <w:rPr>
          <w:sz w:val="24"/>
          <w:szCs w:val="24"/>
        </w:rPr>
      </w:pPr>
      <w:r>
        <w:rPr>
          <w:sz w:val="24"/>
          <w:szCs w:val="24"/>
        </w:rPr>
        <w:t>To evaluate the effect of thinning on LRR, a study was established in 1985 across ca. 160 ha of forestland (Fig. 1). The experimental design was a randomized complete block design with three treatments and five blocks per treatment (mean = 9.7 ha, range = 6.7-14.7 ha) (</w:t>
      </w:r>
      <w:r>
        <w:rPr>
          <w:bCs/>
          <w:sz w:val="24"/>
          <w:szCs w:val="24"/>
        </w:rPr>
        <w:t>Fig. 1</w:t>
      </w:r>
      <w:r>
        <w:rPr>
          <w:sz w:val="24"/>
          <w:szCs w:val="24"/>
        </w:rPr>
        <w:t xml:space="preserve">). </w:t>
      </w:r>
      <w:bookmarkStart w:id="2" w:name="move117757279"/>
      <w:r>
        <w:rPr>
          <w:sz w:val="24"/>
          <w:szCs w:val="24"/>
        </w:rPr>
        <w:t>The treatments included a light thinning which was thinned to 43.1 m</w:t>
      </w:r>
      <w:r>
        <w:rPr>
          <w:color w:val="333333"/>
          <w:sz w:val="24"/>
          <w:szCs w:val="24"/>
          <w:vertAlign w:val="superscript"/>
        </w:rPr>
        <w:t>2</w:t>
      </w:r>
      <w:r>
        <w:rPr>
          <w:sz w:val="24"/>
          <w:szCs w:val="24"/>
        </w:rPr>
        <w:t>ha</w:t>
      </w:r>
      <w:r>
        <w:rPr>
          <w:sz w:val="24"/>
          <w:szCs w:val="24"/>
          <w:vertAlign w:val="superscript"/>
        </w:rPr>
        <w:t xml:space="preserve">-1 </w:t>
      </w:r>
      <w:r>
        <w:rPr>
          <w:sz w:val="24"/>
          <w:szCs w:val="24"/>
        </w:rPr>
        <w:t>BA with a quadratic mean diameter (QMD) of 47 cm in 1990, a heavy thinning that was thinned to 35.3 m</w:t>
      </w:r>
      <w:r>
        <w:rPr>
          <w:color w:val="333333"/>
          <w:sz w:val="24"/>
          <w:szCs w:val="24"/>
          <w:vertAlign w:val="superscript"/>
        </w:rPr>
        <w:t>2</w:t>
      </w:r>
      <w:r>
        <w:rPr>
          <w:sz w:val="24"/>
          <w:szCs w:val="24"/>
        </w:rPr>
        <w:t>ha</w:t>
      </w:r>
      <w:r>
        <w:rPr>
          <w:sz w:val="24"/>
          <w:szCs w:val="24"/>
          <w:vertAlign w:val="superscript"/>
        </w:rPr>
        <w:t xml:space="preserve">-1 </w:t>
      </w:r>
      <w:r>
        <w:rPr>
          <w:sz w:val="24"/>
          <w:szCs w:val="24"/>
        </w:rPr>
        <w:t>BA with a QMD of 55 cm in 1990, and a control where no thinning occurred. The control treatments had a BA of 61.4 m</w:t>
      </w:r>
      <w:r>
        <w:rPr>
          <w:color w:val="333333"/>
          <w:sz w:val="24"/>
          <w:szCs w:val="24"/>
          <w:vertAlign w:val="superscript"/>
        </w:rPr>
        <w:t>2</w:t>
      </w:r>
      <w:r>
        <w:rPr>
          <w:sz w:val="24"/>
          <w:szCs w:val="24"/>
        </w:rPr>
        <w:t>ha</w:t>
      </w:r>
      <w:r>
        <w:rPr>
          <w:sz w:val="24"/>
          <w:szCs w:val="24"/>
          <w:vertAlign w:val="superscript"/>
        </w:rPr>
        <w:t>-1</w:t>
      </w:r>
      <w:r>
        <w:rPr>
          <w:sz w:val="24"/>
          <w:szCs w:val="24"/>
        </w:rPr>
        <w:t xml:space="preserve"> and a QMD of 41 cm in 1990</w:t>
      </w:r>
      <w:bookmarkEnd w:id="2"/>
      <w:r>
        <w:rPr>
          <w:sz w:val="24"/>
          <w:szCs w:val="24"/>
        </w:rPr>
        <w:t xml:space="preserve"> (Hansen, unpublished data). </w:t>
      </w:r>
      <w:bookmarkStart w:id="3" w:name="move117757751"/>
      <w:r>
        <w:rPr>
          <w:sz w:val="24"/>
          <w:szCs w:val="24"/>
        </w:rPr>
        <w:t>Prior to any treatments being conducted, a total of 75 circular, fixed radius (11.3 m) plots were established within the study area (</w:t>
      </w:r>
      <w:r>
        <w:rPr>
          <w:bCs/>
          <w:sz w:val="24"/>
          <w:szCs w:val="24"/>
        </w:rPr>
        <w:t>Fig. 1</w:t>
      </w:r>
      <w:r>
        <w:rPr>
          <w:sz w:val="24"/>
          <w:szCs w:val="24"/>
        </w:rPr>
        <w:t xml:space="preserve">). There was a total of 25 plots in each of the three different treatment areas with five plots in each block. Blocking was assigned based upon the relative amount of </w:t>
      </w:r>
      <w:r>
        <w:rPr>
          <w:i/>
          <w:iCs/>
          <w:sz w:val="24"/>
          <w:szCs w:val="24"/>
        </w:rPr>
        <w:t>C. sulphurascens</w:t>
      </w:r>
      <w:r>
        <w:rPr>
          <w:sz w:val="24"/>
          <w:szCs w:val="24"/>
        </w:rPr>
        <w:t xml:space="preserve"> inoculum in each plot and was not based upon site characteristics. Plot locations were semi-randomized and chosen with respect to access points including trails and roads. The elevation of the plots ranged from 381-634 m (mean = 511 m). </w:t>
      </w:r>
      <w:bookmarkEnd w:id="3"/>
    </w:p>
    <w:p>
      <w:pPr>
        <w:pStyle w:val="Normal"/>
        <w:rPr>
          <w:b/>
          <w:b/>
          <w:bCs/>
          <w:sz w:val="28"/>
          <w:szCs w:val="28"/>
        </w:rPr>
      </w:pPr>
      <w:r>
        <w:rPr/>
        <w:drawing>
          <wp:inline distT="0" distB="0" distL="0" distR="0">
            <wp:extent cx="5943600" cy="4143375"/>
            <wp:effectExtent l="0" t="0" r="0" b="0"/>
            <wp:docPr id="1" name="Graphic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ap&#10;&#10;Description automatically generated"/>
                    <pic:cNvPicPr>
                      <a:picLocks noChangeAspect="1" noChangeArrowheads="1"/>
                    </pic:cNvPicPr>
                  </pic:nvPicPr>
                  <pic:blipFill>
                    <a:blip r:embed="rId11"/>
                    <a:stretch>
                      <a:fillRect/>
                    </a:stretch>
                  </pic:blipFill>
                  <pic:spPr bwMode="auto">
                    <a:xfrm>
                      <a:off x="0" y="0"/>
                      <a:ext cx="5943600" cy="4143375"/>
                    </a:xfrm>
                    <a:prstGeom prst="rect">
                      <a:avLst/>
                    </a:prstGeom>
                  </pic:spPr>
                </pic:pic>
              </a:graphicData>
            </a:graphic>
          </wp:inline>
        </w:drawing>
      </w:r>
      <w:r>
        <w:rPr>
          <w:b/>
          <w:bCs/>
          <w:sz w:val="28"/>
          <w:szCs w:val="28"/>
        </w:rPr>
        <w:t xml:space="preserve"> </w:t>
      </w:r>
    </w:p>
    <w:p>
      <w:pPr>
        <w:pStyle w:val="Normal"/>
        <w:spacing w:lineRule="auto" w:line="480"/>
        <w:rPr>
          <w:sz w:val="24"/>
          <w:szCs w:val="24"/>
        </w:rPr>
      </w:pPr>
      <w:r>
        <w:rPr>
          <w:b/>
          <w:sz w:val="24"/>
          <w:szCs w:val="24"/>
        </w:rPr>
        <w:t xml:space="preserve">Fig. 1. </w:t>
      </w:r>
      <w:r>
        <w:rPr>
          <w:bCs/>
          <w:sz w:val="24"/>
          <w:szCs w:val="24"/>
        </w:rPr>
        <w:t>The Woods Creek study</w:t>
      </w:r>
      <w:r>
        <w:rPr>
          <w:sz w:val="24"/>
          <w:szCs w:val="24"/>
        </w:rPr>
        <w:t xml:space="preserve"> area was located along Woods Creek Road, within the Siuslaw National Forest in western Oregon. The study area encompassed fifteen stands (5 control, 5 light thin, and 5 thin). Crosses represent plots where LRR was detected (n = 62), circles represent plots where LRR was not detected (n = 13) over the 30-year duration of the study. Numbers within treatments represent blocks.   </w:t>
      </w:r>
    </w:p>
    <w:p>
      <w:pPr>
        <w:pStyle w:val="Normal"/>
        <w:spacing w:lineRule="auto" w:line="480"/>
        <w:rPr>
          <w:sz w:val="24"/>
          <w:szCs w:val="24"/>
        </w:rPr>
      </w:pPr>
      <w:r>
        <w:rPr>
          <w:sz w:val="24"/>
          <w:szCs w:val="24"/>
        </w:rPr>
      </w:r>
    </w:p>
    <w:p>
      <w:pPr>
        <w:pStyle w:val="Normal"/>
        <w:spacing w:lineRule="auto" w:line="480"/>
        <w:rPr/>
      </w:pPr>
      <w:r>
        <w:rPr>
          <w:b/>
          <w:iCs/>
          <w:sz w:val="24"/>
          <w:szCs w:val="24"/>
        </w:rPr>
        <w:t>2.1.</w:t>
      </w:r>
      <w:del w:id="101" w:author="Unknown Author" w:date="2023-02-06T12:10:33Z">
        <w:r>
          <w:rPr>
            <w:b/>
            <w:iCs/>
            <w:sz w:val="24"/>
            <w:szCs w:val="24"/>
          </w:rPr>
          <w:delText>3</w:delText>
        </w:r>
      </w:del>
      <w:ins w:id="102" w:author="Unknown Author" w:date="2023-02-06T12:10:33Z">
        <w:r>
          <w:rPr>
            <w:rFonts w:eastAsia="Times New Roman" w:cs="Times New Roman"/>
            <w:b/>
            <w:iCs/>
            <w:color w:val="auto"/>
            <w:kern w:val="0"/>
            <w:sz w:val="24"/>
            <w:szCs w:val="24"/>
            <w:lang w:val="en-US" w:eastAsia="zh-CN" w:bidi="ar-SA"/>
          </w:rPr>
          <w:t>2</w:t>
        </w:r>
      </w:ins>
      <w:r>
        <w:rPr>
          <w:b/>
          <w:iCs/>
          <w:sz w:val="24"/>
          <w:szCs w:val="24"/>
        </w:rPr>
        <w:t>. Experimental design and data collection</w:t>
      </w:r>
    </w:p>
    <w:p>
      <w:pPr>
        <w:pStyle w:val="Normal"/>
        <w:spacing w:lineRule="auto" w:line="480"/>
        <w:ind w:firstLine="720"/>
        <w:rPr>
          <w:sz w:val="24"/>
          <w:szCs w:val="24"/>
        </w:rPr>
      </w:pPr>
      <w:r>
        <w:rPr>
          <w:sz w:val="24"/>
          <w:szCs w:val="24"/>
        </w:rPr>
        <w:t xml:space="preserve">Beginning in 1985, the plots were surveyed and each tree within the plot was tagged with a tree identification number. The tree species, diameter at breast height (DBH), and tree health condition codes </w:t>
      </w:r>
      <w:bookmarkStart w:id="4" w:name="move117758121"/>
      <w:r>
        <w:rPr>
          <w:sz w:val="24"/>
          <w:szCs w:val="24"/>
        </w:rPr>
        <w:t>(1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w:t>
      </w:r>
      <w:bookmarkEnd w:id="4"/>
      <w:r>
        <w:rPr>
          <w:sz w:val="24"/>
          <w:szCs w:val="24"/>
        </w:rPr>
        <w:t xml:space="preserve"> were recorded.</w:t>
      </w:r>
      <w:bookmarkStart w:id="5" w:name="move117758149"/>
      <w:r>
        <w:rPr>
          <w:sz w:val="24"/>
          <w:szCs w:val="24"/>
        </w:rPr>
        <w:t xml:space="preserve"> </w:t>
      </w:r>
      <w:del w:id="103" w:author="Unknown Author" w:date="2023-02-06T12:05:59Z">
        <w:r>
          <w:rPr>
            <w:sz w:val="24"/>
            <w:szCs w:val="24"/>
          </w:rPr>
          <w:delText xml:space="preserve">Windblown trees or stumps were given a code of 4 if signs of LRR were not present. </w:delText>
        </w:r>
      </w:del>
      <w:r>
        <w:rPr>
          <w:sz w:val="24"/>
          <w:szCs w:val="24"/>
        </w:rPr>
        <w:t xml:space="preserve">Newly recruited individuals were added to the plot as they reached a minimum DBH of 15.24 cm. Plots were surveyed in 1990, 1995, 2000, 2009, and 2020. </w:t>
      </w:r>
      <w:bookmarkEnd w:id="5"/>
    </w:p>
    <w:p>
      <w:pPr>
        <w:pStyle w:val="Normal"/>
        <w:tabs>
          <w:tab w:val="clear" w:pos="720"/>
          <w:tab w:val="left" w:pos="6390" w:leader="none"/>
        </w:tabs>
        <w:spacing w:lineRule="auto" w:line="480"/>
        <w:ind w:firstLine="720"/>
        <w:rPr/>
      </w:pPr>
      <w:r>
        <w:rPr>
          <w:sz w:val="24"/>
          <w:szCs w:val="24"/>
        </w:rPr>
        <w:t xml:space="preserve">Confirmation of </w:t>
      </w:r>
      <w:r>
        <w:rPr>
          <w:i/>
          <w:sz w:val="24"/>
          <w:szCs w:val="24"/>
        </w:rPr>
        <w:t>C. sulphurascens</w:t>
      </w:r>
      <w:r>
        <w:rPr>
          <w:iCs/>
          <w:sz w:val="24"/>
          <w:szCs w:val="24"/>
        </w:rPr>
        <w:t xml:space="preserve"> infection</w:t>
      </w:r>
      <w:r>
        <w:rPr>
          <w:i/>
          <w:sz w:val="24"/>
          <w:szCs w:val="24"/>
        </w:rPr>
        <w:t xml:space="preserve"> </w:t>
      </w:r>
      <w:r>
        <w:rPr>
          <w:sz w:val="24"/>
          <w:szCs w:val="24"/>
        </w:rPr>
        <w:t xml:space="preserve">was determined in the field by the presence of pitted wood in advanced decay with setal hyphae or the presence of ectotrophic mycelium (Hansen 1979). If LRR could not be confirmed in the field, samples were collected and plated on Malt </w:t>
      </w:r>
      <w:del w:id="104" w:author="Unknown Author" w:date="2023-02-06T11:42:57Z">
        <w:r>
          <w:rPr>
            <w:sz w:val="24"/>
            <w:szCs w:val="24"/>
          </w:rPr>
          <w:delText>Extract</w:delText>
        </w:r>
      </w:del>
      <w:r>
        <w:rPr>
          <w:sz w:val="24"/>
          <w:szCs w:val="24"/>
        </w:rPr>
        <w:t xml:space="preserve"> Agar (1 L sterilized deionized water, 15 g malt extract, 15 g Bacto agar) and incubated at 18°C for 4-6 weeks in an incubator (Precision Scientific Inc., Chicago, IL). Presence of setal hyphae was confirmed by viewing under a dissecting microscope (MZ6, Leica Microsystems, Wetzlar, Germany).</w:t>
      </w:r>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sz w:val="24"/>
          <w:szCs w:val="24"/>
        </w:rPr>
      </w:pPr>
      <w:r>
        <w:rPr>
          <w:b/>
          <w:iCs/>
          <w:sz w:val="24"/>
          <w:szCs w:val="24"/>
        </w:rPr>
        <w:t>2.1.</w:t>
      </w:r>
      <w:del w:id="105" w:author="Unknown Author" w:date="2023-02-06T12:10:37Z">
        <w:r>
          <w:rPr>
            <w:b/>
            <w:iCs/>
            <w:sz w:val="24"/>
            <w:szCs w:val="24"/>
          </w:rPr>
          <w:delText>4</w:delText>
        </w:r>
      </w:del>
      <w:ins w:id="106" w:author="Unknown Author" w:date="2023-02-06T12:10:37Z">
        <w:r>
          <w:rPr>
            <w:rFonts w:eastAsia="Times New Roman" w:cs="Times New Roman"/>
            <w:b/>
            <w:iCs/>
            <w:color w:val="auto"/>
            <w:kern w:val="0"/>
            <w:sz w:val="24"/>
            <w:szCs w:val="24"/>
            <w:lang w:val="en-US" w:eastAsia="zh-CN" w:bidi="ar-SA"/>
          </w:rPr>
          <w:t>3</w:t>
        </w:r>
      </w:ins>
      <w:r>
        <w:rPr>
          <w:b/>
          <w:iCs/>
          <w:sz w:val="24"/>
          <w:szCs w:val="24"/>
        </w:rPr>
        <w:t>. Statistical analysis</w:t>
      </w:r>
    </w:p>
    <w:p>
      <w:pPr>
        <w:pStyle w:val="Normal"/>
        <w:spacing w:lineRule="auto" w:line="480"/>
        <w:ind w:firstLine="720"/>
        <w:rPr>
          <w:sz w:val="24"/>
          <w:szCs w:val="24"/>
        </w:rPr>
      </w:pPr>
      <w:r>
        <w:rPr>
          <w:sz w:val="24"/>
          <w:szCs w:val="24"/>
        </w:rPr>
        <w:t xml:space="preserve">Data processing and analysis </w:t>
      </w:r>
      <w:del w:id="107" w:author="Hansen, Everett" w:date="2023-01-17T17:17:00Z">
        <w:r>
          <w:rPr>
            <w:sz w:val="24"/>
            <w:szCs w:val="24"/>
          </w:rPr>
          <w:delText xml:space="preserve">was </w:delText>
        </w:r>
      </w:del>
      <w:del w:id="108" w:author="Shawn McMurtrey" w:date="2023-01-28T01:23:00Z">
        <w:r>
          <w:rPr>
            <w:sz w:val="24"/>
            <w:szCs w:val="24"/>
          </w:rPr>
          <w:delText>WERE</w:delText>
        </w:r>
      </w:del>
      <w:ins w:id="109" w:author="Hansen, Everett" w:date="2023-01-17T17:17:00Z">
        <w:r>
          <w:rPr>
            <w:sz w:val="24"/>
            <w:szCs w:val="24"/>
          </w:rPr>
          <w:t xml:space="preserve"> </w:t>
        </w:r>
      </w:ins>
      <w:ins w:id="110" w:author="Shawn McMurtrey" w:date="2023-01-28T01:23:00Z">
        <w:r>
          <w:rPr>
            <w:sz w:val="24"/>
            <w:szCs w:val="24"/>
          </w:rPr>
          <w:t xml:space="preserve">were </w:t>
        </w:r>
      </w:ins>
      <w:r>
        <w:rPr>
          <w:sz w:val="24"/>
          <w:szCs w:val="24"/>
        </w:rPr>
        <w:t>conducted in Microsoft Excel</w:t>
      </w:r>
      <w:r>
        <w:rPr/>
        <w:t xml:space="preserve"> </w:t>
      </w:r>
      <w:r>
        <w:rPr>
          <w:sz w:val="24"/>
          <w:szCs w:val="24"/>
        </w:rPr>
        <w:t xml:space="preserve">and Rstudio v. 1.4.1103 (Rstudio Team 2021). </w:t>
      </w:r>
      <w:del w:id="111" w:author="Unknown Author" w:date="2023-02-06T11:45:50Z">
        <w:r>
          <w:rPr>
            <w:sz w:val="24"/>
            <w:szCs w:val="24"/>
          </w:rPr>
          <w:delText xml:space="preserve">Over the course of this study, a total of ca. 1,900 trees with more than 7,500 measurements were recorded. For the final analysis, only data collected post thinning (1990-2020) was used. </w:delText>
        </w:r>
      </w:del>
      <w:r>
        <w:rPr>
          <w:sz w:val="24"/>
          <w:szCs w:val="24"/>
        </w:rPr>
        <w:t xml:space="preserve">The </w:t>
      </w:r>
      <w:ins w:id="112" w:author="Unknown Author" w:date="2023-02-06T11:44:49Z">
        <w:r>
          <w:rPr>
            <w:sz w:val="24"/>
            <w:szCs w:val="24"/>
          </w:rPr>
          <w:t xml:space="preserve">data used for this study </w:t>
        </w:r>
      </w:ins>
      <w:del w:id="113" w:author="Unknown Author" w:date="2023-02-06T11:44:57Z">
        <w:r>
          <w:rPr>
            <w:sz w:val="24"/>
            <w:szCs w:val="24"/>
          </w:rPr>
          <w:delText xml:space="preserve">reduced dataset </w:delText>
        </w:r>
      </w:del>
      <w:r>
        <w:rPr>
          <w:sz w:val="24"/>
          <w:szCs w:val="24"/>
        </w:rPr>
        <w:t xml:space="preserve">included ca. 1,100 </w:t>
      </w:r>
      <w:del w:id="114" w:author="Unknown Author" w:date="2023-02-06T12:06:11Z">
        <w:r>
          <w:rPr>
            <w:sz w:val="24"/>
            <w:szCs w:val="24"/>
          </w:rPr>
          <w:delText>different</w:delText>
        </w:r>
      </w:del>
      <w:r>
        <w:rPr>
          <w:sz w:val="24"/>
          <w:szCs w:val="24"/>
        </w:rPr>
        <w:t xml:space="preserve"> trees with approximately 4,100 measurements</w:t>
      </w:r>
      <w:ins w:id="115" w:author="Unknown Author" w:date="2023-02-06T11:45:01Z">
        <w:r>
          <w:rPr>
            <w:sz w:val="24"/>
            <w:szCs w:val="24"/>
          </w:rPr>
          <w:t xml:space="preserve"> taken after the implementation of thinning treatments</w:t>
        </w:r>
      </w:ins>
      <w:del w:id="116" w:author="Unknown Author" w:date="2023-02-06T11:46:08Z">
        <w:r>
          <w:rPr>
            <w:sz w:val="24"/>
            <w:szCs w:val="24"/>
          </w:rPr>
          <w:delText>. To reach this reduced dataset, data processing was conducted</w:delText>
        </w:r>
      </w:del>
      <w:r>
        <w:rPr>
          <w:sz w:val="24"/>
          <w:szCs w:val="24"/>
        </w:rPr>
        <w:t xml:space="preserve"> (Github repository: </w:t>
      </w:r>
      <w:hyperlink r:id="rId12">
        <w:r>
          <w:rPr>
            <w:rStyle w:val="InternetLink"/>
            <w:szCs w:val="24"/>
          </w:rPr>
          <w:t>https://github.com/mcmurtrs/Woods_Creek</w:t>
        </w:r>
      </w:hyperlink>
      <w:r>
        <w:rPr/>
        <w:t>).</w:t>
      </w:r>
    </w:p>
    <w:p>
      <w:pPr>
        <w:pStyle w:val="Normal"/>
        <w:tabs>
          <w:tab w:val="clear" w:pos="720"/>
          <w:tab w:val="left" w:pos="6390" w:leader="none"/>
        </w:tabs>
        <w:spacing w:lineRule="auto" w:line="480"/>
        <w:ind w:firstLine="720"/>
        <w:rPr>
          <w:bCs/>
          <w:iCs/>
          <w:sz w:val="24"/>
          <w:szCs w:val="24"/>
        </w:rPr>
      </w:pPr>
      <w:bookmarkStart w:id="6" w:name="move1177590791111111111111111111"/>
      <w:bookmarkEnd w:id="6"/>
      <w:r>
        <w:rPr>
          <w:bCs/>
          <w:iCs/>
          <w:sz w:val="24"/>
          <w:szCs w:val="24"/>
        </w:rPr>
        <w:t>A two-factor analysis of variance (ANOVA) was conducted to test the main effects of block and treatment on arcsine square root transformed cumulative proportional stand mortality caused by LRR. Cumulative proportional stand mortality was defined as the number of confirmed dead trees showing LRR symptoms over the total number of trees within the stand. These proportional values were arcsine square root transformed to conform to parametric assumptions of homoscedasticity and normality of the residuals. A multi-factor ANOVA was also used to test the effect of block and treatment (</w:t>
      </w:r>
      <w:r>
        <w:rPr>
          <w:sz w:val="24"/>
          <w:szCs w:val="24"/>
        </w:rPr>
        <w:t>a control treatment with no thinning, a lightly thinned treatment, and a heavily thinned treatment</w:t>
      </w:r>
      <w:r>
        <w:rPr>
          <w:bCs/>
          <w:iCs/>
          <w:sz w:val="24"/>
          <w:szCs w:val="24"/>
        </w:rPr>
        <w:t xml:space="preserve">) on mortality while using the relative stand presence of </w:t>
      </w:r>
      <w:r>
        <w:rPr>
          <w:bCs/>
          <w:i/>
          <w:sz w:val="24"/>
          <w:szCs w:val="24"/>
        </w:rPr>
        <w:t>C. sulphurascens</w:t>
      </w:r>
      <w:r>
        <w:rPr>
          <w:bCs/>
          <w:iCs/>
          <w:sz w:val="24"/>
          <w:szCs w:val="24"/>
        </w:rPr>
        <w:t>, which was determined based upon the number of plots with LRR</w:t>
      </w:r>
      <w:r>
        <w:rPr>
          <w:bCs/>
          <w:i/>
          <w:sz w:val="24"/>
          <w:szCs w:val="24"/>
        </w:rPr>
        <w:t xml:space="preserve">. </w:t>
      </w:r>
      <w:r>
        <w:rPr>
          <w:bCs/>
          <w:iCs/>
          <w:sz w:val="24"/>
          <w:szCs w:val="24"/>
        </w:rPr>
        <w:t>Two-factor ANOVAs were also conducted to test the main effects of block and treatment on initial, and final basal area, and mean annual basal area increment.</w:t>
      </w:r>
    </w:p>
    <w:p>
      <w:pPr>
        <w:pStyle w:val="Normal"/>
        <w:tabs>
          <w:tab w:val="clear" w:pos="720"/>
          <w:tab w:val="left" w:pos="6390" w:leader="none"/>
        </w:tabs>
        <w:spacing w:lineRule="auto" w:line="480"/>
        <w:ind w:firstLine="720"/>
        <w:rPr>
          <w:bCs/>
          <w:iCs/>
          <w:sz w:val="24"/>
          <w:szCs w:val="24"/>
        </w:rPr>
      </w:pPr>
      <w:r>
        <w:rPr>
          <w:bCs/>
          <w:iCs/>
          <w:sz w:val="24"/>
          <w:szCs w:val="24"/>
        </w:rPr>
        <w:t xml:space="preserve">All statistical analysis and data visualization was conducted in R v. 4.1.1 using the </w:t>
      </w:r>
      <w:r>
        <w:rPr>
          <w:bCs/>
          <w:iCs/>
          <w:sz w:val="24"/>
          <w:szCs w:val="24"/>
          <w:highlight w:val="white"/>
        </w:rPr>
        <w:t>packages</w:t>
      </w:r>
      <w:r>
        <w:rPr>
          <w:bCs/>
          <w:iCs/>
          <w:sz w:val="24"/>
          <w:szCs w:val="24"/>
        </w:rPr>
        <w:t xml:space="preserve"> stats (R Core Team 2021), tidyverse (Wickham 2017), and ggplot2 (</w:t>
      </w:r>
      <w:r>
        <w:rPr>
          <w:bCs/>
          <w:iCs/>
          <w:color w:val="000000"/>
          <w:sz w:val="24"/>
          <w:szCs w:val="24"/>
          <w:shd w:fill="FFFFFF" w:val="clear"/>
        </w:rPr>
        <w:t>Wickham 2009).</w:t>
      </w:r>
      <w:r>
        <w:rPr>
          <w:bCs/>
          <w:iCs/>
          <w:color w:val="000000"/>
          <w:sz w:val="24"/>
          <w:szCs w:val="24"/>
          <w:highlight w:val="white"/>
          <w:shd w:fill="FFFFFF" w:val="clear"/>
        </w:rPr>
        <w:t xml:space="preserve"> </w:t>
      </w:r>
      <w:bookmarkStart w:id="7" w:name="move117760322"/>
      <w:r>
        <w:rPr>
          <w:bCs/>
          <w:iCs/>
          <w:color w:val="000000"/>
          <w:sz w:val="24"/>
          <w:szCs w:val="24"/>
          <w:highlight w:val="white"/>
          <w:shd w:fill="FFFFFF" w:val="clear"/>
        </w:rPr>
        <w:t xml:space="preserve">The significance was assessed at </w:t>
      </w:r>
      <w:r>
        <w:rPr>
          <w:bCs/>
          <w:iCs/>
          <w:color w:val="000000"/>
          <w:sz w:val="24"/>
          <w:szCs w:val="24"/>
          <w:shd w:fill="FFFFFF" w:val="clear"/>
        </w:rPr>
        <w:t>α = 0.05.</w:t>
      </w:r>
      <w:bookmarkEnd w:id="7"/>
      <w:r>
        <w:rPr>
          <w:bCs/>
          <w:iCs/>
          <w:color w:val="000000"/>
          <w:sz w:val="24"/>
          <w:szCs w:val="24"/>
          <w:shd w:fill="FFFFFF" w:val="clear"/>
        </w:rPr>
        <w:t xml:space="preserve"> Assumptions of normality and homoscedasticity were assessed using diagnostic plots of residuals and fitted values as well as Q-Q normality plots (Schützenmeister et al. 2012, Atkinson 1981, Atkinson 1985) as sample sizes were too small for formal tests of these assumptions.</w:t>
      </w:r>
    </w:p>
    <w:p>
      <w:pPr>
        <w:pStyle w:val="Normal"/>
        <w:tabs>
          <w:tab w:val="clear" w:pos="720"/>
          <w:tab w:val="left" w:pos="6390" w:leader="none"/>
        </w:tabs>
        <w:spacing w:lineRule="auto" w:line="480"/>
        <w:ind w:firstLine="720"/>
        <w:rPr>
          <w:color w:val="000000"/>
          <w:highlight w:val="white"/>
          <w:shd w:fill="FFFFFF" w:val="clear"/>
        </w:rPr>
      </w:pPr>
      <w:r>
        <w:rPr>
          <w:color w:val="000000"/>
          <w:highlight w:val="white"/>
          <w:shd w:fill="FFFFFF" w:val="clear"/>
        </w:rPr>
      </w:r>
    </w:p>
    <w:p>
      <w:pPr>
        <w:pStyle w:val="Normal"/>
        <w:spacing w:lineRule="auto" w:line="480"/>
        <w:rPr>
          <w:b/>
          <w:b/>
          <w:bCs/>
        </w:rPr>
      </w:pPr>
      <w:r>
        <w:rPr>
          <w:b/>
          <w:bCs/>
          <w:sz w:val="24"/>
          <w:szCs w:val="24"/>
        </w:rPr>
        <w:t>2</w:t>
      </w:r>
      <w:r>
        <w:rPr>
          <w:b/>
          <w:bCs/>
          <w:iCs/>
          <w:sz w:val="24"/>
          <w:szCs w:val="24"/>
        </w:rPr>
        <w:t>.1.</w:t>
      </w:r>
      <w:ins w:id="117" w:author="Unknown Author" w:date="2023-02-06T12:10:41Z">
        <w:r>
          <w:rPr>
            <w:b/>
            <w:bCs/>
            <w:iCs/>
            <w:sz w:val="24"/>
            <w:szCs w:val="24"/>
          </w:rPr>
          <w:t>4</w:t>
        </w:r>
      </w:ins>
      <w:del w:id="118" w:author="Unknown Author" w:date="2023-02-06T12:10:41Z">
        <w:r>
          <w:rPr>
            <w:b/>
            <w:bCs/>
            <w:iCs/>
            <w:sz w:val="24"/>
            <w:szCs w:val="24"/>
          </w:rPr>
          <w:delText>6</w:delText>
        </w:r>
      </w:del>
      <w:r>
        <w:rPr>
          <w:b/>
          <w:bCs/>
          <w:iCs/>
          <w:sz w:val="24"/>
          <w:szCs w:val="24"/>
        </w:rPr>
        <w:t>. Forest Vegetation Simulator</w:t>
      </w:r>
    </w:p>
    <w:p>
      <w:pPr>
        <w:pStyle w:val="Normal"/>
        <w:spacing w:lineRule="auto" w:line="480"/>
        <w:ind w:firstLine="720"/>
        <w:rPr>
          <w:bCs/>
          <w:iCs/>
          <w:sz w:val="24"/>
          <w:szCs w:val="24"/>
        </w:rPr>
      </w:pPr>
      <w:r>
        <w:rPr>
          <w:bCs/>
          <w:iCs/>
          <w:sz w:val="24"/>
          <w:szCs w:val="24"/>
        </w:rPr>
        <w:t xml:space="preserve">For the FVS analysis, two comparisons were made; the first comparison involved the observed data from 1990, compared to a default run in FVS. The second contrast included a comparison of the observed data from 1990, with the WRDM extension using default parameters. Individual stand files were each run within FVS v. 3261, RV: 2020.10.10, through the graphical user interface. </w:t>
      </w:r>
      <w:ins w:id="119" w:author="Unknown Author" w:date="2023-02-06T12:06:44Z">
        <w:r>
          <w:rPr>
            <w:bCs/>
            <w:iCs/>
            <w:sz w:val="24"/>
            <w:szCs w:val="24"/>
          </w:rPr>
          <w:t xml:space="preserve">In total, 15 stand files were analyzed, including </w:t>
        </w:r>
      </w:ins>
      <w:del w:id="120" w:author="Unknown Author" w:date="2023-02-06T12:06:59Z">
        <w:r>
          <w:rPr>
            <w:bCs/>
            <w:iCs/>
            <w:sz w:val="24"/>
            <w:szCs w:val="24"/>
          </w:rPr>
          <w:delText xml:space="preserve">The stand files included </w:delText>
        </w:r>
      </w:del>
      <w:r>
        <w:rPr>
          <w:bCs/>
          <w:iCs/>
          <w:sz w:val="24"/>
          <w:szCs w:val="24"/>
        </w:rPr>
        <w:t>five for the control stands, five for lightly thinned stands, and five for the heavily thinned stands. The individual tree data for the five subplots for each stand were included in each of the 15 stand files. The variant used for all modeled runs was the Pacific Northwest Coast (PN) variant. Excel workbook files were formatted for FVS. Underlying data errors were initially checked in FVS using the “stand summary data’’ option. The comparison of the modeled data with the collected data was conducted using the stand mean for the five control stands, five lightly thinned stands, and five thinned stands. For the observed data the standard basal area calculation was used to calculate basal area. Thirty simulations were made using FVS and WRDM for the final analysis. All input data files, output data files, and log files can be found at the Github repository previously mentioned.</w:t>
      </w:r>
    </w:p>
    <w:p>
      <w:pPr>
        <w:pStyle w:val="Normal"/>
        <w:spacing w:lineRule="auto" w:line="480"/>
        <w:ind w:firstLine="720"/>
        <w:rPr/>
      </w:pPr>
      <w:r>
        <w:rPr>
          <w:iCs/>
          <w:sz w:val="24"/>
          <w:szCs w:val="24"/>
          <w:highlight w:val="white"/>
        </w:rPr>
        <w:t xml:space="preserve">For reproducibility purposes, the following parameters were used within the WRDM to represent the Woods Creek data.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 xml:space="preserve">total root disease area. Number of root disease centers was set to the default value of 20.  The keyword RRINIT with the default values of 50% of infected trees in disease centers and 50% uninfected trees in disease centers was used instead of RRTREIN with damage codes because there were no stem maps or geographical information available for the trees within the plots for the Woods Creek dataset. As a result, we were unable to know which trees to code as “1” within RRTREIN (for trees located within “30 feet [9.1 m] of a tree with a deteriorating crown or killed by root disease”) (David 2018). </w:t>
      </w:r>
      <w:r>
        <w:rPr>
          <w:sz w:val="24"/>
          <w:szCs w:val="24"/>
        </w:rPr>
        <w:t>Level of root system infected was set at the default value of 10% (David 2018).</w:t>
      </w:r>
      <w:r>
        <w:rPr>
          <w:sz w:val="24"/>
          <w:szCs w:val="24"/>
          <w:highlight w:val="white"/>
        </w:rPr>
        <w:t xml:space="preserve"> Default parameters were used for bark beetle presence considering that the Douglas-fir beetle (</w:t>
      </w:r>
      <w:r>
        <w:rPr>
          <w:i/>
          <w:sz w:val="24"/>
          <w:szCs w:val="24"/>
          <w:highlight w:val="white"/>
        </w:rPr>
        <w:t>Dendroctonus pseudotsugae</w:t>
      </w:r>
      <w:r>
        <w:rPr>
          <w:sz w:val="24"/>
          <w:szCs w:val="24"/>
          <w:highlight w:val="white"/>
        </w:rPr>
        <w:t xml:space="preserve"> Hopkins) occurs throughout the range of </w:t>
      </w:r>
      <w:r>
        <w:rPr>
          <w:sz w:val="24"/>
          <w:szCs w:val="24"/>
        </w:rPr>
        <w:t>Douglas-fir</w:t>
      </w:r>
      <w:r>
        <w:rPr>
          <w:i/>
          <w:sz w:val="24"/>
          <w:szCs w:val="24"/>
        </w:rPr>
        <w:t xml:space="preserve"> </w:t>
      </w:r>
      <w:r>
        <w:rPr>
          <w:sz w:val="24"/>
          <w:szCs w:val="24"/>
        </w:rPr>
        <w:t>(Furniss and Kegley 2014).</w:t>
      </w:r>
      <w:r>
        <w:rPr>
          <w:i/>
          <w:sz w:val="24"/>
          <w:szCs w:val="24"/>
        </w:rPr>
        <w:t xml:space="preserve"> </w:t>
      </w:r>
    </w:p>
    <w:p>
      <w:pPr>
        <w:pStyle w:val="Normal"/>
        <w:spacing w:lineRule="auto" w:line="480"/>
        <w:rPr>
          <w:sz w:val="24"/>
          <w:szCs w:val="24"/>
        </w:rPr>
      </w:pPr>
      <w:r>
        <w:rPr>
          <w:sz w:val="24"/>
          <w:szCs w:val="24"/>
        </w:rPr>
      </w:r>
    </w:p>
    <w:p>
      <w:pPr>
        <w:pStyle w:val="Normal"/>
        <w:spacing w:lineRule="auto" w:line="480"/>
        <w:rPr/>
      </w:pPr>
      <w:r>
        <w:rPr>
          <w:b/>
          <w:sz w:val="24"/>
          <w:szCs w:val="24"/>
        </w:rPr>
        <w:t xml:space="preserve">2.2. Apiary hardwood rotation study </w:t>
      </w:r>
    </w:p>
    <w:p>
      <w:pPr>
        <w:pStyle w:val="Normal"/>
        <w:spacing w:lineRule="auto" w:line="480"/>
        <w:rPr>
          <w:b/>
          <w:b/>
          <w:sz w:val="24"/>
          <w:szCs w:val="24"/>
        </w:rPr>
      </w:pPr>
      <w:r>
        <w:rPr>
          <w:b/>
          <w:sz w:val="24"/>
          <w:szCs w:val="24"/>
        </w:rPr>
        <w:t>2.2.1. Study area</w:t>
      </w:r>
    </w:p>
    <w:p>
      <w:pPr>
        <w:pStyle w:val="Heading1"/>
        <w:shd w:val="clear" w:color="auto" w:fill="FFFFFF"/>
        <w:spacing w:lineRule="auto" w:line="480" w:before="280" w:after="280"/>
        <w:ind w:firstLine="720"/>
        <w:textAlignment w:val="baseline"/>
        <w:rPr>
          <w:b w:val="false"/>
          <w:b w:val="false"/>
          <w:bCs w:val="false"/>
          <w:color w:val="202124"/>
        </w:rPr>
      </w:pPr>
      <w:r>
        <w:rPr>
          <w:b w:val="false"/>
          <w:bCs w:val="false"/>
          <w:sz w:val="24"/>
          <w:szCs w:val="24"/>
        </w:rPr>
        <w:t>The Apiary study area was privately owned forest land in the Oregon coast range near the town of Apiary in NW Oregon, USA (46°00’07.2”N 123°04’47.1”W) (Fig. 2). The stand was situated on a 15% northeast aspect slope with a mean elevation of 335 m. This stand was selected due to the high incidence of LRR (Thies and Westlind 2005). Prior to this study, the site was predominantly Douglas-fir established by natural regeneration. There were also scattered western hemlock, western red cedar, choke cherry, and red alder trees within the stand (Thies and Westlind 2005). Mean annual precipitation ranged from 150-160 cm. Mean annual temperature ranged from 4-10°C (PRISM Climate Group, Oregon State University 2018). The soil is a Bacona silt loam with a surface layer of dark brown silt loam (Thies and Westlind 2005, Langridge 1987).</w:t>
      </w:r>
    </w:p>
    <w:p>
      <w:pPr>
        <w:pStyle w:val="Normal"/>
        <w:spacing w:lineRule="auto" w:line="480"/>
        <w:ind w:firstLine="720"/>
        <w:rPr>
          <w:sz w:val="24"/>
          <w:szCs w:val="24"/>
        </w:rPr>
      </w:pPr>
      <w:r>
        <w:rPr>
          <w:sz w:val="24"/>
          <w:szCs w:val="24"/>
        </w:rPr>
        <w:t xml:space="preserve">In March of 1973, the trial </w:t>
      </w:r>
      <w:r>
        <w:rPr>
          <w:rFonts w:eastAsia="NSimSun"/>
          <w:kern w:val="2"/>
          <w:sz w:val="24"/>
          <w:szCs w:val="24"/>
          <w:lang w:bidi="hi-IN"/>
        </w:rPr>
        <w:t>area</w:t>
      </w:r>
      <w:r>
        <w:rPr>
          <w:sz w:val="24"/>
          <w:szCs w:val="24"/>
        </w:rPr>
        <w:t xml:space="preserve"> was delimited by establishing a grid of stakes at ca. 2 chain intervals (ca. 40 m) running NE-SW and S</w:t>
      </w:r>
      <w:r>
        <w:rPr>
          <w:rFonts w:eastAsia="NSimSun"/>
          <w:kern w:val="2"/>
          <w:sz w:val="24"/>
          <w:szCs w:val="24"/>
          <w:lang w:bidi="hi-IN"/>
        </w:rPr>
        <w:t xml:space="preserve">E-NW. </w:t>
      </w:r>
      <w:r>
        <w:rPr>
          <w:sz w:val="24"/>
          <w:szCs w:val="24"/>
        </w:rPr>
        <w:t xml:space="preserve">Each block in the grid was surveyed for evidence of laminated root rot, with each stump, log, or tree showing signs or symptoms recorded along with its diameter, </w:t>
      </w:r>
      <w:r>
        <w:rPr>
          <w:rFonts w:eastAsia="NSimSun"/>
          <w:kern w:val="2"/>
          <w:sz w:val="24"/>
          <w:szCs w:val="24"/>
          <w:lang w:bidi="hi-IN"/>
        </w:rPr>
        <w:t>location relative to chain grid,</w:t>
      </w:r>
      <w:r>
        <w:rPr>
          <w:sz w:val="24"/>
          <w:szCs w:val="24"/>
        </w:rPr>
        <w:t xml:space="preserve"> and approximate date of </w:t>
      </w:r>
      <w:r>
        <w:rPr>
          <w:rFonts w:eastAsia="NSimSun"/>
          <w:kern w:val="2"/>
          <w:sz w:val="24"/>
          <w:szCs w:val="24"/>
          <w:lang w:bidi="hi-IN"/>
        </w:rPr>
        <w:t>mortality</w:t>
      </w:r>
      <w:r>
        <w:rPr>
          <w:sz w:val="24"/>
          <w:szCs w:val="24"/>
        </w:rPr>
        <w:t xml:space="preserve">. Signs and symptoms included </w:t>
      </w:r>
      <w:r>
        <w:rPr>
          <w:rFonts w:eastAsia="NSimSun"/>
          <w:kern w:val="2"/>
          <w:sz w:val="24"/>
          <w:szCs w:val="24"/>
          <w:lang w:bidi="hi-IN"/>
        </w:rPr>
        <w:t>crescent-shaped decay pockets extending from bole to roots</w:t>
      </w:r>
      <w:r>
        <w:rPr>
          <w:sz w:val="24"/>
          <w:szCs w:val="24"/>
        </w:rPr>
        <w:t xml:space="preserve">, ring lamination, and presence of setal hyphae (Hansen 1979). The site was clear cut in the autumn of 1973, at which point cut stumps were resurveyed for LRR as described above. </w:t>
      </w:r>
      <w:r>
        <w:rPr>
          <w:rFonts w:eastAsia="NSimSun"/>
          <w:kern w:val="2"/>
          <w:sz w:val="24"/>
          <w:szCs w:val="24"/>
          <w:lang w:bidi="hi-IN"/>
        </w:rPr>
        <w:t>S</w:t>
      </w:r>
      <w:r>
        <w:rPr>
          <w:sz w:val="24"/>
          <w:szCs w:val="24"/>
        </w:rPr>
        <w:t xml:space="preserve">lash </w:t>
      </w:r>
      <w:r>
        <w:rPr>
          <w:rFonts w:eastAsia="NSimSun"/>
          <w:kern w:val="2"/>
          <w:sz w:val="24"/>
          <w:szCs w:val="24"/>
          <w:lang w:bidi="hi-IN"/>
        </w:rPr>
        <w:t xml:space="preserve">was broadcast burned in </w:t>
      </w:r>
      <w:r>
        <w:rPr>
          <w:sz w:val="24"/>
          <w:szCs w:val="24"/>
        </w:rPr>
        <w:t xml:space="preserve">the spring of 1974.  </w:t>
      </w:r>
    </w:p>
    <w:p>
      <w:pPr>
        <w:pStyle w:val="Normal"/>
        <w:spacing w:lineRule="auto" w:line="480"/>
        <w:ind w:firstLine="720"/>
        <w:rPr>
          <w:sz w:val="24"/>
          <w:szCs w:val="24"/>
        </w:rPr>
      </w:pPr>
      <w:r>
        <w:rPr>
          <w:sz w:val="24"/>
          <w:szCs w:val="24"/>
        </w:rPr>
      </w:r>
    </w:p>
    <w:p>
      <w:pPr>
        <w:pStyle w:val="Normal"/>
        <w:spacing w:lineRule="auto" w:line="480"/>
        <w:rPr>
          <w:b/>
          <w:b/>
          <w:bCs/>
          <w:sz w:val="24"/>
          <w:szCs w:val="24"/>
        </w:rPr>
      </w:pPr>
      <w:r>
        <w:rPr>
          <w:b/>
          <w:bCs/>
          <w:sz w:val="24"/>
          <w:szCs w:val="24"/>
        </w:rPr>
        <w:t>2.2.2. Experimental design and data collection</w:t>
      </w:r>
    </w:p>
    <w:p>
      <w:pPr>
        <w:pStyle w:val="Normal"/>
        <w:spacing w:lineRule="auto" w:line="480"/>
        <w:ind w:firstLine="720"/>
        <w:rPr>
          <w:sz w:val="24"/>
          <w:szCs w:val="24"/>
        </w:rPr>
      </w:pPr>
      <w:r>
        <w:rPr>
          <w:sz w:val="24"/>
          <w:szCs w:val="24"/>
        </w:rPr>
        <w:t xml:space="preserve">The experimental design was a randomized complete block design with five blocks. Five treatments were randomly assigned </w:t>
      </w:r>
      <w:ins w:id="121" w:author="Unknown Author" w:date="2023-02-06T11:47:42Z">
        <w:r>
          <w:rPr>
            <w:sz w:val="24"/>
            <w:szCs w:val="24"/>
          </w:rPr>
          <w:t xml:space="preserve">to </w:t>
        </w:r>
      </w:ins>
      <w:r>
        <w:rPr>
          <w:sz w:val="24"/>
          <w:szCs w:val="24"/>
        </w:rPr>
        <w:t xml:space="preserve">blocks, with each treatment by block combination occurring five times. </w:t>
      </w:r>
      <w:del w:id="122" w:author="Unknown Author" w:date="2023-02-06T11:47:52Z">
        <w:r>
          <w:rPr>
            <w:rFonts w:eastAsia="NSimSun"/>
            <w:kern w:val="2"/>
            <w:sz w:val="24"/>
            <w:szCs w:val="24"/>
            <w:lang w:bidi="hi-IN"/>
          </w:rPr>
          <w:delText>Five</w:delText>
        </w:r>
      </w:del>
      <w:del w:id="123" w:author="Unknown Author" w:date="2023-02-06T11:47:52Z">
        <w:r>
          <w:rPr>
            <w:sz w:val="24"/>
            <w:szCs w:val="24"/>
          </w:rPr>
          <w:delText xml:space="preserve"> treatments were randomly assigned to plots in each </w:delText>
        </w:r>
      </w:del>
      <w:del w:id="124" w:author="Unknown Author" w:date="2023-02-06T11:47:52Z">
        <w:r>
          <w:rPr>
            <w:rFonts w:eastAsia="NSimSun"/>
            <w:kern w:val="2"/>
            <w:sz w:val="24"/>
            <w:szCs w:val="24"/>
            <w:lang w:bidi="hi-IN"/>
          </w:rPr>
          <w:delText>block</w:delText>
        </w:r>
      </w:del>
      <w:del w:id="125" w:author="Unknown Author" w:date="2023-02-06T11:47:52Z">
        <w:r>
          <w:rPr>
            <w:sz w:val="24"/>
            <w:szCs w:val="24"/>
          </w:rPr>
          <w:delText xml:space="preserve">. </w:delText>
        </w:r>
      </w:del>
      <w:r>
        <w:rPr>
          <w:sz w:val="24"/>
          <w:szCs w:val="24"/>
        </w:rPr>
        <w:t xml:space="preserve">The treatments consisted of: </w:t>
      </w:r>
      <w:r>
        <w:rPr>
          <w:rFonts w:eastAsia="NSimSun"/>
          <w:kern w:val="2"/>
          <w:sz w:val="24"/>
          <w:szCs w:val="24"/>
          <w:lang w:bidi="hi-IN"/>
        </w:rPr>
        <w:t xml:space="preserve">A) 12-year rotation of red alder followed by Douglas-fir; B) 12-year rotation of cottonwood followed by Douglas-fir; C) </w:t>
      </w:r>
      <w:ins w:id="126" w:author="Unknown Author" w:date="2023-02-06T12:07:27Z">
        <w:r>
          <w:rPr>
            <w:rFonts w:eastAsia="NSimSun"/>
            <w:kern w:val="2"/>
            <w:sz w:val="24"/>
            <w:szCs w:val="24"/>
            <w:lang w:bidi="hi-IN"/>
          </w:rPr>
          <w:t xml:space="preserve">immediate replanting of </w:t>
        </w:r>
      </w:ins>
      <w:r>
        <w:rPr>
          <w:rFonts w:eastAsia="NSimSun"/>
          <w:kern w:val="2"/>
          <w:sz w:val="24"/>
          <w:szCs w:val="24"/>
          <w:lang w:bidi="hi-IN"/>
        </w:rPr>
        <w:t xml:space="preserve">Douglas-fir; D) 25-year red alder followed by Douglas-fir; and E) 25-year cottonwood followed by Douglas-fir. Within each experimental unit five circular 0.02 ha fixed radius plots were established. Each plot was selected to include the maximum number of </w:t>
      </w:r>
      <w:r>
        <w:rPr>
          <w:rFonts w:eastAsia="NSimSun"/>
          <w:i/>
          <w:iCs/>
          <w:kern w:val="2"/>
          <w:sz w:val="24"/>
          <w:szCs w:val="24"/>
          <w:lang w:bidi="hi-IN"/>
        </w:rPr>
        <w:t>C. sulphurascens</w:t>
      </w:r>
      <w:r>
        <w:rPr>
          <w:rFonts w:eastAsia="NSimSun"/>
          <w:kern w:val="2"/>
          <w:sz w:val="24"/>
          <w:szCs w:val="24"/>
          <w:lang w:bidi="hi-IN"/>
        </w:rPr>
        <w:t xml:space="preserve"> infected stumps while maintaining a 4.8 m buffer from the block boundary. </w:t>
      </w:r>
      <w:bookmarkStart w:id="8" w:name="move118450544"/>
      <w:r>
        <w:rPr>
          <w:rFonts w:eastAsia="NSimSun"/>
          <w:kern w:val="2"/>
          <w:sz w:val="24"/>
          <w:szCs w:val="24"/>
          <w:lang w:bidi="hi-IN"/>
        </w:rPr>
        <w:t>Plot centers were marked with metal stakes and mapped with reference to the chain grid and later using GPS (Fig. 2).</w:t>
      </w:r>
      <w:bookmarkEnd w:id="8"/>
      <w:r>
        <w:rPr>
          <w:sz w:val="24"/>
          <w:szCs w:val="24"/>
        </w:rPr>
        <w:t xml:space="preserve"> The study area was </w:t>
      </w:r>
      <w:r>
        <w:rPr>
          <w:rFonts w:eastAsia="NSimSun"/>
          <w:kern w:val="2"/>
          <w:sz w:val="24"/>
          <w:szCs w:val="24"/>
          <w:lang w:bidi="hi-IN"/>
        </w:rPr>
        <w:t xml:space="preserve">blocked </w:t>
      </w:r>
      <w:r>
        <w:rPr>
          <w:sz w:val="24"/>
          <w:szCs w:val="24"/>
        </w:rPr>
        <w:t xml:space="preserve">by incidence and distribution of </w:t>
      </w:r>
      <w:r>
        <w:rPr>
          <w:i/>
          <w:iCs/>
          <w:sz w:val="24"/>
          <w:szCs w:val="24"/>
        </w:rPr>
        <w:t xml:space="preserve">C. sulphurascens </w:t>
      </w:r>
      <w:r>
        <w:rPr>
          <w:sz w:val="24"/>
          <w:szCs w:val="24"/>
        </w:rPr>
        <w:t xml:space="preserve">and was not based upon site characteristics (Thies and Westlind 2005). </w:t>
      </w:r>
    </w:p>
    <w:p>
      <w:pPr>
        <w:pStyle w:val="Normal"/>
        <w:spacing w:lineRule="auto" w:line="480"/>
        <w:rPr>
          <w:sz w:val="24"/>
          <w:szCs w:val="24"/>
        </w:rPr>
      </w:pPr>
      <w:r>
        <w:rPr>
          <w:sz w:val="24"/>
          <w:szCs w:val="24"/>
        </w:rPr>
      </w:r>
    </w:p>
    <w:p>
      <w:pPr>
        <w:pStyle w:val="Normal"/>
        <w:spacing w:lineRule="auto" w:line="480"/>
        <w:rPr>
          <w:iCs/>
          <w:sz w:val="24"/>
          <w:szCs w:val="24"/>
        </w:rPr>
      </w:pPr>
      <w:r>
        <w:rPr>
          <w:iCs/>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399280"/>
            <wp:effectExtent l="0" t="0" r="0" b="0"/>
            <wp:wrapSquare wrapText="largest"/>
            <wp:docPr id="2" name="Image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A picture containing diagram&#10;&#10;Description automatically generated"/>
                    <pic:cNvPicPr>
                      <a:picLocks noChangeAspect="1" noChangeArrowheads="1"/>
                    </pic:cNvPicPr>
                  </pic:nvPicPr>
                  <pic:blipFill>
                    <a:blip r:embed="rId13"/>
                    <a:stretch>
                      <a:fillRect/>
                    </a:stretch>
                  </pic:blipFill>
                  <pic:spPr bwMode="auto">
                    <a:xfrm>
                      <a:off x="0" y="0"/>
                      <a:ext cx="5943600" cy="4399280"/>
                    </a:xfrm>
                    <a:prstGeom prst="rect">
                      <a:avLst/>
                    </a:prstGeom>
                  </pic:spPr>
                </pic:pic>
              </a:graphicData>
            </a:graphic>
          </wp:anchor>
        </w:drawing>
      </w:r>
    </w:p>
    <w:p>
      <w:pPr>
        <w:pStyle w:val="Normal"/>
        <w:spacing w:lineRule="auto" w:line="480"/>
        <w:rPr>
          <w:iCs/>
          <w:sz w:val="24"/>
          <w:szCs w:val="24"/>
        </w:rPr>
      </w:pPr>
      <w:r>
        <w:rPr>
          <w:b/>
          <w:iCs/>
          <w:sz w:val="24"/>
          <w:szCs w:val="24"/>
        </w:rPr>
        <w:t xml:space="preserve">Fig. 2. </w:t>
      </w:r>
      <w:r>
        <w:rPr>
          <w:iCs/>
          <w:sz w:val="24"/>
          <w:szCs w:val="24"/>
        </w:rPr>
        <w:t>Hardwood</w:t>
      </w:r>
      <w:r>
        <w:rPr/>
        <w:t xml:space="preserve"> </w:t>
      </w:r>
      <w:r>
        <w:rPr>
          <w:iCs/>
          <w:sz w:val="24"/>
          <w:szCs w:val="24"/>
        </w:rPr>
        <w:t>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with red alder and replanting with Douglas-fir; Yellow (E), 25-year rotation with western cottonwood and replanting with Douglas-fir. Black circles denote 8m fixed radius measurement subplots. Numbers denote blocks assigned by increasing incidence of LRR before 1973 clearcut.</w:t>
      </w:r>
    </w:p>
    <w:p>
      <w:pPr>
        <w:pStyle w:val="Normal"/>
        <w:spacing w:lineRule="auto" w:line="480"/>
        <w:ind w:firstLine="720"/>
        <w:rPr>
          <w:iCs/>
          <w:sz w:val="24"/>
          <w:szCs w:val="24"/>
          <w:del w:id="128" w:author="LeBoldus, Jared" w:date="2023-01-05T09:02:00Z"/>
        </w:rPr>
      </w:pPr>
      <w:r>
        <w:rPr>
          <w:sz w:val="24"/>
          <w:szCs w:val="24"/>
        </w:rPr>
        <w:t xml:space="preserve">In </w:t>
      </w:r>
      <w:r>
        <w:rPr>
          <w:rFonts w:eastAsia="NSimSun"/>
          <w:kern w:val="2"/>
          <w:sz w:val="24"/>
          <w:szCs w:val="24"/>
          <w:lang w:bidi="hi-IN"/>
        </w:rPr>
        <w:t>the fall of 1974 through spring 1975, all plots were planted at 2.4 m x 2.4 m spacing (1700 trees/ha, 34 trees/subplot) with 1-year old seedlings of the assigned species (Brown Seed Company, Vancouver, WA). Competing vegetation, defined as any plant that was not planted at the time of establishment was removed by mechanical thinning. For the first two years following initial establishment dead seedlings were replanted to maintain stocking levels. In the fall of 1986, the 12-year hardwood rotation plots (Treatments A and B) were harvested and in the spring of 1987 Douglas-fir was planted in those plots at 2.4 m x 2.4 m spacing. Hardwood resprouting was managed by mechanical thinning and herbicide treatment (3% “Crossbow” 2-4-D in diesel oil) in 1990 and again in 1992. In the fall of 1999 and spring of 2000, the 25-year hardwood plots were harvested, and Douglas-fir was again planted with 2.4 m x 2.4 m spacing, and replacement of initial mortality occurred. The site was clearcut in 2020 when the trees in the immediate Douglas-fir treatment were 45 years old, in the 12-year rotation treatment the trees were 33 years old, and in the 25-year rotation treatment the trees were 20 years old.</w:t>
      </w:r>
      <w:ins w:id="127" w:author="LeBoldus, Jared" w:date="2023-01-05T09:02:00Z">
        <w:r>
          <w:rPr>
            <w:rFonts w:eastAsia="NSimSun"/>
            <w:b/>
            <w:iCs/>
            <w:kern w:val="2"/>
            <w:sz w:val="24"/>
            <w:szCs w:val="24"/>
            <w:lang w:bidi="hi-IN"/>
          </w:rPr>
          <w:t xml:space="preserve"> </w:t>
        </w:r>
      </w:ins>
    </w:p>
    <w:p>
      <w:pPr>
        <w:pStyle w:val="Normal"/>
        <w:spacing w:lineRule="auto" w:line="480"/>
        <w:ind w:firstLine="720"/>
        <w:rPr>
          <w:iCs/>
          <w:sz w:val="24"/>
          <w:szCs w:val="24"/>
        </w:rPr>
      </w:pPr>
      <w:del w:id="129" w:author="Unknown Author" w:date="2023-02-06T09:13:39Z">
        <w:r>
          <w:rPr>
            <w:rFonts w:eastAsia="NSimSun"/>
            <w:kern w:val="2"/>
            <w:sz w:val="24"/>
            <w:szCs w:val="24"/>
            <w:lang w:bidi="hi-IN"/>
          </w:rPr>
          <w:delText>Tree</w:delText>
        </w:r>
      </w:del>
      <w:ins w:id="130" w:author="Unknown Author" w:date="2023-02-06T09:13:39Z">
        <w:r>
          <w:rPr>
            <w:rFonts w:eastAsia="NSimSun" w:cs="Times New Roman"/>
            <w:kern w:val="2"/>
            <w:sz w:val="24"/>
            <w:szCs w:val="24"/>
            <w:lang w:eastAsia="zh-CN" w:bidi="hi-IN"/>
          </w:rPr>
          <w:t>Douglas-fir</w:t>
        </w:r>
      </w:ins>
      <w:r>
        <w:rPr>
          <w:rFonts w:eastAsia="NSimSun"/>
          <w:kern w:val="2"/>
          <w:sz w:val="24"/>
          <w:szCs w:val="24"/>
          <w:lang w:bidi="hi-IN"/>
        </w:rPr>
        <w:t xml:space="preserve"> positions were mapped, diameters measured, and survival status, suppression, and root rot symptoms recorded multiple times: 1986 (</w:t>
      </w:r>
      <w:ins w:id="131" w:author="Unknown Author" w:date="2023-02-06T12:08:29Z">
        <w:r>
          <w:rPr>
            <w:rFonts w:eastAsia="NSimSun"/>
            <w:kern w:val="2"/>
            <w:sz w:val="24"/>
            <w:szCs w:val="24"/>
            <w:lang w:bidi="hi-IN"/>
          </w:rPr>
          <w:t>immediate Douglas-fir</w:t>
        </w:r>
      </w:ins>
      <w:del w:id="132" w:author="Unknown Author" w:date="2023-02-06T12:08:26Z">
        <w:r>
          <w:rPr>
            <w:rFonts w:eastAsia="NSimSun"/>
            <w:kern w:val="2"/>
            <w:sz w:val="24"/>
            <w:szCs w:val="24"/>
            <w:lang w:bidi="hi-IN"/>
          </w:rPr>
          <w:delText>DF</w:delText>
        </w:r>
      </w:del>
      <w:r>
        <w:rPr>
          <w:rFonts w:eastAsia="NSimSun"/>
          <w:kern w:val="2"/>
          <w:sz w:val="24"/>
          <w:szCs w:val="24"/>
          <w:lang w:bidi="hi-IN"/>
        </w:rPr>
        <w:t xml:space="preserve"> treatment); 1995 (</w:t>
      </w:r>
      <w:ins w:id="133" w:author="Unknown Author" w:date="2023-02-06T12:08:51Z">
        <w:r>
          <w:rPr>
            <w:rFonts w:eastAsia="NSimSun"/>
            <w:kern w:val="2"/>
            <w:sz w:val="24"/>
            <w:szCs w:val="24"/>
            <w:lang w:bidi="hi-IN"/>
          </w:rPr>
          <w:t>12-year red alder and 12-year cottonwo</w:t>
        </w:r>
      </w:ins>
      <w:ins w:id="134" w:author="Unknown Author" w:date="2023-02-06T12:09:00Z">
        <w:r>
          <w:rPr>
            <w:rFonts w:eastAsia="NSimSun"/>
            <w:kern w:val="2"/>
            <w:sz w:val="24"/>
            <w:szCs w:val="24"/>
            <w:lang w:bidi="hi-IN"/>
          </w:rPr>
          <w:t xml:space="preserve">od </w:t>
        </w:r>
      </w:ins>
      <w:del w:id="135" w:author="Unknown Author" w:date="2023-02-06T12:09:02Z">
        <w:r>
          <w:rPr>
            <w:rFonts w:eastAsia="NSimSun"/>
            <w:kern w:val="2"/>
            <w:sz w:val="24"/>
            <w:szCs w:val="24"/>
            <w:lang w:bidi="hi-IN"/>
          </w:rPr>
          <w:delText xml:space="preserve">RA12, CW12 </w:delText>
        </w:r>
      </w:del>
      <w:ins w:id="136" w:author="Unknown Author" w:date="2023-02-06T12:09:29Z">
        <w:r>
          <w:rPr>
            <w:rFonts w:eastAsia="NSimSun"/>
            <w:kern w:val="2"/>
            <w:sz w:val="24"/>
            <w:szCs w:val="24"/>
            <w:lang w:bidi="hi-IN"/>
          </w:rPr>
          <w:t xml:space="preserve"> rotation </w:t>
        </w:r>
      </w:ins>
      <w:r>
        <w:rPr>
          <w:rFonts w:eastAsia="NSimSun"/>
          <w:kern w:val="2"/>
          <w:sz w:val="24"/>
          <w:szCs w:val="24"/>
          <w:lang w:bidi="hi-IN"/>
        </w:rPr>
        <w:t>treatments); 2011 (all treatments); and 2020 (all treatments).</w:t>
      </w:r>
    </w:p>
    <w:p>
      <w:pPr>
        <w:pStyle w:val="Normal"/>
        <w:spacing w:lineRule="auto" w:line="480"/>
        <w:rPr>
          <w:b/>
          <w:b/>
          <w:iCs/>
          <w:sz w:val="24"/>
          <w:szCs w:val="24"/>
        </w:rPr>
      </w:pPr>
      <w:r>
        <w:rPr>
          <w:b/>
          <w:iCs/>
          <w:sz w:val="24"/>
          <w:szCs w:val="24"/>
        </w:rPr>
      </w:r>
    </w:p>
    <w:p>
      <w:pPr>
        <w:pStyle w:val="Normal"/>
        <w:spacing w:lineRule="auto" w:line="480"/>
        <w:rPr>
          <w:iCs/>
          <w:sz w:val="24"/>
          <w:szCs w:val="24"/>
        </w:rPr>
      </w:pPr>
      <w:bookmarkStart w:id="9" w:name="_Hlk119918541"/>
      <w:r>
        <w:rPr>
          <w:rFonts w:eastAsia="NSimSun"/>
          <w:b/>
          <w:bCs/>
          <w:iCs/>
          <w:kern w:val="2"/>
          <w:sz w:val="24"/>
          <w:szCs w:val="24"/>
          <w:lang w:bidi="hi-IN"/>
        </w:rPr>
        <w:t>2.2.</w:t>
      </w:r>
      <w:ins w:id="137" w:author="Unknown Author" w:date="2023-02-06T12:10:53Z">
        <w:r>
          <w:rPr>
            <w:rFonts w:eastAsia="NSimSun"/>
            <w:b/>
            <w:bCs/>
            <w:iCs/>
            <w:kern w:val="2"/>
            <w:sz w:val="24"/>
            <w:szCs w:val="24"/>
            <w:lang w:bidi="hi-IN"/>
          </w:rPr>
          <w:t>3</w:t>
        </w:r>
      </w:ins>
      <w:del w:id="138" w:author="Unknown Author" w:date="2023-02-06T12:10:53Z">
        <w:r>
          <w:rPr>
            <w:rFonts w:eastAsia="NSimSun"/>
            <w:b/>
            <w:bCs/>
            <w:iCs/>
            <w:kern w:val="2"/>
            <w:sz w:val="24"/>
            <w:szCs w:val="24"/>
            <w:lang w:bidi="hi-IN"/>
          </w:rPr>
          <w:delText>4</w:delText>
        </w:r>
      </w:del>
      <w:r>
        <w:rPr>
          <w:rFonts w:eastAsia="NSimSun"/>
          <w:b/>
          <w:bCs/>
          <w:iCs/>
          <w:kern w:val="2"/>
          <w:sz w:val="24"/>
          <w:szCs w:val="24"/>
          <w:lang w:bidi="hi-IN"/>
        </w:rPr>
        <w:t>. Statistical analysis</w:t>
      </w:r>
    </w:p>
    <w:p>
      <w:pPr>
        <w:pStyle w:val="Normal"/>
        <w:spacing w:lineRule="auto" w:line="480"/>
        <w:ind w:firstLine="720"/>
        <w:rPr>
          <w:iCs/>
          <w:sz w:val="24"/>
          <w:szCs w:val="24"/>
          <w:del w:id="140" w:author="Unknown Author" w:date="2023-01-06T13:39:00Z"/>
        </w:rPr>
      </w:pPr>
      <w:r>
        <w:rPr>
          <w:iCs/>
          <w:sz w:val="24"/>
          <w:szCs w:val="24"/>
        </w:rPr>
        <w:t xml:space="preserve">Douglas-fir replanting was staggered for the different treatments, </w:t>
      </w:r>
      <w:ins w:id="139" w:author="Unknown Author" w:date="2023-02-06T09:14:28Z">
        <w:r>
          <w:rPr>
            <w:iCs/>
            <w:sz w:val="24"/>
            <w:szCs w:val="24"/>
          </w:rPr>
          <w:t xml:space="preserve">and </w:t>
        </w:r>
      </w:ins>
      <w:r>
        <w:rPr>
          <w:iCs/>
          <w:sz w:val="24"/>
          <w:szCs w:val="24"/>
        </w:rPr>
        <w:t>stand measurements did not occur at consistent ages across all treatments. For these reasons, the measurements were combined into three stand age categories: early, middle, and late (Table 1). The slopes (annual proportion mortality and annual basal area increment) across the time periods were used as response variables in the statistical analysis of growth and mortality. Additionally, mortality was further divided by suspected cause: unknown/other, laminated root rot, and suppression. Annual rates of these cause-specific mortalities were also used as dependent variables in the statistical analysis.</w:t>
      </w:r>
    </w:p>
    <w:p>
      <w:pPr>
        <w:pStyle w:val="Normal"/>
        <w:spacing w:lineRule="auto" w:line="480"/>
        <w:ind w:firstLine="720"/>
        <w:rPr>
          <w:iCs/>
          <w:sz w:val="24"/>
          <w:szCs w:val="24"/>
        </w:rPr>
      </w:pPr>
      <w:r>
        <w:rPr>
          <w:iCs/>
          <w:sz w:val="24"/>
          <w:szCs w:val="24"/>
        </w:rPr>
      </w:r>
    </w:p>
    <w:tbl>
      <w:tblPr>
        <w:tblStyle w:val="TableGrid"/>
        <w:tblW w:w="57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80"/>
        <w:gridCol w:w="1080"/>
        <w:gridCol w:w="1261"/>
        <w:gridCol w:w="1438"/>
      </w:tblGrid>
      <w:tr>
        <w:trPr/>
        <w:tc>
          <w:tcPr>
            <w:tcW w:w="1980" w:type="dxa"/>
            <w:tcBorders/>
          </w:tcPr>
          <w:p>
            <w:pPr>
              <w:pStyle w:val="Normal"/>
              <w:widowControl w:val="false"/>
              <w:suppressAutoHyphens w:val="true"/>
              <w:spacing w:before="0" w:after="0"/>
              <w:jc w:val="center"/>
              <w:rPr>
                <w:b/>
                <w:b/>
                <w:bCs/>
                <w:sz w:val="24"/>
                <w:szCs w:val="24"/>
              </w:rPr>
            </w:pPr>
            <w:r>
              <w:rPr>
                <w:b/>
                <w:bCs/>
                <w:sz w:val="24"/>
                <w:szCs w:val="24"/>
              </w:rPr>
            </w:r>
          </w:p>
        </w:tc>
        <w:tc>
          <w:tcPr>
            <w:tcW w:w="3779" w:type="dxa"/>
            <w:gridSpan w:val="3"/>
            <w:tcBorders/>
          </w:tcPr>
          <w:p>
            <w:pPr>
              <w:pStyle w:val="Normal"/>
              <w:widowControl w:val="false"/>
              <w:suppressAutoHyphens w:val="true"/>
              <w:spacing w:before="0" w:after="0"/>
              <w:jc w:val="center"/>
              <w:rPr>
                <w:b/>
                <w:b/>
                <w:bCs/>
                <w:sz w:val="24"/>
                <w:szCs w:val="24"/>
              </w:rPr>
            </w:pPr>
            <w:r>
              <w:rPr>
                <w:b/>
                <w:bCs/>
                <w:kern w:val="0"/>
                <w:sz w:val="24"/>
                <w:szCs w:val="24"/>
                <w:lang w:val="en-US" w:bidi="ar-SA"/>
              </w:rPr>
              <w:t>Period</w:t>
            </w:r>
          </w:p>
        </w:tc>
      </w:tr>
      <w:tr>
        <w:trPr>
          <w:trHeight w:val="377" w:hRule="atLeast"/>
        </w:trPr>
        <w:tc>
          <w:tcPr>
            <w:tcW w:w="1980"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Treatment</w:t>
            </w:r>
          </w:p>
        </w:tc>
        <w:tc>
          <w:tcPr>
            <w:tcW w:w="1080"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Early</w:t>
            </w:r>
          </w:p>
        </w:tc>
        <w:tc>
          <w:tcPr>
            <w:tcW w:w="1261"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Middle</w:t>
            </w:r>
          </w:p>
        </w:tc>
        <w:tc>
          <w:tcPr>
            <w:tcW w:w="1438"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Late</w:t>
            </w:r>
          </w:p>
        </w:tc>
      </w:tr>
      <w:tr>
        <w:trPr/>
        <w:tc>
          <w:tcPr>
            <w:tcW w:w="198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RA12, CW12</w:t>
            </w:r>
          </w:p>
        </w:tc>
        <w:tc>
          <w:tcPr>
            <w:tcW w:w="108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8-24</w:t>
            </w:r>
          </w:p>
        </w:tc>
        <w:tc>
          <w:tcPr>
            <w:tcW w:w="126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8-33</w:t>
            </w:r>
          </w:p>
        </w:tc>
        <w:tc>
          <w:tcPr>
            <w:tcW w:w="1438"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DF</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c>
          <w:tcPr>
            <w:tcW w:w="126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12-36</w:t>
            </w:r>
          </w:p>
        </w:tc>
        <w:tc>
          <w:tcPr>
            <w:tcW w:w="1438"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36-45</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RA25, CW25</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11-20</w:t>
            </w:r>
          </w:p>
        </w:tc>
        <w:tc>
          <w:tcPr>
            <w:tcW w:w="126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c>
          <w:tcPr>
            <w:tcW w:w="1438"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r>
    </w:tbl>
    <w:p>
      <w:pPr>
        <w:pStyle w:val="Normal"/>
        <w:spacing w:lineRule="auto" w:line="480"/>
        <w:rPr>
          <w:b/>
          <w:b/>
          <w:iCs/>
          <w:sz w:val="24"/>
          <w:szCs w:val="24"/>
        </w:rPr>
      </w:pPr>
      <w:r>
        <w:rPr>
          <w:b/>
          <w:iCs/>
          <w:sz w:val="24"/>
          <w:szCs w:val="24"/>
        </w:rPr>
      </w:r>
    </w:p>
    <w:p>
      <w:pPr>
        <w:pStyle w:val="Normal"/>
        <w:tabs>
          <w:tab w:val="clear" w:pos="720"/>
          <w:tab w:val="left" w:pos="6390" w:leader="none"/>
        </w:tabs>
        <w:spacing w:lineRule="auto" w:line="480"/>
        <w:ind w:firstLine="720"/>
        <w:rPr>
          <w:b/>
          <w:b/>
          <w:iCs/>
          <w:sz w:val="24"/>
          <w:szCs w:val="24"/>
        </w:rPr>
      </w:pPr>
      <w:r>
        <w:rPr>
          <w:b/>
          <w:iCs/>
          <w:sz w:val="24"/>
          <w:szCs w:val="24"/>
        </w:rPr>
        <w:t xml:space="preserve">Table 1. </w:t>
      </w:r>
      <w:ins w:id="141" w:author="Unknown Author" w:date="2023-02-06T09:15:20Z">
        <w:r>
          <w:rPr>
            <w:b/>
            <w:iCs/>
            <w:sz w:val="24"/>
            <w:szCs w:val="24"/>
          </w:rPr>
          <w:t xml:space="preserve">Douglas-fir </w:t>
        </w:r>
      </w:ins>
      <w:del w:id="142" w:author="Unknown Author" w:date="2023-02-06T09:15:24Z">
        <w:r>
          <w:rPr>
            <w:b/>
            <w:iCs/>
            <w:sz w:val="24"/>
            <w:szCs w:val="24"/>
          </w:rPr>
          <w:delText>S</w:delText>
        </w:r>
      </w:del>
      <w:ins w:id="143" w:author="Unknown Author" w:date="2023-02-06T09:15:25Z">
        <w:r>
          <w:rPr>
            <w:iCs/>
            <w:sz w:val="24"/>
            <w:szCs w:val="24"/>
          </w:rPr>
          <w:t>s</w:t>
        </w:r>
      </w:ins>
      <w:r>
        <w:rPr>
          <w:iCs/>
          <w:sz w:val="24"/>
          <w:szCs w:val="24"/>
        </w:rPr>
        <w:t>tand ages (years) defining the beginning and end of early, middle, and late measurement periods across rotation treatments. RA12 = red alder 12-year rotation, CW12 = cottonwood 12-year rotation, RA25 = red alder 25-year rotation, CW25 = cottonwood 25-year rotation, NA = not applicable.</w:t>
      </w:r>
    </w:p>
    <w:p>
      <w:pPr>
        <w:pStyle w:val="Normal"/>
        <w:tabs>
          <w:tab w:val="clear" w:pos="720"/>
          <w:tab w:val="left" w:pos="6390" w:leader="none"/>
        </w:tabs>
        <w:spacing w:lineRule="auto" w:line="480"/>
        <w:ind w:firstLine="720"/>
        <w:rPr>
          <w:iCs/>
          <w:sz w:val="24"/>
          <w:szCs w:val="24"/>
        </w:rPr>
      </w:pPr>
      <w:r>
        <w:rPr>
          <w:iCs/>
          <w:sz w:val="24"/>
          <w:szCs w:val="24"/>
        </w:rPr>
        <w:t xml:space="preserve">ANOVAs and likelihood ratio tests of generalized linear mixed models were used to test the fixed effect of treatment and the random effect of block on annual BA increment and annual arcsine square root transformed proportion of mortality across the three time periods of the study (early, middle, late). Tukey’s HSD tests were used to determine significant differences among treatment levels. When models incorporating the random effect of block failed to converge, single factor linear models for the fixed effect of treatment were used. Analyses were performed using the lme4 (Bates et al. 2015) and emmeans (ength 2022) packages in R. Estimated marginal means and 95% confidence intervals were reported and used for graphing. </w:t>
      </w:r>
      <w:r>
        <w:rPr>
          <w:bCs/>
          <w:iCs/>
          <w:color w:val="000000"/>
          <w:sz w:val="24"/>
          <w:szCs w:val="24"/>
          <w:shd w:fill="FFFFFF" w:val="clear"/>
        </w:rPr>
        <w:t>Assumptions of normality and homoscedasticity were assessed using diagnostic plots of residuals and fitted values as well as Q-Q normality plots (Schützenmeister et al. 2012, Atkinson 1981, Atkinson 1985) as sample sizes were too small for formal tests of these assumptions.</w:t>
      </w:r>
      <w:r>
        <w:rPr>
          <w:iCs/>
          <w:sz w:val="24"/>
          <w:szCs w:val="24"/>
        </w:rPr>
        <w:t xml:space="preserve"> The threshold of significance </w:t>
      </w:r>
      <w:r>
        <w:rPr>
          <w:bCs/>
          <w:iCs/>
          <w:color w:val="000000"/>
          <w:sz w:val="24"/>
          <w:szCs w:val="24"/>
          <w:highlight w:val="white"/>
          <w:shd w:fill="FFFFFF" w:val="clear"/>
        </w:rPr>
        <w:t xml:space="preserve">was assessed at </w:t>
      </w:r>
      <w:r>
        <w:rPr>
          <w:bCs/>
          <w:iCs/>
          <w:color w:val="000000"/>
          <w:sz w:val="24"/>
          <w:szCs w:val="24"/>
          <w:shd w:fill="FFFFFF" w:val="clear"/>
        </w:rPr>
        <w:t>α = 0.05</w:t>
        <w:br/>
      </w:r>
    </w:p>
    <w:p>
      <w:pPr>
        <w:pStyle w:val="Normal"/>
        <w:tabs>
          <w:tab w:val="clear" w:pos="720"/>
          <w:tab w:val="left" w:pos="6390" w:leader="none"/>
        </w:tabs>
        <w:spacing w:lineRule="auto" w:line="480"/>
        <w:rPr>
          <w:b/>
          <w:b/>
          <w:iCs/>
          <w:sz w:val="24"/>
          <w:szCs w:val="24"/>
        </w:rPr>
      </w:pPr>
      <w:r>
        <w:rPr>
          <w:b/>
          <w:bCs/>
          <w:iCs/>
          <w:sz w:val="24"/>
          <w:szCs w:val="24"/>
        </w:rPr>
        <w:t>2.</w:t>
      </w:r>
      <w:del w:id="144" w:author="Unknown Author" w:date="2023-02-06T12:10:59Z">
        <w:r>
          <w:rPr>
            <w:b/>
            <w:bCs/>
            <w:iCs/>
            <w:sz w:val="24"/>
            <w:szCs w:val="24"/>
          </w:rPr>
          <w:delText>1</w:delText>
        </w:r>
      </w:del>
      <w:ins w:id="145" w:author="Unknown Author" w:date="2023-02-06T12:10:59Z">
        <w:r>
          <w:rPr>
            <w:rFonts w:eastAsia="Times New Roman" w:cs="Times New Roman"/>
            <w:b/>
            <w:bCs/>
            <w:iCs/>
            <w:color w:val="auto"/>
            <w:kern w:val="0"/>
            <w:sz w:val="24"/>
            <w:szCs w:val="24"/>
            <w:lang w:val="en-US" w:eastAsia="zh-CN" w:bidi="ar-SA"/>
          </w:rPr>
          <w:t>2</w:t>
        </w:r>
      </w:ins>
      <w:r>
        <w:rPr>
          <w:b/>
          <w:bCs/>
          <w:iCs/>
          <w:sz w:val="24"/>
          <w:szCs w:val="24"/>
        </w:rPr>
        <w:t>.</w:t>
      </w:r>
      <w:del w:id="146" w:author="Unknown Author" w:date="2023-02-06T12:11:01Z">
        <w:r>
          <w:rPr>
            <w:b/>
            <w:bCs/>
            <w:iCs/>
            <w:sz w:val="24"/>
            <w:szCs w:val="24"/>
          </w:rPr>
          <w:delText>6</w:delText>
        </w:r>
      </w:del>
      <w:ins w:id="147" w:author="Unknown Author" w:date="2023-02-06T12:11:01Z">
        <w:r>
          <w:rPr>
            <w:rFonts w:eastAsia="Times New Roman" w:cs="Times New Roman"/>
            <w:b/>
            <w:bCs/>
            <w:iCs/>
            <w:color w:val="auto"/>
            <w:kern w:val="0"/>
            <w:sz w:val="24"/>
            <w:szCs w:val="24"/>
            <w:lang w:val="en-US" w:eastAsia="zh-CN" w:bidi="ar-SA"/>
          </w:rPr>
          <w:t>4</w:t>
        </w:r>
      </w:ins>
      <w:r>
        <w:rPr>
          <w:b/>
          <w:bCs/>
          <w:iCs/>
          <w:sz w:val="24"/>
          <w:szCs w:val="24"/>
        </w:rPr>
        <w:t>. Forest Vegetation Simulator</w:t>
      </w:r>
    </w:p>
    <w:p>
      <w:pPr>
        <w:pStyle w:val="Normal"/>
        <w:tabs>
          <w:tab w:val="clear" w:pos="720"/>
          <w:tab w:val="left" w:pos="6390" w:leader="none"/>
        </w:tabs>
        <w:spacing w:lineRule="auto" w:line="480"/>
        <w:ind w:firstLine="720"/>
        <w:rPr>
          <w:sz w:val="24"/>
          <w:szCs w:val="24"/>
        </w:rPr>
      </w:pPr>
      <w:r>
        <w:rPr>
          <w:sz w:val="24"/>
          <w:szCs w:val="24"/>
        </w:rPr>
        <w:t xml:space="preserve">The FVS and WRDM analysis was conducted using the same methods as the Woods Creek thinning study. The immediate Douglas-fir treatment was the only treatment that was modelled. This was done in order to keep the FVS and WRDM comparisons consistent with the Woods Creek study. Tree diameters measured in 1987 for the immediate Douglas-fir treatment as well as the diameters of dead trees and cut stumps from 1973-1974 survey were entered into the models. Input, output, and log files for each FVS and WRDM run can be found at the same Github repository as the Woods Creek data. </w:t>
      </w:r>
      <w:bookmarkStart w:id="10" w:name="_Hlk119867353"/>
      <w:bookmarkEnd w:id="10"/>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b/>
          <w:b/>
          <w:iCs/>
          <w:sz w:val="24"/>
          <w:szCs w:val="24"/>
        </w:rPr>
      </w:pPr>
      <w:r>
        <w:rPr>
          <w:b/>
          <w:sz w:val="28"/>
          <w:szCs w:val="28"/>
        </w:rPr>
        <w:t>3. Results</w:t>
      </w:r>
    </w:p>
    <w:p>
      <w:pPr>
        <w:pStyle w:val="Normal"/>
        <w:spacing w:lineRule="auto" w:line="480"/>
        <w:rPr>
          <w:b/>
          <w:b/>
          <w:iCs/>
          <w:sz w:val="24"/>
          <w:szCs w:val="24"/>
        </w:rPr>
      </w:pPr>
      <w:r>
        <w:rPr>
          <w:b/>
          <w:sz w:val="24"/>
          <w:szCs w:val="24"/>
        </w:rPr>
        <w:t xml:space="preserve">3.1. Thinning study, species composition and basal area </w:t>
      </w:r>
    </w:p>
    <w:p>
      <w:pPr>
        <w:pStyle w:val="Normal"/>
        <w:spacing w:lineRule="auto" w:line="480"/>
        <w:ind w:firstLine="720"/>
        <w:rPr>
          <w:sz w:val="24"/>
          <w:szCs w:val="24"/>
        </w:rPr>
      </w:pPr>
      <w:del w:id="148" w:author="Unknown Author" w:date="2023-02-06T12:43:03Z">
        <w:r>
          <w:rPr>
            <w:sz w:val="24"/>
            <w:szCs w:val="24"/>
          </w:rPr>
          <w:delText>By the conclusion of this study, t</w:delText>
        </w:r>
      </w:del>
      <w:ins w:id="149" w:author="Unknown Author" w:date="2023-02-06T12:43:03Z">
        <w:r>
          <w:rPr>
            <w:rFonts w:eastAsia="Times New Roman" w:cs="Times New Roman"/>
            <w:color w:val="auto"/>
            <w:kern w:val="0"/>
            <w:sz w:val="24"/>
            <w:szCs w:val="24"/>
            <w:lang w:val="en-US" w:eastAsia="zh-CN" w:bidi="ar-SA"/>
          </w:rPr>
          <w:t>T</w:t>
        </w:r>
      </w:ins>
      <w:r>
        <w:rPr>
          <w:sz w:val="24"/>
          <w:szCs w:val="24"/>
        </w:rPr>
        <w:t xml:space="preserve">he </w:t>
      </w:r>
      <w:del w:id="150" w:author="Unknown Author" w:date="2023-02-06T12:43:10Z">
        <w:r>
          <w:rPr>
            <w:sz w:val="24"/>
            <w:szCs w:val="24"/>
          </w:rPr>
          <w:delText>total</w:delText>
        </w:r>
      </w:del>
      <w:ins w:id="151" w:author="Unknown Author" w:date="2023-02-06T12:43:10Z">
        <w:r>
          <w:rPr>
            <w:rFonts w:eastAsia="Times New Roman" w:cs="Times New Roman"/>
            <w:color w:val="auto"/>
            <w:kern w:val="0"/>
            <w:sz w:val="24"/>
            <w:szCs w:val="24"/>
            <w:lang w:val="en-US" w:eastAsia="zh-CN" w:bidi="ar-SA"/>
          </w:rPr>
          <w:t>final</w:t>
        </w:r>
      </w:ins>
      <w:r>
        <w:rPr>
          <w:sz w:val="24"/>
          <w:szCs w:val="24"/>
        </w:rPr>
        <w:t xml:space="preserve"> species composition for all treatments was 77% Douglas-fir, 17% western hemlock, and 5% other species (Table 2). Mean DBH of all trees was 46.5 cm with a maximum DBH of 165.8 cm for the largest </w:t>
      </w:r>
      <w:r>
        <w:rPr>
          <w:iCs/>
          <w:sz w:val="24"/>
          <w:szCs w:val="24"/>
        </w:rPr>
        <w:t>Douglas-fir</w:t>
      </w:r>
      <w:r>
        <w:rPr>
          <w:i/>
          <w:sz w:val="24"/>
          <w:szCs w:val="24"/>
        </w:rPr>
        <w:t xml:space="preserve"> </w:t>
      </w:r>
      <w:r>
        <w:rPr>
          <w:sz w:val="24"/>
          <w:szCs w:val="24"/>
        </w:rPr>
        <w:t>tree. The largest western hemlock measured had a DBH of 135 cm. The mean DBH of all snags and dead trees that were recorded was 29.7 cm. Differences between stand mean basal area from initial to final surveys increased by 21% (16.79 m</w:t>
      </w:r>
      <w:r>
        <w:rPr>
          <w:b/>
          <w:bCs/>
          <w:sz w:val="24"/>
          <w:szCs w:val="24"/>
          <w:vertAlign w:val="superscript"/>
        </w:rPr>
        <w:t>2</w:t>
      </w:r>
      <w:r>
        <w:rPr>
          <w:sz w:val="24"/>
          <w:szCs w:val="24"/>
        </w:rPr>
        <w:t>ha</w:t>
      </w:r>
      <w:r>
        <w:rPr>
          <w:sz w:val="24"/>
          <w:szCs w:val="24"/>
          <w:vertAlign w:val="superscript"/>
        </w:rPr>
        <w:t>-1</w:t>
      </w:r>
      <w:r>
        <w:rPr>
          <w:sz w:val="24"/>
          <w:szCs w:val="24"/>
        </w:rPr>
        <w:t xml:space="preserve">) for the control treatments, </w:t>
      </w:r>
      <w:del w:id="152" w:author="Unknown Author" w:date="2023-02-06T12:43:33Z">
        <w:r>
          <w:rPr>
            <w:sz w:val="24"/>
            <w:szCs w:val="24"/>
          </w:rPr>
          <w:delText>a</w:delText>
        </w:r>
      </w:del>
      <w:ins w:id="153" w:author="Unknown Author" w:date="2023-02-06T12:43:33Z">
        <w:r>
          <w:rPr>
            <w:rFonts w:eastAsia="Times New Roman" w:cs="Times New Roman"/>
            <w:color w:val="auto"/>
            <w:kern w:val="0"/>
            <w:sz w:val="24"/>
            <w:szCs w:val="24"/>
            <w:lang w:val="en-US" w:eastAsia="zh-CN" w:bidi="ar-SA"/>
          </w:rPr>
          <w:t>by</w:t>
        </w:r>
      </w:ins>
      <w:r>
        <w:rPr>
          <w:sz w:val="24"/>
          <w:szCs w:val="24"/>
        </w:rPr>
        <w:t xml:space="preserve"> 32% </w:t>
      </w:r>
      <w:del w:id="154" w:author="Unknown Author" w:date="2023-02-06T12:43:35Z">
        <w:r>
          <w:rPr>
            <w:sz w:val="24"/>
            <w:szCs w:val="24"/>
          </w:rPr>
          <w:delText>increase</w:delText>
        </w:r>
      </w:del>
      <w:r>
        <w:rPr>
          <w:sz w:val="24"/>
          <w:szCs w:val="24"/>
        </w:rPr>
        <w:t xml:space="preserve"> (17.01 m</w:t>
      </w:r>
      <w:r>
        <w:rPr>
          <w:b/>
          <w:bCs/>
          <w:sz w:val="24"/>
          <w:szCs w:val="24"/>
          <w:vertAlign w:val="superscript"/>
        </w:rPr>
        <w:t>2</w:t>
      </w:r>
      <w:r>
        <w:rPr>
          <w:sz w:val="24"/>
          <w:szCs w:val="24"/>
        </w:rPr>
        <w:t>ha</w:t>
      </w:r>
      <w:r>
        <w:rPr>
          <w:sz w:val="24"/>
          <w:szCs w:val="24"/>
          <w:vertAlign w:val="superscript"/>
        </w:rPr>
        <w:t>-1</w:t>
      </w:r>
      <w:r>
        <w:rPr>
          <w:sz w:val="24"/>
          <w:szCs w:val="24"/>
        </w:rPr>
        <w:t xml:space="preserve">) for the lightly thinned treatments, and </w:t>
      </w:r>
      <w:del w:id="155" w:author="Unknown Author" w:date="2023-02-06T12:43:39Z">
        <w:r>
          <w:rPr>
            <w:sz w:val="24"/>
            <w:szCs w:val="24"/>
          </w:rPr>
          <w:delText>a</w:delText>
        </w:r>
      </w:del>
      <w:ins w:id="156" w:author="Unknown Author" w:date="2023-02-06T12:43:39Z">
        <w:r>
          <w:rPr>
            <w:rFonts w:eastAsia="Times New Roman" w:cs="Times New Roman"/>
            <w:color w:val="auto"/>
            <w:kern w:val="0"/>
            <w:sz w:val="24"/>
            <w:szCs w:val="24"/>
            <w:lang w:val="en-US" w:eastAsia="zh-CN" w:bidi="ar-SA"/>
          </w:rPr>
          <w:t>by</w:t>
        </w:r>
      </w:ins>
      <w:r>
        <w:rPr>
          <w:sz w:val="24"/>
          <w:szCs w:val="24"/>
        </w:rPr>
        <w:t xml:space="preserve"> 29% </w:t>
      </w:r>
      <w:del w:id="157" w:author="Unknown Author" w:date="2023-02-06T12:43:41Z">
        <w:r>
          <w:rPr>
            <w:sz w:val="24"/>
            <w:szCs w:val="24"/>
          </w:rPr>
          <w:delText>increase</w:delText>
        </w:r>
      </w:del>
      <w:r>
        <w:rPr>
          <w:sz w:val="24"/>
          <w:szCs w:val="24"/>
        </w:rPr>
        <w:t xml:space="preserve"> (18.14 m</w:t>
      </w:r>
      <w:r>
        <w:rPr>
          <w:b/>
          <w:bCs/>
          <w:sz w:val="24"/>
          <w:szCs w:val="24"/>
          <w:vertAlign w:val="superscript"/>
        </w:rPr>
        <w:t>2</w:t>
      </w:r>
      <w:r>
        <w:rPr>
          <w:sz w:val="24"/>
          <w:szCs w:val="24"/>
        </w:rPr>
        <w:t>ha</w:t>
      </w:r>
      <w:r>
        <w:rPr>
          <w:sz w:val="24"/>
          <w:szCs w:val="24"/>
          <w:vertAlign w:val="superscript"/>
        </w:rPr>
        <w:t>-1</w:t>
      </w:r>
      <w:r>
        <w:rPr>
          <w:sz w:val="24"/>
          <w:szCs w:val="24"/>
        </w:rPr>
        <w:t xml:space="preserve">) for the </w:t>
      </w:r>
      <w:ins w:id="158" w:author="Unknown Author" w:date="2023-02-06T11:48:52Z">
        <w:r>
          <w:rPr>
            <w:sz w:val="24"/>
            <w:szCs w:val="24"/>
          </w:rPr>
          <w:t xml:space="preserve">heavily </w:t>
        </w:r>
      </w:ins>
      <w:r>
        <w:rPr>
          <w:sz w:val="24"/>
          <w:szCs w:val="24"/>
        </w:rPr>
        <w:t xml:space="preserve">thinned treatments (Fig. 3A). Differences in stand mean quadratic mean diameters from initial to final survey time points was 13.38 cm for control treatments, 13.04 cm for lightly thinned treatments, and 13.31 cm for thinned treatments (Fig. 3B). </w:t>
      </w:r>
    </w:p>
    <w:tbl>
      <w:tblPr>
        <w:tblW w:w="10713" w:type="dxa"/>
        <w:jc w:val="left"/>
        <w:tblInd w:w="-360" w:type="dxa"/>
        <w:tblLayout w:type="fixed"/>
        <w:tblCellMar>
          <w:top w:w="0" w:type="dxa"/>
          <w:left w:w="108" w:type="dxa"/>
          <w:bottom w:w="0" w:type="dxa"/>
          <w:right w:w="108" w:type="dxa"/>
        </w:tblCellMar>
        <w:tblLook w:firstRow="1" w:noVBand="1" w:lastRow="0" w:firstColumn="1" w:lastColumn="0" w:noHBand="0" w:val="04a0"/>
      </w:tblPr>
      <w:tblGrid>
        <w:gridCol w:w="1898"/>
        <w:gridCol w:w="781"/>
        <w:gridCol w:w="1006"/>
        <w:gridCol w:w="271"/>
        <w:gridCol w:w="676"/>
        <w:gridCol w:w="405"/>
        <w:gridCol w:w="677"/>
        <w:gridCol w:w="268"/>
        <w:gridCol w:w="678"/>
        <w:gridCol w:w="403"/>
        <w:gridCol w:w="678"/>
        <w:gridCol w:w="259"/>
        <w:gridCol w:w="685"/>
        <w:gridCol w:w="397"/>
        <w:gridCol w:w="678"/>
        <w:gridCol w:w="239"/>
        <w:gridCol w:w="714"/>
      </w:tblGrid>
      <w:tr>
        <w:trPr>
          <w:trHeight w:val="300" w:hRule="atLeast"/>
        </w:trPr>
        <w:tc>
          <w:tcPr>
            <w:tcW w:w="1898" w:type="dxa"/>
            <w:tcBorders/>
            <w:shd w:color="auto" w:fill="auto" w:val="clear"/>
            <w:vAlign w:val="bottom"/>
          </w:tcPr>
          <w:p>
            <w:pPr>
              <w:pStyle w:val="Normal"/>
              <w:widowControl w:val="false"/>
              <w:spacing w:lineRule="auto" w:line="480"/>
              <w:rPr/>
            </w:pPr>
            <w:r>
              <w:rPr/>
            </w:r>
          </w:p>
        </w:tc>
        <w:tc>
          <w:tcPr>
            <w:tcW w:w="781" w:type="dxa"/>
            <w:tcBorders/>
            <w:shd w:color="auto" w:fill="auto" w:val="clear"/>
            <w:vAlign w:val="bottom"/>
          </w:tcPr>
          <w:p>
            <w:pPr>
              <w:pStyle w:val="Normal"/>
              <w:widowControl w:val="false"/>
              <w:spacing w:lineRule="auto" w:line="480"/>
              <w:rPr/>
            </w:pPr>
            <w:r>
              <w:rPr/>
            </w:r>
          </w:p>
        </w:tc>
        <w:tc>
          <w:tcPr>
            <w:tcW w:w="1953" w:type="dxa"/>
            <w:gridSpan w:val="3"/>
            <w:tcBorders>
              <w:bottom w:val="single" w:sz="8" w:space="0" w:color="000000"/>
            </w:tcBorders>
            <w:shd w:color="auto" w:fill="auto" w:val="clear"/>
            <w:vAlign w:val="bottom"/>
          </w:tcPr>
          <w:p>
            <w:pPr>
              <w:pStyle w:val="Normal"/>
              <w:widowControl w:val="false"/>
              <w:jc w:val="center"/>
              <w:rPr>
                <w:b/>
                <w:b/>
                <w:bCs/>
              </w:rPr>
            </w:pPr>
            <w:r>
              <w:rPr>
                <w:b/>
                <w:bCs/>
              </w:rPr>
              <w:t>No thin</w:t>
            </w:r>
          </w:p>
        </w:tc>
        <w:tc>
          <w:tcPr>
            <w:tcW w:w="405" w:type="dxa"/>
            <w:tcBorders/>
            <w:shd w:color="auto" w:fill="auto" w:val="clear"/>
            <w:vAlign w:val="bottom"/>
          </w:tcPr>
          <w:p>
            <w:pPr>
              <w:pStyle w:val="Normal"/>
              <w:widowControl w:val="false"/>
              <w:jc w:val="center"/>
              <w:rPr>
                <w:b/>
                <w:b/>
                <w:bCs/>
              </w:rPr>
            </w:pPr>
            <w:r>
              <w:rPr>
                <w:b/>
                <w:bCs/>
              </w:rPr>
            </w:r>
          </w:p>
        </w:tc>
        <w:tc>
          <w:tcPr>
            <w:tcW w:w="1623" w:type="dxa"/>
            <w:gridSpan w:val="3"/>
            <w:tcBorders>
              <w:bottom w:val="single" w:sz="8" w:space="0" w:color="000000"/>
            </w:tcBorders>
            <w:shd w:color="auto" w:fill="auto" w:val="clear"/>
            <w:vAlign w:val="bottom"/>
          </w:tcPr>
          <w:p>
            <w:pPr>
              <w:pStyle w:val="Normal"/>
              <w:widowControl w:val="false"/>
              <w:jc w:val="center"/>
              <w:rPr>
                <w:b/>
                <w:b/>
                <w:bCs/>
              </w:rPr>
            </w:pPr>
            <w:r>
              <w:rPr>
                <w:b/>
                <w:bCs/>
              </w:rPr>
              <w:t>Light thin</w:t>
            </w:r>
          </w:p>
        </w:tc>
        <w:tc>
          <w:tcPr>
            <w:tcW w:w="403" w:type="dxa"/>
            <w:tcBorders/>
            <w:shd w:color="auto" w:fill="auto" w:val="clear"/>
            <w:vAlign w:val="bottom"/>
          </w:tcPr>
          <w:p>
            <w:pPr>
              <w:pStyle w:val="Normal"/>
              <w:widowControl w:val="false"/>
              <w:jc w:val="center"/>
              <w:rPr>
                <w:b/>
                <w:b/>
                <w:bCs/>
              </w:rPr>
            </w:pPr>
            <w:r>
              <w:rPr>
                <w:b/>
                <w:bCs/>
              </w:rPr>
            </w:r>
          </w:p>
        </w:tc>
        <w:tc>
          <w:tcPr>
            <w:tcW w:w="1622" w:type="dxa"/>
            <w:gridSpan w:val="3"/>
            <w:tcBorders>
              <w:bottom w:val="single" w:sz="8" w:space="0" w:color="000000"/>
            </w:tcBorders>
            <w:shd w:color="auto" w:fill="auto" w:val="clear"/>
            <w:vAlign w:val="bottom"/>
          </w:tcPr>
          <w:p>
            <w:pPr>
              <w:pStyle w:val="Normal"/>
              <w:widowControl w:val="false"/>
              <w:jc w:val="center"/>
              <w:rPr>
                <w:b/>
                <w:b/>
                <w:bCs/>
              </w:rPr>
            </w:pPr>
            <w:r>
              <w:rPr>
                <w:b/>
                <w:bCs/>
              </w:rPr>
              <w:t>Thin</w:t>
            </w:r>
          </w:p>
        </w:tc>
        <w:tc>
          <w:tcPr>
            <w:tcW w:w="397" w:type="dxa"/>
            <w:tcBorders/>
            <w:shd w:color="auto" w:fill="auto" w:val="clear"/>
            <w:vAlign w:val="bottom"/>
          </w:tcPr>
          <w:p>
            <w:pPr>
              <w:pStyle w:val="Normal"/>
              <w:widowControl w:val="false"/>
              <w:jc w:val="center"/>
              <w:rPr>
                <w:b/>
                <w:b/>
                <w:bCs/>
              </w:rPr>
            </w:pPr>
            <w:r>
              <w:rPr>
                <w:b/>
                <w:bCs/>
              </w:rPr>
            </w:r>
          </w:p>
        </w:tc>
        <w:tc>
          <w:tcPr>
            <w:tcW w:w="1631" w:type="dxa"/>
            <w:gridSpan w:val="3"/>
            <w:tcBorders>
              <w:bottom w:val="single" w:sz="8" w:space="0" w:color="000000"/>
            </w:tcBorders>
            <w:shd w:color="auto" w:fill="auto" w:val="clear"/>
            <w:vAlign w:val="bottom"/>
          </w:tcPr>
          <w:p>
            <w:pPr>
              <w:pStyle w:val="Normal"/>
              <w:widowControl w:val="false"/>
              <w:jc w:val="center"/>
              <w:rPr>
                <w:b/>
                <w:b/>
                <w:bCs/>
              </w:rPr>
            </w:pPr>
            <w:r>
              <w:rPr>
                <w:b/>
                <w:bCs/>
              </w:rPr>
              <w:t>Total</w:t>
            </w:r>
          </w:p>
        </w:tc>
      </w:tr>
      <w:tr>
        <w:trPr>
          <w:trHeight w:val="20" w:hRule="atLeast"/>
        </w:trPr>
        <w:tc>
          <w:tcPr>
            <w:tcW w:w="1898" w:type="dxa"/>
            <w:tcBorders/>
            <w:shd w:color="auto" w:fill="auto" w:val="clear"/>
            <w:vAlign w:val="bottom"/>
          </w:tcPr>
          <w:p>
            <w:pPr>
              <w:pStyle w:val="Normal"/>
              <w:widowControl w:val="false"/>
              <w:spacing w:lineRule="auto" w:line="480"/>
              <w:jc w:val="center"/>
              <w:rPr/>
            </w:pPr>
            <w:r>
              <w:rPr/>
            </w:r>
          </w:p>
        </w:tc>
        <w:tc>
          <w:tcPr>
            <w:tcW w:w="781" w:type="dxa"/>
            <w:tcBorders/>
            <w:shd w:color="auto" w:fill="auto" w:val="clear"/>
            <w:vAlign w:val="bottom"/>
          </w:tcPr>
          <w:p>
            <w:pPr>
              <w:pStyle w:val="Normal"/>
              <w:widowControl w:val="false"/>
              <w:spacing w:lineRule="auto" w:line="480"/>
              <w:jc w:val="center"/>
              <w:rPr/>
            </w:pPr>
            <w:r>
              <w:rPr/>
            </w:r>
          </w:p>
        </w:tc>
        <w:tc>
          <w:tcPr>
            <w:tcW w:w="1006"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71" w:type="dxa"/>
            <w:tcBorders/>
            <w:shd w:color="auto" w:fill="auto" w:val="clear"/>
            <w:vAlign w:val="bottom"/>
          </w:tcPr>
          <w:p>
            <w:pPr>
              <w:pStyle w:val="Normal"/>
              <w:widowControl w:val="false"/>
              <w:jc w:val="center"/>
              <w:rPr/>
            </w:pPr>
            <w:r>
              <w:rPr/>
            </w:r>
          </w:p>
        </w:tc>
        <w:tc>
          <w:tcPr>
            <w:tcW w:w="676"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5" w:type="dxa"/>
            <w:tcBorders/>
            <w:shd w:color="auto" w:fill="auto" w:val="clear"/>
            <w:vAlign w:val="bottom"/>
          </w:tcPr>
          <w:p>
            <w:pPr>
              <w:pStyle w:val="Normal"/>
              <w:widowControl w:val="false"/>
              <w:jc w:val="center"/>
              <w:rPr/>
            </w:pPr>
            <w:r>
              <w:rPr/>
            </w:r>
          </w:p>
        </w:tc>
        <w:tc>
          <w:tcPr>
            <w:tcW w:w="677"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68"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3"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59" w:type="dxa"/>
            <w:tcBorders/>
            <w:shd w:color="auto" w:fill="auto" w:val="clear"/>
            <w:vAlign w:val="bottom"/>
          </w:tcPr>
          <w:p>
            <w:pPr>
              <w:pStyle w:val="Normal"/>
              <w:widowControl w:val="false"/>
              <w:jc w:val="center"/>
              <w:rPr/>
            </w:pPr>
            <w:r>
              <w:rPr/>
            </w:r>
          </w:p>
        </w:tc>
        <w:tc>
          <w:tcPr>
            <w:tcW w:w="685"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397"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39" w:type="dxa"/>
            <w:tcBorders/>
            <w:shd w:color="auto" w:fill="auto" w:val="clear"/>
            <w:vAlign w:val="bottom"/>
          </w:tcPr>
          <w:p>
            <w:pPr>
              <w:pStyle w:val="Normal"/>
              <w:widowControl w:val="false"/>
              <w:jc w:val="center"/>
              <w:rPr/>
            </w:pPr>
            <w:r>
              <w:rPr/>
            </w:r>
          </w:p>
        </w:tc>
        <w:tc>
          <w:tcPr>
            <w:tcW w:w="714"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r>
      <w:tr>
        <w:trPr>
          <w:trHeight w:val="88" w:hRule="atLeast"/>
        </w:trPr>
        <w:tc>
          <w:tcPr>
            <w:tcW w:w="1898" w:type="dxa"/>
            <w:tcBorders>
              <w:bottom w:val="single" w:sz="4" w:space="0" w:color="000000"/>
            </w:tcBorders>
            <w:shd w:color="auto" w:fill="auto" w:val="clear"/>
            <w:vAlign w:val="bottom"/>
          </w:tcPr>
          <w:p>
            <w:pPr>
              <w:pStyle w:val="Normal"/>
              <w:widowControl w:val="false"/>
              <w:jc w:val="center"/>
              <w:rPr/>
            </w:pPr>
            <w:r>
              <w:rPr/>
            </w:r>
          </w:p>
        </w:tc>
        <w:tc>
          <w:tcPr>
            <w:tcW w:w="781" w:type="dxa"/>
            <w:tcBorders>
              <w:bottom w:val="single" w:sz="4" w:space="0" w:color="000000"/>
            </w:tcBorders>
            <w:shd w:color="auto" w:fill="auto" w:val="clear"/>
            <w:vAlign w:val="bottom"/>
          </w:tcPr>
          <w:p>
            <w:pPr>
              <w:pStyle w:val="Normal"/>
              <w:widowControl w:val="false"/>
              <w:jc w:val="center"/>
              <w:rPr/>
            </w:pPr>
            <w:r>
              <w:rPr/>
            </w:r>
          </w:p>
        </w:tc>
        <w:tc>
          <w:tcPr>
            <w:tcW w:w="1006" w:type="dxa"/>
            <w:tcBorders>
              <w:bottom w:val="single" w:sz="4" w:space="0" w:color="000000"/>
            </w:tcBorders>
            <w:shd w:color="auto" w:fill="auto" w:val="clear"/>
            <w:vAlign w:val="bottom"/>
          </w:tcPr>
          <w:p>
            <w:pPr>
              <w:pStyle w:val="Normal"/>
              <w:widowControl w:val="false"/>
              <w:jc w:val="center"/>
              <w:rPr/>
            </w:pPr>
            <w:r>
              <w:rPr/>
            </w:r>
          </w:p>
        </w:tc>
        <w:tc>
          <w:tcPr>
            <w:tcW w:w="271" w:type="dxa"/>
            <w:tcBorders>
              <w:bottom w:val="single" w:sz="4" w:space="0" w:color="000000"/>
            </w:tcBorders>
            <w:shd w:color="auto" w:fill="auto" w:val="clear"/>
            <w:vAlign w:val="bottom"/>
          </w:tcPr>
          <w:p>
            <w:pPr>
              <w:pStyle w:val="Normal"/>
              <w:widowControl w:val="false"/>
              <w:jc w:val="center"/>
              <w:rPr/>
            </w:pPr>
            <w:r>
              <w:rPr/>
            </w:r>
          </w:p>
        </w:tc>
        <w:tc>
          <w:tcPr>
            <w:tcW w:w="676" w:type="dxa"/>
            <w:tcBorders>
              <w:bottom w:val="single" w:sz="4" w:space="0" w:color="000000"/>
            </w:tcBorders>
            <w:shd w:color="auto" w:fill="auto" w:val="clear"/>
            <w:vAlign w:val="bottom"/>
          </w:tcPr>
          <w:p>
            <w:pPr>
              <w:pStyle w:val="Normal"/>
              <w:widowControl w:val="false"/>
              <w:jc w:val="center"/>
              <w:rPr/>
            </w:pPr>
            <w:r>
              <w:rPr/>
            </w:r>
          </w:p>
        </w:tc>
        <w:tc>
          <w:tcPr>
            <w:tcW w:w="405" w:type="dxa"/>
            <w:tcBorders>
              <w:bottom w:val="single" w:sz="4" w:space="0" w:color="000000"/>
            </w:tcBorders>
            <w:shd w:color="auto" w:fill="auto" w:val="clear"/>
            <w:vAlign w:val="bottom"/>
          </w:tcPr>
          <w:p>
            <w:pPr>
              <w:pStyle w:val="Normal"/>
              <w:widowControl w:val="false"/>
              <w:jc w:val="center"/>
              <w:rPr/>
            </w:pPr>
            <w:r>
              <w:rPr/>
            </w:r>
          </w:p>
        </w:tc>
        <w:tc>
          <w:tcPr>
            <w:tcW w:w="677" w:type="dxa"/>
            <w:tcBorders>
              <w:bottom w:val="single" w:sz="4" w:space="0" w:color="000000"/>
            </w:tcBorders>
            <w:shd w:color="auto" w:fill="auto" w:val="clear"/>
            <w:vAlign w:val="bottom"/>
          </w:tcPr>
          <w:p>
            <w:pPr>
              <w:pStyle w:val="Normal"/>
              <w:widowControl w:val="false"/>
              <w:jc w:val="center"/>
              <w:rPr/>
            </w:pPr>
            <w:r>
              <w:rPr/>
            </w:r>
          </w:p>
        </w:tc>
        <w:tc>
          <w:tcPr>
            <w:tcW w:w="268"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403"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259" w:type="dxa"/>
            <w:tcBorders>
              <w:bottom w:val="single" w:sz="4" w:space="0" w:color="000000"/>
            </w:tcBorders>
            <w:shd w:color="auto" w:fill="auto" w:val="clear"/>
            <w:vAlign w:val="bottom"/>
          </w:tcPr>
          <w:p>
            <w:pPr>
              <w:pStyle w:val="Normal"/>
              <w:widowControl w:val="false"/>
              <w:jc w:val="center"/>
              <w:rPr/>
            </w:pPr>
            <w:r>
              <w:rPr/>
            </w:r>
          </w:p>
        </w:tc>
        <w:tc>
          <w:tcPr>
            <w:tcW w:w="685" w:type="dxa"/>
            <w:tcBorders>
              <w:bottom w:val="single" w:sz="4" w:space="0" w:color="000000"/>
            </w:tcBorders>
            <w:shd w:color="auto" w:fill="auto" w:val="clear"/>
            <w:vAlign w:val="bottom"/>
          </w:tcPr>
          <w:p>
            <w:pPr>
              <w:pStyle w:val="Normal"/>
              <w:widowControl w:val="false"/>
              <w:jc w:val="center"/>
              <w:rPr/>
            </w:pPr>
            <w:r>
              <w:rPr/>
            </w:r>
          </w:p>
        </w:tc>
        <w:tc>
          <w:tcPr>
            <w:tcW w:w="397"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239" w:type="dxa"/>
            <w:tcBorders>
              <w:bottom w:val="single" w:sz="4" w:space="0" w:color="000000"/>
            </w:tcBorders>
            <w:shd w:color="auto" w:fill="auto" w:val="clear"/>
            <w:vAlign w:val="bottom"/>
          </w:tcPr>
          <w:p>
            <w:pPr>
              <w:pStyle w:val="Normal"/>
              <w:widowControl w:val="false"/>
              <w:jc w:val="center"/>
              <w:rPr/>
            </w:pPr>
            <w:r>
              <w:rPr/>
            </w:r>
          </w:p>
        </w:tc>
        <w:tc>
          <w:tcPr>
            <w:tcW w:w="714" w:type="dxa"/>
            <w:tcBorders>
              <w:bottom w:val="single" w:sz="4" w:space="0" w:color="000000"/>
            </w:tcBorders>
            <w:shd w:color="auto" w:fill="auto" w:val="clear"/>
            <w:vAlign w:val="bottom"/>
          </w:tcPr>
          <w:p>
            <w:pPr>
              <w:pStyle w:val="Normal"/>
              <w:widowControl w:val="false"/>
              <w:jc w:val="center"/>
              <w:rPr/>
            </w:pPr>
            <w:r>
              <w:rPr/>
            </w:r>
          </w:p>
        </w:tc>
      </w:tr>
      <w:tr>
        <w:trPr>
          <w:trHeight w:val="280" w:hRule="atLeast"/>
        </w:trPr>
        <w:tc>
          <w:tcPr>
            <w:tcW w:w="1898" w:type="dxa"/>
            <w:tcBorders/>
            <w:shd w:color="auto" w:fill="auto" w:val="clear"/>
            <w:vAlign w:val="bottom"/>
          </w:tcPr>
          <w:p>
            <w:pPr>
              <w:pStyle w:val="Normal"/>
              <w:widowControl w:val="false"/>
              <w:spacing w:beforeAutospacing="1" w:after="0"/>
              <w:jc w:val="center"/>
              <w:rPr>
                <w:b/>
                <w:b/>
                <w:bCs/>
              </w:rPr>
            </w:pPr>
            <w:r>
              <w:rPr>
                <w:b/>
                <w:bCs/>
              </w:rPr>
              <w:t xml:space="preserve">Number of </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53.4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28.2</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23.6</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46.9</w:t>
            </w:r>
          </w:p>
        </w:tc>
        <w:tc>
          <w:tcPr>
            <w:tcW w:w="239" w:type="dxa"/>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shd w:color="auto" w:fill="auto" w:val="clear"/>
            <w:vAlign w:val="bottom"/>
          </w:tcPr>
          <w:p>
            <w:pPr>
              <w:pStyle w:val="Normal"/>
              <w:widowControl w:val="false"/>
              <w:jc w:val="center"/>
              <w:rPr>
                <w:color w:val="000000" w:themeColor="text1"/>
              </w:rPr>
            </w:pPr>
            <w:r>
              <w:rPr>
                <w:color w:val="000000" w:themeColor="text1"/>
              </w:rPr>
              <w:t>35</w:t>
            </w:r>
          </w:p>
        </w:tc>
      </w:tr>
      <w:tr>
        <w:trPr>
          <w:trHeight w:val="126" w:hRule="atLeast"/>
        </w:trPr>
        <w:tc>
          <w:tcPr>
            <w:tcW w:w="1898" w:type="dxa"/>
            <w:tcBorders/>
            <w:shd w:color="auto" w:fill="auto" w:val="clear"/>
            <w:vAlign w:val="center"/>
          </w:tcPr>
          <w:p>
            <w:pPr>
              <w:pStyle w:val="Normal"/>
              <w:widowControl w:val="false"/>
              <w:spacing w:beforeAutospacing="1" w:after="0"/>
              <w:jc w:val="center"/>
              <w:rPr>
                <w:b/>
                <w:b/>
                <w:bCs/>
              </w:rPr>
            </w:pPr>
            <w:r>
              <w:rPr>
                <w:b/>
                <w:bCs/>
              </w:rPr>
              <w:t>live Douglas-fir</w:t>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31.3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23.2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6.9</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8.2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9.9</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15.2</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highlight w:val="yellow"/>
              </w:rPr>
            </w:pPr>
            <w:r>
              <w:rPr>
                <w:color w:val="000000" w:themeColor="text1"/>
              </w:rPr>
              <w:t>10.5</w:t>
            </w:r>
          </w:p>
        </w:tc>
      </w:tr>
      <w:tr>
        <w:trPr>
          <w:trHeight w:val="280" w:hRule="atLeast"/>
        </w:trPr>
        <w:tc>
          <w:tcPr>
            <w:tcW w:w="1898" w:type="dxa"/>
            <w:tcBorders>
              <w:bottom w:val="single" w:sz="8" w:space="0" w:color="000000"/>
            </w:tcBorders>
            <w:shd w:color="auto" w:fill="auto" w:val="clear"/>
            <w:vAlign w:val="center"/>
          </w:tcPr>
          <w:p>
            <w:pPr>
              <w:pStyle w:val="Normal"/>
              <w:widowControl w:val="false"/>
              <w:jc w:val="center"/>
              <w:rPr>
                <w:b/>
                <w:b/>
                <w:bCs/>
              </w:rPr>
            </w:pPr>
            <w:r>
              <w:rPr>
                <w:b/>
                <w:bCs/>
              </w:rPr>
              <w:t>Trees</w:t>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385</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267</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140</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141</w:t>
            </w:r>
          </w:p>
        </w:tc>
        <w:tc>
          <w:tcPr>
            <w:tcW w:w="25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118</w:t>
            </w:r>
          </w:p>
        </w:tc>
        <w:tc>
          <w:tcPr>
            <w:tcW w:w="39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704</w:t>
            </w:r>
          </w:p>
        </w:tc>
        <w:tc>
          <w:tcPr>
            <w:tcW w:w="23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525</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western hemlock</w:t>
              <w:br/>
              <w:t>trees</w:t>
            </w:r>
          </w:p>
        </w:tc>
        <w:tc>
          <w:tcPr>
            <w:tcW w:w="781" w:type="dxa"/>
            <w:tcBorders/>
            <w:shd w:color="auto" w:fill="auto" w:val="clear"/>
            <w:vAlign w:val="center"/>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10.6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10.2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5.4</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5.87</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highlight w:val="yellow"/>
              </w:rPr>
            </w:pPr>
            <w:r>
              <w:rPr>
                <w:color w:val="000000" w:themeColor="text1"/>
              </w:rPr>
              <w:t>7.62</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11.8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8.1</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rPr>
                <w:color w:val="000000" w:themeColor="text1"/>
              </w:rPr>
            </w:pPr>
            <w:r>
              <w:rPr>
                <w:color w:val="000000" w:themeColor="text1"/>
              </w:rPr>
              <w:t>4.0</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6.6</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4.4</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highlight w:val="yellow"/>
              </w:rPr>
            </w:pPr>
            <w:r>
              <w:rPr>
                <w:color w:val="000000" w:themeColor="text1"/>
              </w:rPr>
              <w:t>3.9</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53</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51</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29</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27</w:t>
            </w:r>
          </w:p>
        </w:tc>
        <w:tc>
          <w:tcPr>
            <w:tcW w:w="25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42</w:t>
            </w:r>
          </w:p>
        </w:tc>
        <w:tc>
          <w:tcPr>
            <w:tcW w:w="39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94</w:t>
            </w:r>
          </w:p>
        </w:tc>
        <w:tc>
          <w:tcPr>
            <w:tcW w:w="23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122</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other tree species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3.6</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2.4</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1.2</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4.13</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rPr>
            </w:pPr>
            <w:r>
              <w:rPr>
                <w:color w:val="000000" w:themeColor="text1"/>
              </w:rPr>
              <w:t>2.4</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rPr/>
            </w:pPr>
            <w:r>
              <w:rPr/>
              <w:t xml:space="preserve">   </w:t>
            </w: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5.0</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4.4</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0.9</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2.2</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1.1</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3.2</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rPr>
            </w:pPr>
            <w:r>
              <w:rPr>
                <w:color w:val="000000" w:themeColor="text1"/>
              </w:rPr>
              <w:t>1.2</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15</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10</w:t>
            </w:r>
          </w:p>
        </w:tc>
        <w:tc>
          <w:tcPr>
            <w:tcW w:w="25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w:t>
            </w:r>
          </w:p>
        </w:tc>
        <w:tc>
          <w:tcPr>
            <w:tcW w:w="39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63</w:t>
            </w:r>
          </w:p>
        </w:tc>
        <w:tc>
          <w:tcPr>
            <w:tcW w:w="23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36</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Total</w:t>
              <w:br/>
              <w:t>live trees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95.2</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69.4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32.8</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18.7</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highlight w:val="yellow"/>
              </w:rPr>
            </w:pPr>
            <w:r>
              <w:rPr>
                <w:color w:val="000000" w:themeColor="text1"/>
              </w:rPr>
              <w:t>14.8</w:t>
            </w:r>
          </w:p>
        </w:tc>
      </w:tr>
      <w:tr>
        <w:trPr>
          <w:trHeight w:val="29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19.8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13.8</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8.5</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6.6</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7.1</w:t>
            </w:r>
          </w:p>
        </w:tc>
        <w:tc>
          <w:tcPr>
            <w:tcW w:w="259" w:type="dxa"/>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shd w:color="auto" w:fill="auto" w:val="clear"/>
            <w:vAlign w:val="bottom"/>
          </w:tcPr>
          <w:p>
            <w:pPr>
              <w:pStyle w:val="Normal"/>
              <w:widowControl w:val="false"/>
              <w:jc w:val="center"/>
              <w:rPr>
                <w:color w:val="000000" w:themeColor="text1"/>
              </w:rPr>
            </w:pPr>
            <w:r>
              <w:rPr>
                <w:color w:val="000000" w:themeColor="text1"/>
              </w:rPr>
              <w:t>6.0</w:t>
            </w:r>
          </w:p>
        </w:tc>
        <w:tc>
          <w:tcPr>
            <w:tcW w:w="397"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highlight w:val="yellow"/>
              </w:rPr>
            </w:pPr>
            <w:r>
              <w:rPr>
                <w:color w:val="000000" w:themeColor="text1"/>
              </w:rPr>
              <w:t>7.7</w:t>
            </w:r>
          </w:p>
        </w:tc>
        <w:tc>
          <w:tcPr>
            <w:tcW w:w="239"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4" w:type="dxa"/>
            <w:tcBorders/>
            <w:shd w:color="auto" w:fill="auto" w:val="clear"/>
            <w:vAlign w:val="bottom"/>
          </w:tcPr>
          <w:p>
            <w:pPr>
              <w:pStyle w:val="Normal"/>
              <w:widowControl w:val="false"/>
              <w:jc w:val="center"/>
              <w:rPr>
                <w:color w:val="000000" w:themeColor="text1"/>
                <w:highlight w:val="yellow"/>
              </w:rPr>
            </w:pPr>
            <w:r>
              <w:rPr>
                <w:color w:val="000000" w:themeColor="text1"/>
              </w:rPr>
              <w:t>5.5</w:t>
            </w:r>
          </w:p>
        </w:tc>
      </w:tr>
      <w:tr>
        <w:trPr>
          <w:trHeight w:val="30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476</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336</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207</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5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166</w:t>
            </w:r>
          </w:p>
        </w:tc>
        <w:tc>
          <w:tcPr>
            <w:tcW w:w="39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860</w:t>
            </w:r>
          </w:p>
        </w:tc>
        <w:tc>
          <w:tcPr>
            <w:tcW w:w="23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683</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t>Total live BA of Douglas-fir</w:t>
              <w:br/>
              <w:t>(m</w:t>
            </w:r>
            <w:r>
              <w:rPr>
                <w:b/>
                <w:bCs/>
                <w:vertAlign w:val="superscript"/>
              </w:rPr>
              <w:t>2</w:t>
            </w:r>
            <w:r>
              <w:rPr>
                <w:b/>
                <w:bCs/>
              </w:rPr>
              <w:t>ha</w:t>
            </w:r>
            <w:r>
              <w:rPr>
                <w:b/>
                <w:bCs/>
                <w:vertAlign w:val="superscript"/>
              </w:rPr>
              <w:t>-1</w:t>
            </w:r>
            <w:r>
              <w:rPr>
                <w:b/>
                <w:bCs/>
              </w:rPr>
              <w:t>)</w:t>
            </w:r>
          </w:p>
        </w:tc>
        <w:tc>
          <w:tcPr>
            <w:tcW w:w="781" w:type="dxa"/>
            <w:tcBorders/>
            <w:shd w:color="auto" w:fill="auto" w:val="clear"/>
            <w:vAlign w:val="bottom"/>
          </w:tcPr>
          <w:p>
            <w:pPr>
              <w:pStyle w:val="Normal"/>
              <w:widowControl w:val="false"/>
              <w:spacing w:lineRule="auto" w:line="360" w:before="120" w:after="0"/>
              <w:jc w:val="center"/>
              <w:rPr/>
            </w:pPr>
            <w:r>
              <w:rPr/>
              <w:t>Mean</w:t>
              <w:br/>
              <w:t>CI</w:t>
            </w:r>
          </w:p>
        </w:tc>
        <w:tc>
          <w:tcPr>
            <w:tcW w:w="100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9.3</w:t>
            </w:r>
          </w:p>
          <w:p>
            <w:pPr>
              <w:pStyle w:val="Normal"/>
              <w:widowControl w:val="false"/>
              <w:spacing w:lineRule="auto" w:line="360"/>
              <w:jc w:val="center"/>
              <w:rPr>
                <w:color w:val="000000" w:themeColor="text1"/>
              </w:rPr>
            </w:pPr>
            <w:r>
              <w:rPr>
                <w:color w:val="000000" w:themeColor="text1"/>
              </w:rPr>
              <w:t>1.08</w:t>
            </w:r>
          </w:p>
        </w:tc>
        <w:tc>
          <w:tcPr>
            <w:tcW w:w="271"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12.6</w:t>
            </w:r>
          </w:p>
          <w:p>
            <w:pPr>
              <w:pStyle w:val="Normal"/>
              <w:widowControl w:val="false"/>
              <w:spacing w:lineRule="auto" w:line="360"/>
              <w:jc w:val="center"/>
              <w:rPr>
                <w:color w:val="000000" w:themeColor="text1"/>
              </w:rPr>
            </w:pPr>
            <w:r>
              <w:rPr>
                <w:color w:val="000000" w:themeColor="text1"/>
              </w:rPr>
              <w:t>3.52</w:t>
            </w:r>
          </w:p>
        </w:tc>
        <w:tc>
          <w:tcPr>
            <w:tcW w:w="405" w:type="dxa"/>
            <w:tcBorders/>
            <w:shd w:color="auto" w:fill="auto" w:val="clear"/>
            <w:vAlign w:val="bottom"/>
          </w:tcPr>
          <w:p>
            <w:pPr>
              <w:pStyle w:val="Normal"/>
              <w:widowControl w:val="false"/>
              <w:spacing w:lineRule="auto" w:line="360"/>
              <w:jc w:val="center"/>
              <w:rPr>
                <w:color w:val="000000" w:themeColor="text1"/>
                <w:highlight w:val="yellow"/>
              </w:rPr>
            </w:pPr>
            <w:r>
              <w:rPr>
                <w:color w:val="000000" w:themeColor="text1"/>
                <w:highlight w:val="yellow"/>
              </w:rPr>
            </w:r>
          </w:p>
        </w:tc>
        <w:tc>
          <w:tcPr>
            <w:tcW w:w="677"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5.43</w:t>
            </w:r>
          </w:p>
          <w:p>
            <w:pPr>
              <w:pStyle w:val="Normal"/>
              <w:widowControl w:val="false"/>
              <w:spacing w:lineRule="auto" w:line="360"/>
              <w:jc w:val="center"/>
              <w:rPr>
                <w:color w:val="000000" w:themeColor="text1"/>
              </w:rPr>
            </w:pPr>
            <w:r>
              <w:rPr>
                <w:color w:val="000000" w:themeColor="text1"/>
              </w:rPr>
              <w:t>0.71</w:t>
            </w:r>
          </w:p>
        </w:tc>
        <w:tc>
          <w:tcPr>
            <w:tcW w:w="26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9.72</w:t>
            </w:r>
          </w:p>
          <w:p>
            <w:pPr>
              <w:pStyle w:val="Normal"/>
              <w:widowControl w:val="false"/>
              <w:spacing w:lineRule="auto" w:line="360"/>
              <w:jc w:val="center"/>
              <w:rPr>
                <w:color w:val="000000" w:themeColor="text1"/>
              </w:rPr>
            </w:pPr>
            <w:r>
              <w:rPr>
                <w:color w:val="000000" w:themeColor="text1"/>
              </w:rPr>
              <w:t>1.33</w:t>
            </w:r>
          </w:p>
        </w:tc>
        <w:tc>
          <w:tcPr>
            <w:tcW w:w="403"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5.9</w:t>
            </w:r>
          </w:p>
          <w:p>
            <w:pPr>
              <w:pStyle w:val="Normal"/>
              <w:widowControl w:val="false"/>
              <w:spacing w:lineRule="auto" w:line="360"/>
              <w:jc w:val="center"/>
              <w:rPr>
                <w:color w:val="000000" w:themeColor="text1"/>
              </w:rPr>
            </w:pPr>
            <w:r>
              <w:rPr>
                <w:color w:val="000000" w:themeColor="text1"/>
              </w:rPr>
              <w:t>1.8</w:t>
            </w:r>
          </w:p>
        </w:tc>
        <w:tc>
          <w:tcPr>
            <w:tcW w:w="259"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85"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9.5</w:t>
            </w:r>
          </w:p>
          <w:p>
            <w:pPr>
              <w:pStyle w:val="Normal"/>
              <w:widowControl w:val="false"/>
              <w:spacing w:lineRule="auto" w:line="360"/>
              <w:jc w:val="center"/>
              <w:rPr>
                <w:color w:val="000000" w:themeColor="text1"/>
              </w:rPr>
            </w:pPr>
            <w:r>
              <w:rPr>
                <w:color w:val="000000" w:themeColor="text1"/>
              </w:rPr>
              <w:t>1.8</w:t>
            </w:r>
          </w:p>
        </w:tc>
        <w:tc>
          <w:tcPr>
            <w:tcW w:w="397"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6.9</w:t>
            </w:r>
          </w:p>
          <w:p>
            <w:pPr>
              <w:pStyle w:val="Normal"/>
              <w:widowControl w:val="false"/>
              <w:spacing w:lineRule="auto" w:line="360"/>
              <w:jc w:val="center"/>
              <w:rPr>
                <w:color w:val="000000" w:themeColor="text1"/>
              </w:rPr>
            </w:pPr>
            <w:r>
              <w:rPr>
                <w:color w:val="000000" w:themeColor="text1"/>
              </w:rPr>
              <w:t>1.0</w:t>
            </w:r>
          </w:p>
        </w:tc>
        <w:tc>
          <w:tcPr>
            <w:tcW w:w="239"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714" w:type="dxa"/>
            <w:tcBorders/>
            <w:shd w:color="auto" w:fill="auto" w:val="clear"/>
            <w:vAlign w:val="bottom"/>
          </w:tcPr>
          <w:p>
            <w:pPr>
              <w:pStyle w:val="Normal"/>
              <w:widowControl w:val="false"/>
              <w:spacing w:lineRule="auto" w:line="360"/>
              <w:rPr>
                <w:color w:val="000000" w:themeColor="text1"/>
              </w:rPr>
            </w:pPr>
            <w:r>
              <w:rPr>
                <w:color w:val="000000" w:themeColor="text1"/>
              </w:rPr>
              <w:t>10.6</w:t>
            </w:r>
          </w:p>
          <w:p>
            <w:pPr>
              <w:pStyle w:val="Normal"/>
              <w:widowControl w:val="false"/>
              <w:spacing w:lineRule="auto" w:line="360"/>
              <w:rPr>
                <w:color w:val="000000" w:themeColor="text1"/>
              </w:rPr>
            </w:pPr>
            <w:r>
              <w:rPr>
                <w:color w:val="000000" w:themeColor="text1"/>
              </w:rPr>
              <w:t xml:space="preserve"> </w:t>
            </w:r>
            <w:r>
              <w:rPr>
                <w:color w:val="000000" w:themeColor="text1"/>
              </w:rPr>
              <w:t>1.4</w:t>
            </w:r>
          </w:p>
        </w:tc>
      </w:tr>
      <w:tr>
        <w:trPr>
          <w:trHeight w:val="237" w:hRule="atLeast"/>
        </w:trPr>
        <w:tc>
          <w:tcPr>
            <w:tcW w:w="1898" w:type="dxa"/>
            <w:vMerge w:val="continue"/>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r>
          </w:p>
        </w:tc>
        <w:tc>
          <w:tcPr>
            <w:tcW w:w="781" w:type="dxa"/>
            <w:tcBorders>
              <w:bottom w:val="single" w:sz="8" w:space="0" w:color="000000"/>
            </w:tcBorders>
            <w:shd w:color="auto" w:fill="auto" w:val="clear"/>
            <w:vAlign w:val="bottom"/>
          </w:tcPr>
          <w:p>
            <w:pPr>
              <w:pStyle w:val="Normal"/>
              <w:widowControl w:val="false"/>
              <w:rPr/>
            </w:pPr>
            <w:r>
              <w:rPr/>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5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39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3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r>
      <w:tr>
        <w:trPr>
          <w:trHeight w:val="300" w:hRule="atLeast"/>
        </w:trPr>
        <w:tc>
          <w:tcPr>
            <w:tcW w:w="1898" w:type="dxa"/>
            <w:tcBorders>
              <w:top w:val="single" w:sz="8" w:space="0" w:color="000000"/>
            </w:tcBorders>
            <w:shd w:color="auto" w:fill="auto" w:val="clear"/>
            <w:vAlign w:val="center"/>
          </w:tcPr>
          <w:p>
            <w:pPr>
              <w:pStyle w:val="Normal"/>
              <w:widowControl w:val="false"/>
              <w:spacing w:beforeAutospacing="1" w:after="0"/>
              <w:jc w:val="center"/>
              <w:rPr/>
            </w:pPr>
            <w:r>
              <w:rPr>
                <w:b/>
                <w:bCs/>
              </w:rPr>
              <w:t>Douglas-fir as</w:t>
            </w:r>
            <w:r>
              <w:rPr/>
              <w:t xml:space="preserve"> </w:t>
            </w:r>
            <w:r>
              <w:rPr>
                <w:b/>
                <w:bCs/>
              </w:rPr>
              <w:t>percentage</w:t>
            </w:r>
          </w:p>
        </w:tc>
        <w:tc>
          <w:tcPr>
            <w:tcW w:w="781" w:type="dxa"/>
            <w:tcBorders>
              <w:top w:val="single" w:sz="8" w:space="0" w:color="000000"/>
            </w:tcBorders>
            <w:shd w:color="auto" w:fill="auto" w:val="clear"/>
            <w:vAlign w:val="bottom"/>
          </w:tcPr>
          <w:p>
            <w:pPr>
              <w:pStyle w:val="Normal"/>
              <w:widowControl w:val="false"/>
              <w:rPr>
                <w:b/>
                <w:b/>
                <w:bCs/>
              </w:rPr>
            </w:pPr>
            <w:r>
              <w:rPr>
                <w:b/>
                <w:bCs/>
              </w:rPr>
              <w:t>Total</w:t>
            </w:r>
          </w:p>
        </w:tc>
        <w:tc>
          <w:tcPr>
            <w:tcW w:w="1006" w:type="dxa"/>
            <w:tcBorders>
              <w:top w:val="single" w:sz="8" w:space="0" w:color="000000"/>
            </w:tcBorders>
            <w:shd w:color="auto" w:fill="auto" w:val="clear"/>
            <w:vAlign w:val="bottom"/>
          </w:tcPr>
          <w:p>
            <w:pPr>
              <w:pStyle w:val="Normal"/>
              <w:widowControl w:val="false"/>
              <w:jc w:val="center"/>
              <w:rPr/>
            </w:pPr>
            <w:r>
              <w:rPr/>
              <w:t>81%</w:t>
            </w:r>
          </w:p>
        </w:tc>
        <w:tc>
          <w:tcPr>
            <w:tcW w:w="271" w:type="dxa"/>
            <w:tcBorders>
              <w:top w:val="single" w:sz="8" w:space="0" w:color="000000"/>
            </w:tcBorders>
            <w:shd w:color="auto" w:fill="auto" w:val="clear"/>
            <w:vAlign w:val="bottom"/>
          </w:tcPr>
          <w:p>
            <w:pPr>
              <w:pStyle w:val="Normal"/>
              <w:widowControl w:val="false"/>
              <w:jc w:val="center"/>
              <w:rPr/>
            </w:pPr>
            <w:r>
              <w:rPr/>
            </w:r>
          </w:p>
        </w:tc>
        <w:tc>
          <w:tcPr>
            <w:tcW w:w="676" w:type="dxa"/>
            <w:tcBorders>
              <w:top w:val="single" w:sz="8" w:space="0" w:color="000000"/>
            </w:tcBorders>
            <w:shd w:color="auto" w:fill="auto" w:val="clear"/>
            <w:vAlign w:val="bottom"/>
          </w:tcPr>
          <w:p>
            <w:pPr>
              <w:pStyle w:val="Normal"/>
              <w:widowControl w:val="false"/>
              <w:jc w:val="center"/>
              <w:rPr/>
            </w:pPr>
            <w:r>
              <w:rPr/>
              <w:t>79%</w:t>
            </w:r>
          </w:p>
        </w:tc>
        <w:tc>
          <w:tcPr>
            <w:tcW w:w="405" w:type="dxa"/>
            <w:tcBorders>
              <w:top w:val="single" w:sz="8" w:space="0" w:color="000000"/>
            </w:tcBorders>
            <w:shd w:color="auto" w:fill="auto" w:val="clear"/>
            <w:vAlign w:val="bottom"/>
          </w:tcPr>
          <w:p>
            <w:pPr>
              <w:pStyle w:val="Normal"/>
              <w:widowControl w:val="false"/>
              <w:jc w:val="center"/>
              <w:rPr/>
            </w:pPr>
            <w:r>
              <w:rPr/>
            </w:r>
          </w:p>
        </w:tc>
        <w:tc>
          <w:tcPr>
            <w:tcW w:w="677" w:type="dxa"/>
            <w:tcBorders>
              <w:top w:val="single" w:sz="8" w:space="0" w:color="000000"/>
            </w:tcBorders>
            <w:shd w:color="auto" w:fill="auto" w:val="clear"/>
            <w:vAlign w:val="bottom"/>
          </w:tcPr>
          <w:p>
            <w:pPr>
              <w:pStyle w:val="Normal"/>
              <w:widowControl w:val="false"/>
              <w:jc w:val="center"/>
              <w:rPr/>
            </w:pPr>
            <w:r>
              <w:rPr/>
              <w:t>86%</w:t>
            </w:r>
          </w:p>
        </w:tc>
        <w:tc>
          <w:tcPr>
            <w:tcW w:w="268"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77%</w:t>
            </w:r>
          </w:p>
        </w:tc>
        <w:tc>
          <w:tcPr>
            <w:tcW w:w="403"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79%</w:t>
            </w:r>
          </w:p>
        </w:tc>
        <w:tc>
          <w:tcPr>
            <w:tcW w:w="259" w:type="dxa"/>
            <w:tcBorders>
              <w:top w:val="single" w:sz="8" w:space="0" w:color="000000"/>
            </w:tcBorders>
            <w:shd w:color="auto" w:fill="auto" w:val="clear"/>
            <w:vAlign w:val="bottom"/>
          </w:tcPr>
          <w:p>
            <w:pPr>
              <w:pStyle w:val="Normal"/>
              <w:widowControl w:val="false"/>
              <w:jc w:val="center"/>
              <w:rPr/>
            </w:pPr>
            <w:r>
              <w:rPr/>
            </w:r>
          </w:p>
        </w:tc>
        <w:tc>
          <w:tcPr>
            <w:tcW w:w="685" w:type="dxa"/>
            <w:tcBorders>
              <w:top w:val="single" w:sz="8" w:space="0" w:color="000000"/>
            </w:tcBorders>
            <w:shd w:color="auto" w:fill="auto" w:val="clear"/>
            <w:vAlign w:val="bottom"/>
          </w:tcPr>
          <w:p>
            <w:pPr>
              <w:pStyle w:val="Normal"/>
              <w:widowControl w:val="false"/>
              <w:jc w:val="center"/>
              <w:rPr/>
            </w:pPr>
            <w:r>
              <w:rPr/>
              <w:t>71%</w:t>
            </w:r>
          </w:p>
        </w:tc>
        <w:tc>
          <w:tcPr>
            <w:tcW w:w="397"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82%</w:t>
            </w:r>
          </w:p>
        </w:tc>
        <w:tc>
          <w:tcPr>
            <w:tcW w:w="239" w:type="dxa"/>
            <w:tcBorders>
              <w:top w:val="single" w:sz="8" w:space="0" w:color="000000"/>
            </w:tcBorders>
            <w:shd w:color="auto" w:fill="auto" w:val="clear"/>
            <w:vAlign w:val="bottom"/>
          </w:tcPr>
          <w:p>
            <w:pPr>
              <w:pStyle w:val="Normal"/>
              <w:widowControl w:val="false"/>
              <w:jc w:val="center"/>
              <w:rPr/>
            </w:pPr>
            <w:r>
              <w:rPr/>
            </w:r>
          </w:p>
        </w:tc>
        <w:tc>
          <w:tcPr>
            <w:tcW w:w="714" w:type="dxa"/>
            <w:tcBorders>
              <w:top w:val="single" w:sz="8" w:space="0" w:color="000000"/>
            </w:tcBorders>
            <w:shd w:color="auto" w:fill="auto" w:val="clear"/>
            <w:vAlign w:val="bottom"/>
          </w:tcPr>
          <w:p>
            <w:pPr>
              <w:pStyle w:val="Normal"/>
              <w:widowControl w:val="false"/>
              <w:jc w:val="center"/>
              <w:rPr/>
            </w:pPr>
            <w:r>
              <w:rPr/>
              <w:t>77%</w:t>
            </w:r>
          </w:p>
        </w:tc>
      </w:tr>
      <w:tr>
        <w:trPr>
          <w:trHeight w:val="290" w:hRule="exact"/>
        </w:trPr>
        <w:tc>
          <w:tcPr>
            <w:tcW w:w="1898" w:type="dxa"/>
            <w:tcBorders/>
            <w:shd w:color="auto" w:fill="auto" w:val="clear"/>
            <w:vAlign w:val="center"/>
          </w:tcPr>
          <w:p>
            <w:pPr>
              <w:pStyle w:val="Normal"/>
              <w:widowControl w:val="false"/>
              <w:spacing w:beforeAutospacing="1" w:after="0"/>
              <w:jc w:val="center"/>
              <w:rPr/>
            </w:pPr>
            <w:r>
              <w:rPr>
                <w:b/>
                <w:bCs/>
              </w:rPr>
              <w:t>of total trees</w:t>
              <w:br/>
            </w:r>
          </w:p>
        </w:tc>
        <w:tc>
          <w:tcPr>
            <w:tcW w:w="781" w:type="dxa"/>
            <w:tcBorders/>
            <w:shd w:color="auto" w:fill="auto" w:val="clear"/>
            <w:vAlign w:val="bottom"/>
          </w:tcPr>
          <w:p>
            <w:pPr>
              <w:pStyle w:val="Normal"/>
              <w:widowControl w:val="false"/>
              <w:jc w:val="center"/>
              <w:rPr/>
            </w:pPr>
            <w:r>
              <w:rPr/>
            </w:r>
          </w:p>
        </w:tc>
        <w:tc>
          <w:tcPr>
            <w:tcW w:w="1006" w:type="dxa"/>
            <w:tcBorders/>
            <w:shd w:color="auto" w:fill="auto" w:val="clear"/>
            <w:vAlign w:val="bottom"/>
          </w:tcPr>
          <w:p>
            <w:pPr>
              <w:pStyle w:val="Normal"/>
              <w:widowControl w:val="false"/>
              <w:jc w:val="center"/>
              <w:rPr/>
            </w:pPr>
            <w:r>
              <w:rPr/>
            </w:r>
          </w:p>
        </w:tc>
        <w:tc>
          <w:tcPr>
            <w:tcW w:w="271" w:type="dxa"/>
            <w:tcBorders/>
            <w:shd w:color="auto" w:fill="auto" w:val="clear"/>
            <w:vAlign w:val="bottom"/>
          </w:tcPr>
          <w:p>
            <w:pPr>
              <w:pStyle w:val="Normal"/>
              <w:widowControl w:val="false"/>
              <w:jc w:val="center"/>
              <w:rPr/>
            </w:pPr>
            <w:r>
              <w:rPr/>
            </w:r>
          </w:p>
        </w:tc>
        <w:tc>
          <w:tcPr>
            <w:tcW w:w="676" w:type="dxa"/>
            <w:tcBorders/>
            <w:shd w:color="auto" w:fill="auto" w:val="clear"/>
            <w:vAlign w:val="bottom"/>
          </w:tcPr>
          <w:p>
            <w:pPr>
              <w:pStyle w:val="Normal"/>
              <w:widowControl w:val="false"/>
              <w:jc w:val="center"/>
              <w:rPr/>
            </w:pPr>
            <w:r>
              <w:rPr/>
            </w:r>
          </w:p>
        </w:tc>
        <w:tc>
          <w:tcPr>
            <w:tcW w:w="405" w:type="dxa"/>
            <w:tcBorders/>
            <w:shd w:color="auto" w:fill="auto" w:val="clear"/>
            <w:vAlign w:val="bottom"/>
          </w:tcPr>
          <w:p>
            <w:pPr>
              <w:pStyle w:val="Normal"/>
              <w:widowControl w:val="false"/>
              <w:jc w:val="center"/>
              <w:rPr/>
            </w:pPr>
            <w:r>
              <w:rPr/>
            </w:r>
          </w:p>
        </w:tc>
        <w:tc>
          <w:tcPr>
            <w:tcW w:w="677" w:type="dxa"/>
            <w:tcBorders/>
            <w:shd w:color="auto" w:fill="auto" w:val="clear"/>
            <w:vAlign w:val="bottom"/>
          </w:tcPr>
          <w:p>
            <w:pPr>
              <w:pStyle w:val="Normal"/>
              <w:widowControl w:val="false"/>
              <w:jc w:val="center"/>
              <w:rPr/>
            </w:pPr>
            <w:r>
              <w:rPr/>
            </w:r>
          </w:p>
        </w:tc>
        <w:tc>
          <w:tcPr>
            <w:tcW w:w="268"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403"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259" w:type="dxa"/>
            <w:tcBorders/>
            <w:shd w:color="auto" w:fill="auto" w:val="clear"/>
            <w:vAlign w:val="bottom"/>
          </w:tcPr>
          <w:p>
            <w:pPr>
              <w:pStyle w:val="Normal"/>
              <w:widowControl w:val="false"/>
              <w:jc w:val="center"/>
              <w:rPr/>
            </w:pPr>
            <w:r>
              <w:rPr/>
            </w:r>
          </w:p>
        </w:tc>
        <w:tc>
          <w:tcPr>
            <w:tcW w:w="685" w:type="dxa"/>
            <w:tcBorders/>
            <w:shd w:color="auto" w:fill="auto" w:val="clear"/>
            <w:vAlign w:val="bottom"/>
          </w:tcPr>
          <w:p>
            <w:pPr>
              <w:pStyle w:val="Normal"/>
              <w:widowControl w:val="false"/>
              <w:jc w:val="center"/>
              <w:rPr/>
            </w:pPr>
            <w:r>
              <w:rPr/>
            </w:r>
          </w:p>
        </w:tc>
        <w:tc>
          <w:tcPr>
            <w:tcW w:w="397"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239" w:type="dxa"/>
            <w:tcBorders/>
            <w:shd w:color="auto" w:fill="auto" w:val="clear"/>
            <w:vAlign w:val="bottom"/>
          </w:tcPr>
          <w:p>
            <w:pPr>
              <w:pStyle w:val="Normal"/>
              <w:widowControl w:val="false"/>
              <w:jc w:val="center"/>
              <w:rPr/>
            </w:pPr>
            <w:r>
              <w:rPr/>
            </w:r>
          </w:p>
        </w:tc>
        <w:tc>
          <w:tcPr>
            <w:tcW w:w="714" w:type="dxa"/>
            <w:tcBorders/>
            <w:shd w:color="auto" w:fill="auto" w:val="clear"/>
            <w:vAlign w:val="bottom"/>
          </w:tcPr>
          <w:p>
            <w:pPr>
              <w:pStyle w:val="Normal"/>
              <w:widowControl w:val="false"/>
              <w:jc w:val="center"/>
              <w:rPr/>
            </w:pPr>
            <w:r>
              <w:rPr/>
            </w:r>
          </w:p>
        </w:tc>
      </w:tr>
    </w:tbl>
    <w:p>
      <w:pPr>
        <w:pStyle w:val="Normal"/>
        <w:spacing w:lineRule="auto" w:line="480"/>
        <w:ind w:firstLine="720"/>
        <w:rPr>
          <w:sz w:val="24"/>
          <w:szCs w:val="24"/>
        </w:rPr>
      </w:pPr>
      <w:r>
        <w:rPr>
          <w:sz w:val="24"/>
          <w:szCs w:val="24"/>
        </w:rPr>
      </w:r>
    </w:p>
    <w:p>
      <w:pPr>
        <w:pStyle w:val="Normal"/>
        <w:spacing w:lineRule="auto" w:line="480"/>
        <w:rPr>
          <w:sz w:val="24"/>
          <w:szCs w:val="24"/>
        </w:rPr>
      </w:pPr>
      <w:r>
        <w:rPr>
          <w:b/>
          <w:sz w:val="24"/>
          <w:szCs w:val="24"/>
        </w:rPr>
        <w:t>Table 2.</w:t>
      </w:r>
      <w:r>
        <w:rPr>
          <w:sz w:val="24"/>
          <w:szCs w:val="24"/>
        </w:rPr>
        <w:t xml:space="preserve"> Initial and final stand summary statistics for the Woods Creek study. BA = basal area, CI = 95% confidence interval.  </w:t>
      </w:r>
    </w:p>
    <w:p>
      <w:pPr>
        <w:pStyle w:val="Normal"/>
        <w:spacing w:lineRule="auto" w:line="480"/>
        <w:rPr>
          <w:b/>
          <w:b/>
          <w:bCs/>
          <w:sz w:val="24"/>
          <w:szCs w:val="24"/>
        </w:rPr>
      </w:pPr>
      <w:r>
        <w:rPr/>
        <w:drawing>
          <wp:inline distT="0" distB="0" distL="0" distR="0">
            <wp:extent cx="5943600" cy="2476500"/>
            <wp:effectExtent l="0" t="0" r="0" b="0"/>
            <wp:docPr id="3" name="Graphic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4" descr="Chart, line chart&#10;&#10;Description automatically generated"/>
                    <pic:cNvPicPr>
                      <a:picLocks noChangeAspect="1" noChangeArrowheads="1"/>
                    </pic:cNvPicPr>
                  </pic:nvPicPr>
                  <pic:blipFill>
                    <a:blip r:embed="rId14"/>
                    <a:stretch>
                      <a:fillRect/>
                    </a:stretch>
                  </pic:blipFill>
                  <pic:spPr bwMode="auto">
                    <a:xfrm>
                      <a:off x="0" y="0"/>
                      <a:ext cx="5943600" cy="2476500"/>
                    </a:xfrm>
                    <a:prstGeom prst="rect">
                      <a:avLst/>
                    </a:prstGeom>
                  </pic:spPr>
                </pic:pic>
              </a:graphicData>
            </a:graphic>
          </wp:inline>
        </w:drawing>
      </w:r>
    </w:p>
    <w:p>
      <w:pPr>
        <w:pStyle w:val="Normal"/>
        <w:spacing w:lineRule="auto" w:line="480"/>
        <w:rPr>
          <w:sz w:val="24"/>
          <w:szCs w:val="24"/>
        </w:rPr>
      </w:pPr>
      <w:r>
        <w:rPr>
          <w:b/>
          <w:bCs/>
          <w:sz w:val="24"/>
          <w:szCs w:val="24"/>
        </w:rPr>
        <w:t>Fig. 3. (</w:t>
      </w:r>
      <w:r>
        <w:rPr>
          <w:sz w:val="24"/>
          <w:szCs w:val="24"/>
        </w:rPr>
        <w:t xml:space="preserve">A) Stand mean basal area of the three different treatments over time. (B) Stand mean quadratic mean diameter of the three treatments over time. The error bars are representative of 95% confidence intervals. </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 xml:space="preserve">3.2. Thinning study, cumulative proportion mortality of LRR </w:t>
      </w:r>
    </w:p>
    <w:p>
      <w:pPr>
        <w:pStyle w:val="Normal"/>
        <w:spacing w:lineRule="auto" w:line="480"/>
        <w:ind w:firstLine="720"/>
        <w:rPr>
          <w:sz w:val="24"/>
          <w:szCs w:val="24"/>
        </w:rPr>
      </w:pPr>
      <w:r>
        <w:rPr>
          <w:bCs/>
          <w:sz w:val="24"/>
          <w:szCs w:val="24"/>
        </w:rPr>
        <w:t xml:space="preserve">At the beginning of the study, LRR accounted for 10% of the mortality in the control stands (n = 65/592), 19% in lightly thinned stands (n = 63/321), and 19% in thinned stands (n = 51/265). By the </w:t>
      </w:r>
      <w:del w:id="159" w:author="Unknown Author" w:date="2023-02-06T12:43:57Z">
        <w:r>
          <w:rPr>
            <w:bCs/>
            <w:sz w:val="24"/>
            <w:szCs w:val="24"/>
          </w:rPr>
          <w:delText>conclusion</w:delText>
        </w:r>
      </w:del>
      <w:ins w:id="160" w:author="Unknown Author" w:date="2023-02-06T12:43:57Z">
        <w:r>
          <w:rPr>
            <w:rFonts w:eastAsia="Times New Roman" w:cs="Times New Roman"/>
            <w:bCs/>
            <w:color w:val="auto"/>
            <w:kern w:val="0"/>
            <w:sz w:val="24"/>
            <w:szCs w:val="24"/>
            <w:lang w:val="en-US" w:eastAsia="zh-CN" w:bidi="ar-SA"/>
          </w:rPr>
          <w:t>end</w:t>
        </w:r>
      </w:ins>
      <w:r>
        <w:rPr>
          <w:bCs/>
          <w:sz w:val="24"/>
          <w:szCs w:val="24"/>
        </w:rPr>
        <w:t xml:space="preserve"> of the study, LRR </w:t>
      </w:r>
      <w:del w:id="161" w:author="Unknown Author" w:date="2023-02-06T12:44:21Z">
        <w:r>
          <w:rPr>
            <w:bCs/>
            <w:sz w:val="24"/>
            <w:szCs w:val="24"/>
          </w:rPr>
          <w:delText>had accounted for</w:delText>
        </w:r>
      </w:del>
      <w:ins w:id="162" w:author="Unknown Author" w:date="2023-02-06T12:44:21Z">
        <w:r>
          <w:rPr>
            <w:rFonts w:eastAsia="Times New Roman" w:cs="Times New Roman"/>
            <w:bCs/>
            <w:color w:val="auto"/>
            <w:kern w:val="0"/>
            <w:sz w:val="24"/>
            <w:szCs w:val="24"/>
            <w:lang w:val="en-US" w:eastAsia="zh-CN" w:bidi="ar-SA"/>
          </w:rPr>
          <w:t>resulted in</w:t>
        </w:r>
      </w:ins>
      <w:r>
        <w:rPr>
          <w:bCs/>
          <w:sz w:val="24"/>
          <w:szCs w:val="24"/>
        </w:rPr>
        <w:t xml:space="preserve"> 25% mortality in control stands (n = 92/361), 36% in lightly thinned stands (n = 72/195), and 34% in thinned stands (n = 60/172). </w:t>
      </w:r>
      <w:r>
        <w:rPr>
          <w:sz w:val="24"/>
          <w:szCs w:val="24"/>
        </w:rPr>
        <w:t>There was no effect of blocking or treatment on annual proportion of mortality</w:t>
      </w:r>
      <w:r>
        <w:rPr>
          <w:sz w:val="24"/>
          <w:szCs w:val="24"/>
          <w:highlight w:val="white"/>
        </w:rPr>
        <w:t xml:space="preserve"> (Table 3) nor was there an effect when the two thinning treatments were combined and compared to the control (Table 3) with an overall mean annual proportional mortality of 0.0141 year</w:t>
      </w:r>
      <w:r>
        <w:rPr>
          <w:sz w:val="24"/>
          <w:szCs w:val="24"/>
          <w:highlight w:val="white"/>
          <w:vertAlign w:val="superscript"/>
        </w:rPr>
        <w:t>-1</w:t>
      </w:r>
      <w:r>
        <w:rPr>
          <w:sz w:val="24"/>
          <w:szCs w:val="24"/>
          <w:highlight w:val="white"/>
        </w:rPr>
        <w:t>.</w:t>
      </w:r>
      <w:r>
        <w:rPr>
          <w:sz w:val="24"/>
          <w:szCs w:val="24"/>
        </w:rPr>
        <w:t xml:space="preserve"> </w:t>
      </w:r>
      <w:ins w:id="163" w:author="Unknown Author" w:date="2023-02-06T12:46:35Z">
        <w:r>
          <w:rPr>
            <w:sz w:val="24"/>
            <w:szCs w:val="24"/>
          </w:rPr>
          <w:t xml:space="preserve">As intended with the thinning treatments, </w:t>
        </w:r>
      </w:ins>
      <w:del w:id="164" w:author="Unknown Author" w:date="2023-02-06T12:46:56Z">
        <w:r>
          <w:rPr>
            <w:bCs/>
            <w:iCs/>
            <w:sz w:val="24"/>
            <w:szCs w:val="24"/>
          </w:rPr>
          <w:delText>T</w:delText>
        </w:r>
      </w:del>
      <w:ins w:id="165" w:author="Unknown Author" w:date="2023-02-06T12:46:56Z">
        <w:r>
          <w:rPr>
            <w:bCs/>
            <w:iCs/>
            <w:sz w:val="24"/>
            <w:szCs w:val="24"/>
          </w:rPr>
          <w:t>t</w:t>
        </w:r>
      </w:ins>
      <w:r>
        <w:rPr>
          <w:bCs/>
          <w:iCs/>
          <w:sz w:val="24"/>
          <w:szCs w:val="24"/>
        </w:rPr>
        <w:t xml:space="preserve">here was </w:t>
      </w:r>
      <w:del w:id="166" w:author="Unknown Author" w:date="2023-02-06T12:47:04Z">
        <w:r>
          <w:rPr>
            <w:bCs/>
            <w:iCs/>
            <w:sz w:val="24"/>
            <w:szCs w:val="24"/>
          </w:rPr>
          <w:delText xml:space="preserve">no effect of block and </w:delText>
        </w:r>
      </w:del>
      <w:ins w:id="167" w:author="Unknown Author" w:date="2023-02-06T12:47:04Z">
        <w:r>
          <w:rPr>
            <w:rFonts w:eastAsia="Times New Roman" w:cs="Times New Roman"/>
            <w:bCs/>
            <w:iCs/>
            <w:color w:val="auto"/>
            <w:kern w:val="0"/>
            <w:sz w:val="24"/>
            <w:szCs w:val="24"/>
            <w:lang w:val="en-US" w:eastAsia="zh-CN" w:bidi="ar-SA"/>
          </w:rPr>
          <w:t xml:space="preserve">a significant effect of </w:t>
        </w:r>
      </w:ins>
      <w:r>
        <w:rPr>
          <w:bCs/>
          <w:iCs/>
          <w:sz w:val="24"/>
          <w:szCs w:val="24"/>
        </w:rPr>
        <w:t xml:space="preserve">treatment on initial </w:t>
      </w:r>
      <w:r>
        <w:rPr>
          <w:rFonts w:eastAsia="Times New Roman" w:cs="Times New Roman"/>
          <w:bCs/>
          <w:iCs/>
          <w:color w:val="auto"/>
          <w:kern w:val="0"/>
          <w:sz w:val="24"/>
          <w:szCs w:val="24"/>
          <w:lang w:val="en-US" w:eastAsia="zh-CN" w:bidi="ar-SA"/>
        </w:rPr>
        <w:t>and</w:t>
      </w:r>
      <w:ins w:id="168" w:author="Unknown Author" w:date="2023-02-06T12:47:12Z">
        <w:r>
          <w:rPr>
            <w:rFonts w:eastAsia="Times New Roman" w:cs="Times New Roman"/>
            <w:bCs/>
            <w:iCs/>
            <w:color w:val="auto"/>
            <w:kern w:val="0"/>
            <w:sz w:val="24"/>
            <w:szCs w:val="24"/>
            <w:lang w:val="en-US" w:eastAsia="zh-CN" w:bidi="ar-SA"/>
          </w:rPr>
          <w:t xml:space="preserve"> </w:t>
        </w:r>
      </w:ins>
      <w:r>
        <w:rPr>
          <w:bCs/>
          <w:iCs/>
          <w:sz w:val="24"/>
          <w:szCs w:val="24"/>
        </w:rPr>
        <w:t>final basal area</w:t>
      </w:r>
      <w:ins w:id="169" w:author="Unknown Author" w:date="2023-02-06T12:47:38Z">
        <w:r>
          <w:rPr>
            <w:bCs/>
            <w:iCs/>
            <w:sz w:val="24"/>
            <w:szCs w:val="24"/>
          </w:rPr>
          <w:t xml:space="preserve">. However, there was no effect of treatment on annual basal area increment </w:t>
        </w:r>
      </w:ins>
      <w:del w:id="170" w:author="Unknown Author" w:date="2023-02-06T12:47:38Z">
        <w:r>
          <w:rPr>
            <w:bCs/>
            <w:iCs/>
            <w:sz w:val="24"/>
            <w:szCs w:val="24"/>
          </w:rPr>
          <w:delText xml:space="preserve"> </w:delText>
        </w:r>
      </w:del>
      <w:del w:id="171" w:author="Unknown Author" w:date="2023-02-06T12:45:05Z">
        <w:r>
          <w:rPr>
            <w:bCs/>
            <w:iCs/>
            <w:sz w:val="24"/>
            <w:szCs w:val="24"/>
          </w:rPr>
          <w:delText>and</w:delText>
        </w:r>
      </w:del>
      <w:del w:id="172" w:author="Unknown Author" w:date="2023-02-06T12:47:36Z">
        <w:r>
          <w:rPr>
            <w:bCs/>
            <w:iCs/>
            <w:sz w:val="24"/>
            <w:szCs w:val="24"/>
          </w:rPr>
          <w:delText xml:space="preserve"> </w:delText>
        </w:r>
      </w:del>
      <w:del w:id="173" w:author="Unknown Author" w:date="2023-02-06T12:48:14Z">
        <w:r>
          <w:rPr>
            <w:bCs/>
            <w:iCs/>
            <w:sz w:val="24"/>
            <w:szCs w:val="24"/>
          </w:rPr>
          <w:delText xml:space="preserve">annual basal area increment </w:delText>
        </w:r>
      </w:del>
      <w:r>
        <w:rPr>
          <w:bCs/>
          <w:iCs/>
          <w:sz w:val="24"/>
          <w:szCs w:val="24"/>
        </w:rPr>
        <w:t xml:space="preserve">(Table 4) with an overall mean annual basal area increment of 0.5876 </w:t>
      </w:r>
      <w:r>
        <w:rPr>
          <w:sz w:val="24"/>
          <w:szCs w:val="24"/>
        </w:rPr>
        <w:t>m</w:t>
      </w:r>
      <w:r>
        <w:rPr>
          <w:b/>
          <w:bCs/>
          <w:sz w:val="24"/>
          <w:szCs w:val="24"/>
          <w:vertAlign w:val="superscript"/>
        </w:rPr>
        <w:t>2</w:t>
      </w:r>
      <w:r>
        <w:rPr>
          <w:sz w:val="24"/>
          <w:szCs w:val="24"/>
        </w:rPr>
        <w:t>ha</w:t>
      </w:r>
      <w:r>
        <w:rPr>
          <w:sz w:val="24"/>
          <w:szCs w:val="24"/>
          <w:vertAlign w:val="superscript"/>
        </w:rPr>
        <w:t xml:space="preserve">-1 </w:t>
      </w:r>
      <w:r>
        <w:rPr>
          <w:sz w:val="24"/>
          <w:szCs w:val="24"/>
          <w:highlight w:val="white"/>
        </w:rPr>
        <w:t>year</w:t>
      </w:r>
      <w:r>
        <w:rPr>
          <w:sz w:val="24"/>
          <w:szCs w:val="24"/>
          <w:highlight w:val="white"/>
          <w:vertAlign w:val="superscript"/>
        </w:rPr>
        <w:t>-1</w:t>
      </w:r>
      <w:del w:id="174" w:author="Unknown Author" w:date="2023-02-06T12:45:14Z">
        <w:r>
          <w:rPr>
            <w:bCs/>
            <w:iCs/>
            <w:sz w:val="24"/>
            <w:szCs w:val="24"/>
            <w:highlight w:val="white"/>
            <w:vertAlign w:val="superscript"/>
          </w:rPr>
          <w:delText xml:space="preserve"> </w:delText>
        </w:r>
      </w:del>
      <w:r>
        <w:rPr>
          <w:bCs/>
          <w:iCs/>
          <w:sz w:val="24"/>
          <w:szCs w:val="24"/>
        </w:rPr>
        <w:t xml:space="preserve">. </w:t>
      </w:r>
      <w:ins w:id="175" w:author="Unknown Author" w:date="2023-02-06T12:49:40Z">
        <w:r>
          <w:rPr>
            <w:bCs/>
            <w:iCs/>
            <w:sz w:val="24"/>
            <w:szCs w:val="24"/>
          </w:rPr>
          <w:t>There was no significant effect of block on ini</w:t>
        </w:r>
      </w:ins>
      <w:ins w:id="176" w:author="Unknown Author" w:date="2023-02-06T12:50:00Z">
        <w:r>
          <w:rPr>
            <w:bCs/>
            <w:iCs/>
            <w:sz w:val="24"/>
            <w:szCs w:val="24"/>
          </w:rPr>
          <w:t xml:space="preserve">tial or final basal area, </w:t>
        </w:r>
      </w:ins>
      <w:ins w:id="177" w:author="Unknown Author" w:date="2023-02-06T12:50:00Z">
        <w:commentRangeStart w:id="3"/>
        <w:r>
          <w:rPr>
            <w:bCs/>
            <w:iCs/>
            <w:sz w:val="24"/>
            <w:szCs w:val="24"/>
          </w:rPr>
          <w:t xml:space="preserve">but the effect on annual basal area increment was significant. </w:t>
        </w:r>
      </w:ins>
      <w:r>
        <w:rPr>
          <w:bCs/>
          <w:iCs/>
          <w:sz w:val="24"/>
          <w:szCs w:val="24"/>
        </w:rPr>
      </w:r>
      <w:commentRangeEnd w:id="3"/>
      <w:r>
        <w:commentReference w:id="3"/>
      </w:r>
      <w:r>
        <w:rPr>
          <w:sz w:val="24"/>
          <w:szCs w:val="24"/>
          <w:highlight w:val="white"/>
        </w:rPr>
        <w:t>There was no significant difference in model fit between models with or without initial LRR incidence</w:t>
      </w:r>
      <w:ins w:id="178" w:author="Unknown Author" w:date="2023-02-06T12:50:28Z">
        <w:r>
          <w:rPr>
            <w:sz w:val="24"/>
            <w:szCs w:val="24"/>
            <w:highlight w:val="white"/>
          </w:rPr>
          <w:t xml:space="preserve"> as a factor</w:t>
        </w:r>
      </w:ins>
      <w:r>
        <w:rPr>
          <w:sz w:val="24"/>
          <w:szCs w:val="24"/>
          <w:highlight w:val="white"/>
        </w:rPr>
        <w:t>, so the more parsimonious model was used.</w:t>
      </w:r>
    </w:p>
    <w:p>
      <w:pPr>
        <w:pStyle w:val="Normal"/>
        <w:spacing w:lineRule="auto" w:line="480"/>
        <w:rPr>
          <w:sz w:val="24"/>
          <w:szCs w:val="24"/>
        </w:rPr>
      </w:pPr>
      <w:r>
        <w:rPr>
          <w:sz w:val="24"/>
          <w:szCs w:val="24"/>
        </w:rPr>
      </w:r>
    </w:p>
    <w:tbl>
      <w:tblPr>
        <w:tblStyle w:val="TableGrid"/>
        <w:tblW w:w="9345"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889"/>
        <w:gridCol w:w="1321"/>
        <w:gridCol w:w="1555"/>
        <w:gridCol w:w="1583"/>
        <w:gridCol w:w="1576"/>
        <w:gridCol w:w="1420"/>
      </w:tblGrid>
      <w:tr>
        <w:trPr/>
        <w:tc>
          <w:tcPr>
            <w:tcW w:w="1889"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Source of Variation</w:t>
            </w:r>
          </w:p>
        </w:tc>
        <w:tc>
          <w:tcPr>
            <w:tcW w:w="1321"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df</w:t>
            </w:r>
          </w:p>
        </w:tc>
        <w:tc>
          <w:tcPr>
            <w:tcW w:w="1555"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Sum of Squares</w:t>
            </w:r>
          </w:p>
        </w:tc>
        <w:tc>
          <w:tcPr>
            <w:tcW w:w="1583"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Mean Square</w:t>
            </w:r>
          </w:p>
        </w:tc>
        <w:tc>
          <w:tcPr>
            <w:tcW w:w="1576"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420"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r>
      <w:tr>
        <w:trPr>
          <w:trHeight w:val="377" w:hRule="atLeast"/>
        </w:trPr>
        <w:tc>
          <w:tcPr>
            <w:tcW w:w="188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Block</w:t>
            </w:r>
          </w:p>
        </w:tc>
        <w:tc>
          <w:tcPr>
            <w:tcW w:w="132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w:t>
            </w:r>
          </w:p>
        </w:tc>
        <w:tc>
          <w:tcPr>
            <w:tcW w:w="15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0.063847</w:t>
            </w:r>
          </w:p>
        </w:tc>
        <w:tc>
          <w:tcPr>
            <w:tcW w:w="1583"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0.0159617</w:t>
            </w:r>
          </w:p>
        </w:tc>
        <w:tc>
          <w:tcPr>
            <w:tcW w:w="1576"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1.0795</w:t>
            </w:r>
          </w:p>
        </w:tc>
        <w:tc>
          <w:tcPr>
            <w:tcW w:w="142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0.4274</w:t>
            </w:r>
          </w:p>
        </w:tc>
      </w:tr>
      <w:tr>
        <w:trPr/>
        <w:tc>
          <w:tcPr>
            <w:tcW w:w="188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Treatment</w:t>
            </w:r>
          </w:p>
        </w:tc>
        <w:tc>
          <w:tcPr>
            <w:tcW w:w="132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2</w:t>
            </w:r>
          </w:p>
        </w:tc>
        <w:tc>
          <w:tcPr>
            <w:tcW w:w="15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0.000550</w:t>
            </w:r>
          </w:p>
        </w:tc>
        <w:tc>
          <w:tcPr>
            <w:tcW w:w="1583"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0.0002751</w:t>
            </w:r>
          </w:p>
        </w:tc>
        <w:tc>
          <w:tcPr>
            <w:tcW w:w="1576"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0.0186</w:t>
            </w:r>
          </w:p>
        </w:tc>
        <w:tc>
          <w:tcPr>
            <w:tcW w:w="142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0.9816</w:t>
            </w:r>
          </w:p>
        </w:tc>
      </w:tr>
      <w:tr>
        <w:trPr/>
        <w:tc>
          <w:tcPr>
            <w:tcW w:w="1889"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Residuals</w:t>
            </w:r>
          </w:p>
        </w:tc>
        <w:tc>
          <w:tcPr>
            <w:tcW w:w="132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w:t>
            </w:r>
          </w:p>
        </w:tc>
        <w:tc>
          <w:tcPr>
            <w:tcW w:w="1555"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0.118286</w:t>
            </w:r>
          </w:p>
        </w:tc>
        <w:tc>
          <w:tcPr>
            <w:tcW w:w="1583"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0.0147858</w:t>
            </w:r>
          </w:p>
        </w:tc>
        <w:tc>
          <w:tcPr>
            <w:tcW w:w="1576"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c>
          <w:tcPr>
            <w:tcW w:w="1420"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r>
    </w:tbl>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Table 3. </w:t>
      </w:r>
      <w:r>
        <w:rPr>
          <w:sz w:val="24"/>
          <w:szCs w:val="24"/>
        </w:rPr>
        <w:t xml:space="preserve">A two-way ANOVA testing effects of block and thinning treatment on </w:t>
      </w:r>
      <w:del w:id="179" w:author="Unknown Author" w:date="2023-02-06T12:48:58Z">
        <w:r>
          <w:rPr>
            <w:sz w:val="24"/>
            <w:szCs w:val="24"/>
          </w:rPr>
          <w:delText>total</w:delText>
        </w:r>
      </w:del>
      <w:ins w:id="180" w:author="Unknown Author" w:date="2023-02-06T12:48:58Z">
        <w:r>
          <w:rPr>
            <w:rFonts w:eastAsia="Times New Roman" w:cs="Times New Roman"/>
            <w:color w:val="auto"/>
            <w:kern w:val="0"/>
            <w:sz w:val="24"/>
            <w:szCs w:val="24"/>
            <w:lang w:val="en-US" w:eastAsia="zh-CN" w:bidi="ar-SA"/>
          </w:rPr>
          <w:t>annual propo</w:t>
        </w:r>
      </w:ins>
      <w:ins w:id="181" w:author="Unknown Author" w:date="2023-02-06T12:49:00Z">
        <w:r>
          <w:rPr>
            <w:rFonts w:eastAsia="Times New Roman" w:cs="Times New Roman"/>
            <w:color w:val="auto"/>
            <w:kern w:val="0"/>
            <w:sz w:val="24"/>
            <w:szCs w:val="24"/>
            <w:lang w:val="en-US" w:eastAsia="zh-CN" w:bidi="ar-SA"/>
          </w:rPr>
          <w:t>rtional</w:t>
        </w:r>
      </w:ins>
      <w:r>
        <w:rPr>
          <w:sz w:val="24"/>
          <w:szCs w:val="24"/>
        </w:rPr>
        <w:t xml:space="preserve"> tree mortality from LRR. </w:t>
      </w:r>
    </w:p>
    <w:p>
      <w:pPr>
        <w:pStyle w:val="Normal"/>
        <w:spacing w:lineRule="auto" w:line="480"/>
        <w:rPr>
          <w:sz w:val="24"/>
          <w:szCs w:val="24"/>
        </w:rPr>
      </w:pPr>
      <w:r>
        <w:rPr>
          <w:sz w:val="24"/>
          <w:szCs w:val="24"/>
        </w:rPr>
      </w:r>
    </w:p>
    <w:tbl>
      <w:tblPr>
        <w:tblStyle w:val="TableGrid"/>
        <w:tblW w:w="972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449"/>
        <w:gridCol w:w="1015"/>
        <w:gridCol w:w="1190"/>
        <w:gridCol w:w="1215"/>
        <w:gridCol w:w="1072"/>
        <w:gridCol w:w="1229"/>
        <w:gridCol w:w="1093"/>
        <w:gridCol w:w="1455"/>
      </w:tblGrid>
      <w:tr>
        <w:trPr/>
        <w:tc>
          <w:tcPr>
            <w:tcW w:w="1449" w:type="dxa"/>
            <w:tcBorders/>
          </w:tcPr>
          <w:p>
            <w:pPr>
              <w:pStyle w:val="Normal"/>
              <w:widowControl w:val="false"/>
              <w:suppressAutoHyphens w:val="true"/>
              <w:spacing w:before="0" w:after="0"/>
              <w:jc w:val="center"/>
              <w:rPr>
                <w:b/>
                <w:b/>
                <w:bCs/>
                <w:sz w:val="24"/>
                <w:szCs w:val="24"/>
              </w:rPr>
            </w:pPr>
            <w:r>
              <w:rPr>
                <w:b/>
                <w:bCs/>
                <w:sz w:val="24"/>
                <w:szCs w:val="24"/>
              </w:rPr>
            </w:r>
          </w:p>
        </w:tc>
        <w:tc>
          <w:tcPr>
            <w:tcW w:w="1015" w:type="dxa"/>
            <w:tcBorders/>
          </w:tcPr>
          <w:p>
            <w:pPr>
              <w:pStyle w:val="Normal"/>
              <w:widowControl w:val="false"/>
              <w:suppressAutoHyphens w:val="true"/>
              <w:spacing w:before="0" w:after="0"/>
              <w:jc w:val="center"/>
              <w:rPr>
                <w:b/>
                <w:b/>
                <w:bCs/>
                <w:sz w:val="24"/>
                <w:szCs w:val="24"/>
              </w:rPr>
            </w:pPr>
            <w:r>
              <w:rPr>
                <w:b/>
                <w:bCs/>
                <w:sz w:val="24"/>
                <w:szCs w:val="24"/>
              </w:rPr>
            </w:r>
          </w:p>
        </w:tc>
        <w:tc>
          <w:tcPr>
            <w:tcW w:w="2405" w:type="dxa"/>
            <w:gridSpan w:val="2"/>
            <w:tcBorders/>
          </w:tcPr>
          <w:p>
            <w:pPr>
              <w:pStyle w:val="Normal"/>
              <w:widowControl w:val="false"/>
              <w:suppressAutoHyphens w:val="true"/>
              <w:spacing w:before="0" w:after="0"/>
              <w:jc w:val="center"/>
              <w:rPr>
                <w:b/>
                <w:b/>
                <w:bCs/>
                <w:sz w:val="24"/>
                <w:szCs w:val="24"/>
              </w:rPr>
            </w:pPr>
            <w:r>
              <w:rPr>
                <w:b/>
                <w:bCs/>
                <w:kern w:val="0"/>
                <w:sz w:val="24"/>
                <w:szCs w:val="24"/>
                <w:lang w:val="en-US" w:bidi="ar-SA"/>
              </w:rPr>
              <w:t>1990 BA</w:t>
            </w:r>
          </w:p>
        </w:tc>
        <w:tc>
          <w:tcPr>
            <w:tcW w:w="2301" w:type="dxa"/>
            <w:gridSpan w:val="2"/>
            <w:tcBorders>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2020 BA</w:t>
            </w:r>
          </w:p>
        </w:tc>
        <w:tc>
          <w:tcPr>
            <w:tcW w:w="2548" w:type="dxa"/>
            <w:gridSpan w:val="2"/>
            <w:tcBorders/>
          </w:tcPr>
          <w:p>
            <w:pPr>
              <w:pStyle w:val="Normal"/>
              <w:widowControl w:val="false"/>
              <w:suppressAutoHyphens w:val="true"/>
              <w:spacing w:before="0" w:after="0"/>
              <w:jc w:val="center"/>
              <w:rPr>
                <w:b/>
                <w:b/>
                <w:bCs/>
                <w:sz w:val="24"/>
                <w:szCs w:val="24"/>
              </w:rPr>
            </w:pPr>
            <w:r>
              <w:rPr>
                <w:b/>
                <w:bCs/>
                <w:kern w:val="0"/>
                <w:sz w:val="24"/>
                <w:szCs w:val="24"/>
                <w:lang w:val="en-US" w:bidi="ar-SA"/>
              </w:rPr>
              <w:t>BA increment</w:t>
            </w:r>
          </w:p>
        </w:tc>
      </w:tr>
      <w:tr>
        <w:trPr/>
        <w:tc>
          <w:tcPr>
            <w:tcW w:w="1449"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Source of Variation</w:t>
            </w:r>
          </w:p>
        </w:tc>
        <w:tc>
          <w:tcPr>
            <w:tcW w:w="1015"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df</w:t>
            </w:r>
          </w:p>
        </w:tc>
        <w:tc>
          <w:tcPr>
            <w:tcW w:w="1190"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215"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c>
          <w:tcPr>
            <w:tcW w:w="1072"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229" w:type="dxa"/>
            <w:tcBorders>
              <w:top w:val="nil"/>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c>
          <w:tcPr>
            <w:tcW w:w="1093" w:type="dxa"/>
            <w:tcBorders>
              <w:top w:val="nil"/>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455"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r>
      <w:tr>
        <w:trPr>
          <w:trHeight w:val="377" w:hRule="atLeast"/>
        </w:trPr>
        <w:tc>
          <w:tcPr>
            <w:tcW w:w="144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Block</w:t>
            </w:r>
          </w:p>
        </w:tc>
        <w:tc>
          <w:tcPr>
            <w:tcW w:w="10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w:t>
            </w:r>
          </w:p>
        </w:tc>
        <w:tc>
          <w:tcPr>
            <w:tcW w:w="119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0.8130</w:t>
            </w:r>
          </w:p>
        </w:tc>
        <w:tc>
          <w:tcPr>
            <w:tcW w:w="12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0.5509</w:t>
            </w:r>
          </w:p>
        </w:tc>
        <w:tc>
          <w:tcPr>
            <w:tcW w:w="1072"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1.6000</w:t>
            </w:r>
          </w:p>
        </w:tc>
        <w:tc>
          <w:tcPr>
            <w:tcW w:w="1229"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0.26460</w:t>
            </w:r>
          </w:p>
        </w:tc>
        <w:tc>
          <w:tcPr>
            <w:tcW w:w="1093"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11.2602</w:t>
            </w:r>
          </w:p>
        </w:tc>
        <w:tc>
          <w:tcPr>
            <w:tcW w:w="14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0.002275*</w:t>
            </w:r>
          </w:p>
        </w:tc>
      </w:tr>
      <w:tr>
        <w:trPr/>
        <w:tc>
          <w:tcPr>
            <w:tcW w:w="144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Treatment</w:t>
            </w:r>
          </w:p>
        </w:tc>
        <w:tc>
          <w:tcPr>
            <w:tcW w:w="10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2</w:t>
            </w:r>
          </w:p>
        </w:tc>
        <w:tc>
          <w:tcPr>
            <w:tcW w:w="119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6.8606</w:t>
            </w:r>
          </w:p>
        </w:tc>
        <w:tc>
          <w:tcPr>
            <w:tcW w:w="12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0.0184*</w:t>
            </w:r>
          </w:p>
        </w:tc>
        <w:tc>
          <w:tcPr>
            <w:tcW w:w="1072"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4.6041</w:t>
            </w:r>
          </w:p>
        </w:tc>
        <w:tc>
          <w:tcPr>
            <w:tcW w:w="1229"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0.04671*</w:t>
            </w:r>
          </w:p>
        </w:tc>
        <w:tc>
          <w:tcPr>
            <w:tcW w:w="1093"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1.1213</w:t>
            </w:r>
          </w:p>
        </w:tc>
        <w:tc>
          <w:tcPr>
            <w:tcW w:w="14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0.372141</w:t>
            </w:r>
          </w:p>
        </w:tc>
      </w:tr>
      <w:tr>
        <w:trPr/>
        <w:tc>
          <w:tcPr>
            <w:tcW w:w="1449"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Residuals</w:t>
            </w:r>
          </w:p>
        </w:tc>
        <w:tc>
          <w:tcPr>
            <w:tcW w:w="1015"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w:t>
            </w:r>
          </w:p>
        </w:tc>
        <w:tc>
          <w:tcPr>
            <w:tcW w:w="1190"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c>
          <w:tcPr>
            <w:tcW w:w="1215"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c>
          <w:tcPr>
            <w:tcW w:w="1072"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c>
          <w:tcPr>
            <w:tcW w:w="1229" w:type="dxa"/>
            <w:tcBorders>
              <w:top w:val="nil"/>
              <w:right w:val="nil"/>
            </w:tcBorders>
          </w:tcPr>
          <w:p>
            <w:pPr>
              <w:pStyle w:val="Normal"/>
              <w:widowControl w:val="false"/>
              <w:suppressAutoHyphens w:val="true"/>
              <w:spacing w:lineRule="auto" w:line="480" w:before="120" w:after="0"/>
              <w:jc w:val="center"/>
              <w:rPr>
                <w:sz w:val="24"/>
                <w:szCs w:val="24"/>
              </w:rPr>
            </w:pPr>
            <w:r>
              <w:rPr>
                <w:sz w:val="24"/>
                <w:szCs w:val="24"/>
              </w:rPr>
            </w:r>
          </w:p>
        </w:tc>
        <w:tc>
          <w:tcPr>
            <w:tcW w:w="1093" w:type="dxa"/>
            <w:tcBorders>
              <w:top w:val="nil"/>
              <w:right w:val="nil"/>
            </w:tcBorders>
          </w:tcPr>
          <w:p>
            <w:pPr>
              <w:pStyle w:val="Normal"/>
              <w:widowControl w:val="false"/>
              <w:suppressAutoHyphens w:val="true"/>
              <w:spacing w:lineRule="auto" w:line="480" w:before="120" w:after="0"/>
              <w:jc w:val="center"/>
              <w:rPr>
                <w:sz w:val="24"/>
                <w:szCs w:val="24"/>
              </w:rPr>
            </w:pPr>
            <w:r>
              <w:rPr>
                <w:sz w:val="24"/>
                <w:szCs w:val="24"/>
              </w:rPr>
            </w:r>
          </w:p>
        </w:tc>
        <w:tc>
          <w:tcPr>
            <w:tcW w:w="1455" w:type="dxa"/>
            <w:tcBorders>
              <w:top w:val="nil"/>
            </w:tcBorders>
          </w:tcPr>
          <w:p>
            <w:pPr>
              <w:pStyle w:val="Normal"/>
              <w:widowControl w:val="false"/>
              <w:suppressAutoHyphens w:val="true"/>
              <w:spacing w:lineRule="auto" w:line="480" w:before="120" w:after="0"/>
              <w:jc w:val="center"/>
              <w:rPr>
                <w:sz w:val="24"/>
                <w:szCs w:val="24"/>
              </w:rPr>
            </w:pPr>
            <w:r>
              <w:rPr>
                <w:sz w:val="24"/>
                <w:szCs w:val="24"/>
              </w:rPr>
            </w:r>
          </w:p>
        </w:tc>
      </w:tr>
    </w:tbl>
    <w:p>
      <w:pPr>
        <w:pStyle w:val="Normal"/>
        <w:spacing w:lineRule="auto" w:line="480"/>
        <w:ind w:firstLine="720"/>
        <w:rPr>
          <w:bCs/>
          <w:iCs/>
          <w:sz w:val="24"/>
          <w:szCs w:val="24"/>
        </w:rPr>
      </w:pPr>
      <w:r>
        <w:rPr>
          <w:bCs/>
          <w:iCs/>
          <w:sz w:val="24"/>
          <w:szCs w:val="24"/>
        </w:rPr>
      </w:r>
    </w:p>
    <w:p>
      <w:pPr>
        <w:pStyle w:val="Normal"/>
        <w:spacing w:lineRule="auto" w:line="480"/>
        <w:rPr>
          <w:sz w:val="24"/>
          <w:szCs w:val="24"/>
          <w:highlight w:val="white"/>
        </w:rPr>
      </w:pPr>
      <w:r>
        <w:rPr>
          <w:b/>
          <w:bCs/>
          <w:sz w:val="24"/>
          <w:szCs w:val="24"/>
          <w:highlight w:val="white"/>
        </w:rPr>
        <w:t>Table 4.</w:t>
      </w:r>
      <w:r>
        <w:rPr>
          <w:sz w:val="24"/>
          <w:szCs w:val="24"/>
          <w:highlight w:val="white"/>
        </w:rPr>
        <w:t xml:space="preserve"> Results of two-way ANOVAs testing effects of block and thinning treatment on initial and final stand basal area and annual</w:t>
      </w:r>
      <w:del w:id="182" w:author="Unknown Author" w:date="2023-02-06T12:51:39Z">
        <w:r>
          <w:rPr>
            <w:sz w:val="24"/>
            <w:szCs w:val="24"/>
            <w:highlight w:val="white"/>
          </w:rPr>
          <w:delText>s</w:delText>
        </w:r>
      </w:del>
      <w:r>
        <w:rPr>
          <w:sz w:val="24"/>
          <w:szCs w:val="24"/>
          <w:highlight w:val="white"/>
        </w:rPr>
        <w:t xml:space="preserve"> basal area increment. Asterisk indicates significant difference (p &lt; 0.05).</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3.3. Thinning study, prevalence of root disease </w:t>
      </w:r>
    </w:p>
    <w:p>
      <w:pPr>
        <w:pStyle w:val="Normal"/>
        <w:spacing w:lineRule="auto" w:line="480"/>
        <w:ind w:firstLine="720"/>
        <w:rPr>
          <w:sz w:val="24"/>
          <w:szCs w:val="24"/>
        </w:rPr>
      </w:pPr>
      <w:r>
        <w:rPr>
          <w:sz w:val="24"/>
          <w:szCs w:val="24"/>
          <w:highlight w:val="white"/>
        </w:rPr>
        <w:t xml:space="preserve">The occurrence of root disease was quantified at the plot and stand levels.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xml:space="preserve">) of the stands. By the end of the study, the presence of LRR was found within 82% of the plots (n = 62/75; control plots n = 23/25; light thin plots n = 20/25; and thin plots n = 19/25) and in 100% (n = 15/15) of the stands. </w:t>
      </w:r>
      <w:del w:id="183" w:author="Shawn McMurtrey" w:date="2023-01-28T01:23:00Z">
        <w:r>
          <w:rPr>
            <w:sz w:val="24"/>
            <w:szCs w:val="24"/>
            <w:highlight w:val="white"/>
          </w:rPr>
          <w:delText>Within every stand, the prevalence of root disease increased over time.</w:delText>
        </w:r>
      </w:del>
      <w:commentRangeStart w:id="4"/>
      <w:r>
        <w:rPr>
          <w:sz w:val="24"/>
          <w:szCs w:val="24"/>
          <w:highlight w:val="white"/>
        </w:rPr>
        <w:t xml:space="preserve"> </w:t>
      </w:r>
      <w:r>
        <w:rPr>
          <w:sz w:val="24"/>
          <w:szCs w:val="24"/>
          <w:highlight w:val="white"/>
        </w:rPr>
      </w:r>
      <w:commentRangeEnd w:id="4"/>
      <w:r>
        <w:commentReference w:id="4"/>
      </w:r>
      <w:r>
        <w:rPr>
          <w:sz w:val="24"/>
          <w:szCs w:val="24"/>
        </w:rPr>
        <w:t xml:space="preserve">By the conclusion of the study, laminated root rot had been found in at least 40% of the plots in each of the 15 stands as a whole and in 100% (n = 5) of the plots in two of the control stands, two of the stands with light thinning, and one of the </w:t>
      </w:r>
      <w:ins w:id="184" w:author="Shawn McMurtrey" w:date="2023-01-27T23:50:00Z">
        <w:r>
          <w:rPr>
            <w:sz w:val="24"/>
            <w:szCs w:val="24"/>
          </w:rPr>
          <w:t xml:space="preserve">heavily </w:t>
        </w:r>
      </w:ins>
      <w:r>
        <w:rPr>
          <w:sz w:val="24"/>
          <w:szCs w:val="24"/>
        </w:rPr>
        <w:t>thinned stands (Fig. 1).</w:t>
      </w:r>
      <w:ins w:id="185" w:author="Hansen, Everett" w:date="2023-01-19T09:06:00Z">
        <w:commentRangeStart w:id="5"/>
        <w:r>
          <w:rPr>
            <w:sz w:val="24"/>
            <w:szCs w:val="24"/>
          </w:rPr>
          <w:t xml:space="preserve">  WHY DID T</w:t>
        </w:r>
      </w:ins>
      <w:ins w:id="186" w:author="Hansen, Everett" w:date="2023-01-19T09:07:00Z">
        <w:r>
          <w:rPr>
            <w:sz w:val="24"/>
            <w:szCs w:val="24"/>
          </w:rPr>
          <w:t>HE INCIDENCE OF ROOT ROT INCREASE WITH TIME?</w:t>
        </w:r>
      </w:ins>
      <w:ins w:id="187" w:author="Hansen, Everett" w:date="2023-01-19T09:09:00Z">
        <w:r>
          <w:rPr>
            <w:sz w:val="24"/>
            <w:szCs w:val="24"/>
          </w:rPr>
          <w:t xml:space="preserve"> STUMP INFECTION? </w:t>
        </w:r>
      </w:ins>
      <w:ins w:id="188" w:author="Hansen, Everett" w:date="2023-01-19T09:10:00Z">
        <w:r>
          <w:rPr>
            <w:sz w:val="24"/>
            <w:szCs w:val="24"/>
          </w:rPr>
          <w:t xml:space="preserve"> NO</w:t>
        </w:r>
      </w:ins>
      <w:commentRangeEnd w:id="5"/>
      <w:r>
        <w:commentReference w:id="5"/>
      </w:r>
      <w:r>
        <w:rPr>
          <w:sz w:val="24"/>
          <w:szCs w:val="24"/>
        </w:rPr>
      </w:r>
    </w:p>
    <w:p>
      <w:pPr>
        <w:pStyle w:val="Normal"/>
        <w:spacing w:lineRule="auto" w:line="480"/>
        <w:ind w:firstLine="720"/>
        <w:rPr>
          <w:sz w:val="24"/>
          <w:szCs w:val="24"/>
        </w:rPr>
      </w:pPr>
      <w:r>
        <w:rPr>
          <w:sz w:val="24"/>
          <w:szCs w:val="24"/>
        </w:rPr>
      </w:r>
    </w:p>
    <w:p>
      <w:pPr>
        <w:pStyle w:val="Normal"/>
        <w:spacing w:lineRule="auto" w:line="480"/>
        <w:rPr>
          <w:sz w:val="24"/>
          <w:szCs w:val="24"/>
        </w:rPr>
      </w:pPr>
      <w:r>
        <w:rPr>
          <w:b/>
          <w:sz w:val="24"/>
          <w:szCs w:val="24"/>
        </w:rPr>
        <w:t>3.</w:t>
      </w:r>
      <w:del w:id="189" w:author="Unknown Author" w:date="2023-02-06T13:36:34Z">
        <w:r>
          <w:rPr>
            <w:b/>
            <w:sz w:val="24"/>
            <w:szCs w:val="24"/>
          </w:rPr>
          <w:delText>3</w:delText>
        </w:r>
      </w:del>
      <w:ins w:id="190" w:author="Unknown Author" w:date="2023-02-06T13:36:34Z">
        <w:r>
          <w:rPr>
            <w:rFonts w:eastAsia="Times New Roman" w:cs="Times New Roman"/>
            <w:b/>
            <w:color w:val="auto"/>
            <w:kern w:val="0"/>
            <w:sz w:val="24"/>
            <w:szCs w:val="24"/>
            <w:lang w:val="en-US" w:eastAsia="zh-CN" w:bidi="ar-SA"/>
          </w:rPr>
          <w:t>4</w:t>
        </w:r>
      </w:ins>
      <w:r>
        <w:rPr>
          <w:b/>
          <w:sz w:val="24"/>
          <w:szCs w:val="24"/>
        </w:rPr>
        <w:t>. Thinning study, FVS, and WRDM</w:t>
      </w:r>
    </w:p>
    <w:p>
      <w:pPr>
        <w:pStyle w:val="Normal"/>
        <w:spacing w:lineRule="auto" w:line="480"/>
        <w:ind w:firstLine="720"/>
        <w:rPr>
          <w:sz w:val="24"/>
          <w:szCs w:val="24"/>
        </w:rPr>
      </w:pPr>
      <w:r>
        <w:rPr>
          <w:sz w:val="24"/>
          <w:szCs w:val="24"/>
        </w:rPr>
        <w:t>In comparison to the FVS model using default parameters, the measured stand mean basal areas over time were more similar to the values predicted by the WRDM using default parameters</w:t>
      </w:r>
      <w:r>
        <w:rPr>
          <w:sz w:val="24"/>
          <w:szCs w:val="24"/>
          <w:highlight w:val="white"/>
        </w:rPr>
        <w:t xml:space="preserve"> (Fig. 4). The differences between the models were most pronounced within the results from 2020 for the control treatments (Fig. 4A, B). </w:t>
      </w:r>
      <w:r>
        <w:rPr>
          <w:sz w:val="24"/>
          <w:szCs w:val="24"/>
        </w:rPr>
        <w:t xml:space="preserve">The performance of models was similar when considering all species or just Douglas-fir, the species most impacted by LRR. There was no bark beetle associated mortality reported for any of the years that were modelled.  </w:t>
      </w:r>
    </w:p>
    <w:p>
      <w:pPr>
        <w:pStyle w:val="Normal"/>
        <w:spacing w:lineRule="auto" w:line="480"/>
        <w:rPr>
          <w:iCs/>
          <w:sz w:val="24"/>
          <w:szCs w:val="24"/>
        </w:rPr>
      </w:pPr>
      <w:r>
        <w:rPr/>
        <w:drawing>
          <wp:inline distT="0" distB="0" distL="0" distR="0">
            <wp:extent cx="5247640" cy="8229600"/>
            <wp:effectExtent l="0" t="0" r="0" b="0"/>
            <wp:docPr id="4" name="Graphic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7" descr="Diagram&#10;&#10;Description automatically generated"/>
                    <pic:cNvPicPr>
                      <a:picLocks noChangeAspect="1" noChangeArrowheads="1"/>
                    </pic:cNvPicPr>
                  </pic:nvPicPr>
                  <pic:blipFill>
                    <a:blip r:embed="rId15"/>
                    <a:stretch>
                      <a:fillRect/>
                    </a:stretch>
                  </pic:blipFill>
                  <pic:spPr bwMode="auto">
                    <a:xfrm>
                      <a:off x="0" y="0"/>
                      <a:ext cx="5247640" cy="8229600"/>
                    </a:xfrm>
                    <a:prstGeom prst="rect">
                      <a:avLst/>
                    </a:prstGeom>
                  </pic:spPr>
                </pic:pic>
              </a:graphicData>
            </a:graphic>
          </wp:inline>
        </w:drawing>
      </w:r>
    </w:p>
    <w:p>
      <w:pPr>
        <w:pStyle w:val="Normal"/>
        <w:spacing w:lineRule="auto" w:line="480"/>
        <w:ind w:firstLine="720"/>
        <w:rPr>
          <w:sz w:val="24"/>
          <w:szCs w:val="24"/>
        </w:rPr>
      </w:pPr>
      <w:r>
        <w:rPr>
          <w:b/>
          <w:sz w:val="24"/>
          <w:szCs w:val="24"/>
        </w:rPr>
        <w:t xml:space="preserve">Fig. 4. </w:t>
      </w:r>
      <w:r>
        <w:rPr>
          <w:sz w:val="24"/>
          <w:szCs w:val="24"/>
        </w:rPr>
        <w:t>Measured data compared with modelled data within FVS and WRDM. (A) Woods Creeks control stands, all species; (B) Woods Creek control stands, Douglas-fir (DF) only; (C) Woods Creek light thin stands, all species; (D) Woods Creek light thin stands, DF only; (E) Woods Creek thin, all species; (F) Woods Creek thin, DF only; (G) Apiary DF only. Error bars are representative of 95% confidence intervals.</w:t>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3.</w:t>
      </w:r>
      <w:del w:id="191" w:author="Unknown Author" w:date="2023-02-06T13:36:43Z">
        <w:r>
          <w:rPr>
            <w:b/>
            <w:sz w:val="24"/>
            <w:szCs w:val="24"/>
          </w:rPr>
          <w:delText>4</w:delText>
        </w:r>
      </w:del>
      <w:ins w:id="192" w:author="Unknown Author" w:date="2023-02-06T13:36:43Z">
        <w:r>
          <w:rPr>
            <w:rFonts w:eastAsia="Times New Roman" w:cs="Times New Roman"/>
            <w:b/>
            <w:color w:val="auto"/>
            <w:kern w:val="0"/>
            <w:sz w:val="24"/>
            <w:szCs w:val="24"/>
            <w:lang w:val="en-US" w:eastAsia="zh-CN" w:bidi="ar-SA"/>
          </w:rPr>
          <w:t>5</w:t>
        </w:r>
      </w:ins>
      <w:r>
        <w:rPr>
          <w:b/>
          <w:sz w:val="24"/>
          <w:szCs w:val="24"/>
        </w:rPr>
        <w:t>. Rotation study, basal area, and cumulative total mortality</w:t>
      </w:r>
    </w:p>
    <w:p>
      <w:pPr>
        <w:pStyle w:val="Normal"/>
        <w:spacing w:lineRule="auto" w:line="480"/>
        <w:ind w:firstLine="720"/>
        <w:rPr>
          <w:sz w:val="24"/>
          <w:szCs w:val="24"/>
        </w:rPr>
      </w:pPr>
      <w:r>
        <w:rPr>
          <w:sz w:val="24"/>
          <w:szCs w:val="24"/>
        </w:rPr>
        <w:t>Two stands (blocks 1 and 3) of the 12-year red alder rotation were not harvested on schedule and thus were excluded from all analyses. Basal area</w:t>
      </w:r>
      <w:ins w:id="193" w:author="Unknown Author" w:date="2023-02-06T09:16:13Z">
        <w:r>
          <w:rPr>
            <w:sz w:val="24"/>
            <w:szCs w:val="24"/>
          </w:rPr>
          <w:t xml:space="preserve"> of Douglas-fir planted following rotation treatments </w:t>
        </w:r>
      </w:ins>
      <w:ins w:id="194" w:author="Hansen, Everett" w:date="2023-01-19T09:11:00Z">
        <w:commentRangeStart w:id="6"/>
        <w:r>
          <w:rPr>
            <w:sz w:val="24"/>
            <w:szCs w:val="24"/>
          </w:rPr>
          <w:t>OF WHAT? A</w:t>
        </w:r>
      </w:ins>
      <w:ins w:id="195" w:author="Hansen, Everett" w:date="2023-01-19T09:12:00Z">
        <w:r>
          <w:rPr>
            <w:sz w:val="24"/>
            <w:szCs w:val="24"/>
          </w:rPr>
          <w:t>LDER? DF?</w:t>
        </w:r>
      </w:ins>
      <w:ins w:id="196" w:author="Hansen, Everett" w:date="2023-01-19T09:14:00Z">
        <w:r>
          <w:rPr>
            <w:sz w:val="24"/>
            <w:szCs w:val="24"/>
          </w:rPr>
          <w:t xml:space="preserve">  CLARIFY</w:t>
        </w:r>
      </w:ins>
      <w:ins w:id="197" w:author="Hansen, Everett" w:date="2023-01-19T09:15:00Z">
        <w:r>
          <w:rPr>
            <w:sz w:val="24"/>
            <w:szCs w:val="24"/>
          </w:rPr>
          <w:t xml:space="preserve"> THAT YOU ARE MEASURING LRR MORTALITY OF DF, REPLANTED AFTER 1</w:t>
        </w:r>
      </w:ins>
      <w:ins w:id="198" w:author="Hansen, Everett" w:date="2023-01-19T09:16:00Z">
        <w:r>
          <w:rPr>
            <w:sz w:val="24"/>
            <w:szCs w:val="24"/>
          </w:rPr>
          <w:t>2 OR 25 YR ROTATION OF NONHOST</w:t>
        </w:r>
      </w:ins>
      <w:r>
        <w:rPr>
          <w:sz w:val="24"/>
          <w:szCs w:val="24"/>
        </w:rPr>
      </w:r>
      <w:ins w:id="199" w:author="Unknown Author" w:date="2023-02-06T09:20:35Z">
        <w:commentRangeEnd w:id="6"/>
        <w:r>
          <w:commentReference w:id="6"/>
        </w:r>
        <w:r>
          <w:rPr/>
          <w:commentReference w:id="7"/>
        </w:r>
      </w:ins>
      <w:ins w:id="200" w:author="Hansen, Everett" w:date="2023-01-19T09:16:00Z">
        <w:r>
          <w:rPr>
            <w:sz w:val="24"/>
            <w:szCs w:val="24"/>
          </w:rPr>
          <w:t>.</w:t>
        </w:r>
      </w:ins>
      <w:r>
        <w:rPr>
          <w:sz w:val="24"/>
          <w:szCs w:val="24"/>
        </w:rPr>
        <w:t xml:space="preserve"> increased throughout the study</w:t>
      </w:r>
      <w:ins w:id="201" w:author="Unknown Author" w:date="2023-02-06T09:17:48Z">
        <w:r>
          <w:rPr>
            <w:sz w:val="24"/>
            <w:szCs w:val="24"/>
          </w:rPr>
          <w:t xml:space="preserve"> for all treatments</w:t>
        </w:r>
      </w:ins>
      <w:r>
        <w:rPr>
          <w:sz w:val="24"/>
          <w:szCs w:val="24"/>
        </w:rPr>
        <w:t xml:space="preserve">, but at a declining rate later in the study (Fig. 4G and Table 5). </w:t>
      </w:r>
      <w:ins w:id="202" w:author="Unknown Author" w:date="2023-02-06T09:20:02Z">
        <w:r>
          <w:rPr>
            <w:sz w:val="24"/>
            <w:szCs w:val="24"/>
          </w:rPr>
          <w:t xml:space="preserve">Douglas-fir </w:t>
        </w:r>
      </w:ins>
      <w:del w:id="203" w:author="Unknown Author" w:date="2023-02-06T09:20:07Z">
        <w:r>
          <w:rPr>
            <w:sz w:val="24"/>
            <w:szCs w:val="24"/>
          </w:rPr>
          <w:delText>B</w:delText>
        </w:r>
      </w:del>
      <w:ins w:id="204" w:author="Unknown Author" w:date="2023-02-06T09:20:07Z">
        <w:r>
          <w:rPr>
            <w:sz w:val="24"/>
            <w:szCs w:val="24"/>
          </w:rPr>
          <w:t>b</w:t>
        </w:r>
      </w:ins>
      <w:r>
        <w:rPr>
          <w:sz w:val="24"/>
          <w:szCs w:val="24"/>
        </w:rPr>
        <w:t xml:space="preserve">asal area also increased more slowly or even decreased in blocks with high initial incidence of laminated root rot (data not shown). Annual </w:t>
      </w:r>
      <w:ins w:id="205" w:author="Unknown Author" w:date="2023-02-06T09:18:16Z">
        <w:r>
          <w:rPr>
            <w:sz w:val="24"/>
            <w:szCs w:val="24"/>
          </w:rPr>
          <w:t xml:space="preserve">Douglas-fir </w:t>
        </w:r>
      </w:ins>
      <w:r>
        <w:rPr>
          <w:sz w:val="24"/>
          <w:szCs w:val="24"/>
        </w:rPr>
        <w:t>basal area increment was significantly reduced in the 25-year cottonwood treatment in the early period compared to the 25-year red alder and the 12-year rotation treatments (Fig. 5A).</w:t>
      </w:r>
      <w:r>
        <w:rPr>
          <w:b/>
          <w:sz w:val="24"/>
          <w:szCs w:val="24"/>
        </w:rPr>
        <w:t xml:space="preserve"> </w:t>
      </w:r>
      <w:r>
        <w:rPr>
          <w:sz w:val="24"/>
          <w:szCs w:val="24"/>
        </w:rPr>
        <w:t>Cumulative total</w:t>
      </w:r>
      <w:ins w:id="206" w:author="Unknown Author" w:date="2023-02-06T09:18:41Z">
        <w:r>
          <w:rPr>
            <w:sz w:val="24"/>
            <w:szCs w:val="24"/>
          </w:rPr>
          <w:t xml:space="preserve"> Douglas-fir</w:t>
        </w:r>
      </w:ins>
      <w:r>
        <w:rPr>
          <w:sz w:val="24"/>
          <w:szCs w:val="24"/>
        </w:rPr>
        <w:t xml:space="preserve"> mortality increased consistently through the study (Fig. 5B, C, D), and annual </w:t>
      </w:r>
      <w:ins w:id="207" w:author="Unknown Author" w:date="2023-02-06T09:18:53Z">
        <w:r>
          <w:rPr>
            <w:sz w:val="24"/>
            <w:szCs w:val="24"/>
          </w:rPr>
          <w:t xml:space="preserve">Douglas-fir </w:t>
        </w:r>
      </w:ins>
      <w:r>
        <w:rPr>
          <w:sz w:val="24"/>
          <w:szCs w:val="24"/>
        </w:rPr>
        <w:t>mortality was significantly higher in 12-year red alder and 25-year cottonwood rotation treatments in the early measurement period (Table 6). No other</w:t>
      </w:r>
      <w:ins w:id="208" w:author="Unknown Author" w:date="2023-02-06T09:19:09Z">
        <w:r>
          <w:rPr>
            <w:sz w:val="24"/>
            <w:szCs w:val="24"/>
          </w:rPr>
          <w:t xml:space="preserve"> statistically</w:t>
        </w:r>
      </w:ins>
      <w:r>
        <w:rPr>
          <w:sz w:val="24"/>
          <w:szCs w:val="24"/>
        </w:rPr>
        <w:t xml:space="preserve"> significant trends were observed in the growth and overall mortality data.</w:t>
      </w:r>
    </w:p>
    <w:p>
      <w:pPr>
        <w:pStyle w:val="Normal"/>
        <w:spacing w:lineRule="auto" w:line="480"/>
        <w:rPr>
          <w:iCs/>
          <w:sz w:val="24"/>
          <w:szCs w:val="24"/>
        </w:rPr>
      </w:pPr>
      <w:commentRangeStart w:id="8"/>
      <w:r>
        <w:rPr>
          <w:iCs/>
          <w:sz w:val="24"/>
          <w:szCs w:val="24"/>
        </w:rPr>
      </w:r>
    </w:p>
    <w:p>
      <w:pPr>
        <w:pStyle w:val="Normal"/>
        <w:spacing w:lineRule="auto" w:line="480"/>
        <w:rPr>
          <w:b/>
          <w:b/>
          <w:sz w:val="24"/>
          <w:szCs w:val="24"/>
        </w:rPr>
      </w:pPr>
      <w:del w:id="209" w:author="Unknown Author" w:date="2023-02-06T13:32:53Z">
        <w:r>
          <w:rPr/>
          <w:drawing>
            <wp:inline distT="0" distB="0" distL="0" distR="0">
              <wp:extent cx="5943600" cy="4457700"/>
              <wp:effectExtent l="0" t="0" r="0" b="0"/>
              <wp:docPr id="5" name="Graphic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8" descr="Chart, bar chart&#10;&#10;Description automatically generated"/>
                      <pic:cNvPicPr>
                        <a:picLocks noChangeAspect="1" noChangeArrowheads="1"/>
                      </pic:cNvPicPr>
                    </pic:nvPicPr>
                    <pic:blipFill>
                      <a:blip r:embed="rId16"/>
                      <a:stretch>
                        <a:fillRect/>
                      </a:stretch>
                    </pic:blipFill>
                    <pic:spPr bwMode="auto">
                      <a:xfrm>
                        <a:off x="0" y="0"/>
                        <a:ext cx="5943600" cy="4457700"/>
                      </a:xfrm>
                      <a:prstGeom prst="rect">
                        <a:avLst/>
                      </a:prstGeom>
                    </pic:spPr>
                  </pic:pic>
                </a:graphicData>
              </a:graphic>
            </wp:inline>
          </w:drawing>
        </w:r>
      </w:del>
      <w:ins w:id="210" w:author="Unknown Author" w:date="2023-02-06T13:33:18Z">
        <w:commentRangeEnd w:id="8"/>
        <w:r>
          <w:commentReference w:id="8"/>
        </w: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95490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7"/>
                      <a:stretch>
                        <a:fillRect/>
                      </a:stretch>
                    </pic:blipFill>
                    <pic:spPr bwMode="auto">
                      <a:xfrm>
                        <a:off x="0" y="0"/>
                        <a:ext cx="5943600" cy="4954905"/>
                      </a:xfrm>
                      <a:prstGeom prst="rect">
                        <a:avLst/>
                      </a:prstGeom>
                    </pic:spPr>
                  </pic:pic>
                </a:graphicData>
              </a:graphic>
            </wp:anchor>
          </w:drawing>
        </w:r>
      </w:ins>
      <w:ins w:id="211" w:author="Unknown Author" w:date="2023-02-06T13:33:18Z">
        <w:r>
          <w:rPr/>
        </w:r>
      </w:ins>
    </w:p>
    <w:p>
      <w:pPr>
        <w:sectPr>
          <w:footerReference w:type="default" r:id="rId18"/>
          <w:type w:val="nextPage"/>
          <w:pgSz w:w="12240" w:h="15840"/>
          <w:pgMar w:left="1440" w:right="1440" w:header="0" w:top="2013" w:footer="0" w:bottom="1440" w:gutter="0"/>
          <w:lnNumType w:countBy="1" w:restart="continuous" w:distance="288"/>
          <w:pgNumType w:start="1" w:fmt="decimal"/>
          <w:formProt w:val="false"/>
          <w:textDirection w:val="lrTb"/>
          <w:docGrid w:type="default" w:linePitch="299" w:charSpace="45056"/>
        </w:sectPr>
        <w:pStyle w:val="Normal"/>
        <w:spacing w:lineRule="auto" w:line="480"/>
        <w:rPr>
          <w:sz w:val="24"/>
          <w:szCs w:val="24"/>
        </w:rPr>
      </w:pPr>
      <w:r>
        <w:rPr>
          <w:b/>
          <w:sz w:val="24"/>
          <w:szCs w:val="24"/>
        </w:rPr>
        <w:t>Fig. 5. (</w:t>
        <w:commentReference w:id="9"/>
      </w:r>
      <w:r>
        <w:rPr>
          <w:bCs/>
          <w:sz w:val="24"/>
          <w:szCs w:val="24"/>
        </w:rPr>
        <w:t>A)</w:t>
      </w:r>
      <w:r>
        <w:rPr>
          <w:b/>
          <w:sz w:val="24"/>
          <w:szCs w:val="24"/>
        </w:rPr>
        <w:t xml:space="preserve"> </w:t>
      </w:r>
      <w:r>
        <w:rPr>
          <w:sz w:val="24"/>
          <w:szCs w:val="24"/>
        </w:rPr>
        <w:t xml:space="preserve">Stand mean (+/- 95% CI) annual live BA increment by treatment across early, middle, and late measurement periods in the Apiary study. </w:t>
      </w:r>
      <w:r>
        <w:rPr>
          <w:iCs/>
          <w:sz w:val="24"/>
          <w:szCs w:val="24"/>
        </w:rPr>
        <w:t>For all panels purple, 12-year rotation with red alder before replanting Douglas-fir; Blue, 12- year rotation with western cottonwood before replanting with Douglas-fir; Aqua, immediate replanting of Douglas-fir; Green, 25-year rotation with red alder and replanting with Douglas-fir; Yellow, 25-year rotation with western cottonwood and replanting with Douglas-fir.</w:t>
      </w:r>
      <w:r>
        <w:rPr>
          <w:sz w:val="24"/>
          <w:szCs w:val="24"/>
        </w:rPr>
        <w:t xml:space="preserve"> Treatment bars with different letters within a panel indicate significant differences by Tukey’s HSD post-hoc test performed on arcsine square root transformed proportions. (</w:t>
      </w:r>
      <w:r>
        <w:rPr>
          <w:bCs/>
          <w:sz w:val="24"/>
          <w:szCs w:val="24"/>
        </w:rPr>
        <w:t>B)</w:t>
      </w:r>
      <w:r>
        <w:rPr>
          <w:b/>
          <w:sz w:val="24"/>
          <w:szCs w:val="24"/>
        </w:rPr>
        <w:t xml:space="preserve"> </w:t>
      </w:r>
      <w:r>
        <w:rPr>
          <w:sz w:val="24"/>
          <w:szCs w:val="24"/>
        </w:rPr>
        <w:t xml:space="preserve">Stand mean (+/- 95% CI) annual mortality proportion by treatment </w:t>
      </w:r>
    </w:p>
    <w:p>
      <w:pPr>
        <w:pStyle w:val="Normal"/>
        <w:spacing w:lineRule="auto" w:line="480"/>
        <w:rPr>
          <w:sz w:val="24"/>
          <w:szCs w:val="24"/>
        </w:rPr>
      </w:pPr>
      <w:r>
        <w:rPr>
          <w:sz w:val="24"/>
          <w:szCs w:val="24"/>
        </w:rPr>
        <w:t>across early, middle, and late measurement periods in the Apiary study. (C)</w:t>
      </w:r>
      <w:r>
        <w:rPr>
          <w:b/>
          <w:sz w:val="24"/>
          <w:szCs w:val="24"/>
        </w:rPr>
        <w:t xml:space="preserve"> </w:t>
      </w:r>
      <w:r>
        <w:rPr>
          <w:sz w:val="24"/>
          <w:szCs w:val="24"/>
        </w:rPr>
        <w:t>Stand mean (+/- 95% CI) annual mortality proportion attributed to laminated root rot by treatment across early, middle, and late measurement periods in the Apiary study</w:t>
      </w:r>
      <w:r>
        <w:rPr>
          <w:b/>
          <w:sz w:val="24"/>
          <w:szCs w:val="24"/>
        </w:rPr>
        <w:t xml:space="preserve"> (</w:t>
      </w:r>
      <w:r>
        <w:rPr>
          <w:sz w:val="24"/>
          <w:szCs w:val="24"/>
        </w:rPr>
        <w:t>D) Stand mean (+/- 95% CI) annual mortality proportion attributed to suppression by treatment across early, middle, and late measurement periods in the Apiary study. Treatment bars with different letters within a panel indicate significant differences by Tukey’s HSD post-hoc test performed on arcsine square root transformed proportions.</w:t>
        <w:br/>
      </w:r>
    </w:p>
    <w:tbl>
      <w:tblPr>
        <w:tblW w:w="14670" w:type="dxa"/>
        <w:jc w:val="left"/>
        <w:tblInd w:w="30" w:type="dxa"/>
        <w:tblLayout w:type="fixed"/>
        <w:tblCellMar>
          <w:top w:w="0" w:type="dxa"/>
          <w:left w:w="30" w:type="dxa"/>
          <w:bottom w:w="0" w:type="dxa"/>
          <w:right w:w="30" w:type="dxa"/>
        </w:tblCellMar>
        <w:tblLook w:firstRow="1" w:noVBand="1" w:lastRow="0" w:firstColumn="1" w:lastColumn="0" w:noHBand="0" w:val="04a0"/>
      </w:tblPr>
      <w:tblGrid>
        <w:gridCol w:w="894"/>
        <w:gridCol w:w="759"/>
        <w:gridCol w:w="616"/>
        <w:gridCol w:w="631"/>
        <w:gridCol w:w="660"/>
        <w:gridCol w:w="635"/>
        <w:gridCol w:w="79"/>
        <w:gridCol w:w="609"/>
        <w:gridCol w:w="638"/>
        <w:gridCol w:w="635"/>
        <w:gridCol w:w="634"/>
        <w:gridCol w:w="91"/>
        <w:gridCol w:w="630"/>
        <w:gridCol w:w="630"/>
        <w:gridCol w:w="633"/>
        <w:gridCol w:w="632"/>
        <w:gridCol w:w="89"/>
        <w:gridCol w:w="636"/>
        <w:gridCol w:w="632"/>
        <w:gridCol w:w="631"/>
        <w:gridCol w:w="632"/>
        <w:gridCol w:w="91"/>
        <w:gridCol w:w="628"/>
        <w:gridCol w:w="631"/>
        <w:gridCol w:w="629"/>
        <w:gridCol w:w="661"/>
      </w:tblGrid>
      <w:tr>
        <w:trPr>
          <w:trHeight w:val="256" w:hRule="atLeast"/>
        </w:trPr>
        <w:tc>
          <w:tcPr>
            <w:tcW w:w="894" w:type="dxa"/>
            <w:tcBorders>
              <w:top w:val="single" w:sz="4" w:space="0" w:color="000000"/>
            </w:tcBorders>
            <w:vAlign w:val="bottom"/>
          </w:tcPr>
          <w:p>
            <w:pPr>
              <w:pStyle w:val="Normal"/>
              <w:widowControl w:val="false"/>
              <w:rPr>
                <w:b/>
                <w:b/>
                <w:sz w:val="24"/>
                <w:szCs w:val="24"/>
              </w:rPr>
            </w:pPr>
            <w:r>
              <w:rPr>
                <w:b/>
                <w:sz w:val="24"/>
                <w:szCs w:val="24"/>
              </w:rPr>
            </w:r>
          </w:p>
        </w:tc>
        <w:tc>
          <w:tcPr>
            <w:tcW w:w="759" w:type="dxa"/>
            <w:tcBorders>
              <w:top w:val="single" w:sz="4" w:space="0" w:color="000000"/>
            </w:tcBorders>
            <w:vAlign w:val="bottom"/>
          </w:tcPr>
          <w:p>
            <w:pPr>
              <w:pStyle w:val="Normal"/>
              <w:widowControl w:val="false"/>
              <w:rPr>
                <w:b/>
                <w:b/>
                <w:sz w:val="24"/>
                <w:szCs w:val="24"/>
              </w:rPr>
            </w:pPr>
            <w:r>
              <w:rPr>
                <w:b/>
                <w:sz w:val="24"/>
                <w:szCs w:val="24"/>
              </w:rPr>
            </w:r>
          </w:p>
        </w:tc>
        <w:tc>
          <w:tcPr>
            <w:tcW w:w="2542"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Red Alder</w:t>
            </w:r>
          </w:p>
        </w:tc>
        <w:tc>
          <w:tcPr>
            <w:tcW w:w="79" w:type="dxa"/>
            <w:tcBorders>
              <w:top w:val="single" w:sz="4" w:space="0" w:color="000000"/>
            </w:tcBorders>
            <w:vAlign w:val="bottom"/>
          </w:tcPr>
          <w:p>
            <w:pPr>
              <w:pStyle w:val="Normal"/>
              <w:widowControl w:val="false"/>
              <w:rPr>
                <w:b/>
                <w:b/>
                <w:sz w:val="24"/>
                <w:szCs w:val="24"/>
              </w:rPr>
            </w:pPr>
            <w:r>
              <w:rPr>
                <w:b/>
                <w:sz w:val="24"/>
                <w:szCs w:val="24"/>
              </w:rPr>
            </w:r>
          </w:p>
        </w:tc>
        <w:tc>
          <w:tcPr>
            <w:tcW w:w="2516"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Cottonwood</w:t>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2525"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Red Alder</w:t>
            </w:r>
          </w:p>
        </w:tc>
        <w:tc>
          <w:tcPr>
            <w:tcW w:w="89" w:type="dxa"/>
            <w:tcBorders>
              <w:top w:val="single" w:sz="4" w:space="0" w:color="000000"/>
            </w:tcBorders>
            <w:vAlign w:val="bottom"/>
          </w:tcPr>
          <w:p>
            <w:pPr>
              <w:pStyle w:val="Normal"/>
              <w:widowControl w:val="false"/>
              <w:rPr>
                <w:b/>
                <w:b/>
                <w:sz w:val="24"/>
                <w:szCs w:val="24"/>
              </w:rPr>
            </w:pPr>
            <w:r>
              <w:rPr>
                <w:b/>
                <w:sz w:val="24"/>
                <w:szCs w:val="24"/>
              </w:rPr>
            </w:r>
          </w:p>
        </w:tc>
        <w:tc>
          <w:tcPr>
            <w:tcW w:w="2531"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Cottonwood</w:t>
            </w:r>
          </w:p>
        </w:tc>
        <w:tc>
          <w:tcPr>
            <w:tcW w:w="91" w:type="dxa"/>
            <w:tcBorders>
              <w:top w:val="single" w:sz="4" w:space="0" w:color="000000"/>
            </w:tcBorders>
            <w:vAlign w:val="center"/>
          </w:tcPr>
          <w:p>
            <w:pPr>
              <w:pStyle w:val="Normal"/>
              <w:widowControl w:val="false"/>
              <w:rPr>
                <w:b/>
                <w:b/>
                <w:sz w:val="24"/>
                <w:szCs w:val="24"/>
              </w:rPr>
            </w:pPr>
            <w:r>
              <w:rPr>
                <w:b/>
                <w:sz w:val="24"/>
                <w:szCs w:val="24"/>
              </w:rPr>
            </w:r>
          </w:p>
        </w:tc>
        <w:tc>
          <w:tcPr>
            <w:tcW w:w="2549"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Immediate Douglas-fir</w:t>
            </w:r>
          </w:p>
        </w:tc>
      </w:tr>
      <w:tr>
        <w:trPr>
          <w:trHeight w:val="256" w:hRule="atLeast"/>
        </w:trPr>
        <w:tc>
          <w:tcPr>
            <w:tcW w:w="894" w:type="dxa"/>
            <w:vMerge w:val="restart"/>
            <w:tcBorders/>
            <w:vAlign w:val="bottom"/>
          </w:tcPr>
          <w:p>
            <w:pPr>
              <w:pStyle w:val="Normal"/>
              <w:widowControl w:val="false"/>
              <w:jc w:val="center"/>
              <w:rPr>
                <w:b/>
                <w:b/>
              </w:rPr>
            </w:pPr>
            <w:r>
              <w:rPr>
                <w:b/>
              </w:rPr>
              <w:t xml:space="preserve">Live </w:t>
              <w:br/>
              <w:t>stems</w:t>
            </w:r>
          </w:p>
          <w:p>
            <w:pPr>
              <w:pStyle w:val="Normal"/>
              <w:widowControl w:val="false"/>
              <w:jc w:val="center"/>
              <w:rPr>
                <w:b/>
                <w:b/>
              </w:rPr>
            </w:pPr>
            <w:r>
              <w:rPr>
                <w:b/>
              </w:rPr>
            </w:r>
          </w:p>
        </w:tc>
        <w:tc>
          <w:tcPr>
            <w:tcW w:w="759" w:type="dxa"/>
            <w:tcBorders/>
            <w:vAlign w:val="bottom"/>
          </w:tcPr>
          <w:p>
            <w:pPr>
              <w:pStyle w:val="Normal"/>
              <w:widowControl w:val="false"/>
              <w:rPr>
                <w:b/>
                <w:b/>
                <w:sz w:val="24"/>
                <w:szCs w:val="24"/>
              </w:rPr>
            </w:pPr>
            <w:r>
              <w:rPr/>
              <w:t>Year</w:t>
            </w:r>
          </w:p>
        </w:tc>
        <w:tc>
          <w:tcPr>
            <w:tcW w:w="616"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60"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5"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79" w:type="dxa"/>
            <w:tcBorders/>
            <w:vAlign w:val="bottom"/>
          </w:tcPr>
          <w:p>
            <w:pPr>
              <w:pStyle w:val="Normal"/>
              <w:widowControl w:val="false"/>
              <w:jc w:val="right"/>
              <w:rPr>
                <w:b/>
                <w:b/>
                <w:sz w:val="24"/>
                <w:szCs w:val="24"/>
              </w:rPr>
            </w:pPr>
            <w:r>
              <w:rPr>
                <w:b/>
                <w:sz w:val="24"/>
                <w:szCs w:val="24"/>
              </w:rPr>
            </w:r>
          </w:p>
        </w:tc>
        <w:tc>
          <w:tcPr>
            <w:tcW w:w="609" w:type="dxa"/>
            <w:tcBorders>
              <w:top w:val="single" w:sz="4" w:space="0" w:color="000000"/>
            </w:tcBorders>
            <w:vAlign w:val="bottom"/>
          </w:tcPr>
          <w:p>
            <w:pPr>
              <w:pStyle w:val="Normal"/>
              <w:widowControl w:val="false"/>
              <w:jc w:val="right"/>
              <w:rPr>
                <w:b/>
                <w:b/>
                <w:sz w:val="24"/>
                <w:szCs w:val="24"/>
              </w:rPr>
            </w:pPr>
            <w:r>
              <w:rPr/>
              <w:t>1987</w:t>
            </w:r>
          </w:p>
        </w:tc>
        <w:tc>
          <w:tcPr>
            <w:tcW w:w="638"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35"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4"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91" w:type="dxa"/>
            <w:tcBorders/>
            <w:vAlign w:val="bottom"/>
          </w:tcPr>
          <w:p>
            <w:pPr>
              <w:pStyle w:val="Normal"/>
              <w:widowControl w:val="false"/>
              <w:jc w:val="right"/>
              <w:rPr>
                <w:b/>
                <w:b/>
                <w:sz w:val="24"/>
                <w:szCs w:val="24"/>
              </w:rPr>
            </w:pPr>
            <w:r>
              <w:rPr>
                <w:b/>
                <w:sz w:val="24"/>
                <w:szCs w:val="24"/>
              </w:rPr>
            </w:r>
          </w:p>
        </w:tc>
        <w:tc>
          <w:tcPr>
            <w:tcW w:w="630" w:type="dxa"/>
            <w:tcBorders>
              <w:top w:val="single" w:sz="4" w:space="0" w:color="000000"/>
            </w:tcBorders>
            <w:vAlign w:val="bottom"/>
          </w:tcPr>
          <w:p>
            <w:pPr>
              <w:pStyle w:val="Normal"/>
              <w:widowControl w:val="false"/>
              <w:jc w:val="right"/>
              <w:rPr>
                <w:b/>
                <w:b/>
                <w:sz w:val="24"/>
                <w:szCs w:val="24"/>
              </w:rPr>
            </w:pPr>
            <w:r>
              <w:rPr/>
              <w:t>1987</w:t>
            </w:r>
          </w:p>
        </w:tc>
        <w:tc>
          <w:tcPr>
            <w:tcW w:w="630" w:type="dxa"/>
            <w:tcBorders>
              <w:top w:val="single" w:sz="4" w:space="0" w:color="000000"/>
            </w:tcBorders>
            <w:vAlign w:val="bottom"/>
          </w:tcPr>
          <w:p>
            <w:pPr>
              <w:pStyle w:val="Normal"/>
              <w:widowControl w:val="false"/>
              <w:jc w:val="right"/>
              <w:rPr>
                <w:b/>
                <w:b/>
                <w:sz w:val="24"/>
                <w:szCs w:val="24"/>
              </w:rPr>
            </w:pPr>
            <w:r>
              <w:rPr/>
              <w:t>1995</w:t>
            </w:r>
          </w:p>
        </w:tc>
        <w:tc>
          <w:tcPr>
            <w:tcW w:w="633" w:type="dxa"/>
            <w:tcBorders>
              <w:top w:val="single" w:sz="4" w:space="0" w:color="000000"/>
            </w:tcBorders>
            <w:vAlign w:val="bottom"/>
          </w:tcPr>
          <w:p>
            <w:pPr>
              <w:pStyle w:val="Normal"/>
              <w:widowControl w:val="false"/>
              <w:jc w:val="right"/>
              <w:rPr>
                <w:b/>
                <w:b/>
                <w:sz w:val="24"/>
                <w:szCs w:val="24"/>
              </w:rPr>
            </w:pPr>
            <w:r>
              <w:rPr/>
              <w:t>2011</w:t>
            </w:r>
          </w:p>
        </w:tc>
        <w:tc>
          <w:tcPr>
            <w:tcW w:w="632" w:type="dxa"/>
            <w:tcBorders>
              <w:top w:val="single" w:sz="4" w:space="0" w:color="000000"/>
            </w:tcBorders>
            <w:vAlign w:val="bottom"/>
          </w:tcPr>
          <w:p>
            <w:pPr>
              <w:pStyle w:val="Normal"/>
              <w:widowControl w:val="false"/>
              <w:jc w:val="right"/>
              <w:rPr>
                <w:b/>
                <w:b/>
                <w:sz w:val="24"/>
                <w:szCs w:val="24"/>
              </w:rPr>
            </w:pPr>
            <w:r>
              <w:rPr/>
              <w:t>2020</w:t>
            </w:r>
          </w:p>
        </w:tc>
        <w:tc>
          <w:tcPr>
            <w:tcW w:w="89" w:type="dxa"/>
            <w:tcBorders/>
            <w:vAlign w:val="bottom"/>
          </w:tcPr>
          <w:p>
            <w:pPr>
              <w:pStyle w:val="Normal"/>
              <w:widowControl w:val="false"/>
              <w:jc w:val="right"/>
              <w:rPr>
                <w:b/>
                <w:b/>
                <w:sz w:val="24"/>
                <w:szCs w:val="24"/>
              </w:rPr>
            </w:pPr>
            <w:r>
              <w:rPr>
                <w:b/>
                <w:sz w:val="24"/>
                <w:szCs w:val="24"/>
              </w:rPr>
            </w:r>
          </w:p>
        </w:tc>
        <w:tc>
          <w:tcPr>
            <w:tcW w:w="636" w:type="dxa"/>
            <w:tcBorders>
              <w:top w:val="single" w:sz="4" w:space="0" w:color="000000"/>
            </w:tcBorders>
            <w:vAlign w:val="bottom"/>
          </w:tcPr>
          <w:p>
            <w:pPr>
              <w:pStyle w:val="Normal"/>
              <w:widowControl w:val="false"/>
              <w:jc w:val="right"/>
              <w:rPr>
                <w:b/>
                <w:b/>
                <w:sz w:val="24"/>
                <w:szCs w:val="24"/>
              </w:rPr>
            </w:pPr>
            <w:r>
              <w:rPr/>
              <w:t>1987</w:t>
            </w:r>
          </w:p>
        </w:tc>
        <w:tc>
          <w:tcPr>
            <w:tcW w:w="632" w:type="dxa"/>
            <w:tcBorders>
              <w:top w:val="single" w:sz="4" w:space="0" w:color="000000"/>
            </w:tcBorders>
            <w:vAlign w:val="bottom"/>
          </w:tcPr>
          <w:p>
            <w:pPr>
              <w:pStyle w:val="Normal"/>
              <w:widowControl w:val="false"/>
              <w:jc w:val="right"/>
              <w:rPr>
                <w:b/>
                <w:b/>
                <w:sz w:val="24"/>
                <w:szCs w:val="24"/>
              </w:rPr>
            </w:pPr>
            <w:r>
              <w:rPr/>
              <w:t>1995</w:t>
            </w:r>
          </w:p>
        </w:tc>
        <w:tc>
          <w:tcPr>
            <w:tcW w:w="631" w:type="dxa"/>
            <w:tcBorders>
              <w:top w:val="single" w:sz="4" w:space="0" w:color="000000"/>
            </w:tcBorders>
            <w:vAlign w:val="bottom"/>
          </w:tcPr>
          <w:p>
            <w:pPr>
              <w:pStyle w:val="Normal"/>
              <w:widowControl w:val="false"/>
              <w:jc w:val="right"/>
              <w:rPr>
                <w:b/>
                <w:b/>
                <w:sz w:val="24"/>
                <w:szCs w:val="24"/>
              </w:rPr>
            </w:pPr>
            <w:r>
              <w:rPr/>
              <w:t>2011</w:t>
            </w:r>
          </w:p>
        </w:tc>
        <w:tc>
          <w:tcPr>
            <w:tcW w:w="632" w:type="dxa"/>
            <w:tcBorders>
              <w:top w:val="single" w:sz="4" w:space="0" w:color="000000"/>
            </w:tcBorders>
            <w:vAlign w:val="bottom"/>
          </w:tcPr>
          <w:p>
            <w:pPr>
              <w:pStyle w:val="Normal"/>
              <w:widowControl w:val="false"/>
              <w:jc w:val="right"/>
              <w:rPr>
                <w:b/>
                <w:b/>
                <w:sz w:val="24"/>
                <w:szCs w:val="24"/>
              </w:rPr>
            </w:pPr>
            <w:r>
              <w:rPr/>
              <w:t>2020</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1995</w:t>
            </w:r>
          </w:p>
        </w:tc>
        <w:tc>
          <w:tcPr>
            <w:tcW w:w="629" w:type="dxa"/>
            <w:tcBorders>
              <w:top w:val="single" w:sz="4" w:space="0" w:color="000000"/>
            </w:tcBorders>
            <w:vAlign w:val="bottom"/>
          </w:tcPr>
          <w:p>
            <w:pPr>
              <w:pStyle w:val="Normal"/>
              <w:widowControl w:val="false"/>
              <w:jc w:val="right"/>
              <w:rPr>
                <w:b/>
                <w:b/>
                <w:sz w:val="24"/>
                <w:szCs w:val="24"/>
              </w:rPr>
            </w:pPr>
            <w:r>
              <w:rPr/>
              <w:t>2011</w:t>
            </w:r>
          </w:p>
        </w:tc>
        <w:tc>
          <w:tcPr>
            <w:tcW w:w="661" w:type="dxa"/>
            <w:tcBorders>
              <w:top w:val="single" w:sz="4" w:space="0" w:color="000000"/>
            </w:tcBorders>
            <w:vAlign w:val="bottom"/>
          </w:tcPr>
          <w:p>
            <w:pPr>
              <w:pStyle w:val="Normal"/>
              <w:widowControl w:val="false"/>
              <w:jc w:val="right"/>
              <w:rPr>
                <w:b/>
                <w:b/>
                <w:sz w:val="24"/>
                <w:szCs w:val="24"/>
              </w:rPr>
            </w:pPr>
            <w:r>
              <w:rPr/>
              <w:t>2020</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9" w:type="dxa"/>
            <w:tcBorders/>
            <w:vAlign w:val="bottom"/>
          </w:tcPr>
          <w:p>
            <w:pPr>
              <w:pStyle w:val="Normal"/>
              <w:widowControl w:val="false"/>
              <w:rPr>
                <w:b/>
                <w:b/>
                <w:sz w:val="24"/>
                <w:szCs w:val="24"/>
              </w:rPr>
            </w:pPr>
            <w:r>
              <w:rPr/>
              <w:t>Age</w:t>
            </w:r>
          </w:p>
        </w:tc>
        <w:tc>
          <w:tcPr>
            <w:tcW w:w="616"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w:t>
            </w:r>
          </w:p>
        </w:tc>
        <w:tc>
          <w:tcPr>
            <w:tcW w:w="660" w:type="dxa"/>
            <w:tcBorders>
              <w:bottom w:val="single" w:sz="4" w:space="0" w:color="000000"/>
            </w:tcBorders>
            <w:vAlign w:val="bottom"/>
          </w:tcPr>
          <w:p>
            <w:pPr>
              <w:pStyle w:val="Normal"/>
              <w:widowControl w:val="false"/>
              <w:jc w:val="right"/>
              <w:rPr>
                <w:b/>
                <w:b/>
                <w:sz w:val="24"/>
                <w:szCs w:val="24"/>
              </w:rPr>
            </w:pPr>
            <w:r>
              <w:rPr/>
              <w:t>24</w:t>
            </w:r>
          </w:p>
        </w:tc>
        <w:tc>
          <w:tcPr>
            <w:tcW w:w="635" w:type="dxa"/>
            <w:tcBorders>
              <w:bottom w:val="single" w:sz="4" w:space="0" w:color="000000"/>
            </w:tcBorders>
            <w:vAlign w:val="bottom"/>
          </w:tcPr>
          <w:p>
            <w:pPr>
              <w:pStyle w:val="Normal"/>
              <w:widowControl w:val="false"/>
              <w:jc w:val="right"/>
              <w:rPr>
                <w:b/>
                <w:b/>
                <w:sz w:val="24"/>
                <w:szCs w:val="24"/>
              </w:rPr>
            </w:pPr>
            <w:r>
              <w:rPr/>
              <w:t>33</w:t>
            </w:r>
          </w:p>
        </w:tc>
        <w:tc>
          <w:tcPr>
            <w:tcW w:w="79" w:type="dxa"/>
            <w:tcBorders/>
            <w:vAlign w:val="bottom"/>
          </w:tcPr>
          <w:p>
            <w:pPr>
              <w:pStyle w:val="Normal"/>
              <w:widowControl w:val="false"/>
              <w:jc w:val="right"/>
              <w:rPr>
                <w:b/>
                <w:b/>
                <w:sz w:val="24"/>
                <w:szCs w:val="24"/>
              </w:rPr>
            </w:pPr>
            <w:r>
              <w:rPr>
                <w:b/>
                <w:sz w:val="24"/>
                <w:szCs w:val="24"/>
              </w:rPr>
            </w:r>
          </w:p>
        </w:tc>
        <w:tc>
          <w:tcPr>
            <w:tcW w:w="609" w:type="dxa"/>
            <w:tcBorders>
              <w:bottom w:val="single" w:sz="4" w:space="0" w:color="000000"/>
            </w:tcBorders>
            <w:vAlign w:val="bottom"/>
          </w:tcPr>
          <w:p>
            <w:pPr>
              <w:pStyle w:val="Normal"/>
              <w:widowControl w:val="false"/>
              <w:jc w:val="right"/>
              <w:rPr>
                <w:b/>
                <w:b/>
                <w:sz w:val="24"/>
                <w:szCs w:val="24"/>
              </w:rPr>
            </w:pPr>
            <w:r>
              <w:rPr/>
              <w:t>NA</w:t>
            </w:r>
          </w:p>
        </w:tc>
        <w:tc>
          <w:tcPr>
            <w:tcW w:w="638" w:type="dxa"/>
            <w:tcBorders>
              <w:bottom w:val="single" w:sz="4" w:space="0" w:color="000000"/>
            </w:tcBorders>
            <w:vAlign w:val="bottom"/>
          </w:tcPr>
          <w:p>
            <w:pPr>
              <w:pStyle w:val="Normal"/>
              <w:widowControl w:val="false"/>
              <w:jc w:val="right"/>
              <w:rPr>
                <w:b/>
                <w:b/>
                <w:sz w:val="24"/>
                <w:szCs w:val="24"/>
              </w:rPr>
            </w:pPr>
            <w:r>
              <w:rPr/>
              <w:t>8</w:t>
            </w:r>
          </w:p>
        </w:tc>
        <w:tc>
          <w:tcPr>
            <w:tcW w:w="635" w:type="dxa"/>
            <w:tcBorders>
              <w:bottom w:val="single" w:sz="4" w:space="0" w:color="000000"/>
            </w:tcBorders>
            <w:vAlign w:val="bottom"/>
          </w:tcPr>
          <w:p>
            <w:pPr>
              <w:pStyle w:val="Normal"/>
              <w:widowControl w:val="false"/>
              <w:jc w:val="right"/>
              <w:rPr>
                <w:b/>
                <w:b/>
                <w:sz w:val="24"/>
                <w:szCs w:val="24"/>
              </w:rPr>
            </w:pPr>
            <w:r>
              <w:rPr/>
              <w:t>24</w:t>
            </w:r>
          </w:p>
        </w:tc>
        <w:tc>
          <w:tcPr>
            <w:tcW w:w="634" w:type="dxa"/>
            <w:tcBorders>
              <w:bottom w:val="single" w:sz="4" w:space="0" w:color="000000"/>
            </w:tcBorders>
            <w:vAlign w:val="bottom"/>
          </w:tcPr>
          <w:p>
            <w:pPr>
              <w:pStyle w:val="Normal"/>
              <w:widowControl w:val="false"/>
              <w:jc w:val="right"/>
              <w:rPr>
                <w:b/>
                <w:b/>
                <w:sz w:val="24"/>
                <w:szCs w:val="24"/>
              </w:rPr>
            </w:pPr>
            <w:r>
              <w:rPr/>
              <w:t>33</w:t>
            </w:r>
          </w:p>
        </w:tc>
        <w:tc>
          <w:tcPr>
            <w:tcW w:w="91" w:type="dxa"/>
            <w:tcBorders/>
            <w:vAlign w:val="bottom"/>
          </w:tcPr>
          <w:p>
            <w:pPr>
              <w:pStyle w:val="Normal"/>
              <w:widowControl w:val="false"/>
              <w:jc w:val="right"/>
              <w:rPr>
                <w:b/>
                <w:b/>
                <w:sz w:val="24"/>
                <w:szCs w:val="24"/>
              </w:rPr>
            </w:pPr>
            <w:r>
              <w:rPr>
                <w:b/>
                <w:sz w:val="24"/>
                <w:szCs w:val="24"/>
              </w:rPr>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3" w:type="dxa"/>
            <w:tcBorders>
              <w:bottom w:val="single" w:sz="4" w:space="0" w:color="000000"/>
            </w:tcBorders>
            <w:vAlign w:val="bottom"/>
          </w:tcPr>
          <w:p>
            <w:pPr>
              <w:pStyle w:val="Normal"/>
              <w:widowControl w:val="false"/>
              <w:jc w:val="right"/>
              <w:rPr>
                <w:b/>
                <w:b/>
                <w:sz w:val="24"/>
                <w:szCs w:val="24"/>
              </w:rPr>
            </w:pPr>
            <w:r>
              <w:rPr/>
              <w:t>11</w:t>
            </w:r>
          </w:p>
        </w:tc>
        <w:tc>
          <w:tcPr>
            <w:tcW w:w="632" w:type="dxa"/>
            <w:tcBorders>
              <w:bottom w:val="single" w:sz="4" w:space="0" w:color="000000"/>
            </w:tcBorders>
            <w:vAlign w:val="bottom"/>
          </w:tcPr>
          <w:p>
            <w:pPr>
              <w:pStyle w:val="Normal"/>
              <w:widowControl w:val="false"/>
              <w:jc w:val="right"/>
              <w:rPr>
                <w:b/>
                <w:b/>
                <w:sz w:val="24"/>
                <w:szCs w:val="24"/>
              </w:rPr>
            </w:pPr>
            <w:r>
              <w:rPr/>
              <w:t>20</w:t>
            </w:r>
          </w:p>
        </w:tc>
        <w:tc>
          <w:tcPr>
            <w:tcW w:w="89" w:type="dxa"/>
            <w:tcBorders/>
            <w:vAlign w:val="bottom"/>
          </w:tcPr>
          <w:p>
            <w:pPr>
              <w:pStyle w:val="Normal"/>
              <w:widowControl w:val="false"/>
              <w:jc w:val="right"/>
              <w:rPr>
                <w:b/>
                <w:b/>
                <w:sz w:val="24"/>
                <w:szCs w:val="24"/>
              </w:rPr>
            </w:pPr>
            <w:r>
              <w:rPr>
                <w:b/>
                <w:sz w:val="24"/>
                <w:szCs w:val="24"/>
              </w:rPr>
            </w:r>
          </w:p>
        </w:tc>
        <w:tc>
          <w:tcPr>
            <w:tcW w:w="636"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11</w:t>
            </w:r>
          </w:p>
        </w:tc>
        <w:tc>
          <w:tcPr>
            <w:tcW w:w="632" w:type="dxa"/>
            <w:tcBorders>
              <w:bottom w:val="single" w:sz="4" w:space="0" w:color="000000"/>
            </w:tcBorders>
            <w:vAlign w:val="bottom"/>
          </w:tcPr>
          <w:p>
            <w:pPr>
              <w:pStyle w:val="Normal"/>
              <w:widowControl w:val="false"/>
              <w:jc w:val="right"/>
              <w:rPr>
                <w:b/>
                <w:b/>
                <w:sz w:val="24"/>
                <w:szCs w:val="24"/>
              </w:rPr>
            </w:pPr>
            <w:r>
              <w:rPr/>
              <w:t>20</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12</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36</w:t>
            </w:r>
          </w:p>
        </w:tc>
        <w:tc>
          <w:tcPr>
            <w:tcW w:w="661" w:type="dxa"/>
            <w:tcBorders>
              <w:bottom w:val="single" w:sz="4" w:space="0" w:color="000000"/>
            </w:tcBorders>
            <w:vAlign w:val="bottom"/>
          </w:tcPr>
          <w:p>
            <w:pPr>
              <w:pStyle w:val="Normal"/>
              <w:widowControl w:val="false"/>
              <w:jc w:val="right"/>
              <w:rPr>
                <w:b/>
                <w:b/>
                <w:sz w:val="24"/>
                <w:szCs w:val="24"/>
              </w:rPr>
            </w:pPr>
            <w:r>
              <w:rPr/>
              <w:t>45</w:t>
            </w:r>
          </w:p>
        </w:tc>
      </w:tr>
      <w:tr>
        <w:trPr>
          <w:trHeight w:val="256" w:hRule="atLeast"/>
        </w:trPr>
        <w:tc>
          <w:tcPr>
            <w:tcW w:w="894" w:type="dxa"/>
            <w:vMerge w:val="continue"/>
            <w:tcBorders/>
            <w:vAlign w:val="center"/>
          </w:tcPr>
          <w:p>
            <w:pPr>
              <w:pStyle w:val="Normal"/>
              <w:widowControl w:val="false"/>
              <w:jc w:val="center"/>
              <w:rPr>
                <w:b/>
                <w:b/>
              </w:rPr>
            </w:pPr>
            <w:r>
              <w:rPr>
                <w:b/>
              </w:rPr>
            </w:r>
          </w:p>
        </w:tc>
        <w:tc>
          <w:tcPr>
            <w:tcW w:w="759" w:type="dxa"/>
            <w:tcBorders/>
            <w:vAlign w:val="bottom"/>
          </w:tcPr>
          <w:p>
            <w:pPr>
              <w:pStyle w:val="Normal"/>
              <w:widowControl w:val="false"/>
              <w:rPr>
                <w:b/>
                <w:b/>
                <w:sz w:val="24"/>
                <w:szCs w:val="24"/>
              </w:rPr>
            </w:pPr>
            <w:r>
              <w:rPr/>
              <w:t>mean</w:t>
            </w:r>
          </w:p>
        </w:tc>
        <w:tc>
          <w:tcPr>
            <w:tcW w:w="616"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163.0</w:t>
            </w:r>
          </w:p>
        </w:tc>
        <w:tc>
          <w:tcPr>
            <w:tcW w:w="660" w:type="dxa"/>
            <w:tcBorders>
              <w:top w:val="single" w:sz="4" w:space="0" w:color="000000"/>
            </w:tcBorders>
            <w:vAlign w:val="bottom"/>
          </w:tcPr>
          <w:p>
            <w:pPr>
              <w:pStyle w:val="Normal"/>
              <w:widowControl w:val="false"/>
              <w:jc w:val="right"/>
              <w:rPr>
                <w:b/>
                <w:b/>
                <w:sz w:val="24"/>
                <w:szCs w:val="24"/>
              </w:rPr>
            </w:pPr>
            <w:r>
              <w:rPr/>
              <w:t>106.7</w:t>
            </w:r>
          </w:p>
        </w:tc>
        <w:tc>
          <w:tcPr>
            <w:tcW w:w="635" w:type="dxa"/>
            <w:tcBorders>
              <w:top w:val="single" w:sz="4" w:space="0" w:color="000000"/>
            </w:tcBorders>
            <w:vAlign w:val="bottom"/>
          </w:tcPr>
          <w:p>
            <w:pPr>
              <w:pStyle w:val="Normal"/>
              <w:widowControl w:val="false"/>
              <w:jc w:val="right"/>
              <w:rPr>
                <w:b/>
                <w:b/>
                <w:sz w:val="24"/>
                <w:szCs w:val="24"/>
              </w:rPr>
            </w:pPr>
            <w:r>
              <w:rPr/>
              <w:t>57.0</w:t>
            </w:r>
          </w:p>
        </w:tc>
        <w:tc>
          <w:tcPr>
            <w:tcW w:w="79" w:type="dxa"/>
            <w:tcBorders/>
            <w:vAlign w:val="bottom"/>
          </w:tcPr>
          <w:p>
            <w:pPr>
              <w:pStyle w:val="Normal"/>
              <w:widowControl w:val="false"/>
              <w:jc w:val="right"/>
              <w:rPr>
                <w:b/>
                <w:b/>
                <w:sz w:val="24"/>
                <w:szCs w:val="24"/>
              </w:rPr>
            </w:pPr>
            <w:r>
              <w:rPr>
                <w:b/>
                <w:sz w:val="24"/>
                <w:szCs w:val="24"/>
              </w:rPr>
            </w:r>
          </w:p>
        </w:tc>
        <w:tc>
          <w:tcPr>
            <w:tcW w:w="609" w:type="dxa"/>
            <w:tcBorders>
              <w:top w:val="single" w:sz="4" w:space="0" w:color="000000"/>
            </w:tcBorders>
            <w:vAlign w:val="bottom"/>
          </w:tcPr>
          <w:p>
            <w:pPr>
              <w:pStyle w:val="Normal"/>
              <w:widowControl w:val="false"/>
              <w:jc w:val="right"/>
              <w:rPr>
                <w:b/>
                <w:b/>
                <w:sz w:val="24"/>
                <w:szCs w:val="24"/>
              </w:rPr>
            </w:pPr>
            <w:r>
              <w:rPr/>
              <w:t>NA</w:t>
            </w:r>
          </w:p>
        </w:tc>
        <w:tc>
          <w:tcPr>
            <w:tcW w:w="638" w:type="dxa"/>
            <w:tcBorders>
              <w:top w:val="single" w:sz="4" w:space="0" w:color="000000"/>
            </w:tcBorders>
            <w:vAlign w:val="bottom"/>
          </w:tcPr>
          <w:p>
            <w:pPr>
              <w:pStyle w:val="Normal"/>
              <w:widowControl w:val="false"/>
              <w:jc w:val="right"/>
              <w:rPr>
                <w:b/>
                <w:b/>
                <w:sz w:val="24"/>
                <w:szCs w:val="24"/>
              </w:rPr>
            </w:pPr>
            <w:r>
              <w:rPr/>
              <w:t>161.4</w:t>
            </w:r>
          </w:p>
        </w:tc>
        <w:tc>
          <w:tcPr>
            <w:tcW w:w="635" w:type="dxa"/>
            <w:tcBorders>
              <w:top w:val="single" w:sz="4" w:space="0" w:color="000000"/>
            </w:tcBorders>
            <w:vAlign w:val="bottom"/>
          </w:tcPr>
          <w:p>
            <w:pPr>
              <w:pStyle w:val="Normal"/>
              <w:widowControl w:val="false"/>
              <w:jc w:val="right"/>
              <w:rPr>
                <w:b/>
                <w:b/>
                <w:sz w:val="24"/>
                <w:szCs w:val="24"/>
              </w:rPr>
            </w:pPr>
            <w:r>
              <w:rPr/>
              <w:t>127.0</w:t>
            </w:r>
          </w:p>
        </w:tc>
        <w:tc>
          <w:tcPr>
            <w:tcW w:w="634" w:type="dxa"/>
            <w:tcBorders>
              <w:top w:val="single" w:sz="4" w:space="0" w:color="000000"/>
            </w:tcBorders>
            <w:vAlign w:val="bottom"/>
          </w:tcPr>
          <w:p>
            <w:pPr>
              <w:pStyle w:val="Normal"/>
              <w:widowControl w:val="false"/>
              <w:jc w:val="right"/>
              <w:rPr>
                <w:b/>
                <w:b/>
                <w:sz w:val="24"/>
                <w:szCs w:val="24"/>
              </w:rPr>
            </w:pPr>
            <w:r>
              <w:rPr/>
              <w:t>74.6</w:t>
            </w:r>
          </w:p>
        </w:tc>
        <w:tc>
          <w:tcPr>
            <w:tcW w:w="91" w:type="dxa"/>
            <w:tcBorders/>
            <w:vAlign w:val="bottom"/>
          </w:tcPr>
          <w:p>
            <w:pPr>
              <w:pStyle w:val="Normal"/>
              <w:widowControl w:val="false"/>
              <w:jc w:val="right"/>
              <w:rPr>
                <w:b/>
                <w:b/>
                <w:sz w:val="24"/>
                <w:szCs w:val="24"/>
              </w:rPr>
            </w:pPr>
            <w:r>
              <w:rPr>
                <w:b/>
                <w:sz w:val="24"/>
                <w:szCs w:val="24"/>
              </w:rPr>
            </w:r>
          </w:p>
        </w:tc>
        <w:tc>
          <w:tcPr>
            <w:tcW w:w="630" w:type="dxa"/>
            <w:tcBorders>
              <w:top w:val="single" w:sz="4" w:space="0" w:color="000000"/>
            </w:tcBorders>
            <w:vAlign w:val="bottom"/>
          </w:tcPr>
          <w:p>
            <w:pPr>
              <w:pStyle w:val="Normal"/>
              <w:widowControl w:val="false"/>
              <w:jc w:val="right"/>
              <w:rPr>
                <w:b/>
                <w:b/>
                <w:sz w:val="24"/>
                <w:szCs w:val="24"/>
              </w:rPr>
            </w:pPr>
            <w:r>
              <w:rPr/>
              <w:t>NA</w:t>
            </w:r>
          </w:p>
        </w:tc>
        <w:tc>
          <w:tcPr>
            <w:tcW w:w="630" w:type="dxa"/>
            <w:tcBorders>
              <w:top w:val="single" w:sz="4" w:space="0" w:color="000000"/>
            </w:tcBorders>
            <w:vAlign w:val="bottom"/>
          </w:tcPr>
          <w:p>
            <w:pPr>
              <w:pStyle w:val="Normal"/>
              <w:widowControl w:val="false"/>
              <w:jc w:val="right"/>
              <w:rPr>
                <w:b/>
                <w:b/>
                <w:sz w:val="24"/>
                <w:szCs w:val="24"/>
              </w:rPr>
            </w:pPr>
            <w:r>
              <w:rPr/>
              <w:t>NA</w:t>
            </w:r>
          </w:p>
        </w:tc>
        <w:tc>
          <w:tcPr>
            <w:tcW w:w="633" w:type="dxa"/>
            <w:tcBorders>
              <w:top w:val="single" w:sz="4" w:space="0" w:color="000000"/>
            </w:tcBorders>
            <w:vAlign w:val="bottom"/>
          </w:tcPr>
          <w:p>
            <w:pPr>
              <w:pStyle w:val="Normal"/>
              <w:widowControl w:val="false"/>
              <w:jc w:val="right"/>
              <w:rPr>
                <w:b/>
                <w:b/>
                <w:sz w:val="24"/>
                <w:szCs w:val="24"/>
              </w:rPr>
            </w:pPr>
            <w:r>
              <w:rPr/>
              <w:t>131.6</w:t>
            </w:r>
          </w:p>
        </w:tc>
        <w:tc>
          <w:tcPr>
            <w:tcW w:w="632" w:type="dxa"/>
            <w:tcBorders>
              <w:top w:val="single" w:sz="4" w:space="0" w:color="000000"/>
            </w:tcBorders>
            <w:vAlign w:val="bottom"/>
          </w:tcPr>
          <w:p>
            <w:pPr>
              <w:pStyle w:val="Normal"/>
              <w:widowControl w:val="false"/>
              <w:jc w:val="right"/>
              <w:rPr>
                <w:b/>
                <w:b/>
                <w:sz w:val="24"/>
                <w:szCs w:val="24"/>
              </w:rPr>
            </w:pPr>
            <w:r>
              <w:rPr/>
              <w:t>121.0</w:t>
            </w:r>
          </w:p>
        </w:tc>
        <w:tc>
          <w:tcPr>
            <w:tcW w:w="89" w:type="dxa"/>
            <w:tcBorders/>
            <w:vAlign w:val="bottom"/>
          </w:tcPr>
          <w:p>
            <w:pPr>
              <w:pStyle w:val="Normal"/>
              <w:widowControl w:val="false"/>
              <w:jc w:val="right"/>
              <w:rPr>
                <w:b/>
                <w:b/>
                <w:sz w:val="24"/>
                <w:szCs w:val="24"/>
              </w:rPr>
            </w:pPr>
            <w:r>
              <w:rPr>
                <w:b/>
                <w:sz w:val="24"/>
                <w:szCs w:val="24"/>
              </w:rPr>
            </w:r>
          </w:p>
        </w:tc>
        <w:tc>
          <w:tcPr>
            <w:tcW w:w="636"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164.8</w:t>
            </w:r>
          </w:p>
        </w:tc>
        <w:tc>
          <w:tcPr>
            <w:tcW w:w="632" w:type="dxa"/>
            <w:tcBorders>
              <w:top w:val="single" w:sz="4" w:space="0" w:color="000000"/>
            </w:tcBorders>
            <w:vAlign w:val="bottom"/>
          </w:tcPr>
          <w:p>
            <w:pPr>
              <w:pStyle w:val="Normal"/>
              <w:widowControl w:val="false"/>
              <w:jc w:val="right"/>
              <w:rPr>
                <w:b/>
                <w:b/>
                <w:sz w:val="24"/>
                <w:szCs w:val="24"/>
              </w:rPr>
            </w:pPr>
            <w:r>
              <w:rPr/>
              <w:t>132.6</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t>157.6</w:t>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29" w:type="dxa"/>
            <w:tcBorders>
              <w:top w:val="single" w:sz="4" w:space="0" w:color="000000"/>
            </w:tcBorders>
            <w:vAlign w:val="bottom"/>
          </w:tcPr>
          <w:p>
            <w:pPr>
              <w:pStyle w:val="Normal"/>
              <w:widowControl w:val="false"/>
              <w:jc w:val="right"/>
              <w:rPr>
                <w:b/>
                <w:b/>
                <w:sz w:val="24"/>
                <w:szCs w:val="24"/>
              </w:rPr>
            </w:pPr>
            <w:r>
              <w:rPr/>
              <w:t>73.2</w:t>
            </w:r>
          </w:p>
        </w:tc>
        <w:tc>
          <w:tcPr>
            <w:tcW w:w="661" w:type="dxa"/>
            <w:tcBorders>
              <w:top w:val="single" w:sz="4" w:space="0" w:color="000000"/>
            </w:tcBorders>
            <w:vAlign w:val="bottom"/>
          </w:tcPr>
          <w:p>
            <w:pPr>
              <w:pStyle w:val="Normal"/>
              <w:widowControl w:val="false"/>
              <w:jc w:val="right"/>
              <w:rPr>
                <w:b/>
                <w:b/>
                <w:sz w:val="24"/>
                <w:szCs w:val="24"/>
              </w:rPr>
            </w:pPr>
            <w:r>
              <w:rPr/>
              <w:t>55.6</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9" w:type="dxa"/>
            <w:tcBorders/>
            <w:vAlign w:val="bottom"/>
          </w:tcPr>
          <w:p>
            <w:pPr>
              <w:pStyle w:val="Normal"/>
              <w:widowControl w:val="false"/>
              <w:rPr>
                <w:b/>
                <w:b/>
                <w:sz w:val="24"/>
                <w:szCs w:val="24"/>
              </w:rPr>
            </w:pPr>
            <w:r>
              <w:rPr/>
              <w:t>CI</w:t>
            </w:r>
          </w:p>
        </w:tc>
        <w:tc>
          <w:tcPr>
            <w:tcW w:w="616"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11.4</w:t>
            </w:r>
          </w:p>
        </w:tc>
        <w:tc>
          <w:tcPr>
            <w:tcW w:w="660" w:type="dxa"/>
            <w:tcBorders/>
            <w:vAlign w:val="bottom"/>
          </w:tcPr>
          <w:p>
            <w:pPr>
              <w:pStyle w:val="Normal"/>
              <w:widowControl w:val="false"/>
              <w:jc w:val="right"/>
              <w:rPr>
                <w:b/>
                <w:b/>
                <w:sz w:val="24"/>
                <w:szCs w:val="24"/>
              </w:rPr>
            </w:pPr>
            <w:r>
              <w:rPr/>
              <w:t>24.1</w:t>
            </w:r>
          </w:p>
        </w:tc>
        <w:tc>
          <w:tcPr>
            <w:tcW w:w="635" w:type="dxa"/>
            <w:tcBorders/>
            <w:vAlign w:val="bottom"/>
          </w:tcPr>
          <w:p>
            <w:pPr>
              <w:pStyle w:val="Normal"/>
              <w:widowControl w:val="false"/>
              <w:jc w:val="right"/>
              <w:rPr>
                <w:b/>
                <w:b/>
                <w:sz w:val="24"/>
                <w:szCs w:val="24"/>
              </w:rPr>
            </w:pPr>
            <w:r>
              <w:rPr/>
              <w:t>6.6</w:t>
            </w:r>
          </w:p>
        </w:tc>
        <w:tc>
          <w:tcPr>
            <w:tcW w:w="79" w:type="dxa"/>
            <w:tcBorders/>
            <w:vAlign w:val="bottom"/>
          </w:tcPr>
          <w:p>
            <w:pPr>
              <w:pStyle w:val="Normal"/>
              <w:widowControl w:val="false"/>
              <w:jc w:val="right"/>
              <w:rPr>
                <w:b/>
                <w:b/>
                <w:sz w:val="24"/>
                <w:szCs w:val="24"/>
              </w:rPr>
            </w:pPr>
            <w:r>
              <w:rPr>
                <w:b/>
                <w:sz w:val="24"/>
                <w:szCs w:val="24"/>
              </w:rPr>
            </w:r>
          </w:p>
        </w:tc>
        <w:tc>
          <w:tcPr>
            <w:tcW w:w="609" w:type="dxa"/>
            <w:tcBorders/>
            <w:vAlign w:val="bottom"/>
          </w:tcPr>
          <w:p>
            <w:pPr>
              <w:pStyle w:val="Normal"/>
              <w:widowControl w:val="false"/>
              <w:jc w:val="right"/>
              <w:rPr>
                <w:b/>
                <w:b/>
                <w:sz w:val="24"/>
                <w:szCs w:val="24"/>
              </w:rPr>
            </w:pPr>
            <w:r>
              <w:rPr/>
              <w:t>NA</w:t>
            </w:r>
          </w:p>
        </w:tc>
        <w:tc>
          <w:tcPr>
            <w:tcW w:w="638" w:type="dxa"/>
            <w:tcBorders/>
            <w:vAlign w:val="bottom"/>
          </w:tcPr>
          <w:p>
            <w:pPr>
              <w:pStyle w:val="Normal"/>
              <w:widowControl w:val="false"/>
              <w:jc w:val="right"/>
              <w:rPr>
                <w:b/>
                <w:b/>
                <w:sz w:val="24"/>
                <w:szCs w:val="24"/>
              </w:rPr>
            </w:pPr>
            <w:r>
              <w:rPr/>
              <w:t>7.6</w:t>
            </w:r>
          </w:p>
        </w:tc>
        <w:tc>
          <w:tcPr>
            <w:tcW w:w="635" w:type="dxa"/>
            <w:tcBorders/>
            <w:vAlign w:val="bottom"/>
          </w:tcPr>
          <w:p>
            <w:pPr>
              <w:pStyle w:val="Normal"/>
              <w:widowControl w:val="false"/>
              <w:jc w:val="right"/>
              <w:rPr>
                <w:b/>
                <w:b/>
                <w:sz w:val="24"/>
                <w:szCs w:val="24"/>
              </w:rPr>
            </w:pPr>
            <w:r>
              <w:rPr/>
              <w:t>16.1</w:t>
            </w:r>
          </w:p>
        </w:tc>
        <w:tc>
          <w:tcPr>
            <w:tcW w:w="634" w:type="dxa"/>
            <w:tcBorders/>
            <w:vAlign w:val="bottom"/>
          </w:tcPr>
          <w:p>
            <w:pPr>
              <w:pStyle w:val="Normal"/>
              <w:widowControl w:val="false"/>
              <w:jc w:val="right"/>
              <w:rPr>
                <w:b/>
                <w:b/>
                <w:sz w:val="24"/>
                <w:szCs w:val="24"/>
              </w:rPr>
            </w:pPr>
            <w:r>
              <w:rPr/>
              <w:t>19.2</w:t>
            </w:r>
          </w:p>
        </w:tc>
        <w:tc>
          <w:tcPr>
            <w:tcW w:w="91" w:type="dxa"/>
            <w:tcBorders/>
            <w:vAlign w:val="bottom"/>
          </w:tcPr>
          <w:p>
            <w:pPr>
              <w:pStyle w:val="Normal"/>
              <w:widowControl w:val="false"/>
              <w:jc w:val="right"/>
              <w:rPr>
                <w:b/>
                <w:b/>
                <w:sz w:val="24"/>
                <w:szCs w:val="24"/>
              </w:rPr>
            </w:pPr>
            <w:r>
              <w:rPr>
                <w:b/>
                <w:sz w:val="24"/>
                <w:szCs w:val="24"/>
              </w:rPr>
            </w:r>
          </w:p>
        </w:tc>
        <w:tc>
          <w:tcPr>
            <w:tcW w:w="630" w:type="dxa"/>
            <w:tcBorders/>
            <w:vAlign w:val="bottom"/>
          </w:tcPr>
          <w:p>
            <w:pPr>
              <w:pStyle w:val="Normal"/>
              <w:widowControl w:val="false"/>
              <w:jc w:val="right"/>
              <w:rPr>
                <w:b/>
                <w:b/>
                <w:sz w:val="24"/>
                <w:szCs w:val="24"/>
              </w:rPr>
            </w:pPr>
            <w:r>
              <w:rPr/>
              <w:t>NA</w:t>
            </w:r>
          </w:p>
        </w:tc>
        <w:tc>
          <w:tcPr>
            <w:tcW w:w="630" w:type="dxa"/>
            <w:tcBorders/>
            <w:vAlign w:val="bottom"/>
          </w:tcPr>
          <w:p>
            <w:pPr>
              <w:pStyle w:val="Normal"/>
              <w:widowControl w:val="false"/>
              <w:jc w:val="right"/>
              <w:rPr>
                <w:b/>
                <w:b/>
                <w:sz w:val="24"/>
                <w:szCs w:val="24"/>
              </w:rPr>
            </w:pPr>
            <w:r>
              <w:rPr/>
              <w:t>NA</w:t>
            </w:r>
          </w:p>
        </w:tc>
        <w:tc>
          <w:tcPr>
            <w:tcW w:w="633" w:type="dxa"/>
            <w:tcBorders/>
            <w:vAlign w:val="bottom"/>
          </w:tcPr>
          <w:p>
            <w:pPr>
              <w:pStyle w:val="Normal"/>
              <w:widowControl w:val="false"/>
              <w:jc w:val="right"/>
              <w:rPr>
                <w:b/>
                <w:b/>
                <w:sz w:val="24"/>
                <w:szCs w:val="24"/>
              </w:rPr>
            </w:pPr>
            <w:r>
              <w:rPr/>
              <w:t>32.6</w:t>
            </w:r>
          </w:p>
        </w:tc>
        <w:tc>
          <w:tcPr>
            <w:tcW w:w="632" w:type="dxa"/>
            <w:tcBorders/>
            <w:vAlign w:val="bottom"/>
          </w:tcPr>
          <w:p>
            <w:pPr>
              <w:pStyle w:val="Normal"/>
              <w:widowControl w:val="false"/>
              <w:jc w:val="right"/>
              <w:rPr>
                <w:b/>
                <w:b/>
                <w:sz w:val="24"/>
                <w:szCs w:val="24"/>
              </w:rPr>
            </w:pPr>
            <w:r>
              <w:rPr/>
              <w:t>28.2</w:t>
            </w:r>
          </w:p>
        </w:tc>
        <w:tc>
          <w:tcPr>
            <w:tcW w:w="89" w:type="dxa"/>
            <w:tcBorders/>
            <w:vAlign w:val="bottom"/>
          </w:tcPr>
          <w:p>
            <w:pPr>
              <w:pStyle w:val="Normal"/>
              <w:widowControl w:val="false"/>
              <w:jc w:val="right"/>
              <w:rPr>
                <w:b/>
                <w:b/>
                <w:sz w:val="24"/>
                <w:szCs w:val="24"/>
              </w:rPr>
            </w:pPr>
            <w:r>
              <w:rPr>
                <w:b/>
                <w:sz w:val="24"/>
                <w:szCs w:val="24"/>
              </w:rPr>
            </w:r>
          </w:p>
        </w:tc>
        <w:tc>
          <w:tcPr>
            <w:tcW w:w="636"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27.1</w:t>
            </w:r>
          </w:p>
        </w:tc>
        <w:tc>
          <w:tcPr>
            <w:tcW w:w="632" w:type="dxa"/>
            <w:tcBorders/>
            <w:vAlign w:val="bottom"/>
          </w:tcPr>
          <w:p>
            <w:pPr>
              <w:pStyle w:val="Normal"/>
              <w:widowControl w:val="false"/>
              <w:jc w:val="right"/>
              <w:rPr>
                <w:b/>
                <w:b/>
                <w:sz w:val="24"/>
                <w:szCs w:val="24"/>
              </w:rPr>
            </w:pPr>
            <w:r>
              <w:rPr/>
              <w:t>15.6</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vAlign w:val="bottom"/>
          </w:tcPr>
          <w:p>
            <w:pPr>
              <w:pStyle w:val="Normal"/>
              <w:widowControl w:val="false"/>
              <w:jc w:val="right"/>
              <w:rPr>
                <w:b/>
                <w:b/>
                <w:sz w:val="24"/>
                <w:szCs w:val="24"/>
              </w:rPr>
            </w:pPr>
            <w:r>
              <w:rPr/>
              <w:t>21.4</w:t>
            </w:r>
          </w:p>
        </w:tc>
        <w:tc>
          <w:tcPr>
            <w:tcW w:w="631" w:type="dxa"/>
            <w:tcBorders/>
            <w:vAlign w:val="bottom"/>
          </w:tcPr>
          <w:p>
            <w:pPr>
              <w:pStyle w:val="Normal"/>
              <w:widowControl w:val="false"/>
              <w:jc w:val="right"/>
              <w:rPr>
                <w:b/>
                <w:b/>
                <w:sz w:val="24"/>
                <w:szCs w:val="24"/>
              </w:rPr>
            </w:pPr>
            <w:r>
              <w:rPr/>
              <w:t>NA</w:t>
            </w:r>
          </w:p>
        </w:tc>
        <w:tc>
          <w:tcPr>
            <w:tcW w:w="629" w:type="dxa"/>
            <w:tcBorders/>
            <w:vAlign w:val="bottom"/>
          </w:tcPr>
          <w:p>
            <w:pPr>
              <w:pStyle w:val="Normal"/>
              <w:widowControl w:val="false"/>
              <w:jc w:val="right"/>
              <w:rPr>
                <w:b/>
                <w:b/>
                <w:sz w:val="24"/>
                <w:szCs w:val="24"/>
              </w:rPr>
            </w:pPr>
            <w:r>
              <w:rPr/>
              <w:t>13.2</w:t>
            </w:r>
          </w:p>
        </w:tc>
        <w:tc>
          <w:tcPr>
            <w:tcW w:w="661" w:type="dxa"/>
            <w:tcBorders/>
            <w:vAlign w:val="bottom"/>
          </w:tcPr>
          <w:p>
            <w:pPr>
              <w:pStyle w:val="Normal"/>
              <w:widowControl w:val="false"/>
              <w:jc w:val="right"/>
              <w:rPr>
                <w:b/>
                <w:b/>
                <w:sz w:val="24"/>
                <w:szCs w:val="24"/>
              </w:rPr>
            </w:pPr>
            <w:r>
              <w:rPr/>
              <w:t>11.3</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9" w:type="dxa"/>
            <w:tcBorders/>
            <w:vAlign w:val="bottom"/>
          </w:tcPr>
          <w:p>
            <w:pPr>
              <w:pStyle w:val="Normal"/>
              <w:widowControl w:val="false"/>
              <w:rPr>
                <w:b/>
                <w:b/>
                <w:sz w:val="24"/>
                <w:szCs w:val="24"/>
              </w:rPr>
            </w:pPr>
            <w:r>
              <w:rPr/>
              <w:t>Total</w:t>
            </w:r>
          </w:p>
        </w:tc>
        <w:tc>
          <w:tcPr>
            <w:tcW w:w="616"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489</w:t>
            </w:r>
          </w:p>
        </w:tc>
        <w:tc>
          <w:tcPr>
            <w:tcW w:w="660" w:type="dxa"/>
            <w:tcBorders>
              <w:bottom w:val="single" w:sz="4" w:space="0" w:color="000000"/>
            </w:tcBorders>
            <w:vAlign w:val="bottom"/>
          </w:tcPr>
          <w:p>
            <w:pPr>
              <w:pStyle w:val="Normal"/>
              <w:widowControl w:val="false"/>
              <w:jc w:val="right"/>
              <w:rPr>
                <w:b/>
                <w:b/>
                <w:sz w:val="24"/>
                <w:szCs w:val="24"/>
              </w:rPr>
            </w:pPr>
            <w:r>
              <w:rPr/>
              <w:t>320</w:t>
            </w:r>
          </w:p>
        </w:tc>
        <w:tc>
          <w:tcPr>
            <w:tcW w:w="635" w:type="dxa"/>
            <w:tcBorders>
              <w:bottom w:val="single" w:sz="4" w:space="0" w:color="000000"/>
            </w:tcBorders>
            <w:vAlign w:val="bottom"/>
          </w:tcPr>
          <w:p>
            <w:pPr>
              <w:pStyle w:val="Normal"/>
              <w:widowControl w:val="false"/>
              <w:jc w:val="right"/>
              <w:rPr>
                <w:b/>
                <w:b/>
                <w:sz w:val="24"/>
                <w:szCs w:val="24"/>
              </w:rPr>
            </w:pPr>
            <w:r>
              <w:rPr/>
              <w:t>171</w:t>
            </w:r>
          </w:p>
        </w:tc>
        <w:tc>
          <w:tcPr>
            <w:tcW w:w="7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09" w:type="dxa"/>
            <w:tcBorders>
              <w:bottom w:val="single" w:sz="4" w:space="0" w:color="000000"/>
            </w:tcBorders>
            <w:vAlign w:val="bottom"/>
          </w:tcPr>
          <w:p>
            <w:pPr>
              <w:pStyle w:val="Normal"/>
              <w:widowControl w:val="false"/>
              <w:jc w:val="right"/>
              <w:rPr>
                <w:b/>
                <w:b/>
                <w:sz w:val="24"/>
                <w:szCs w:val="24"/>
              </w:rPr>
            </w:pPr>
            <w:r>
              <w:rPr/>
              <w:t>NA</w:t>
            </w:r>
          </w:p>
        </w:tc>
        <w:tc>
          <w:tcPr>
            <w:tcW w:w="638" w:type="dxa"/>
            <w:tcBorders>
              <w:bottom w:val="single" w:sz="4" w:space="0" w:color="000000"/>
            </w:tcBorders>
            <w:vAlign w:val="bottom"/>
          </w:tcPr>
          <w:p>
            <w:pPr>
              <w:pStyle w:val="Normal"/>
              <w:widowControl w:val="false"/>
              <w:jc w:val="right"/>
              <w:rPr>
                <w:b/>
                <w:b/>
                <w:sz w:val="24"/>
                <w:szCs w:val="24"/>
              </w:rPr>
            </w:pPr>
            <w:r>
              <w:rPr/>
              <w:t>807</w:t>
            </w:r>
          </w:p>
        </w:tc>
        <w:tc>
          <w:tcPr>
            <w:tcW w:w="635" w:type="dxa"/>
            <w:tcBorders>
              <w:bottom w:val="single" w:sz="4" w:space="0" w:color="000000"/>
            </w:tcBorders>
            <w:vAlign w:val="bottom"/>
          </w:tcPr>
          <w:p>
            <w:pPr>
              <w:pStyle w:val="Normal"/>
              <w:widowControl w:val="false"/>
              <w:jc w:val="right"/>
              <w:rPr>
                <w:b/>
                <w:b/>
                <w:sz w:val="24"/>
                <w:szCs w:val="24"/>
              </w:rPr>
            </w:pPr>
            <w:r>
              <w:rPr/>
              <w:t>635</w:t>
            </w:r>
          </w:p>
        </w:tc>
        <w:tc>
          <w:tcPr>
            <w:tcW w:w="634" w:type="dxa"/>
            <w:tcBorders>
              <w:bottom w:val="single" w:sz="4" w:space="0" w:color="000000"/>
            </w:tcBorders>
            <w:vAlign w:val="bottom"/>
          </w:tcPr>
          <w:p>
            <w:pPr>
              <w:pStyle w:val="Normal"/>
              <w:widowControl w:val="false"/>
              <w:jc w:val="right"/>
              <w:rPr>
                <w:b/>
                <w:b/>
                <w:sz w:val="24"/>
                <w:szCs w:val="24"/>
              </w:rPr>
            </w:pPr>
            <w:r>
              <w:rPr/>
              <w:t>373</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3" w:type="dxa"/>
            <w:tcBorders>
              <w:bottom w:val="single" w:sz="4" w:space="0" w:color="000000"/>
            </w:tcBorders>
            <w:vAlign w:val="bottom"/>
          </w:tcPr>
          <w:p>
            <w:pPr>
              <w:pStyle w:val="Normal"/>
              <w:widowControl w:val="false"/>
              <w:jc w:val="right"/>
              <w:rPr>
                <w:b/>
                <w:b/>
                <w:sz w:val="24"/>
                <w:szCs w:val="24"/>
              </w:rPr>
            </w:pPr>
            <w:r>
              <w:rPr/>
              <w:t>658</w:t>
            </w:r>
          </w:p>
        </w:tc>
        <w:tc>
          <w:tcPr>
            <w:tcW w:w="632" w:type="dxa"/>
            <w:tcBorders>
              <w:bottom w:val="single" w:sz="4" w:space="0" w:color="000000"/>
            </w:tcBorders>
            <w:vAlign w:val="bottom"/>
          </w:tcPr>
          <w:p>
            <w:pPr>
              <w:pStyle w:val="Normal"/>
              <w:widowControl w:val="false"/>
              <w:jc w:val="right"/>
              <w:rPr>
                <w:b/>
                <w:b/>
                <w:sz w:val="24"/>
                <w:szCs w:val="24"/>
              </w:rPr>
            </w:pPr>
            <w:r>
              <w:rPr/>
              <w:t>605</w:t>
            </w:r>
          </w:p>
        </w:tc>
        <w:tc>
          <w:tcPr>
            <w:tcW w:w="8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6"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824</w:t>
            </w:r>
          </w:p>
        </w:tc>
        <w:tc>
          <w:tcPr>
            <w:tcW w:w="632" w:type="dxa"/>
            <w:tcBorders>
              <w:bottom w:val="single" w:sz="4" w:space="0" w:color="000000"/>
            </w:tcBorders>
            <w:vAlign w:val="bottom"/>
          </w:tcPr>
          <w:p>
            <w:pPr>
              <w:pStyle w:val="Normal"/>
              <w:widowControl w:val="false"/>
              <w:jc w:val="right"/>
              <w:rPr>
                <w:b/>
                <w:b/>
                <w:sz w:val="24"/>
                <w:szCs w:val="24"/>
              </w:rPr>
            </w:pPr>
            <w:r>
              <w:rPr/>
              <w:t>663</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788</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366</w:t>
            </w:r>
          </w:p>
        </w:tc>
        <w:tc>
          <w:tcPr>
            <w:tcW w:w="661" w:type="dxa"/>
            <w:tcBorders>
              <w:bottom w:val="single" w:sz="4" w:space="0" w:color="000000"/>
            </w:tcBorders>
            <w:vAlign w:val="bottom"/>
          </w:tcPr>
          <w:p>
            <w:pPr>
              <w:pStyle w:val="Normal"/>
              <w:widowControl w:val="false"/>
              <w:jc w:val="right"/>
              <w:rPr>
                <w:b/>
                <w:b/>
                <w:sz w:val="24"/>
                <w:szCs w:val="24"/>
              </w:rPr>
            </w:pPr>
            <w:r>
              <w:rPr/>
              <w:t>278</w:t>
            </w:r>
          </w:p>
        </w:tc>
      </w:tr>
      <w:tr>
        <w:trPr>
          <w:trHeight w:val="230" w:hRule="atLeast"/>
        </w:trPr>
        <w:tc>
          <w:tcPr>
            <w:tcW w:w="894" w:type="dxa"/>
            <w:vMerge w:val="restart"/>
            <w:tcBorders>
              <w:bottom w:val="single" w:sz="4" w:space="0" w:color="000000"/>
            </w:tcBorders>
            <w:vAlign w:val="bottom"/>
          </w:tcPr>
          <w:p>
            <w:pPr>
              <w:pStyle w:val="Normal"/>
              <w:widowControl w:val="false"/>
              <w:jc w:val="center"/>
              <w:rPr>
                <w:b/>
                <w:b/>
              </w:rPr>
            </w:pPr>
            <w:r>
              <w:rPr>
                <w:b/>
              </w:rPr>
              <w:t>Basal area (m</w:t>
            </w:r>
            <w:r>
              <w:rPr>
                <w:b/>
                <w:vertAlign w:val="superscript"/>
              </w:rPr>
              <w:t>2</w:t>
            </w:r>
            <w:r>
              <w:rPr>
                <w:b/>
              </w:rPr>
              <w:t>ha</w:t>
            </w:r>
            <w:r>
              <w:rPr>
                <w:b/>
                <w:vertAlign w:val="superscript"/>
              </w:rPr>
              <w:t>-1</w:t>
            </w:r>
            <w:r>
              <w:rPr>
                <w:b/>
              </w:rPr>
              <w:t>)</w:t>
            </w:r>
          </w:p>
        </w:tc>
        <w:tc>
          <w:tcPr>
            <w:tcW w:w="759" w:type="dxa"/>
            <w:tcBorders/>
          </w:tcPr>
          <w:p>
            <w:pPr>
              <w:pStyle w:val="Normal"/>
              <w:widowControl w:val="false"/>
              <w:rPr>
                <w:sz w:val="24"/>
                <w:szCs w:val="24"/>
              </w:rPr>
            </w:pPr>
            <w:r>
              <w:rPr>
                <w:sz w:val="24"/>
                <w:szCs w:val="24"/>
              </w:rPr>
            </w:r>
          </w:p>
        </w:tc>
        <w:tc>
          <w:tcPr>
            <w:tcW w:w="616"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60" w:type="dxa"/>
            <w:tcBorders/>
          </w:tcPr>
          <w:p>
            <w:pPr>
              <w:pStyle w:val="Normal"/>
              <w:widowControl w:val="false"/>
              <w:rPr>
                <w:sz w:val="24"/>
                <w:szCs w:val="24"/>
              </w:rPr>
            </w:pPr>
            <w:r>
              <w:rPr>
                <w:sz w:val="24"/>
                <w:szCs w:val="24"/>
              </w:rPr>
            </w:r>
          </w:p>
        </w:tc>
        <w:tc>
          <w:tcPr>
            <w:tcW w:w="635" w:type="dxa"/>
            <w:tcBorders/>
          </w:tcPr>
          <w:p>
            <w:pPr>
              <w:pStyle w:val="Normal"/>
              <w:widowControl w:val="false"/>
              <w:rPr>
                <w:sz w:val="24"/>
                <w:szCs w:val="24"/>
              </w:rPr>
            </w:pPr>
            <w:r>
              <w:rPr>
                <w:sz w:val="24"/>
                <w:szCs w:val="24"/>
              </w:rPr>
            </w:r>
          </w:p>
        </w:tc>
        <w:tc>
          <w:tcPr>
            <w:tcW w:w="79" w:type="dxa"/>
            <w:tcBorders/>
          </w:tcPr>
          <w:p>
            <w:pPr>
              <w:pStyle w:val="Normal"/>
              <w:widowControl w:val="false"/>
              <w:rPr>
                <w:sz w:val="24"/>
                <w:szCs w:val="24"/>
              </w:rPr>
            </w:pPr>
            <w:r>
              <w:rPr>
                <w:sz w:val="24"/>
                <w:szCs w:val="24"/>
              </w:rPr>
            </w:r>
          </w:p>
        </w:tc>
        <w:tc>
          <w:tcPr>
            <w:tcW w:w="609" w:type="dxa"/>
            <w:tcBorders/>
          </w:tcPr>
          <w:p>
            <w:pPr>
              <w:pStyle w:val="Normal"/>
              <w:widowControl w:val="false"/>
              <w:rPr>
                <w:sz w:val="24"/>
                <w:szCs w:val="24"/>
              </w:rPr>
            </w:pPr>
            <w:r>
              <w:rPr>
                <w:sz w:val="24"/>
                <w:szCs w:val="24"/>
              </w:rPr>
            </w:r>
          </w:p>
        </w:tc>
        <w:tc>
          <w:tcPr>
            <w:tcW w:w="638" w:type="dxa"/>
            <w:tcBorders/>
          </w:tcPr>
          <w:p>
            <w:pPr>
              <w:pStyle w:val="Normal"/>
              <w:widowControl w:val="false"/>
              <w:rPr>
                <w:sz w:val="24"/>
                <w:szCs w:val="24"/>
              </w:rPr>
            </w:pPr>
            <w:r>
              <w:rPr>
                <w:sz w:val="24"/>
                <w:szCs w:val="24"/>
              </w:rPr>
            </w:r>
          </w:p>
        </w:tc>
        <w:tc>
          <w:tcPr>
            <w:tcW w:w="635" w:type="dxa"/>
            <w:tcBorders/>
          </w:tcPr>
          <w:p>
            <w:pPr>
              <w:pStyle w:val="Normal"/>
              <w:widowControl w:val="false"/>
              <w:rPr>
                <w:sz w:val="24"/>
                <w:szCs w:val="24"/>
              </w:rPr>
            </w:pPr>
            <w:r>
              <w:rPr>
                <w:sz w:val="24"/>
                <w:szCs w:val="24"/>
              </w:rPr>
            </w:r>
          </w:p>
        </w:tc>
        <w:tc>
          <w:tcPr>
            <w:tcW w:w="634"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30" w:type="dxa"/>
            <w:tcBorders/>
          </w:tcPr>
          <w:p>
            <w:pPr>
              <w:pStyle w:val="Normal"/>
              <w:widowControl w:val="false"/>
              <w:rPr>
                <w:sz w:val="24"/>
                <w:szCs w:val="24"/>
              </w:rPr>
            </w:pPr>
            <w:r>
              <w:rPr>
                <w:sz w:val="24"/>
                <w:szCs w:val="24"/>
              </w:rPr>
            </w:r>
          </w:p>
        </w:tc>
        <w:tc>
          <w:tcPr>
            <w:tcW w:w="630" w:type="dxa"/>
            <w:tcBorders/>
          </w:tcPr>
          <w:p>
            <w:pPr>
              <w:pStyle w:val="Normal"/>
              <w:widowControl w:val="false"/>
              <w:rPr>
                <w:sz w:val="24"/>
                <w:szCs w:val="24"/>
              </w:rPr>
            </w:pPr>
            <w:r>
              <w:rPr>
                <w:sz w:val="24"/>
                <w:szCs w:val="24"/>
              </w:rPr>
            </w:r>
          </w:p>
        </w:tc>
        <w:tc>
          <w:tcPr>
            <w:tcW w:w="633"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89" w:type="dxa"/>
            <w:tcBorders/>
          </w:tcPr>
          <w:p>
            <w:pPr>
              <w:pStyle w:val="Normal"/>
              <w:widowControl w:val="false"/>
              <w:rPr>
                <w:sz w:val="24"/>
                <w:szCs w:val="24"/>
              </w:rPr>
            </w:pPr>
            <w:r>
              <w:rPr>
                <w:sz w:val="24"/>
                <w:szCs w:val="24"/>
              </w:rPr>
            </w:r>
          </w:p>
        </w:tc>
        <w:tc>
          <w:tcPr>
            <w:tcW w:w="636"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29" w:type="dxa"/>
            <w:tcBorders/>
          </w:tcPr>
          <w:p>
            <w:pPr>
              <w:pStyle w:val="Normal"/>
              <w:widowControl w:val="false"/>
              <w:rPr>
                <w:sz w:val="24"/>
                <w:szCs w:val="24"/>
              </w:rPr>
            </w:pPr>
            <w:r>
              <w:rPr>
                <w:sz w:val="24"/>
                <w:szCs w:val="24"/>
              </w:rPr>
            </w:r>
          </w:p>
        </w:tc>
        <w:tc>
          <w:tcPr>
            <w:tcW w:w="661" w:type="dxa"/>
            <w:tcBorders/>
          </w:tcPr>
          <w:p>
            <w:pPr>
              <w:pStyle w:val="Normal"/>
              <w:widowControl w:val="false"/>
              <w:rPr>
                <w:sz w:val="24"/>
                <w:szCs w:val="24"/>
              </w:rPr>
            </w:pPr>
            <w:r>
              <w:rPr>
                <w:sz w:val="24"/>
                <w:szCs w:val="24"/>
              </w:rPr>
            </w:r>
          </w:p>
        </w:tc>
      </w:tr>
      <w:tr>
        <w:trPr>
          <w:trHeight w:val="126" w:hRule="atLeast"/>
        </w:trPr>
        <w:tc>
          <w:tcPr>
            <w:tcW w:w="894" w:type="dxa"/>
            <w:vMerge w:val="continue"/>
            <w:tcBorders/>
            <w:vAlign w:val="center"/>
          </w:tcPr>
          <w:p>
            <w:pPr>
              <w:pStyle w:val="Normal"/>
              <w:widowControl w:val="false"/>
              <w:jc w:val="center"/>
              <w:rPr>
                <w:b/>
                <w:b/>
                <w:sz w:val="24"/>
                <w:szCs w:val="24"/>
              </w:rPr>
            </w:pPr>
            <w:r>
              <w:rPr>
                <w:b/>
                <w:sz w:val="24"/>
                <w:szCs w:val="24"/>
              </w:rPr>
            </w:r>
          </w:p>
        </w:tc>
        <w:tc>
          <w:tcPr>
            <w:tcW w:w="759" w:type="dxa"/>
            <w:tcBorders/>
            <w:vAlign w:val="bottom"/>
          </w:tcPr>
          <w:p>
            <w:pPr>
              <w:pStyle w:val="Normal"/>
              <w:widowControl w:val="false"/>
              <w:rPr>
                <w:b/>
                <w:b/>
                <w:sz w:val="24"/>
                <w:szCs w:val="24"/>
              </w:rPr>
            </w:pPr>
            <w:r>
              <w:rPr>
                <w:b/>
                <w:sz w:val="24"/>
                <w:szCs w:val="24"/>
              </w:rPr>
            </w:r>
          </w:p>
          <w:p>
            <w:pPr>
              <w:pStyle w:val="Normal"/>
              <w:widowControl w:val="false"/>
              <w:rPr>
                <w:b/>
                <w:b/>
                <w:sz w:val="24"/>
                <w:szCs w:val="24"/>
              </w:rPr>
            </w:pPr>
            <w:r>
              <w:rPr/>
              <w:t>mean</w:t>
            </w:r>
          </w:p>
        </w:tc>
        <w:tc>
          <w:tcPr>
            <w:tcW w:w="616"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4.7</w:t>
            </w:r>
          </w:p>
        </w:tc>
        <w:tc>
          <w:tcPr>
            <w:tcW w:w="660" w:type="dxa"/>
            <w:tcBorders/>
            <w:vAlign w:val="bottom"/>
          </w:tcPr>
          <w:p>
            <w:pPr>
              <w:pStyle w:val="Normal"/>
              <w:widowControl w:val="false"/>
              <w:jc w:val="right"/>
              <w:rPr>
                <w:b/>
                <w:b/>
                <w:sz w:val="24"/>
                <w:szCs w:val="24"/>
              </w:rPr>
            </w:pPr>
            <w:r>
              <w:rPr/>
              <w:t>33.9</w:t>
            </w:r>
          </w:p>
        </w:tc>
        <w:tc>
          <w:tcPr>
            <w:tcW w:w="635" w:type="dxa"/>
            <w:tcBorders/>
            <w:vAlign w:val="bottom"/>
          </w:tcPr>
          <w:p>
            <w:pPr>
              <w:pStyle w:val="Normal"/>
              <w:widowControl w:val="false"/>
              <w:jc w:val="right"/>
              <w:rPr>
                <w:b/>
                <w:b/>
                <w:sz w:val="24"/>
                <w:szCs w:val="24"/>
              </w:rPr>
            </w:pPr>
            <w:r>
              <w:rPr/>
              <w:t>33.3</w:t>
            </w:r>
          </w:p>
        </w:tc>
        <w:tc>
          <w:tcPr>
            <w:tcW w:w="79" w:type="dxa"/>
            <w:tcBorders/>
            <w:vAlign w:val="bottom"/>
          </w:tcPr>
          <w:p>
            <w:pPr>
              <w:pStyle w:val="Normal"/>
              <w:widowControl w:val="false"/>
              <w:jc w:val="right"/>
              <w:rPr>
                <w:b/>
                <w:b/>
                <w:sz w:val="24"/>
                <w:szCs w:val="24"/>
              </w:rPr>
            </w:pPr>
            <w:r>
              <w:rPr>
                <w:b/>
                <w:sz w:val="24"/>
                <w:szCs w:val="24"/>
              </w:rPr>
            </w:r>
          </w:p>
        </w:tc>
        <w:tc>
          <w:tcPr>
            <w:tcW w:w="609" w:type="dxa"/>
            <w:tcBorders/>
            <w:vAlign w:val="bottom"/>
          </w:tcPr>
          <w:p>
            <w:pPr>
              <w:pStyle w:val="Normal"/>
              <w:widowControl w:val="false"/>
              <w:jc w:val="right"/>
              <w:rPr>
                <w:b/>
                <w:b/>
                <w:sz w:val="24"/>
                <w:szCs w:val="24"/>
              </w:rPr>
            </w:pPr>
            <w:r>
              <w:rPr/>
              <w:t>NA</w:t>
            </w:r>
          </w:p>
        </w:tc>
        <w:tc>
          <w:tcPr>
            <w:tcW w:w="638" w:type="dxa"/>
            <w:tcBorders/>
            <w:vAlign w:val="bottom"/>
          </w:tcPr>
          <w:p>
            <w:pPr>
              <w:pStyle w:val="Normal"/>
              <w:widowControl w:val="false"/>
              <w:jc w:val="right"/>
              <w:rPr>
                <w:b/>
                <w:b/>
                <w:sz w:val="24"/>
                <w:szCs w:val="24"/>
              </w:rPr>
            </w:pPr>
            <w:r>
              <w:rPr/>
              <w:t>1.4</w:t>
            </w:r>
          </w:p>
        </w:tc>
        <w:tc>
          <w:tcPr>
            <w:tcW w:w="635" w:type="dxa"/>
            <w:tcBorders/>
            <w:vAlign w:val="bottom"/>
          </w:tcPr>
          <w:p>
            <w:pPr>
              <w:pStyle w:val="Normal"/>
              <w:widowControl w:val="false"/>
              <w:jc w:val="right"/>
              <w:rPr>
                <w:b/>
                <w:b/>
                <w:sz w:val="24"/>
                <w:szCs w:val="24"/>
              </w:rPr>
            </w:pPr>
            <w:r>
              <w:rPr/>
              <w:t>30.6</w:t>
            </w:r>
          </w:p>
        </w:tc>
        <w:tc>
          <w:tcPr>
            <w:tcW w:w="634" w:type="dxa"/>
            <w:tcBorders/>
            <w:vAlign w:val="bottom"/>
          </w:tcPr>
          <w:p>
            <w:pPr>
              <w:pStyle w:val="Normal"/>
              <w:widowControl w:val="false"/>
              <w:jc w:val="right"/>
              <w:rPr>
                <w:b/>
                <w:b/>
                <w:sz w:val="24"/>
                <w:szCs w:val="24"/>
              </w:rPr>
            </w:pPr>
            <w:r>
              <w:rPr/>
              <w:t>34.1</w:t>
            </w:r>
          </w:p>
        </w:tc>
        <w:tc>
          <w:tcPr>
            <w:tcW w:w="91" w:type="dxa"/>
            <w:tcBorders/>
            <w:vAlign w:val="bottom"/>
          </w:tcPr>
          <w:p>
            <w:pPr>
              <w:pStyle w:val="Normal"/>
              <w:widowControl w:val="false"/>
              <w:jc w:val="right"/>
              <w:rPr>
                <w:b/>
                <w:b/>
                <w:sz w:val="24"/>
                <w:szCs w:val="24"/>
              </w:rPr>
            </w:pPr>
            <w:r>
              <w:rPr>
                <w:b/>
                <w:sz w:val="24"/>
                <w:szCs w:val="24"/>
              </w:rPr>
            </w:r>
          </w:p>
        </w:tc>
        <w:tc>
          <w:tcPr>
            <w:tcW w:w="630" w:type="dxa"/>
            <w:tcBorders/>
            <w:vAlign w:val="bottom"/>
          </w:tcPr>
          <w:p>
            <w:pPr>
              <w:pStyle w:val="Normal"/>
              <w:widowControl w:val="false"/>
              <w:jc w:val="right"/>
              <w:rPr>
                <w:b/>
                <w:b/>
                <w:sz w:val="24"/>
                <w:szCs w:val="24"/>
              </w:rPr>
            </w:pPr>
            <w:r>
              <w:rPr/>
              <w:t>NA</w:t>
            </w:r>
          </w:p>
        </w:tc>
        <w:tc>
          <w:tcPr>
            <w:tcW w:w="630" w:type="dxa"/>
            <w:tcBorders/>
            <w:vAlign w:val="bottom"/>
          </w:tcPr>
          <w:p>
            <w:pPr>
              <w:pStyle w:val="Normal"/>
              <w:widowControl w:val="false"/>
              <w:jc w:val="right"/>
              <w:rPr>
                <w:b/>
                <w:b/>
                <w:sz w:val="24"/>
                <w:szCs w:val="24"/>
              </w:rPr>
            </w:pPr>
            <w:r>
              <w:rPr/>
              <w:t>NA</w:t>
            </w:r>
          </w:p>
        </w:tc>
        <w:tc>
          <w:tcPr>
            <w:tcW w:w="633" w:type="dxa"/>
            <w:tcBorders/>
            <w:vAlign w:val="bottom"/>
          </w:tcPr>
          <w:p>
            <w:pPr>
              <w:pStyle w:val="Normal"/>
              <w:widowControl w:val="false"/>
              <w:jc w:val="right"/>
              <w:rPr>
                <w:b/>
                <w:b/>
                <w:sz w:val="24"/>
                <w:szCs w:val="24"/>
              </w:rPr>
            </w:pPr>
            <w:commentRangeStart w:id="10"/>
            <w:r>
              <w:rPr/>
              <w:t>10.8</w:t>
            </w:r>
          </w:p>
        </w:tc>
        <w:tc>
          <w:tcPr>
            <w:tcW w:w="632" w:type="dxa"/>
            <w:tcBorders/>
            <w:vAlign w:val="bottom"/>
          </w:tcPr>
          <w:p>
            <w:pPr>
              <w:pStyle w:val="Normal"/>
              <w:widowControl w:val="false"/>
              <w:jc w:val="right"/>
              <w:rPr>
                <w:b/>
                <w:b/>
                <w:sz w:val="24"/>
                <w:szCs w:val="24"/>
              </w:rPr>
            </w:pPr>
            <w:r>
              <w:rPr/>
              <w:t>27.8</w:t>
            </w:r>
            <w:r>
              <w:rPr/>
            </w:r>
            <w:commentRangeEnd w:id="10"/>
            <w:r>
              <w:commentReference w:id="10"/>
            </w:r>
            <w:r>
              <w:rPr/>
              <w:commentReference w:id="11"/>
            </w:r>
            <w:ins w:id="212" w:author="Unknown Author" w:date="2023-02-06T13:34:16Z">
              <w:r>
                <w:rPr>
                  <w:b/>
                  <w:sz w:val="24"/>
                  <w:szCs w:val="24"/>
                </w:rPr>
                <w:commentReference w:id="12"/>
              </w:r>
            </w:ins>
          </w:p>
        </w:tc>
        <w:tc>
          <w:tcPr>
            <w:tcW w:w="89" w:type="dxa"/>
            <w:tcBorders/>
            <w:vAlign w:val="bottom"/>
          </w:tcPr>
          <w:p>
            <w:pPr>
              <w:pStyle w:val="Normal"/>
              <w:widowControl w:val="false"/>
              <w:jc w:val="right"/>
              <w:rPr>
                <w:b/>
                <w:b/>
                <w:sz w:val="24"/>
                <w:szCs w:val="24"/>
              </w:rPr>
            </w:pPr>
            <w:r>
              <w:rPr>
                <w:b/>
                <w:sz w:val="24"/>
                <w:szCs w:val="24"/>
              </w:rPr>
            </w:r>
          </w:p>
        </w:tc>
        <w:tc>
          <w:tcPr>
            <w:tcW w:w="636"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commentRangeStart w:id="13"/>
            <w:r>
              <w:rPr/>
              <w:t>7.9</w:t>
            </w:r>
          </w:p>
        </w:tc>
        <w:tc>
          <w:tcPr>
            <w:tcW w:w="632" w:type="dxa"/>
            <w:tcBorders/>
            <w:vAlign w:val="bottom"/>
          </w:tcPr>
          <w:p>
            <w:pPr>
              <w:pStyle w:val="Normal"/>
              <w:widowControl w:val="false"/>
              <w:jc w:val="right"/>
              <w:rPr>
                <w:b/>
                <w:b/>
                <w:sz w:val="24"/>
                <w:szCs w:val="24"/>
              </w:rPr>
            </w:pPr>
            <w:r>
              <w:rPr/>
              <w:t>19.1</w:t>
            </w:r>
            <w:r>
              <w:rPr/>
            </w:r>
            <w:commentRangeEnd w:id="13"/>
            <w:r>
              <w:commentReference w:id="13"/>
            </w:r>
            <w:r>
              <w:rPr/>
              <w:commentReference w:id="14"/>
            </w:r>
          </w:p>
        </w:tc>
        <w:tc>
          <w:tcPr>
            <w:tcW w:w="91" w:type="dxa"/>
            <w:tcBorders/>
            <w:vAlign w:val="bottom"/>
          </w:tcPr>
          <w:p>
            <w:pPr>
              <w:pStyle w:val="Normal"/>
              <w:widowControl w:val="false"/>
              <w:jc w:val="right"/>
              <w:rPr>
                <w:b/>
                <w:b/>
                <w:sz w:val="24"/>
                <w:szCs w:val="24"/>
              </w:rPr>
            </w:pPr>
            <w:r>
              <w:rPr>
                <w:b/>
                <w:sz w:val="24"/>
                <w:szCs w:val="24"/>
              </w:rPr>
            </w:r>
          </w:p>
        </w:tc>
        <w:tc>
          <w:tcPr>
            <w:tcW w:w="628" w:type="dxa"/>
            <w:tcBorders/>
            <w:vAlign w:val="bottom"/>
          </w:tcPr>
          <w:p>
            <w:pPr>
              <w:pStyle w:val="Normal"/>
              <w:widowControl w:val="false"/>
              <w:jc w:val="right"/>
              <w:rPr>
                <w:b/>
                <w:b/>
                <w:sz w:val="24"/>
                <w:szCs w:val="24"/>
              </w:rPr>
            </w:pPr>
            <w:r>
              <w:rPr/>
              <w:t>8.1</w:t>
            </w:r>
          </w:p>
        </w:tc>
        <w:tc>
          <w:tcPr>
            <w:tcW w:w="631" w:type="dxa"/>
            <w:tcBorders/>
            <w:vAlign w:val="bottom"/>
          </w:tcPr>
          <w:p>
            <w:pPr>
              <w:pStyle w:val="Normal"/>
              <w:widowControl w:val="false"/>
              <w:jc w:val="right"/>
              <w:rPr>
                <w:b/>
                <w:b/>
                <w:sz w:val="24"/>
                <w:szCs w:val="24"/>
              </w:rPr>
            </w:pPr>
            <w:r>
              <w:rPr/>
              <w:t>NA</w:t>
            </w:r>
          </w:p>
        </w:tc>
        <w:tc>
          <w:tcPr>
            <w:tcW w:w="629" w:type="dxa"/>
            <w:tcBorders/>
            <w:vAlign w:val="bottom"/>
          </w:tcPr>
          <w:p>
            <w:pPr>
              <w:pStyle w:val="Normal"/>
              <w:widowControl w:val="false"/>
              <w:jc w:val="right"/>
              <w:rPr>
                <w:b/>
                <w:b/>
                <w:sz w:val="24"/>
                <w:szCs w:val="24"/>
              </w:rPr>
            </w:pPr>
            <w:r>
              <w:rPr/>
              <w:t>44.0</w:t>
            </w:r>
          </w:p>
        </w:tc>
        <w:tc>
          <w:tcPr>
            <w:tcW w:w="661" w:type="dxa"/>
            <w:tcBorders/>
            <w:vAlign w:val="bottom"/>
          </w:tcPr>
          <w:p>
            <w:pPr>
              <w:pStyle w:val="Normal"/>
              <w:widowControl w:val="false"/>
              <w:jc w:val="right"/>
              <w:rPr>
                <w:b/>
                <w:b/>
                <w:sz w:val="24"/>
                <w:szCs w:val="24"/>
              </w:rPr>
            </w:pPr>
            <w:r>
              <w:rPr/>
              <w:t>46.4</w:t>
            </w:r>
          </w:p>
        </w:tc>
      </w:tr>
      <w:tr>
        <w:trPr>
          <w:trHeight w:val="70" w:hRule="atLeast"/>
        </w:trPr>
        <w:tc>
          <w:tcPr>
            <w:tcW w:w="894" w:type="dxa"/>
            <w:vMerge w:val="continue"/>
            <w:tcBorders>
              <w:bottom w:val="single" w:sz="4" w:space="0" w:color="000000"/>
            </w:tcBorders>
            <w:vAlign w:val="bottom"/>
          </w:tcPr>
          <w:p>
            <w:pPr>
              <w:pStyle w:val="Normal"/>
              <w:widowControl w:val="false"/>
              <w:rPr>
                <w:b/>
                <w:b/>
                <w:sz w:val="24"/>
                <w:szCs w:val="24"/>
              </w:rPr>
            </w:pPr>
            <w:r>
              <w:rPr>
                <w:b/>
                <w:sz w:val="24"/>
                <w:szCs w:val="24"/>
              </w:rPr>
            </w:r>
          </w:p>
        </w:tc>
        <w:tc>
          <w:tcPr>
            <w:tcW w:w="759" w:type="dxa"/>
            <w:tcBorders>
              <w:bottom w:val="single" w:sz="4" w:space="0" w:color="000000"/>
            </w:tcBorders>
            <w:vAlign w:val="bottom"/>
          </w:tcPr>
          <w:p>
            <w:pPr>
              <w:pStyle w:val="Normal"/>
              <w:widowControl w:val="false"/>
              <w:rPr>
                <w:b/>
                <w:b/>
                <w:sz w:val="24"/>
                <w:szCs w:val="24"/>
              </w:rPr>
            </w:pPr>
            <w:r>
              <w:rPr/>
              <w:t>CI</w:t>
            </w:r>
          </w:p>
        </w:tc>
        <w:tc>
          <w:tcPr>
            <w:tcW w:w="616"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2.1</w:t>
            </w:r>
          </w:p>
        </w:tc>
        <w:tc>
          <w:tcPr>
            <w:tcW w:w="660" w:type="dxa"/>
            <w:tcBorders>
              <w:bottom w:val="single" w:sz="4" w:space="0" w:color="000000"/>
            </w:tcBorders>
            <w:vAlign w:val="bottom"/>
          </w:tcPr>
          <w:p>
            <w:pPr>
              <w:pStyle w:val="Normal"/>
              <w:widowControl w:val="false"/>
              <w:jc w:val="right"/>
              <w:rPr>
                <w:b/>
                <w:b/>
                <w:sz w:val="24"/>
                <w:szCs w:val="24"/>
              </w:rPr>
            </w:pPr>
            <w:r>
              <w:rPr/>
              <w:t>9.5</w:t>
            </w:r>
          </w:p>
        </w:tc>
        <w:tc>
          <w:tcPr>
            <w:tcW w:w="635" w:type="dxa"/>
            <w:tcBorders>
              <w:bottom w:val="single" w:sz="4" w:space="0" w:color="000000"/>
            </w:tcBorders>
            <w:vAlign w:val="bottom"/>
          </w:tcPr>
          <w:p>
            <w:pPr>
              <w:pStyle w:val="Normal"/>
              <w:widowControl w:val="false"/>
              <w:jc w:val="right"/>
              <w:rPr>
                <w:b/>
                <w:b/>
                <w:sz w:val="24"/>
                <w:szCs w:val="24"/>
              </w:rPr>
            </w:pPr>
            <w:r>
              <w:rPr/>
              <w:t>3.0</w:t>
            </w:r>
          </w:p>
        </w:tc>
        <w:tc>
          <w:tcPr>
            <w:tcW w:w="7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09" w:type="dxa"/>
            <w:tcBorders>
              <w:bottom w:val="single" w:sz="4" w:space="0" w:color="000000"/>
            </w:tcBorders>
            <w:vAlign w:val="bottom"/>
          </w:tcPr>
          <w:p>
            <w:pPr>
              <w:pStyle w:val="Normal"/>
              <w:widowControl w:val="false"/>
              <w:jc w:val="right"/>
              <w:rPr>
                <w:b/>
                <w:b/>
                <w:sz w:val="24"/>
                <w:szCs w:val="24"/>
              </w:rPr>
            </w:pPr>
            <w:r>
              <w:rPr/>
              <w:t>NA</w:t>
            </w:r>
          </w:p>
        </w:tc>
        <w:tc>
          <w:tcPr>
            <w:tcW w:w="638" w:type="dxa"/>
            <w:tcBorders>
              <w:bottom w:val="single" w:sz="4" w:space="0" w:color="000000"/>
            </w:tcBorders>
            <w:vAlign w:val="bottom"/>
          </w:tcPr>
          <w:p>
            <w:pPr>
              <w:pStyle w:val="Normal"/>
              <w:widowControl w:val="false"/>
              <w:jc w:val="right"/>
              <w:rPr>
                <w:b/>
                <w:b/>
                <w:sz w:val="24"/>
                <w:szCs w:val="24"/>
              </w:rPr>
            </w:pPr>
            <w:r>
              <w:rPr/>
              <w:t>0.8</w:t>
            </w:r>
          </w:p>
        </w:tc>
        <w:tc>
          <w:tcPr>
            <w:tcW w:w="635" w:type="dxa"/>
            <w:tcBorders>
              <w:bottom w:val="single" w:sz="4" w:space="0" w:color="000000"/>
            </w:tcBorders>
            <w:vAlign w:val="bottom"/>
          </w:tcPr>
          <w:p>
            <w:pPr>
              <w:pStyle w:val="Normal"/>
              <w:widowControl w:val="false"/>
              <w:jc w:val="right"/>
              <w:rPr>
                <w:b/>
                <w:b/>
                <w:sz w:val="24"/>
                <w:szCs w:val="24"/>
              </w:rPr>
            </w:pPr>
            <w:r>
              <w:rPr/>
              <w:t>9.5</w:t>
            </w:r>
          </w:p>
        </w:tc>
        <w:tc>
          <w:tcPr>
            <w:tcW w:w="634" w:type="dxa"/>
            <w:tcBorders>
              <w:bottom w:val="single" w:sz="4" w:space="0" w:color="000000"/>
            </w:tcBorders>
            <w:vAlign w:val="bottom"/>
          </w:tcPr>
          <w:p>
            <w:pPr>
              <w:pStyle w:val="Normal"/>
              <w:widowControl w:val="false"/>
              <w:jc w:val="right"/>
              <w:rPr>
                <w:b/>
                <w:b/>
                <w:sz w:val="24"/>
                <w:szCs w:val="24"/>
              </w:rPr>
            </w:pPr>
            <w:r>
              <w:rPr/>
              <w:t>12.0</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0" w:type="dxa"/>
            <w:tcBorders>
              <w:bottom w:val="single" w:sz="4" w:space="0" w:color="000000"/>
            </w:tcBorders>
            <w:vAlign w:val="bottom"/>
          </w:tcPr>
          <w:p>
            <w:pPr>
              <w:pStyle w:val="Normal"/>
              <w:widowControl w:val="false"/>
              <w:jc w:val="right"/>
              <w:rPr>
                <w:b/>
                <w:b/>
                <w:sz w:val="24"/>
                <w:szCs w:val="24"/>
              </w:rPr>
            </w:pPr>
            <w:r>
              <w:rPr/>
              <w:t>NA</w:t>
            </w:r>
          </w:p>
        </w:tc>
        <w:tc>
          <w:tcPr>
            <w:tcW w:w="633" w:type="dxa"/>
            <w:tcBorders>
              <w:bottom w:val="single" w:sz="4" w:space="0" w:color="000000"/>
            </w:tcBorders>
            <w:vAlign w:val="bottom"/>
          </w:tcPr>
          <w:p>
            <w:pPr>
              <w:pStyle w:val="Normal"/>
              <w:widowControl w:val="false"/>
              <w:jc w:val="right"/>
              <w:rPr>
                <w:b/>
                <w:b/>
                <w:sz w:val="24"/>
                <w:szCs w:val="24"/>
              </w:rPr>
            </w:pPr>
            <w:r>
              <w:rPr/>
              <w:t>2.5</w:t>
            </w:r>
          </w:p>
        </w:tc>
        <w:tc>
          <w:tcPr>
            <w:tcW w:w="632" w:type="dxa"/>
            <w:tcBorders>
              <w:bottom w:val="single" w:sz="4" w:space="0" w:color="000000"/>
            </w:tcBorders>
            <w:vAlign w:val="bottom"/>
          </w:tcPr>
          <w:p>
            <w:pPr>
              <w:pStyle w:val="Normal"/>
              <w:widowControl w:val="false"/>
              <w:jc w:val="right"/>
              <w:rPr>
                <w:b/>
                <w:b/>
                <w:sz w:val="24"/>
                <w:szCs w:val="24"/>
              </w:rPr>
            </w:pPr>
            <w:r>
              <w:rPr/>
              <w:t>5.1</w:t>
            </w:r>
          </w:p>
        </w:tc>
        <w:tc>
          <w:tcPr>
            <w:tcW w:w="8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6"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1.8</w:t>
            </w:r>
          </w:p>
        </w:tc>
        <w:tc>
          <w:tcPr>
            <w:tcW w:w="632" w:type="dxa"/>
            <w:tcBorders>
              <w:bottom w:val="single" w:sz="4" w:space="0" w:color="000000"/>
            </w:tcBorders>
            <w:vAlign w:val="bottom"/>
          </w:tcPr>
          <w:p>
            <w:pPr>
              <w:pStyle w:val="Normal"/>
              <w:widowControl w:val="false"/>
              <w:jc w:val="right"/>
              <w:rPr>
                <w:b/>
                <w:b/>
                <w:sz w:val="24"/>
                <w:szCs w:val="24"/>
              </w:rPr>
            </w:pPr>
            <w:r>
              <w:rPr/>
              <w:t>4.1</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1.5</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8.7</w:t>
            </w:r>
          </w:p>
        </w:tc>
        <w:tc>
          <w:tcPr>
            <w:tcW w:w="661" w:type="dxa"/>
            <w:tcBorders>
              <w:bottom w:val="single" w:sz="4" w:space="0" w:color="000000"/>
            </w:tcBorders>
            <w:vAlign w:val="bottom"/>
          </w:tcPr>
          <w:p>
            <w:pPr>
              <w:pStyle w:val="Normal"/>
              <w:widowControl w:val="false"/>
              <w:jc w:val="right"/>
              <w:rPr>
                <w:b/>
                <w:b/>
                <w:sz w:val="24"/>
                <w:szCs w:val="24"/>
              </w:rPr>
            </w:pPr>
            <w:r>
              <w:rPr/>
              <w:t>12.7</w:t>
            </w:r>
          </w:p>
        </w:tc>
      </w:tr>
      <w:tr>
        <w:trPr>
          <w:trHeight w:val="256" w:hRule="atLeast"/>
        </w:trPr>
        <w:tc>
          <w:tcPr>
            <w:tcW w:w="894" w:type="dxa"/>
            <w:tcBorders>
              <w:top w:val="single" w:sz="4" w:space="0" w:color="000000"/>
            </w:tcBorders>
            <w:vAlign w:val="bottom"/>
          </w:tcPr>
          <w:p>
            <w:pPr>
              <w:pStyle w:val="Normal"/>
              <w:widowControl w:val="false"/>
              <w:rPr>
                <w:b/>
                <w:b/>
                <w:sz w:val="24"/>
                <w:szCs w:val="24"/>
              </w:rPr>
            </w:pPr>
            <w:r>
              <w:rPr>
                <w:b/>
                <w:sz w:val="24"/>
                <w:szCs w:val="24"/>
              </w:rPr>
            </w:r>
          </w:p>
        </w:tc>
        <w:tc>
          <w:tcPr>
            <w:tcW w:w="759" w:type="dxa"/>
            <w:tcBorders>
              <w:top w:val="single" w:sz="4" w:space="0" w:color="000000"/>
            </w:tcBorders>
            <w:vAlign w:val="bottom"/>
          </w:tcPr>
          <w:p>
            <w:pPr>
              <w:pStyle w:val="Normal"/>
              <w:widowControl w:val="false"/>
              <w:rPr>
                <w:b/>
                <w:b/>
                <w:sz w:val="24"/>
                <w:szCs w:val="24"/>
              </w:rPr>
            </w:pPr>
            <w:r>
              <w:rPr>
                <w:b/>
                <w:sz w:val="24"/>
                <w:szCs w:val="24"/>
              </w:rPr>
            </w:r>
          </w:p>
        </w:tc>
        <w:tc>
          <w:tcPr>
            <w:tcW w:w="616"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rPr>
                <w:b/>
                <w:b/>
                <w:sz w:val="24"/>
                <w:szCs w:val="24"/>
              </w:rPr>
            </w:pPr>
            <w:r>
              <w:rPr>
                <w:b/>
                <w:sz w:val="24"/>
                <w:szCs w:val="24"/>
              </w:rPr>
            </w:r>
          </w:p>
        </w:tc>
        <w:tc>
          <w:tcPr>
            <w:tcW w:w="660" w:type="dxa"/>
            <w:tcBorders>
              <w:top w:val="single" w:sz="4" w:space="0" w:color="000000"/>
            </w:tcBorders>
            <w:vAlign w:val="bottom"/>
          </w:tcPr>
          <w:p>
            <w:pPr>
              <w:pStyle w:val="Normal"/>
              <w:widowControl w:val="false"/>
              <w:jc w:val="right"/>
              <w:rPr>
                <w:b/>
                <w:b/>
                <w:sz w:val="24"/>
                <w:szCs w:val="24"/>
              </w:rPr>
            </w:pPr>
            <w:r>
              <w:rPr>
                <w:b/>
                <w:sz w:val="24"/>
                <w:szCs w:val="24"/>
              </w:rPr>
            </w:r>
          </w:p>
        </w:tc>
        <w:tc>
          <w:tcPr>
            <w:tcW w:w="635" w:type="dxa"/>
            <w:tcBorders>
              <w:top w:val="single" w:sz="4" w:space="0" w:color="000000"/>
            </w:tcBorders>
            <w:vAlign w:val="bottom"/>
          </w:tcPr>
          <w:p>
            <w:pPr>
              <w:pStyle w:val="Normal"/>
              <w:widowControl w:val="false"/>
              <w:jc w:val="right"/>
              <w:rPr>
                <w:b/>
                <w:b/>
                <w:sz w:val="24"/>
                <w:szCs w:val="24"/>
              </w:rPr>
            </w:pPr>
            <w:r>
              <w:rPr>
                <w:b/>
                <w:sz w:val="24"/>
                <w:szCs w:val="24"/>
              </w:rPr>
            </w:r>
          </w:p>
        </w:tc>
        <w:tc>
          <w:tcPr>
            <w:tcW w:w="79" w:type="dxa"/>
            <w:tcBorders>
              <w:top w:val="single" w:sz="4" w:space="0" w:color="000000"/>
            </w:tcBorders>
            <w:vAlign w:val="bottom"/>
          </w:tcPr>
          <w:p>
            <w:pPr>
              <w:pStyle w:val="Normal"/>
              <w:widowControl w:val="false"/>
              <w:rPr>
                <w:b/>
                <w:b/>
                <w:sz w:val="24"/>
                <w:szCs w:val="24"/>
              </w:rPr>
            </w:pPr>
            <w:r>
              <w:rPr>
                <w:b/>
                <w:sz w:val="24"/>
                <w:szCs w:val="24"/>
              </w:rPr>
            </w:r>
          </w:p>
        </w:tc>
        <w:tc>
          <w:tcPr>
            <w:tcW w:w="609" w:type="dxa"/>
            <w:tcBorders>
              <w:top w:val="single" w:sz="4" w:space="0" w:color="000000"/>
            </w:tcBorders>
            <w:vAlign w:val="bottom"/>
          </w:tcPr>
          <w:p>
            <w:pPr>
              <w:pStyle w:val="Normal"/>
              <w:widowControl w:val="false"/>
              <w:rPr>
                <w:b/>
                <w:b/>
                <w:sz w:val="24"/>
                <w:szCs w:val="24"/>
              </w:rPr>
            </w:pPr>
            <w:r>
              <w:rPr>
                <w:b/>
                <w:sz w:val="24"/>
                <w:szCs w:val="24"/>
              </w:rPr>
            </w:r>
          </w:p>
        </w:tc>
        <w:tc>
          <w:tcPr>
            <w:tcW w:w="638" w:type="dxa"/>
            <w:tcBorders>
              <w:top w:val="single" w:sz="4" w:space="0" w:color="000000"/>
            </w:tcBorders>
            <w:vAlign w:val="bottom"/>
          </w:tcPr>
          <w:p>
            <w:pPr>
              <w:pStyle w:val="Normal"/>
              <w:widowControl w:val="false"/>
              <w:jc w:val="right"/>
              <w:rPr>
                <w:b/>
                <w:b/>
                <w:sz w:val="24"/>
                <w:szCs w:val="24"/>
              </w:rPr>
            </w:pPr>
            <w:r>
              <w:rPr>
                <w:b/>
                <w:sz w:val="24"/>
                <w:szCs w:val="24"/>
              </w:rPr>
            </w:r>
          </w:p>
        </w:tc>
        <w:tc>
          <w:tcPr>
            <w:tcW w:w="635" w:type="dxa"/>
            <w:tcBorders>
              <w:top w:val="single" w:sz="4" w:space="0" w:color="000000"/>
            </w:tcBorders>
            <w:vAlign w:val="bottom"/>
          </w:tcPr>
          <w:p>
            <w:pPr>
              <w:pStyle w:val="Normal"/>
              <w:widowControl w:val="false"/>
              <w:jc w:val="right"/>
              <w:rPr>
                <w:b/>
                <w:b/>
                <w:sz w:val="24"/>
                <w:szCs w:val="24"/>
              </w:rPr>
            </w:pPr>
            <w:r>
              <w:rPr>
                <w:b/>
                <w:sz w:val="24"/>
                <w:szCs w:val="24"/>
              </w:rPr>
            </w:r>
          </w:p>
        </w:tc>
        <w:tc>
          <w:tcPr>
            <w:tcW w:w="634" w:type="dxa"/>
            <w:tcBorders>
              <w:top w:val="single" w:sz="4" w:space="0" w:color="000000"/>
            </w:tcBorders>
            <w:vAlign w:val="bottom"/>
          </w:tcPr>
          <w:p>
            <w:pPr>
              <w:pStyle w:val="Normal"/>
              <w:widowControl w:val="false"/>
              <w:jc w:val="right"/>
              <w:rPr>
                <w:b/>
                <w:b/>
                <w:sz w:val="24"/>
                <w:szCs w:val="24"/>
              </w:rPr>
            </w:pPr>
            <w:r>
              <w:rPr>
                <w:b/>
                <w:sz w:val="24"/>
                <w:szCs w:val="24"/>
              </w:rPr>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630" w:type="dxa"/>
            <w:tcBorders>
              <w:top w:val="single" w:sz="4" w:space="0" w:color="000000"/>
            </w:tcBorders>
            <w:vAlign w:val="bottom"/>
          </w:tcPr>
          <w:p>
            <w:pPr>
              <w:pStyle w:val="Normal"/>
              <w:widowControl w:val="false"/>
              <w:rPr>
                <w:b/>
                <w:b/>
                <w:sz w:val="24"/>
                <w:szCs w:val="24"/>
              </w:rPr>
            </w:pPr>
            <w:r>
              <w:rPr>
                <w:b/>
                <w:sz w:val="24"/>
                <w:szCs w:val="24"/>
              </w:rPr>
            </w:r>
          </w:p>
        </w:tc>
        <w:tc>
          <w:tcPr>
            <w:tcW w:w="630" w:type="dxa"/>
            <w:tcBorders>
              <w:top w:val="single" w:sz="4" w:space="0" w:color="000000"/>
            </w:tcBorders>
            <w:vAlign w:val="bottom"/>
          </w:tcPr>
          <w:p>
            <w:pPr>
              <w:pStyle w:val="Normal"/>
              <w:widowControl w:val="false"/>
              <w:rPr>
                <w:b/>
                <w:b/>
                <w:sz w:val="24"/>
                <w:szCs w:val="24"/>
              </w:rPr>
            </w:pPr>
            <w:r>
              <w:rPr>
                <w:b/>
                <w:sz w:val="24"/>
                <w:szCs w:val="24"/>
              </w:rPr>
            </w:r>
          </w:p>
        </w:tc>
        <w:tc>
          <w:tcPr>
            <w:tcW w:w="633" w:type="dxa"/>
            <w:tcBorders>
              <w:top w:val="single" w:sz="4" w:space="0" w:color="000000"/>
            </w:tcBorders>
            <w:vAlign w:val="bottom"/>
          </w:tcPr>
          <w:p>
            <w:pPr>
              <w:pStyle w:val="Normal"/>
              <w:widowControl w:val="false"/>
              <w:jc w:val="right"/>
              <w:rPr>
                <w:b/>
                <w:b/>
                <w:sz w:val="24"/>
                <w:szCs w:val="24"/>
              </w:rPr>
            </w:pPr>
            <w:r>
              <w:rPr>
                <w:b/>
                <w:sz w:val="24"/>
                <w:szCs w:val="24"/>
              </w:rPr>
            </w:r>
          </w:p>
        </w:tc>
        <w:tc>
          <w:tcPr>
            <w:tcW w:w="632" w:type="dxa"/>
            <w:tcBorders>
              <w:top w:val="single" w:sz="4" w:space="0" w:color="000000"/>
            </w:tcBorders>
            <w:vAlign w:val="bottom"/>
          </w:tcPr>
          <w:p>
            <w:pPr>
              <w:pStyle w:val="Normal"/>
              <w:widowControl w:val="false"/>
              <w:jc w:val="right"/>
              <w:rPr>
                <w:b/>
                <w:b/>
                <w:sz w:val="24"/>
                <w:szCs w:val="24"/>
              </w:rPr>
            </w:pPr>
            <w:r>
              <w:rPr>
                <w:b/>
                <w:sz w:val="24"/>
                <w:szCs w:val="24"/>
              </w:rPr>
            </w:r>
          </w:p>
        </w:tc>
        <w:tc>
          <w:tcPr>
            <w:tcW w:w="89" w:type="dxa"/>
            <w:tcBorders>
              <w:top w:val="single" w:sz="4" w:space="0" w:color="000000"/>
            </w:tcBorders>
            <w:vAlign w:val="bottom"/>
          </w:tcPr>
          <w:p>
            <w:pPr>
              <w:pStyle w:val="Normal"/>
              <w:widowControl w:val="false"/>
              <w:rPr>
                <w:b/>
                <w:b/>
                <w:sz w:val="24"/>
                <w:szCs w:val="24"/>
              </w:rPr>
            </w:pPr>
            <w:r>
              <w:rPr>
                <w:b/>
                <w:sz w:val="24"/>
                <w:szCs w:val="24"/>
              </w:rPr>
            </w:r>
          </w:p>
        </w:tc>
        <w:tc>
          <w:tcPr>
            <w:tcW w:w="636" w:type="dxa"/>
            <w:tcBorders>
              <w:top w:val="single" w:sz="4" w:space="0" w:color="000000"/>
            </w:tcBorders>
            <w:vAlign w:val="bottom"/>
          </w:tcPr>
          <w:p>
            <w:pPr>
              <w:pStyle w:val="Normal"/>
              <w:widowControl w:val="false"/>
              <w:rPr>
                <w:b/>
                <w:b/>
                <w:sz w:val="24"/>
                <w:szCs w:val="24"/>
              </w:rPr>
            </w:pPr>
            <w:r>
              <w:rPr>
                <w:b/>
                <w:sz w:val="24"/>
                <w:szCs w:val="24"/>
              </w:rPr>
            </w:r>
          </w:p>
        </w:tc>
        <w:tc>
          <w:tcPr>
            <w:tcW w:w="632"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b/>
                <w:sz w:val="24"/>
                <w:szCs w:val="24"/>
              </w:rPr>
            </w:r>
          </w:p>
        </w:tc>
        <w:tc>
          <w:tcPr>
            <w:tcW w:w="632" w:type="dxa"/>
            <w:tcBorders>
              <w:top w:val="single" w:sz="4" w:space="0" w:color="000000"/>
            </w:tcBorders>
            <w:vAlign w:val="bottom"/>
          </w:tcPr>
          <w:p>
            <w:pPr>
              <w:pStyle w:val="Normal"/>
              <w:widowControl w:val="false"/>
              <w:rPr>
                <w:b/>
                <w:b/>
                <w:sz w:val="24"/>
                <w:szCs w:val="24"/>
              </w:rPr>
            </w:pPr>
            <w:r>
              <w:rPr>
                <w:b/>
                <w:sz w:val="24"/>
                <w:szCs w:val="24"/>
              </w:rPr>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rPr>
                <w:b/>
                <w:b/>
                <w:sz w:val="24"/>
                <w:szCs w:val="24"/>
              </w:rPr>
            </w:pPr>
            <w:r>
              <w:rPr>
                <w:b/>
                <w:sz w:val="24"/>
                <w:szCs w:val="24"/>
              </w:rPr>
            </w:r>
          </w:p>
        </w:tc>
        <w:tc>
          <w:tcPr>
            <w:tcW w:w="629" w:type="dxa"/>
            <w:tcBorders>
              <w:top w:val="single" w:sz="4" w:space="0" w:color="000000"/>
            </w:tcBorders>
            <w:vAlign w:val="bottom"/>
          </w:tcPr>
          <w:p>
            <w:pPr>
              <w:pStyle w:val="Normal"/>
              <w:widowControl w:val="false"/>
              <w:jc w:val="right"/>
              <w:rPr>
                <w:b/>
                <w:b/>
                <w:sz w:val="24"/>
                <w:szCs w:val="24"/>
              </w:rPr>
            </w:pPr>
            <w:r>
              <w:rPr>
                <w:b/>
                <w:sz w:val="24"/>
                <w:szCs w:val="24"/>
              </w:rPr>
            </w:r>
          </w:p>
        </w:tc>
        <w:tc>
          <w:tcPr>
            <w:tcW w:w="661" w:type="dxa"/>
            <w:tcBorders>
              <w:top w:val="single" w:sz="4" w:space="0" w:color="000000"/>
            </w:tcBorders>
            <w:vAlign w:val="bottom"/>
          </w:tcPr>
          <w:p>
            <w:pPr>
              <w:pStyle w:val="Normal"/>
              <w:widowControl w:val="false"/>
              <w:jc w:val="right"/>
              <w:rPr>
                <w:b/>
                <w:b/>
                <w:sz w:val="24"/>
                <w:szCs w:val="24"/>
              </w:rPr>
            </w:pPr>
            <w:r>
              <w:rPr>
                <w:b/>
                <w:sz w:val="24"/>
                <w:szCs w:val="24"/>
              </w:rPr>
            </w:r>
          </w:p>
        </w:tc>
      </w:tr>
    </w:tbl>
    <w:p>
      <w:pPr>
        <w:pStyle w:val="Normal"/>
        <w:spacing w:lineRule="auto" w:line="480"/>
        <w:rPr>
          <w:sz w:val="24"/>
          <w:szCs w:val="24"/>
        </w:rPr>
      </w:pPr>
      <w:r>
        <w:rPr>
          <w:b/>
          <w:bCs/>
          <w:sz w:val="24"/>
          <w:szCs w:val="24"/>
        </w:rPr>
        <w:t>Table 5.</w:t>
      </w:r>
      <w:r>
        <w:rPr>
          <w:sz w:val="24"/>
          <w:szCs w:val="24"/>
        </w:rPr>
        <w:t xml:space="preserve"> Stand level summary statistics for the Apiary study. CI = 95% confidence interval.</w:t>
      </w:r>
    </w:p>
    <w:p>
      <w:pPr>
        <w:sectPr>
          <w:footerReference w:type="default" r:id="rId19"/>
          <w:type w:val="nextPage"/>
          <w:pgSz w:orient="landscape" w:w="15840" w:h="12240"/>
          <w:pgMar w:left="720" w:right="1440" w:header="0" w:top="1440" w:footer="0" w:bottom="1440" w:gutter="0"/>
          <w:lnNumType w:countBy="1" w:restart="continuous" w:distance="288"/>
          <w:pgNumType w:start="26" w:fmt="decimal"/>
          <w:formProt w:val="false"/>
          <w:textDirection w:val="lrTb"/>
          <w:docGrid w:type="default" w:linePitch="299" w:charSpace="45056"/>
        </w:sectPr>
        <w:pStyle w:val="Normal"/>
        <w:spacing w:lineRule="auto" w:line="480"/>
        <w:rPr>
          <w:sz w:val="24"/>
          <w:szCs w:val="24"/>
        </w:rPr>
      </w:pPr>
      <w:r>
        <w:rPr>
          <w:sz w:val="24"/>
          <w:szCs w:val="24"/>
        </w:rPr>
      </w:r>
    </w:p>
    <w:p>
      <w:pPr>
        <w:pStyle w:val="Normal"/>
        <w:rPr>
          <w:sz w:val="24"/>
          <w:szCs w:val="24"/>
        </w:rPr>
      </w:pPr>
      <w:r>
        <w:rPr>
          <w:sz w:val="24"/>
          <w:szCs w:val="24"/>
        </w:rPr>
      </w:r>
    </w:p>
    <w:tbl>
      <w:tblPr>
        <w:tblW w:w="972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43"/>
        <w:gridCol w:w="462"/>
        <w:gridCol w:w="696"/>
        <w:gridCol w:w="694"/>
        <w:gridCol w:w="241"/>
        <w:gridCol w:w="523"/>
        <w:gridCol w:w="677"/>
        <w:gridCol w:w="696"/>
        <w:gridCol w:w="264"/>
        <w:gridCol w:w="461"/>
        <w:gridCol w:w="701"/>
        <w:gridCol w:w="695"/>
        <w:gridCol w:w="265"/>
        <w:gridCol w:w="568"/>
        <w:gridCol w:w="719"/>
        <w:gridCol w:w="712"/>
      </w:tblGrid>
      <w:tr>
        <w:trPr>
          <w:trHeight w:val="1050" w:hRule="atLeast"/>
        </w:trPr>
        <w:tc>
          <w:tcPr>
            <w:tcW w:w="1343" w:type="dxa"/>
            <w:tcBorders/>
            <w:shd w:color="auto" w:fill="auto" w:val="clear"/>
            <w:vAlign w:val="bottom"/>
          </w:tcPr>
          <w:p>
            <w:pPr>
              <w:pStyle w:val="Normal"/>
              <w:widowControl w:val="false"/>
              <w:rPr>
                <w:sz w:val="24"/>
                <w:szCs w:val="24"/>
              </w:rPr>
            </w:pPr>
            <w:r>
              <w:rPr>
                <w:sz w:val="24"/>
                <w:szCs w:val="24"/>
              </w:rPr>
            </w:r>
          </w:p>
        </w:tc>
        <w:tc>
          <w:tcPr>
            <w:tcW w:w="1852"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BA       increment</w:t>
            </w:r>
          </w:p>
        </w:tc>
        <w:tc>
          <w:tcPr>
            <w:tcW w:w="241" w:type="dxa"/>
            <w:tcBorders/>
            <w:shd w:color="auto" w:fill="auto" w:val="clear"/>
            <w:vAlign w:val="center"/>
          </w:tcPr>
          <w:p>
            <w:pPr>
              <w:pStyle w:val="Normal"/>
              <w:widowControl w:val="false"/>
              <w:jc w:val="center"/>
              <w:rPr>
                <w:b/>
                <w:b/>
                <w:bCs/>
                <w:color w:val="000000"/>
              </w:rPr>
            </w:pPr>
            <w:r>
              <w:rPr>
                <w:b/>
                <w:bCs/>
                <w:color w:val="000000"/>
              </w:rPr>
            </w:r>
          </w:p>
        </w:tc>
        <w:tc>
          <w:tcPr>
            <w:tcW w:w="1896"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total   mortality</w:t>
            </w:r>
          </w:p>
        </w:tc>
        <w:tc>
          <w:tcPr>
            <w:tcW w:w="264" w:type="dxa"/>
            <w:tcBorders/>
            <w:shd w:color="auto" w:fill="auto" w:val="clear"/>
            <w:vAlign w:val="center"/>
          </w:tcPr>
          <w:p>
            <w:pPr>
              <w:pStyle w:val="Normal"/>
              <w:widowControl w:val="false"/>
              <w:jc w:val="center"/>
              <w:rPr>
                <w:b/>
                <w:b/>
                <w:bCs/>
                <w:color w:val="000000"/>
              </w:rPr>
            </w:pPr>
            <w:r>
              <w:rPr>
                <w:b/>
                <w:bCs/>
                <w:color w:val="000000"/>
              </w:rPr>
            </w:r>
          </w:p>
        </w:tc>
        <w:tc>
          <w:tcPr>
            <w:tcW w:w="1857"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LRR mortality</w:t>
            </w:r>
          </w:p>
        </w:tc>
        <w:tc>
          <w:tcPr>
            <w:tcW w:w="265" w:type="dxa"/>
            <w:tcBorders/>
            <w:shd w:color="auto" w:fill="auto" w:val="clear"/>
            <w:vAlign w:val="center"/>
          </w:tcPr>
          <w:p>
            <w:pPr>
              <w:pStyle w:val="Normal"/>
              <w:widowControl w:val="false"/>
              <w:jc w:val="center"/>
              <w:rPr>
                <w:b/>
                <w:b/>
                <w:bCs/>
                <w:color w:val="000000"/>
              </w:rPr>
            </w:pPr>
            <w:r>
              <w:rPr>
                <w:b/>
                <w:bCs/>
                <w:color w:val="000000"/>
              </w:rPr>
            </w:r>
          </w:p>
        </w:tc>
        <w:tc>
          <w:tcPr>
            <w:tcW w:w="1999"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suppression   mortality</w:t>
            </w:r>
          </w:p>
        </w:tc>
      </w:tr>
      <w:tr>
        <w:trPr>
          <w:trHeight w:val="290" w:hRule="atLeast"/>
        </w:trPr>
        <w:tc>
          <w:tcPr>
            <w:tcW w:w="1343" w:type="dxa"/>
            <w:tcBorders/>
            <w:shd w:color="auto" w:fill="auto" w:val="clear"/>
            <w:vAlign w:val="bottom"/>
          </w:tcPr>
          <w:p>
            <w:pPr>
              <w:pStyle w:val="Normal"/>
              <w:widowControl w:val="false"/>
              <w:jc w:val="center"/>
              <w:rPr>
                <w:b/>
                <w:b/>
                <w:bCs/>
                <w:color w:val="000000"/>
              </w:rPr>
            </w:pPr>
            <w:r>
              <w:rPr>
                <w:b/>
                <w:bCs/>
                <w:color w:val="000000"/>
              </w:rPr>
            </w:r>
          </w:p>
        </w:tc>
        <w:tc>
          <w:tcPr>
            <w:tcW w:w="462" w:type="dxa"/>
            <w:tcBorders/>
            <w:shd w:color="auto" w:fill="auto" w:val="clear"/>
            <w:vAlign w:val="bottom"/>
          </w:tcPr>
          <w:p>
            <w:pPr>
              <w:pStyle w:val="Normal"/>
              <w:widowControl w:val="false"/>
              <w:rPr>
                <w:color w:val="000000"/>
              </w:rPr>
            </w:pPr>
            <w:r>
              <w:rPr>
                <w:color w:val="000000"/>
              </w:rPr>
              <w:t> </w:t>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4" w:type="dxa"/>
            <w:tcBorders/>
            <w:shd w:color="auto" w:fill="auto" w:val="clear"/>
            <w:vAlign w:val="bottom"/>
          </w:tcPr>
          <w:p>
            <w:pPr>
              <w:pStyle w:val="Normal"/>
              <w:widowControl w:val="false"/>
              <w:jc w:val="center"/>
              <w:rPr>
                <w:color w:val="000000"/>
              </w:rPr>
            </w:pPr>
            <w:r>
              <w:rPr>
                <w:color w:val="000000"/>
              </w:rPr>
              <w:t> </w:t>
            </w:r>
          </w:p>
        </w:tc>
        <w:tc>
          <w:tcPr>
            <w:tcW w:w="241" w:type="dxa"/>
            <w:tcBorders/>
            <w:shd w:color="auto" w:fill="auto" w:val="clear"/>
            <w:vAlign w:val="bottom"/>
          </w:tcPr>
          <w:p>
            <w:pPr>
              <w:pStyle w:val="Normal"/>
              <w:widowControl w:val="false"/>
              <w:jc w:val="center"/>
              <w:rPr>
                <w:color w:val="000000"/>
              </w:rPr>
            </w:pPr>
            <w:r>
              <w:rPr>
                <w:color w:val="000000"/>
              </w:rPr>
            </w:r>
          </w:p>
        </w:tc>
        <w:tc>
          <w:tcPr>
            <w:tcW w:w="523" w:type="dxa"/>
            <w:tcBorders/>
            <w:shd w:color="auto" w:fill="auto" w:val="clear"/>
            <w:vAlign w:val="bottom"/>
          </w:tcPr>
          <w:p>
            <w:pPr>
              <w:pStyle w:val="Normal"/>
              <w:widowControl w:val="false"/>
              <w:jc w:val="center"/>
              <w:rPr>
                <w:sz w:val="24"/>
                <w:szCs w:val="24"/>
              </w:rPr>
            </w:pPr>
            <w:r>
              <w:rPr>
                <w:sz w:val="24"/>
                <w:szCs w:val="24"/>
              </w:rPr>
            </w:r>
          </w:p>
        </w:tc>
        <w:tc>
          <w:tcPr>
            <w:tcW w:w="677" w:type="dxa"/>
            <w:tcBorders/>
            <w:shd w:color="auto" w:fill="auto" w:val="clear"/>
            <w:vAlign w:val="bottom"/>
          </w:tcPr>
          <w:p>
            <w:pPr>
              <w:pStyle w:val="Normal"/>
              <w:widowControl w:val="false"/>
              <w:jc w:val="center"/>
              <w:rPr>
                <w:color w:val="000000"/>
              </w:rPr>
            </w:pPr>
            <w:r>
              <w:rPr>
                <w:color w:val="000000"/>
              </w:rPr>
              <w:t>Test</w:t>
            </w:r>
          </w:p>
        </w:tc>
        <w:tc>
          <w:tcPr>
            <w:tcW w:w="696" w:type="dxa"/>
            <w:tcBorders/>
            <w:shd w:color="auto" w:fill="auto" w:val="clear"/>
            <w:vAlign w:val="bottom"/>
          </w:tcPr>
          <w:p>
            <w:pPr>
              <w:pStyle w:val="Normal"/>
              <w:widowControl w:val="false"/>
              <w:jc w:val="center"/>
              <w:rPr>
                <w:color w:val="000000"/>
              </w:rPr>
            </w:pPr>
            <w:r>
              <w:rPr>
                <w:color w:val="000000"/>
              </w:rPr>
            </w:r>
          </w:p>
        </w:tc>
        <w:tc>
          <w:tcPr>
            <w:tcW w:w="264"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bottom"/>
          </w:tcPr>
          <w:p>
            <w:pPr>
              <w:pStyle w:val="Normal"/>
              <w:widowControl w:val="false"/>
              <w:rPr>
                <w:sz w:val="24"/>
                <w:szCs w:val="24"/>
              </w:rPr>
            </w:pPr>
            <w:r>
              <w:rPr>
                <w:sz w:val="24"/>
                <w:szCs w:val="24"/>
              </w:rPr>
            </w:r>
          </w:p>
        </w:tc>
        <w:tc>
          <w:tcPr>
            <w:tcW w:w="701" w:type="dxa"/>
            <w:tcBorders/>
            <w:shd w:color="auto" w:fill="auto" w:val="clear"/>
            <w:vAlign w:val="bottom"/>
          </w:tcPr>
          <w:p>
            <w:pPr>
              <w:pStyle w:val="Normal"/>
              <w:widowControl w:val="false"/>
              <w:jc w:val="center"/>
              <w:rPr>
                <w:color w:val="000000"/>
              </w:rPr>
            </w:pPr>
            <w:r>
              <w:rPr>
                <w:color w:val="000000"/>
              </w:rPr>
              <w:t>Test</w:t>
            </w:r>
          </w:p>
        </w:tc>
        <w:tc>
          <w:tcPr>
            <w:tcW w:w="695" w:type="dxa"/>
            <w:tcBorders/>
            <w:shd w:color="auto" w:fill="auto" w:val="clear"/>
            <w:vAlign w:val="bottom"/>
          </w:tcPr>
          <w:p>
            <w:pPr>
              <w:pStyle w:val="Normal"/>
              <w:widowControl w:val="false"/>
              <w:jc w:val="center"/>
              <w:rPr>
                <w:color w:val="000000"/>
              </w:rPr>
            </w:pPr>
            <w:r>
              <w:rPr>
                <w:color w:val="000000"/>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568" w:type="dxa"/>
            <w:tcBorders/>
            <w:shd w:color="auto" w:fill="auto" w:val="clear"/>
            <w:vAlign w:val="bottom"/>
          </w:tcPr>
          <w:p>
            <w:pPr>
              <w:pStyle w:val="Normal"/>
              <w:widowControl w:val="false"/>
              <w:rPr>
                <w:sz w:val="24"/>
                <w:szCs w:val="24"/>
              </w:rPr>
            </w:pPr>
            <w:r>
              <w:rPr>
                <w:sz w:val="24"/>
                <w:szCs w:val="24"/>
              </w:rPr>
            </w:r>
          </w:p>
        </w:tc>
        <w:tc>
          <w:tcPr>
            <w:tcW w:w="719" w:type="dxa"/>
            <w:tcBorders/>
            <w:shd w:color="auto" w:fill="auto" w:val="clear"/>
            <w:vAlign w:val="bottom"/>
          </w:tcPr>
          <w:p>
            <w:pPr>
              <w:pStyle w:val="Normal"/>
              <w:widowControl w:val="false"/>
              <w:jc w:val="center"/>
              <w:rPr>
                <w:color w:val="000000"/>
              </w:rPr>
            </w:pPr>
            <w:r>
              <w:rPr>
                <w:color w:val="000000"/>
              </w:rPr>
              <w:t>Test</w:t>
            </w:r>
          </w:p>
        </w:tc>
        <w:tc>
          <w:tcPr>
            <w:tcW w:w="712" w:type="dxa"/>
            <w:tcBorders/>
            <w:shd w:color="auto" w:fill="auto" w:val="clear"/>
            <w:vAlign w:val="bottom"/>
          </w:tcPr>
          <w:p>
            <w:pPr>
              <w:pStyle w:val="Normal"/>
              <w:widowControl w:val="false"/>
              <w:jc w:val="center"/>
              <w:rPr>
                <w:color w:val="000000"/>
              </w:rPr>
            </w:pPr>
            <w:r>
              <w:rPr>
                <w:color w:val="000000"/>
              </w:rPr>
            </w:r>
          </w:p>
        </w:tc>
      </w:tr>
      <w:tr>
        <w:trPr>
          <w:trHeight w:val="290" w:hRule="atLeast"/>
        </w:trPr>
        <w:tc>
          <w:tcPr>
            <w:tcW w:w="1343" w:type="dxa"/>
            <w:tcBorders>
              <w:bottom w:val="single" w:sz="4" w:space="0" w:color="000000"/>
            </w:tcBorders>
            <w:shd w:color="auto" w:fill="auto" w:val="clear"/>
            <w:vAlign w:val="bottom"/>
          </w:tcPr>
          <w:p>
            <w:pPr>
              <w:pStyle w:val="Normal"/>
              <w:widowControl w:val="false"/>
              <w:rPr>
                <w:color w:val="000000"/>
              </w:rPr>
            </w:pPr>
            <w:r>
              <w:rPr>
                <w:color w:val="000000"/>
              </w:rPr>
              <w:t>Source</w:t>
            </w:r>
          </w:p>
        </w:tc>
        <w:tc>
          <w:tcPr>
            <w:tcW w:w="462"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4"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41"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23"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77"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4"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701"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68"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719"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712"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r>
      <w:tr>
        <w:trPr>
          <w:trHeight w:val="290" w:hRule="atLeast"/>
        </w:trPr>
        <w:tc>
          <w:tcPr>
            <w:tcW w:w="1343" w:type="dxa"/>
            <w:tcBorders/>
            <w:shd w:color="auto" w:fill="auto" w:val="clear"/>
            <w:vAlign w:val="bottom"/>
          </w:tcPr>
          <w:p>
            <w:pPr>
              <w:pStyle w:val="Normal"/>
              <w:widowControl w:val="false"/>
              <w:rPr>
                <w:b/>
                <w:b/>
                <w:bCs/>
                <w:color w:val="000000"/>
              </w:rPr>
            </w:pPr>
            <w:r>
              <w:rPr>
                <w:b/>
                <w:bCs/>
                <w:color w:val="000000"/>
              </w:rPr>
              <w:t>EARLY</w:t>
            </w:r>
          </w:p>
        </w:tc>
        <w:tc>
          <w:tcPr>
            <w:tcW w:w="462" w:type="dxa"/>
            <w:tcBorders/>
            <w:shd w:color="auto" w:fill="auto" w:val="clear"/>
            <w:vAlign w:val="center"/>
          </w:tcPr>
          <w:p>
            <w:pPr>
              <w:pStyle w:val="Normal"/>
              <w:widowControl w:val="false"/>
              <w:rPr>
                <w:b/>
                <w:b/>
                <w:bCs/>
                <w:color w:val="000000"/>
              </w:rPr>
            </w:pPr>
            <w:r>
              <w:rPr>
                <w:b/>
                <w:bCs/>
                <w:color w:val="000000"/>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41" w:type="dxa"/>
            <w:tcBorders/>
            <w:shd w:color="auto" w:fill="auto" w:val="clear"/>
            <w:vAlign w:val="center"/>
          </w:tcPr>
          <w:p>
            <w:pPr>
              <w:pStyle w:val="Normal"/>
              <w:widowControl w:val="false"/>
              <w:jc w:val="center"/>
              <w:rPr>
                <w:sz w:val="24"/>
                <w:szCs w:val="24"/>
              </w:rPr>
            </w:pPr>
            <w:r>
              <w:rPr>
                <w:sz w:val="24"/>
                <w:szCs w:val="24"/>
              </w:rPr>
            </w:r>
          </w:p>
        </w:tc>
        <w:tc>
          <w:tcPr>
            <w:tcW w:w="523" w:type="dxa"/>
            <w:tcBorders/>
            <w:shd w:color="auto" w:fill="auto" w:val="clear"/>
            <w:vAlign w:val="center"/>
          </w:tcPr>
          <w:p>
            <w:pPr>
              <w:pStyle w:val="Normal"/>
              <w:widowControl w:val="false"/>
              <w:jc w:val="center"/>
              <w:rPr>
                <w:sz w:val="24"/>
                <w:szCs w:val="24"/>
              </w:rPr>
            </w:pPr>
            <w:r>
              <w:rPr>
                <w:sz w:val="24"/>
                <w:szCs w:val="24"/>
              </w:rPr>
            </w:r>
          </w:p>
        </w:tc>
        <w:tc>
          <w:tcPr>
            <w:tcW w:w="677"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264"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701"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568" w:type="dxa"/>
            <w:tcBorders/>
            <w:shd w:color="auto" w:fill="auto" w:val="clear"/>
            <w:vAlign w:val="center"/>
          </w:tcPr>
          <w:p>
            <w:pPr>
              <w:pStyle w:val="Normal"/>
              <w:widowControl w:val="false"/>
              <w:rPr>
                <w:sz w:val="24"/>
                <w:szCs w:val="24"/>
              </w:rPr>
            </w:pPr>
            <w:r>
              <w:rPr>
                <w:sz w:val="24"/>
                <w:szCs w:val="24"/>
              </w:rPr>
            </w:r>
          </w:p>
        </w:tc>
        <w:tc>
          <w:tcPr>
            <w:tcW w:w="719" w:type="dxa"/>
            <w:tcBorders/>
            <w:shd w:color="auto" w:fill="auto" w:val="clear"/>
            <w:vAlign w:val="center"/>
          </w:tcPr>
          <w:p>
            <w:pPr>
              <w:pStyle w:val="Normal"/>
              <w:widowControl w:val="false"/>
              <w:jc w:val="center"/>
              <w:rPr>
                <w:sz w:val="24"/>
                <w:szCs w:val="24"/>
              </w:rPr>
            </w:pPr>
            <w:r>
              <w:rPr>
                <w:sz w:val="24"/>
                <w:szCs w:val="24"/>
              </w:rPr>
            </w:r>
          </w:p>
        </w:tc>
        <w:tc>
          <w:tcPr>
            <w:tcW w:w="71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Block</w:t>
            </w:r>
          </w:p>
        </w:tc>
        <w:tc>
          <w:tcPr>
            <w:tcW w:w="462"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1.112</w:t>
            </w:r>
          </w:p>
        </w:tc>
        <w:tc>
          <w:tcPr>
            <w:tcW w:w="694" w:type="dxa"/>
            <w:tcBorders/>
            <w:shd w:color="auto" w:fill="auto" w:val="clear"/>
            <w:vAlign w:val="center"/>
          </w:tcPr>
          <w:p>
            <w:pPr>
              <w:pStyle w:val="Normal"/>
              <w:widowControl w:val="false"/>
              <w:jc w:val="center"/>
              <w:rPr>
                <w:color w:val="000000"/>
              </w:rPr>
            </w:pPr>
            <w:r>
              <w:rPr>
                <w:color w:val="000000"/>
              </w:rPr>
              <w:t>0.292</w:t>
            </w:r>
          </w:p>
        </w:tc>
        <w:tc>
          <w:tcPr>
            <w:tcW w:w="241" w:type="dxa"/>
            <w:tcBorders/>
            <w:shd w:color="auto" w:fill="auto" w:val="clear"/>
            <w:vAlign w:val="center"/>
          </w:tcPr>
          <w:p>
            <w:pPr>
              <w:pStyle w:val="Normal"/>
              <w:widowControl w:val="false"/>
              <w:jc w:val="center"/>
              <w:rPr>
                <w:color w:val="000000"/>
              </w:rPr>
            </w:pPr>
            <w:r>
              <w:rPr>
                <w:color w:val="000000"/>
              </w:rPr>
            </w:r>
          </w:p>
        </w:tc>
        <w:tc>
          <w:tcPr>
            <w:tcW w:w="523" w:type="dxa"/>
            <w:tcBorders/>
            <w:shd w:color="auto" w:fill="auto" w:val="clear"/>
            <w:vAlign w:val="center"/>
          </w:tcPr>
          <w:p>
            <w:pPr>
              <w:pStyle w:val="Normal"/>
              <w:widowControl w:val="false"/>
              <w:jc w:val="center"/>
              <w:rPr>
                <w:color w:val="000000"/>
              </w:rPr>
            </w:pPr>
            <w:r>
              <w:rPr>
                <w:color w:val="000000"/>
              </w:rPr>
              <w:t>NA</w:t>
            </w:r>
          </w:p>
        </w:tc>
        <w:tc>
          <w:tcPr>
            <w:tcW w:w="677"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264"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701" w:type="dxa"/>
            <w:tcBorders/>
            <w:shd w:color="auto" w:fill="auto" w:val="clear"/>
            <w:vAlign w:val="center"/>
          </w:tcPr>
          <w:p>
            <w:pPr>
              <w:pStyle w:val="Normal"/>
              <w:widowControl w:val="false"/>
              <w:jc w:val="center"/>
              <w:rPr>
                <w:color w:val="000000"/>
              </w:rPr>
            </w:pPr>
            <w:r>
              <w:rPr>
                <w:color w:val="000000"/>
              </w:rPr>
              <w:t>6.492</w:t>
            </w:r>
          </w:p>
        </w:tc>
        <w:tc>
          <w:tcPr>
            <w:tcW w:w="695" w:type="dxa"/>
            <w:tcBorders/>
            <w:shd w:color="auto" w:fill="auto" w:val="clear"/>
            <w:vAlign w:val="center"/>
          </w:tcPr>
          <w:p>
            <w:pPr>
              <w:pStyle w:val="Normal"/>
              <w:widowControl w:val="false"/>
              <w:jc w:val="center"/>
              <w:rPr>
                <w:b/>
                <w:b/>
                <w:bCs/>
                <w:color w:val="000000"/>
              </w:rPr>
            </w:pPr>
            <w:r>
              <w:rPr>
                <w:b/>
                <w:bCs/>
                <w:color w:val="000000"/>
              </w:rPr>
              <w:t>0.011</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68" w:type="dxa"/>
            <w:tcBorders/>
            <w:shd w:color="auto" w:fill="auto" w:val="clear"/>
            <w:vAlign w:val="center"/>
          </w:tcPr>
          <w:p>
            <w:pPr>
              <w:pStyle w:val="Normal"/>
              <w:widowControl w:val="false"/>
              <w:jc w:val="center"/>
              <w:rPr>
                <w:color w:val="000000"/>
              </w:rPr>
            </w:pPr>
            <w:r>
              <w:rPr>
                <w:color w:val="000000"/>
              </w:rPr>
              <w:t>1</w:t>
            </w:r>
          </w:p>
        </w:tc>
        <w:tc>
          <w:tcPr>
            <w:tcW w:w="719" w:type="dxa"/>
            <w:tcBorders/>
            <w:shd w:color="auto" w:fill="auto" w:val="clear"/>
            <w:vAlign w:val="center"/>
          </w:tcPr>
          <w:p>
            <w:pPr>
              <w:pStyle w:val="Normal"/>
              <w:widowControl w:val="false"/>
              <w:jc w:val="center"/>
              <w:rPr>
                <w:color w:val="000000"/>
              </w:rPr>
            </w:pPr>
            <w:r>
              <w:rPr>
                <w:color w:val="000000"/>
              </w:rPr>
              <w:t>3.017</w:t>
            </w:r>
          </w:p>
        </w:tc>
        <w:tc>
          <w:tcPr>
            <w:tcW w:w="712" w:type="dxa"/>
            <w:tcBorders/>
            <w:shd w:color="auto" w:fill="auto" w:val="clear"/>
            <w:vAlign w:val="center"/>
          </w:tcPr>
          <w:p>
            <w:pPr>
              <w:pStyle w:val="Normal"/>
              <w:widowControl w:val="false"/>
              <w:jc w:val="center"/>
              <w:rPr>
                <w:color w:val="000000"/>
              </w:rPr>
            </w:pPr>
            <w:r>
              <w:rPr>
                <w:color w:val="000000"/>
              </w:rPr>
              <w:t>0.082</w:t>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Treatment</w:t>
            </w:r>
          </w:p>
        </w:tc>
        <w:tc>
          <w:tcPr>
            <w:tcW w:w="462" w:type="dxa"/>
            <w:tcBorders/>
            <w:shd w:color="auto" w:fill="auto" w:val="clear"/>
            <w:vAlign w:val="center"/>
          </w:tcPr>
          <w:p>
            <w:pPr>
              <w:pStyle w:val="Normal"/>
              <w:widowControl w:val="false"/>
              <w:rPr>
                <w:color w:val="000000"/>
              </w:rPr>
            </w:pPr>
            <w:r>
              <w:rPr>
                <w:color w:val="000000"/>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41" w:type="dxa"/>
            <w:tcBorders/>
            <w:shd w:color="auto" w:fill="auto" w:val="clear"/>
            <w:vAlign w:val="center"/>
          </w:tcPr>
          <w:p>
            <w:pPr>
              <w:pStyle w:val="Normal"/>
              <w:widowControl w:val="false"/>
              <w:jc w:val="center"/>
              <w:rPr>
                <w:sz w:val="24"/>
                <w:szCs w:val="24"/>
              </w:rPr>
            </w:pPr>
            <w:r>
              <w:rPr>
                <w:sz w:val="24"/>
                <w:szCs w:val="24"/>
              </w:rPr>
            </w:r>
          </w:p>
        </w:tc>
        <w:tc>
          <w:tcPr>
            <w:tcW w:w="523" w:type="dxa"/>
            <w:tcBorders/>
            <w:shd w:color="auto" w:fill="auto" w:val="clear"/>
            <w:vAlign w:val="center"/>
          </w:tcPr>
          <w:p>
            <w:pPr>
              <w:pStyle w:val="Normal"/>
              <w:widowControl w:val="false"/>
              <w:jc w:val="center"/>
              <w:rPr>
                <w:sz w:val="24"/>
                <w:szCs w:val="24"/>
              </w:rPr>
            </w:pPr>
            <w:r>
              <w:rPr>
                <w:sz w:val="24"/>
                <w:szCs w:val="24"/>
              </w:rPr>
            </w:r>
          </w:p>
        </w:tc>
        <w:tc>
          <w:tcPr>
            <w:tcW w:w="677"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264"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701"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568" w:type="dxa"/>
            <w:tcBorders/>
            <w:shd w:color="auto" w:fill="auto" w:val="clear"/>
            <w:vAlign w:val="center"/>
          </w:tcPr>
          <w:p>
            <w:pPr>
              <w:pStyle w:val="Normal"/>
              <w:widowControl w:val="false"/>
              <w:rPr>
                <w:sz w:val="24"/>
                <w:szCs w:val="24"/>
              </w:rPr>
            </w:pPr>
            <w:r>
              <w:rPr>
                <w:sz w:val="24"/>
                <w:szCs w:val="24"/>
              </w:rPr>
            </w:r>
          </w:p>
        </w:tc>
        <w:tc>
          <w:tcPr>
            <w:tcW w:w="719" w:type="dxa"/>
            <w:tcBorders/>
            <w:shd w:color="auto" w:fill="auto" w:val="clear"/>
            <w:vAlign w:val="center"/>
          </w:tcPr>
          <w:p>
            <w:pPr>
              <w:pStyle w:val="Normal"/>
              <w:widowControl w:val="false"/>
              <w:jc w:val="center"/>
              <w:rPr>
                <w:sz w:val="24"/>
                <w:szCs w:val="24"/>
              </w:rPr>
            </w:pPr>
            <w:r>
              <w:rPr>
                <w:sz w:val="24"/>
                <w:szCs w:val="24"/>
              </w:rPr>
            </w:r>
          </w:p>
        </w:tc>
        <w:tc>
          <w:tcPr>
            <w:tcW w:w="71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(A, B, D, E)</w:t>
            </w:r>
          </w:p>
        </w:tc>
        <w:tc>
          <w:tcPr>
            <w:tcW w:w="462"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6.098</w:t>
            </w:r>
          </w:p>
        </w:tc>
        <w:tc>
          <w:tcPr>
            <w:tcW w:w="694" w:type="dxa"/>
            <w:tcBorders/>
            <w:shd w:color="auto" w:fill="auto" w:val="clear"/>
            <w:vAlign w:val="center"/>
          </w:tcPr>
          <w:p>
            <w:pPr>
              <w:pStyle w:val="Normal"/>
              <w:widowControl w:val="false"/>
              <w:jc w:val="center"/>
              <w:rPr>
                <w:b/>
                <w:b/>
                <w:bCs/>
                <w:color w:val="000000"/>
              </w:rPr>
            </w:pPr>
            <w:r>
              <w:rPr>
                <w:b/>
                <w:bCs/>
                <w:color w:val="000000"/>
              </w:rPr>
              <w:t>0.008</w:t>
            </w:r>
          </w:p>
        </w:tc>
        <w:tc>
          <w:tcPr>
            <w:tcW w:w="241" w:type="dxa"/>
            <w:tcBorders/>
            <w:shd w:color="auto" w:fill="auto" w:val="clear"/>
            <w:vAlign w:val="center"/>
          </w:tcPr>
          <w:p>
            <w:pPr>
              <w:pStyle w:val="Normal"/>
              <w:widowControl w:val="false"/>
              <w:jc w:val="center"/>
              <w:rPr>
                <w:b/>
                <w:b/>
                <w:bCs/>
                <w:color w:val="000000"/>
              </w:rPr>
            </w:pPr>
            <w:r>
              <w:rPr>
                <w:b/>
                <w:bCs/>
                <w:color w:val="000000"/>
              </w:rPr>
            </w:r>
          </w:p>
        </w:tc>
        <w:tc>
          <w:tcPr>
            <w:tcW w:w="523" w:type="dxa"/>
            <w:tcBorders/>
            <w:shd w:color="auto" w:fill="auto" w:val="clear"/>
            <w:vAlign w:val="center"/>
          </w:tcPr>
          <w:p>
            <w:pPr>
              <w:pStyle w:val="Normal"/>
              <w:widowControl w:val="false"/>
              <w:jc w:val="center"/>
              <w:rPr>
                <w:color w:val="000000"/>
              </w:rPr>
            </w:pPr>
            <w:r>
              <w:rPr>
                <w:color w:val="000000"/>
              </w:rPr>
              <w:t>3</w:t>
            </w:r>
          </w:p>
        </w:tc>
        <w:tc>
          <w:tcPr>
            <w:tcW w:w="677" w:type="dxa"/>
            <w:tcBorders/>
            <w:shd w:color="auto" w:fill="auto" w:val="clear"/>
            <w:vAlign w:val="center"/>
          </w:tcPr>
          <w:p>
            <w:pPr>
              <w:pStyle w:val="Normal"/>
              <w:widowControl w:val="false"/>
              <w:jc w:val="center"/>
              <w:rPr>
                <w:color w:val="000000"/>
              </w:rPr>
            </w:pPr>
            <w:r>
              <w:rPr>
                <w:color w:val="000000"/>
              </w:rPr>
              <w:t>3.71</w:t>
            </w:r>
          </w:p>
        </w:tc>
        <w:tc>
          <w:tcPr>
            <w:tcW w:w="696" w:type="dxa"/>
            <w:tcBorders/>
            <w:shd w:color="auto" w:fill="auto" w:val="clear"/>
            <w:vAlign w:val="center"/>
          </w:tcPr>
          <w:p>
            <w:pPr>
              <w:pStyle w:val="Normal"/>
              <w:widowControl w:val="false"/>
              <w:jc w:val="center"/>
              <w:rPr>
                <w:b/>
                <w:b/>
                <w:bCs/>
                <w:color w:val="000000"/>
              </w:rPr>
            </w:pPr>
            <w:r>
              <w:rPr>
                <w:b/>
                <w:bCs/>
                <w:color w:val="000000"/>
              </w:rPr>
              <w:t>0.037</w:t>
            </w:r>
          </w:p>
        </w:tc>
        <w:tc>
          <w:tcPr>
            <w:tcW w:w="264" w:type="dxa"/>
            <w:tcBorders/>
            <w:shd w:color="auto" w:fill="auto" w:val="clear"/>
            <w:vAlign w:val="bottom"/>
          </w:tcPr>
          <w:p>
            <w:pPr>
              <w:pStyle w:val="Normal"/>
              <w:widowControl w:val="false"/>
              <w:jc w:val="center"/>
              <w:rPr>
                <w:b/>
                <w:b/>
                <w:bCs/>
                <w:color w:val="000000"/>
              </w:rPr>
            </w:pPr>
            <w:r>
              <w:rPr>
                <w:b/>
                <w:bCs/>
                <w:color w:val="000000"/>
              </w:rPr>
            </w:r>
          </w:p>
        </w:tc>
        <w:tc>
          <w:tcPr>
            <w:tcW w:w="461" w:type="dxa"/>
            <w:tcBorders/>
            <w:shd w:color="auto" w:fill="auto" w:val="clear"/>
            <w:vAlign w:val="center"/>
          </w:tcPr>
          <w:p>
            <w:pPr>
              <w:pStyle w:val="Normal"/>
              <w:widowControl w:val="false"/>
              <w:jc w:val="center"/>
              <w:rPr>
                <w:color w:val="000000"/>
              </w:rPr>
            </w:pPr>
            <w:r>
              <w:rPr>
                <w:color w:val="000000"/>
              </w:rPr>
              <w:t>3</w:t>
            </w:r>
          </w:p>
        </w:tc>
        <w:tc>
          <w:tcPr>
            <w:tcW w:w="701" w:type="dxa"/>
            <w:tcBorders/>
            <w:shd w:color="auto" w:fill="auto" w:val="clear"/>
            <w:vAlign w:val="center"/>
          </w:tcPr>
          <w:p>
            <w:pPr>
              <w:pStyle w:val="Normal"/>
              <w:widowControl w:val="false"/>
              <w:jc w:val="center"/>
              <w:rPr>
                <w:color w:val="000000"/>
              </w:rPr>
            </w:pPr>
            <w:r>
              <w:rPr>
                <w:color w:val="000000"/>
              </w:rPr>
              <w:t>5.811</w:t>
            </w:r>
          </w:p>
        </w:tc>
        <w:tc>
          <w:tcPr>
            <w:tcW w:w="695" w:type="dxa"/>
            <w:tcBorders/>
            <w:shd w:color="auto" w:fill="auto" w:val="clear"/>
            <w:vAlign w:val="center"/>
          </w:tcPr>
          <w:p>
            <w:pPr>
              <w:pStyle w:val="Normal"/>
              <w:widowControl w:val="false"/>
              <w:jc w:val="center"/>
              <w:rPr>
                <w:b/>
                <w:b/>
                <w:bCs/>
                <w:color w:val="000000"/>
              </w:rPr>
            </w:pPr>
            <w:r>
              <w:rPr>
                <w:b/>
                <w:bCs/>
                <w:color w:val="000000"/>
              </w:rPr>
              <w:t>0.009</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68" w:type="dxa"/>
            <w:tcBorders/>
            <w:shd w:color="auto" w:fill="auto" w:val="clear"/>
            <w:vAlign w:val="center"/>
          </w:tcPr>
          <w:p>
            <w:pPr>
              <w:pStyle w:val="Normal"/>
              <w:widowControl w:val="false"/>
              <w:jc w:val="center"/>
              <w:rPr>
                <w:color w:val="000000"/>
              </w:rPr>
            </w:pPr>
            <w:r>
              <w:rPr>
                <w:color w:val="000000"/>
              </w:rPr>
              <w:t>3</w:t>
            </w:r>
          </w:p>
        </w:tc>
        <w:tc>
          <w:tcPr>
            <w:tcW w:w="719" w:type="dxa"/>
            <w:tcBorders/>
            <w:shd w:color="auto" w:fill="auto" w:val="clear"/>
            <w:vAlign w:val="center"/>
          </w:tcPr>
          <w:p>
            <w:pPr>
              <w:pStyle w:val="Normal"/>
              <w:widowControl w:val="false"/>
              <w:jc w:val="center"/>
              <w:rPr>
                <w:color w:val="000000"/>
              </w:rPr>
            </w:pPr>
            <w:r>
              <w:rPr>
                <w:color w:val="000000"/>
              </w:rPr>
              <w:t>9.269</w:t>
            </w:r>
          </w:p>
        </w:tc>
        <w:tc>
          <w:tcPr>
            <w:tcW w:w="712" w:type="dxa"/>
            <w:tcBorders/>
            <w:shd w:color="auto" w:fill="auto" w:val="clear"/>
            <w:vAlign w:val="center"/>
          </w:tcPr>
          <w:p>
            <w:pPr>
              <w:pStyle w:val="Normal"/>
              <w:widowControl w:val="false"/>
              <w:jc w:val="center"/>
              <w:rPr>
                <w:b/>
                <w:b/>
                <w:bCs/>
                <w:color w:val="000000"/>
              </w:rPr>
            </w:pPr>
            <w:r>
              <w:rPr>
                <w:b/>
                <w:bCs/>
                <w:color w:val="000000"/>
              </w:rPr>
              <w:t>0.001</w:t>
            </w:r>
          </w:p>
        </w:tc>
      </w:tr>
      <w:tr>
        <w:trPr>
          <w:trHeight w:val="290" w:hRule="atLeast"/>
        </w:trPr>
        <w:tc>
          <w:tcPr>
            <w:tcW w:w="1343"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62"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4"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41"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523"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77"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64"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701"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68"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719"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712"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90" w:hRule="atLeast"/>
        </w:trPr>
        <w:tc>
          <w:tcPr>
            <w:tcW w:w="1343" w:type="dxa"/>
            <w:tcBorders/>
            <w:shd w:color="auto" w:fill="auto" w:val="clear"/>
            <w:vAlign w:val="center"/>
          </w:tcPr>
          <w:p>
            <w:pPr>
              <w:pStyle w:val="Normal"/>
              <w:widowControl w:val="false"/>
              <w:rPr>
                <w:b/>
                <w:b/>
                <w:bCs/>
                <w:color w:val="000000"/>
              </w:rPr>
            </w:pPr>
            <w:r>
              <w:rPr>
                <w:b/>
                <w:bCs/>
                <w:color w:val="000000"/>
              </w:rPr>
              <w:t>MIDDLE</w:t>
            </w:r>
          </w:p>
        </w:tc>
        <w:tc>
          <w:tcPr>
            <w:tcW w:w="462" w:type="dxa"/>
            <w:tcBorders/>
            <w:shd w:color="auto" w:fill="auto" w:val="clear"/>
            <w:vAlign w:val="center"/>
          </w:tcPr>
          <w:p>
            <w:pPr>
              <w:pStyle w:val="Normal"/>
              <w:widowControl w:val="false"/>
              <w:rPr>
                <w:b/>
                <w:b/>
                <w:bCs/>
                <w:color w:val="000000"/>
              </w:rPr>
            </w:pPr>
            <w:r>
              <w:rPr>
                <w:b/>
                <w:bCs/>
                <w:color w:val="000000"/>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41" w:type="dxa"/>
            <w:tcBorders/>
            <w:shd w:color="auto" w:fill="auto" w:val="clear"/>
            <w:vAlign w:val="center"/>
          </w:tcPr>
          <w:p>
            <w:pPr>
              <w:pStyle w:val="Normal"/>
              <w:widowControl w:val="false"/>
              <w:jc w:val="center"/>
              <w:rPr>
                <w:sz w:val="24"/>
                <w:szCs w:val="24"/>
              </w:rPr>
            </w:pPr>
            <w:r>
              <w:rPr>
                <w:sz w:val="24"/>
                <w:szCs w:val="24"/>
              </w:rPr>
            </w:r>
          </w:p>
        </w:tc>
        <w:tc>
          <w:tcPr>
            <w:tcW w:w="523" w:type="dxa"/>
            <w:tcBorders/>
            <w:shd w:color="auto" w:fill="auto" w:val="clear"/>
            <w:vAlign w:val="center"/>
          </w:tcPr>
          <w:p>
            <w:pPr>
              <w:pStyle w:val="Normal"/>
              <w:widowControl w:val="false"/>
              <w:jc w:val="center"/>
              <w:rPr>
                <w:sz w:val="24"/>
                <w:szCs w:val="24"/>
              </w:rPr>
            </w:pPr>
            <w:r>
              <w:rPr>
                <w:sz w:val="24"/>
                <w:szCs w:val="24"/>
              </w:rPr>
            </w:r>
          </w:p>
        </w:tc>
        <w:tc>
          <w:tcPr>
            <w:tcW w:w="677"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264"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701"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568" w:type="dxa"/>
            <w:tcBorders/>
            <w:shd w:color="auto" w:fill="auto" w:val="clear"/>
            <w:vAlign w:val="center"/>
          </w:tcPr>
          <w:p>
            <w:pPr>
              <w:pStyle w:val="Normal"/>
              <w:widowControl w:val="false"/>
              <w:rPr>
                <w:sz w:val="24"/>
                <w:szCs w:val="24"/>
              </w:rPr>
            </w:pPr>
            <w:r>
              <w:rPr>
                <w:sz w:val="24"/>
                <w:szCs w:val="24"/>
              </w:rPr>
            </w:r>
          </w:p>
        </w:tc>
        <w:tc>
          <w:tcPr>
            <w:tcW w:w="719" w:type="dxa"/>
            <w:tcBorders/>
            <w:shd w:color="auto" w:fill="auto" w:val="clear"/>
            <w:vAlign w:val="center"/>
          </w:tcPr>
          <w:p>
            <w:pPr>
              <w:pStyle w:val="Normal"/>
              <w:widowControl w:val="false"/>
              <w:jc w:val="center"/>
              <w:rPr>
                <w:sz w:val="24"/>
                <w:szCs w:val="24"/>
              </w:rPr>
            </w:pPr>
            <w:r>
              <w:rPr>
                <w:sz w:val="24"/>
                <w:szCs w:val="24"/>
              </w:rPr>
            </w:r>
          </w:p>
        </w:tc>
        <w:tc>
          <w:tcPr>
            <w:tcW w:w="71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Block</w:t>
            </w:r>
          </w:p>
        </w:tc>
        <w:tc>
          <w:tcPr>
            <w:tcW w:w="462"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0.62</w:t>
            </w:r>
          </w:p>
        </w:tc>
        <w:tc>
          <w:tcPr>
            <w:tcW w:w="694" w:type="dxa"/>
            <w:tcBorders/>
            <w:shd w:color="auto" w:fill="auto" w:val="clear"/>
            <w:vAlign w:val="center"/>
          </w:tcPr>
          <w:p>
            <w:pPr>
              <w:pStyle w:val="Normal"/>
              <w:widowControl w:val="false"/>
              <w:jc w:val="center"/>
              <w:rPr>
                <w:color w:val="000000"/>
              </w:rPr>
            </w:pPr>
            <w:r>
              <w:rPr>
                <w:color w:val="000000"/>
              </w:rPr>
              <w:t>0.431</w:t>
            </w:r>
          </w:p>
        </w:tc>
        <w:tc>
          <w:tcPr>
            <w:tcW w:w="241" w:type="dxa"/>
            <w:tcBorders/>
            <w:shd w:color="auto" w:fill="auto" w:val="clear"/>
            <w:vAlign w:val="center"/>
          </w:tcPr>
          <w:p>
            <w:pPr>
              <w:pStyle w:val="Normal"/>
              <w:widowControl w:val="false"/>
              <w:jc w:val="center"/>
              <w:rPr>
                <w:color w:val="000000"/>
              </w:rPr>
            </w:pPr>
            <w:r>
              <w:rPr>
                <w:color w:val="000000"/>
              </w:rPr>
            </w:r>
          </w:p>
        </w:tc>
        <w:tc>
          <w:tcPr>
            <w:tcW w:w="523" w:type="dxa"/>
            <w:tcBorders/>
            <w:shd w:color="auto" w:fill="auto" w:val="clear"/>
            <w:vAlign w:val="center"/>
          </w:tcPr>
          <w:p>
            <w:pPr>
              <w:pStyle w:val="Normal"/>
              <w:widowControl w:val="false"/>
              <w:jc w:val="center"/>
              <w:rPr>
                <w:color w:val="000000"/>
              </w:rPr>
            </w:pPr>
            <w:r>
              <w:rPr>
                <w:color w:val="000000"/>
              </w:rPr>
              <w:t>NA</w:t>
            </w:r>
          </w:p>
        </w:tc>
        <w:tc>
          <w:tcPr>
            <w:tcW w:w="677"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264"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701" w:type="dxa"/>
            <w:tcBorders/>
            <w:shd w:color="auto" w:fill="auto" w:val="clear"/>
            <w:vAlign w:val="center"/>
          </w:tcPr>
          <w:p>
            <w:pPr>
              <w:pStyle w:val="Normal"/>
              <w:widowControl w:val="false"/>
              <w:jc w:val="center"/>
              <w:rPr>
                <w:color w:val="000000"/>
              </w:rPr>
            </w:pPr>
            <w:r>
              <w:rPr>
                <w:color w:val="000000"/>
              </w:rPr>
              <w:t>10.29</w:t>
            </w:r>
          </w:p>
        </w:tc>
        <w:tc>
          <w:tcPr>
            <w:tcW w:w="695" w:type="dxa"/>
            <w:tcBorders/>
            <w:shd w:color="auto" w:fill="auto" w:val="clear"/>
            <w:vAlign w:val="center"/>
          </w:tcPr>
          <w:p>
            <w:pPr>
              <w:pStyle w:val="Normal"/>
              <w:widowControl w:val="false"/>
              <w:jc w:val="center"/>
              <w:rPr>
                <w:b/>
                <w:b/>
                <w:bCs/>
                <w:color w:val="000000"/>
              </w:rPr>
            </w:pPr>
            <w:r>
              <w:rPr>
                <w:b/>
                <w:bCs/>
                <w:color w:val="000000"/>
              </w:rPr>
              <w:t>0.001</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68" w:type="dxa"/>
            <w:tcBorders/>
            <w:shd w:color="auto" w:fill="auto" w:val="clear"/>
            <w:vAlign w:val="center"/>
          </w:tcPr>
          <w:p>
            <w:pPr>
              <w:pStyle w:val="Normal"/>
              <w:widowControl w:val="false"/>
              <w:jc w:val="center"/>
              <w:rPr>
                <w:color w:val="000000"/>
              </w:rPr>
            </w:pPr>
            <w:r>
              <w:rPr>
                <w:color w:val="000000"/>
              </w:rPr>
              <w:t>NA</w:t>
            </w:r>
          </w:p>
        </w:tc>
        <w:tc>
          <w:tcPr>
            <w:tcW w:w="719" w:type="dxa"/>
            <w:tcBorders/>
            <w:shd w:color="auto" w:fill="auto" w:val="clear"/>
            <w:vAlign w:val="center"/>
          </w:tcPr>
          <w:p>
            <w:pPr>
              <w:pStyle w:val="Normal"/>
              <w:widowControl w:val="false"/>
              <w:jc w:val="center"/>
              <w:rPr>
                <w:color w:val="000000"/>
              </w:rPr>
            </w:pPr>
            <w:r>
              <w:rPr>
                <w:color w:val="000000"/>
              </w:rPr>
              <w:t>NA</w:t>
            </w:r>
          </w:p>
        </w:tc>
        <w:tc>
          <w:tcPr>
            <w:tcW w:w="712" w:type="dxa"/>
            <w:tcBorders/>
            <w:shd w:color="auto" w:fill="auto" w:val="clear"/>
            <w:vAlign w:val="center"/>
          </w:tcPr>
          <w:p>
            <w:pPr>
              <w:pStyle w:val="Normal"/>
              <w:widowControl w:val="false"/>
              <w:jc w:val="center"/>
              <w:rPr>
                <w:color w:val="000000"/>
              </w:rPr>
            </w:pPr>
            <w:r>
              <w:rPr>
                <w:color w:val="000000"/>
              </w:rPr>
              <w:t>NA</w:t>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Treatment</w:t>
            </w:r>
          </w:p>
        </w:tc>
        <w:tc>
          <w:tcPr>
            <w:tcW w:w="462" w:type="dxa"/>
            <w:tcBorders/>
            <w:shd w:color="auto" w:fill="auto" w:val="clear"/>
            <w:vAlign w:val="center"/>
          </w:tcPr>
          <w:p>
            <w:pPr>
              <w:pStyle w:val="Normal"/>
              <w:widowControl w:val="false"/>
              <w:rPr>
                <w:color w:val="000000"/>
              </w:rPr>
            </w:pPr>
            <w:r>
              <w:rPr>
                <w:color w:val="000000"/>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41" w:type="dxa"/>
            <w:tcBorders/>
            <w:shd w:color="auto" w:fill="auto" w:val="clear"/>
            <w:vAlign w:val="center"/>
          </w:tcPr>
          <w:p>
            <w:pPr>
              <w:pStyle w:val="Normal"/>
              <w:widowControl w:val="false"/>
              <w:jc w:val="center"/>
              <w:rPr>
                <w:sz w:val="24"/>
                <w:szCs w:val="24"/>
              </w:rPr>
            </w:pPr>
            <w:r>
              <w:rPr>
                <w:sz w:val="24"/>
                <w:szCs w:val="24"/>
              </w:rPr>
            </w:r>
          </w:p>
        </w:tc>
        <w:tc>
          <w:tcPr>
            <w:tcW w:w="523" w:type="dxa"/>
            <w:tcBorders/>
            <w:shd w:color="auto" w:fill="auto" w:val="clear"/>
            <w:vAlign w:val="center"/>
          </w:tcPr>
          <w:p>
            <w:pPr>
              <w:pStyle w:val="Normal"/>
              <w:widowControl w:val="false"/>
              <w:jc w:val="center"/>
              <w:rPr>
                <w:sz w:val="24"/>
                <w:szCs w:val="24"/>
              </w:rPr>
            </w:pPr>
            <w:r>
              <w:rPr>
                <w:sz w:val="24"/>
                <w:szCs w:val="24"/>
              </w:rPr>
            </w:r>
          </w:p>
        </w:tc>
        <w:tc>
          <w:tcPr>
            <w:tcW w:w="677"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264"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701"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568" w:type="dxa"/>
            <w:tcBorders/>
            <w:shd w:color="auto" w:fill="auto" w:val="clear"/>
            <w:vAlign w:val="center"/>
          </w:tcPr>
          <w:p>
            <w:pPr>
              <w:pStyle w:val="Normal"/>
              <w:widowControl w:val="false"/>
              <w:rPr>
                <w:sz w:val="24"/>
                <w:szCs w:val="24"/>
              </w:rPr>
            </w:pPr>
            <w:r>
              <w:rPr>
                <w:sz w:val="24"/>
                <w:szCs w:val="24"/>
              </w:rPr>
            </w:r>
          </w:p>
        </w:tc>
        <w:tc>
          <w:tcPr>
            <w:tcW w:w="719" w:type="dxa"/>
            <w:tcBorders/>
            <w:shd w:color="auto" w:fill="auto" w:val="clear"/>
            <w:vAlign w:val="center"/>
          </w:tcPr>
          <w:p>
            <w:pPr>
              <w:pStyle w:val="Normal"/>
              <w:widowControl w:val="false"/>
              <w:jc w:val="center"/>
              <w:rPr>
                <w:sz w:val="24"/>
                <w:szCs w:val="24"/>
              </w:rPr>
            </w:pPr>
            <w:r>
              <w:rPr>
                <w:sz w:val="24"/>
                <w:szCs w:val="24"/>
              </w:rPr>
            </w:r>
          </w:p>
        </w:tc>
        <w:tc>
          <w:tcPr>
            <w:tcW w:w="71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3" w:type="dxa"/>
            <w:tcBorders/>
            <w:shd w:color="auto" w:fill="auto" w:val="clear"/>
            <w:vAlign w:val="center"/>
          </w:tcPr>
          <w:p>
            <w:pPr>
              <w:pStyle w:val="Normal"/>
              <w:widowControl w:val="false"/>
              <w:rPr>
                <w:color w:val="000000"/>
              </w:rPr>
            </w:pPr>
            <w:r>
              <w:rPr>
                <w:color w:val="000000"/>
              </w:rPr>
              <w:t>(A, B, D, E)</w:t>
            </w:r>
          </w:p>
        </w:tc>
        <w:tc>
          <w:tcPr>
            <w:tcW w:w="462"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1.641</w:t>
            </w:r>
          </w:p>
        </w:tc>
        <w:tc>
          <w:tcPr>
            <w:tcW w:w="694" w:type="dxa"/>
            <w:tcBorders/>
            <w:shd w:color="auto" w:fill="auto" w:val="clear"/>
            <w:vAlign w:val="center"/>
          </w:tcPr>
          <w:p>
            <w:pPr>
              <w:pStyle w:val="Normal"/>
              <w:widowControl w:val="false"/>
              <w:jc w:val="center"/>
              <w:rPr>
                <w:color w:val="000000"/>
              </w:rPr>
            </w:pPr>
            <w:r>
              <w:rPr>
                <w:color w:val="000000"/>
              </w:rPr>
              <w:t>0.253</w:t>
            </w:r>
          </w:p>
        </w:tc>
        <w:tc>
          <w:tcPr>
            <w:tcW w:w="241" w:type="dxa"/>
            <w:tcBorders/>
            <w:shd w:color="auto" w:fill="auto" w:val="clear"/>
            <w:vAlign w:val="center"/>
          </w:tcPr>
          <w:p>
            <w:pPr>
              <w:pStyle w:val="Normal"/>
              <w:widowControl w:val="false"/>
              <w:jc w:val="center"/>
              <w:rPr>
                <w:color w:val="000000"/>
              </w:rPr>
            </w:pPr>
            <w:r>
              <w:rPr>
                <w:color w:val="000000"/>
              </w:rPr>
            </w:r>
          </w:p>
        </w:tc>
        <w:tc>
          <w:tcPr>
            <w:tcW w:w="523" w:type="dxa"/>
            <w:tcBorders/>
            <w:shd w:color="auto" w:fill="auto" w:val="clear"/>
            <w:vAlign w:val="center"/>
          </w:tcPr>
          <w:p>
            <w:pPr>
              <w:pStyle w:val="Normal"/>
              <w:widowControl w:val="false"/>
              <w:jc w:val="center"/>
              <w:rPr>
                <w:color w:val="000000"/>
              </w:rPr>
            </w:pPr>
            <w:r>
              <w:rPr>
                <w:color w:val="000000"/>
              </w:rPr>
              <w:t>2</w:t>
            </w:r>
          </w:p>
        </w:tc>
        <w:tc>
          <w:tcPr>
            <w:tcW w:w="677" w:type="dxa"/>
            <w:tcBorders/>
            <w:shd w:color="auto" w:fill="auto" w:val="clear"/>
            <w:vAlign w:val="center"/>
          </w:tcPr>
          <w:p>
            <w:pPr>
              <w:pStyle w:val="Normal"/>
              <w:widowControl w:val="false"/>
              <w:jc w:val="center"/>
              <w:rPr>
                <w:color w:val="000000"/>
              </w:rPr>
            </w:pPr>
            <w:r>
              <w:rPr>
                <w:color w:val="000000"/>
              </w:rPr>
              <w:t>2.113</w:t>
            </w:r>
          </w:p>
        </w:tc>
        <w:tc>
          <w:tcPr>
            <w:tcW w:w="696" w:type="dxa"/>
            <w:tcBorders/>
            <w:shd w:color="auto" w:fill="auto" w:val="clear"/>
            <w:vAlign w:val="center"/>
          </w:tcPr>
          <w:p>
            <w:pPr>
              <w:pStyle w:val="Normal"/>
              <w:widowControl w:val="false"/>
              <w:jc w:val="center"/>
              <w:rPr>
                <w:color w:val="000000"/>
              </w:rPr>
            </w:pPr>
            <w:r>
              <w:rPr>
                <w:color w:val="000000"/>
              </w:rPr>
              <w:t>0.172</w:t>
            </w:r>
          </w:p>
        </w:tc>
        <w:tc>
          <w:tcPr>
            <w:tcW w:w="264"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2</w:t>
            </w:r>
          </w:p>
        </w:tc>
        <w:tc>
          <w:tcPr>
            <w:tcW w:w="701" w:type="dxa"/>
            <w:tcBorders/>
            <w:shd w:color="auto" w:fill="auto" w:val="clear"/>
            <w:vAlign w:val="center"/>
          </w:tcPr>
          <w:p>
            <w:pPr>
              <w:pStyle w:val="Normal"/>
              <w:widowControl w:val="false"/>
              <w:jc w:val="center"/>
              <w:rPr>
                <w:color w:val="000000"/>
              </w:rPr>
            </w:pPr>
            <w:r>
              <w:rPr>
                <w:color w:val="000000"/>
              </w:rPr>
              <w:t>1.969</w:t>
            </w:r>
          </w:p>
        </w:tc>
        <w:tc>
          <w:tcPr>
            <w:tcW w:w="695" w:type="dxa"/>
            <w:tcBorders/>
            <w:shd w:color="auto" w:fill="auto" w:val="clear"/>
            <w:vAlign w:val="center"/>
          </w:tcPr>
          <w:p>
            <w:pPr>
              <w:pStyle w:val="Normal"/>
              <w:widowControl w:val="false"/>
              <w:jc w:val="center"/>
              <w:rPr>
                <w:color w:val="000000"/>
              </w:rPr>
            </w:pPr>
            <w:r>
              <w:rPr>
                <w:color w:val="000000"/>
              </w:rPr>
              <w:t>0.2</w:t>
            </w:r>
          </w:p>
        </w:tc>
        <w:tc>
          <w:tcPr>
            <w:tcW w:w="265" w:type="dxa"/>
            <w:tcBorders/>
            <w:shd w:color="auto" w:fill="auto" w:val="clear"/>
            <w:vAlign w:val="bottom"/>
          </w:tcPr>
          <w:p>
            <w:pPr>
              <w:pStyle w:val="Normal"/>
              <w:widowControl w:val="false"/>
              <w:jc w:val="center"/>
              <w:rPr>
                <w:color w:val="000000"/>
              </w:rPr>
            </w:pPr>
            <w:r>
              <w:rPr>
                <w:color w:val="000000"/>
              </w:rPr>
            </w:r>
          </w:p>
        </w:tc>
        <w:tc>
          <w:tcPr>
            <w:tcW w:w="568" w:type="dxa"/>
            <w:tcBorders/>
            <w:shd w:color="auto" w:fill="auto" w:val="clear"/>
            <w:vAlign w:val="center"/>
          </w:tcPr>
          <w:p>
            <w:pPr>
              <w:pStyle w:val="Normal"/>
              <w:widowControl w:val="false"/>
              <w:jc w:val="center"/>
              <w:rPr>
                <w:color w:val="000000"/>
              </w:rPr>
            </w:pPr>
            <w:r>
              <w:rPr>
                <w:color w:val="000000"/>
              </w:rPr>
              <w:t>2</w:t>
            </w:r>
          </w:p>
        </w:tc>
        <w:tc>
          <w:tcPr>
            <w:tcW w:w="719" w:type="dxa"/>
            <w:tcBorders/>
            <w:shd w:color="auto" w:fill="auto" w:val="clear"/>
            <w:vAlign w:val="center"/>
          </w:tcPr>
          <w:p>
            <w:pPr>
              <w:pStyle w:val="Normal"/>
              <w:widowControl w:val="false"/>
              <w:jc w:val="center"/>
              <w:rPr>
                <w:color w:val="000000"/>
              </w:rPr>
            </w:pPr>
            <w:r>
              <w:rPr>
                <w:color w:val="000000"/>
              </w:rPr>
              <w:t>2.107</w:t>
            </w:r>
          </w:p>
        </w:tc>
        <w:tc>
          <w:tcPr>
            <w:tcW w:w="712" w:type="dxa"/>
            <w:tcBorders/>
            <w:shd w:color="auto" w:fill="auto" w:val="clear"/>
            <w:vAlign w:val="center"/>
          </w:tcPr>
          <w:p>
            <w:pPr>
              <w:pStyle w:val="Normal"/>
              <w:widowControl w:val="false"/>
              <w:jc w:val="center"/>
              <w:rPr>
                <w:color w:val="000000"/>
              </w:rPr>
            </w:pPr>
            <w:r>
              <w:rPr>
                <w:color w:val="000000"/>
              </w:rPr>
              <w:t>0.172</w:t>
            </w:r>
          </w:p>
        </w:tc>
      </w:tr>
      <w:tr>
        <w:trPr>
          <w:trHeight w:val="290" w:hRule="atLeast"/>
        </w:trPr>
        <w:tc>
          <w:tcPr>
            <w:tcW w:w="1343"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62"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4"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41"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23"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677"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4"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701"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68"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719"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712" w:type="dxa"/>
            <w:tcBorders>
              <w:bottom w:val="single" w:sz="4" w:space="0" w:color="000000"/>
            </w:tcBorders>
            <w:shd w:color="auto" w:fill="auto" w:val="clear"/>
            <w:vAlign w:val="bottom"/>
          </w:tcPr>
          <w:p>
            <w:pPr>
              <w:pStyle w:val="Normal"/>
              <w:widowControl w:val="false"/>
              <w:rPr>
                <w:color w:val="000000"/>
              </w:rPr>
            </w:pPr>
            <w:r>
              <w:rPr>
                <w:color w:val="000000"/>
              </w:rPr>
              <w:t> </w:t>
            </w:r>
          </w:p>
        </w:tc>
      </w:tr>
    </w:tbl>
    <w:p>
      <w:pPr>
        <w:pStyle w:val="Normal"/>
        <w:spacing w:lineRule="auto" w:line="480"/>
        <w:rPr>
          <w:iCs/>
          <w:sz w:val="24"/>
          <w:szCs w:val="24"/>
        </w:rPr>
      </w:pPr>
      <w:r>
        <w:rPr>
          <w:b/>
          <w:bCs/>
          <w:iCs/>
          <w:sz w:val="24"/>
          <w:szCs w:val="24"/>
        </w:rPr>
        <w:br/>
        <w:t>Table 6.</w:t>
      </w:r>
      <w:r>
        <w:rPr>
          <w:b/>
          <w:iCs/>
          <w:sz w:val="24"/>
          <w:szCs w:val="24"/>
        </w:rPr>
        <w:t xml:space="preserve"> </w:t>
      </w:r>
      <w:r>
        <w:rPr>
          <w:iCs/>
          <w:sz w:val="24"/>
          <w:szCs w:val="24"/>
        </w:rPr>
        <w:t>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3.</w:t>
      </w:r>
      <w:del w:id="213" w:author="Unknown Author" w:date="2023-02-06T13:36:54Z">
        <w:r>
          <w:rPr>
            <w:b/>
            <w:sz w:val="24"/>
            <w:szCs w:val="24"/>
          </w:rPr>
          <w:delText>5</w:delText>
        </w:r>
      </w:del>
      <w:ins w:id="214" w:author="Unknown Author" w:date="2023-02-06T13:36:54Z">
        <w:r>
          <w:rPr>
            <w:rFonts w:eastAsia="Times New Roman" w:cs="Times New Roman"/>
            <w:b/>
            <w:color w:val="auto"/>
            <w:kern w:val="0"/>
            <w:sz w:val="24"/>
            <w:szCs w:val="24"/>
            <w:lang w:val="en-US" w:eastAsia="zh-CN" w:bidi="ar-SA"/>
          </w:rPr>
          <w:t>6</w:t>
        </w:r>
      </w:ins>
      <w:r>
        <w:rPr>
          <w:b/>
          <w:sz w:val="24"/>
          <w:szCs w:val="24"/>
        </w:rPr>
        <w:t xml:space="preserve">. Rotation </w:t>
      </w:r>
      <w:del w:id="215" w:author="Unknown Author" w:date="2023-02-06T13:35:52Z">
        <w:r>
          <w:rPr>
            <w:b/>
            <w:sz w:val="24"/>
            <w:szCs w:val="24"/>
          </w:rPr>
          <w:delText>S</w:delText>
        </w:r>
      </w:del>
      <w:ins w:id="216" w:author="Unknown Author" w:date="2023-02-06T13:35:52Z">
        <w:r>
          <w:rPr>
            <w:rFonts w:eastAsia="Times New Roman" w:cs="Times New Roman"/>
            <w:b/>
            <w:color w:val="auto"/>
            <w:kern w:val="0"/>
            <w:sz w:val="24"/>
            <w:szCs w:val="24"/>
            <w:lang w:val="en-US" w:eastAsia="zh-CN" w:bidi="ar-SA"/>
          </w:rPr>
          <w:t>s</w:t>
        </w:r>
      </w:ins>
      <w:r>
        <w:rPr>
          <w:b/>
          <w:sz w:val="24"/>
          <w:szCs w:val="24"/>
        </w:rPr>
        <w:t>tudy, cause-specific mortality and sublethal effects</w:t>
      </w:r>
    </w:p>
    <w:p>
      <w:pPr>
        <w:pStyle w:val="Normal"/>
        <w:spacing w:lineRule="auto" w:line="480"/>
        <w:ind w:firstLine="720"/>
        <w:rPr>
          <w:sz w:val="24"/>
          <w:szCs w:val="24"/>
        </w:rPr>
      </w:pPr>
      <w:r>
        <w:rPr>
          <w:sz w:val="24"/>
          <w:szCs w:val="24"/>
        </w:rPr>
        <w:t xml:space="preserve">Dividing the mortality by cause revealed more treatment-dependent patterns. Mortality caused by laminated root rot was significantly lower in 25-year cottonwood rotation in the early measurement period and did not differ significantly between treatments in the middle period (Table 6). </w:t>
      </w:r>
      <w:del w:id="217" w:author="Unknown Author" w:date="2023-02-06T13:35:56Z">
        <w:r>
          <w:rPr>
            <w:sz w:val="24"/>
            <w:szCs w:val="24"/>
          </w:rPr>
          <w:delText>Conversely</w:delText>
        </w:r>
      </w:del>
      <w:ins w:id="218" w:author="Unknown Author" w:date="2023-02-06T13:35:56Z">
        <w:r>
          <w:rPr>
            <w:rFonts w:eastAsia="Times New Roman" w:cs="Times New Roman"/>
            <w:color w:val="auto"/>
            <w:kern w:val="0"/>
            <w:sz w:val="24"/>
            <w:szCs w:val="24"/>
            <w:lang w:val="en-US" w:eastAsia="zh-CN" w:bidi="ar-SA"/>
          </w:rPr>
          <w:t>In contrast</w:t>
        </w:r>
      </w:ins>
      <w:r>
        <w:rPr>
          <w:sz w:val="24"/>
          <w:szCs w:val="24"/>
        </w:rPr>
        <w:t>, mortality caused by suppression was significantly higher in 25-year cottonwood rotation in the early measurement period and did not differ significantly between treatments in the middle period (Table 6). In addition to killing trees, both suppression and LRR decreased tree diameter growth while trees were alive. The growth reduction effect of suppression was more severe ranging from 41-49% reduction in diameter growth compared to trees with no recorded damage condition in the middle measurement period (Fig. 6). Trees with LRR had a 0-19% diameter growth reduction in the middle period (Fig. 6).</w:t>
      </w:r>
    </w:p>
    <w:p>
      <w:pPr>
        <w:pStyle w:val="Normal"/>
        <w:spacing w:lineRule="auto" w:line="480"/>
        <w:ind w:firstLine="720"/>
        <w:rPr>
          <w:sz w:val="24"/>
          <w:szCs w:val="24"/>
        </w:rPr>
      </w:pPr>
      <w:r>
        <w:rPr>
          <w:sz w:val="24"/>
          <w:szCs w:val="24"/>
        </w:rPr>
      </w:r>
    </w:p>
    <w:p>
      <w:pPr>
        <w:pStyle w:val="Normal"/>
        <w:spacing w:lineRule="auto" w:line="480"/>
        <w:rPr>
          <w:sz w:val="24"/>
          <w:szCs w:val="24"/>
        </w:rPr>
      </w:pPr>
      <w:r>
        <w:rPr>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57800" cy="263334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20"/>
                    <a:stretch>
                      <a:fillRect/>
                    </a:stretch>
                  </pic:blipFill>
                  <pic:spPr bwMode="auto">
                    <a:xfrm>
                      <a:off x="0" y="0"/>
                      <a:ext cx="5257800" cy="2633345"/>
                    </a:xfrm>
                    <a:prstGeom prst="rect">
                      <a:avLst/>
                    </a:prstGeom>
                  </pic:spPr>
                </pic:pic>
              </a:graphicData>
            </a:graphic>
          </wp:anchor>
        </w:drawing>
      </w:r>
    </w:p>
    <w:p>
      <w:pPr>
        <w:pStyle w:val="Normal"/>
        <w:spacing w:lineRule="auto" w:line="480"/>
        <w:rPr>
          <w:sz w:val="24"/>
          <w:szCs w:val="24"/>
        </w:rPr>
      </w:pPr>
      <w:r>
        <w:rPr>
          <w:b/>
          <w:sz w:val="24"/>
          <w:szCs w:val="24"/>
        </w:rPr>
        <w:t xml:space="preserve">Fig. 6. </w:t>
      </w:r>
      <w:r>
        <w:rPr>
          <w:sz w:val="24"/>
          <w:szCs w:val="24"/>
        </w:rPr>
        <w:t>Diameter growth of live Douglas-fir over time in the middle time period of the Apiary study in (A) 12-year red alder rotation treatment (B) 12-year cottonwood rotation treatment, and (C) continuous Douglas-fir treatment Linear regressions are fitted to trees grouped by damage notes recorded at any point during the study.</w:t>
      </w:r>
    </w:p>
    <w:p>
      <w:pPr>
        <w:pStyle w:val="Normal"/>
        <w:spacing w:lineRule="auto" w:line="480"/>
        <w:ind w:firstLine="720"/>
        <w:rPr>
          <w:sz w:val="24"/>
          <w:szCs w:val="24"/>
        </w:rPr>
      </w:pPr>
      <w:r>
        <w:rPr>
          <w:sz w:val="24"/>
          <w:szCs w:val="24"/>
        </w:rPr>
      </w:r>
    </w:p>
    <w:p>
      <w:pPr>
        <w:pStyle w:val="Normal"/>
        <w:spacing w:lineRule="auto" w:line="480"/>
        <w:rPr>
          <w:b/>
          <w:b/>
          <w:bCs/>
          <w:sz w:val="24"/>
          <w:szCs w:val="24"/>
        </w:rPr>
      </w:pPr>
      <w:r>
        <w:rPr>
          <w:b/>
          <w:bCs/>
          <w:sz w:val="24"/>
          <w:szCs w:val="24"/>
        </w:rPr>
        <w:t>3.</w:t>
      </w:r>
      <w:del w:id="219" w:author="Unknown Author" w:date="2023-02-06T13:37:00Z">
        <w:r>
          <w:rPr>
            <w:b/>
            <w:bCs/>
            <w:sz w:val="24"/>
            <w:szCs w:val="24"/>
          </w:rPr>
          <w:delText>6</w:delText>
        </w:r>
      </w:del>
      <w:ins w:id="220" w:author="Unknown Author" w:date="2023-02-06T13:37:00Z">
        <w:r>
          <w:rPr>
            <w:rFonts w:eastAsia="Times New Roman" w:cs="Times New Roman"/>
            <w:b/>
            <w:bCs/>
            <w:color w:val="auto"/>
            <w:kern w:val="0"/>
            <w:sz w:val="24"/>
            <w:szCs w:val="24"/>
            <w:lang w:val="en-US" w:eastAsia="zh-CN" w:bidi="ar-SA"/>
          </w:rPr>
          <w:t>7</w:t>
        </w:r>
      </w:ins>
      <w:r>
        <w:rPr>
          <w:b/>
          <w:bCs/>
          <w:sz w:val="24"/>
          <w:szCs w:val="24"/>
        </w:rPr>
        <w:t xml:space="preserve">. Rotation study, FVS, and WRDM </w:t>
      </w:r>
    </w:p>
    <w:p>
      <w:pPr>
        <w:pStyle w:val="Normal"/>
        <w:spacing w:lineRule="auto" w:line="480"/>
        <w:ind w:firstLine="720"/>
        <w:rPr>
          <w:sz w:val="24"/>
          <w:szCs w:val="24"/>
        </w:rPr>
      </w:pPr>
      <w:r>
        <w:rPr>
          <w:sz w:val="24"/>
          <w:szCs w:val="24"/>
        </w:rPr>
        <w:t xml:space="preserve">At the 2011 time point, the WRDM was more consistent with measured data than </w:t>
      </w:r>
      <w:ins w:id="221" w:author="Unknown Author" w:date="2023-02-06T09:25:41Z">
        <w:r>
          <w:rPr>
            <w:sz w:val="24"/>
            <w:szCs w:val="24"/>
          </w:rPr>
          <w:t xml:space="preserve">were </w:t>
        </w:r>
      </w:ins>
      <w:r>
        <w:rPr>
          <w:sz w:val="24"/>
          <w:szCs w:val="24"/>
        </w:rPr>
        <w:t xml:space="preserve">the FVS modelled results (Fig. 4G). The FVS and WRDM both overestimated growth when compared with collected data from 2020. The FVS and WRDM predicted a linear increase in growth from 2011-2020 while the measured </w:t>
      </w:r>
      <w:del w:id="222" w:author="Unknown Author" w:date="2023-02-06T10:40:19Z">
        <w:r>
          <w:rPr>
            <w:sz w:val="24"/>
            <w:szCs w:val="24"/>
          </w:rPr>
          <w:delText>data</w:delText>
        </w:r>
      </w:del>
      <w:ins w:id="223" w:author="Unknown Author" w:date="2023-02-06T10:40:19Z">
        <w:r>
          <w:rPr>
            <w:rFonts w:eastAsia="Times New Roman" w:cs="Times New Roman"/>
            <w:sz w:val="24"/>
            <w:szCs w:val="24"/>
            <w:lang w:eastAsia="zh-CN"/>
          </w:rPr>
          <w:t>growth</w:t>
        </w:r>
      </w:ins>
      <w:r>
        <w:rPr>
          <w:sz w:val="24"/>
          <w:szCs w:val="24"/>
        </w:rPr>
        <w:t xml:space="preserve"> </w:t>
      </w:r>
      <w:del w:id="224" w:author="Unknown Author" w:date="2023-02-06T10:40:07Z">
        <w:r>
          <w:rPr>
            <w:sz w:val="24"/>
            <w:szCs w:val="24"/>
          </w:rPr>
          <w:delText>culminated</w:delText>
        </w:r>
      </w:del>
      <w:ins w:id="225" w:author="Unknown Author" w:date="2023-02-06T10:40:07Z">
        <w:r>
          <w:rPr>
            <w:rFonts w:eastAsia="Times New Roman" w:cs="Times New Roman"/>
            <w:sz w:val="24"/>
            <w:szCs w:val="24"/>
            <w:lang w:eastAsia="zh-CN"/>
          </w:rPr>
          <w:t>leveled off</w:t>
        </w:r>
      </w:ins>
      <w:r>
        <w:rPr>
          <w:sz w:val="24"/>
          <w:szCs w:val="24"/>
        </w:rPr>
        <w:t xml:space="preserve"> after 2011. The bark beetle mortality report showed no beetle kill for any of the years modeled.</w:t>
        <w:br/>
      </w:r>
    </w:p>
    <w:p>
      <w:pPr>
        <w:pStyle w:val="Normal"/>
        <w:spacing w:lineRule="auto" w:line="480"/>
        <w:rPr>
          <w:sz w:val="24"/>
          <w:szCs w:val="24"/>
        </w:rPr>
      </w:pPr>
      <w:r>
        <w:rPr>
          <w:b/>
          <w:sz w:val="24"/>
          <w:szCs w:val="24"/>
        </w:rPr>
        <w:t xml:space="preserve">4. Conclusions and discussion </w:t>
      </w:r>
    </w:p>
    <w:p>
      <w:pPr>
        <w:pStyle w:val="Normal"/>
        <w:spacing w:lineRule="auto" w:line="480"/>
        <w:ind w:firstLine="720"/>
        <w:rPr>
          <w:sz w:val="24"/>
          <w:szCs w:val="24"/>
        </w:rPr>
      </w:pPr>
      <w:r>
        <w:rPr>
          <w:sz w:val="24"/>
          <w:szCs w:val="24"/>
        </w:rPr>
        <w:t xml:space="preserve">Five important conclusions can be drawn from these two studies: (i.) thinning treatments did not have a significant effect on tree mortality caused by </w:t>
      </w:r>
      <w:r>
        <w:rPr>
          <w:i/>
          <w:iCs/>
          <w:sz w:val="24"/>
          <w:szCs w:val="24"/>
        </w:rPr>
        <w:t>C. sulphurascens</w:t>
      </w:r>
      <w:r>
        <w:rPr>
          <w:sz w:val="24"/>
          <w:szCs w:val="24"/>
        </w:rPr>
        <w:t xml:space="preserve">; (ii.) thinning treatments did not have a significant effect on annual basal area increment; (iii.) the use of non-host rotations did not have a significant effect on tree mortality caused by </w:t>
      </w:r>
      <w:r>
        <w:rPr>
          <w:i/>
          <w:iCs/>
          <w:sz w:val="24"/>
          <w:szCs w:val="24"/>
        </w:rPr>
        <w:t>C. sulphurascens</w:t>
      </w:r>
      <w:r>
        <w:rPr>
          <w:sz w:val="24"/>
          <w:szCs w:val="24"/>
        </w:rPr>
        <w:t xml:space="preserve">; (iv.) </w:t>
      </w:r>
      <w:del w:id="226" w:author="Hansen, Everett" w:date="2023-01-19T09:22:00Z">
        <w:r>
          <w:rPr>
            <w:sz w:val="24"/>
            <w:szCs w:val="24"/>
          </w:rPr>
          <w:delText xml:space="preserve">alternate </w:delText>
        </w:r>
      </w:del>
      <w:del w:id="227" w:author="Shawn McMurtrey" w:date="2023-01-28T01:49:00Z">
        <w:r>
          <w:rPr>
            <w:sz w:val="24"/>
            <w:szCs w:val="24"/>
          </w:rPr>
          <w:delText>NON</w:delText>
        </w:r>
      </w:del>
      <w:ins w:id="228" w:author="Hansen, Everett" w:date="2023-01-19T09:22:00Z">
        <w:r>
          <w:rPr>
            <w:sz w:val="24"/>
            <w:szCs w:val="24"/>
          </w:rPr>
          <w:t xml:space="preserve"> </w:t>
        </w:r>
      </w:ins>
      <w:ins w:id="229" w:author="Shawn McMurtrey" w:date="2023-01-28T01:49:00Z">
        <w:r>
          <w:rPr>
            <w:sz w:val="24"/>
            <w:szCs w:val="24"/>
          </w:rPr>
          <w:t>non-</w:t>
        </w:r>
      </w:ins>
      <w:r>
        <w:rPr>
          <w:sz w:val="24"/>
          <w:szCs w:val="24"/>
        </w:rPr>
        <w:t xml:space="preserve">host rotations were not found to have a significant effect on annual basal area increment; and (v.) the WRDM extension of the FVS accurately modeled the effects of LRR in mature forests with histories of high LRR incidence. The results of these two studies suggest that thinning treatments or </w:t>
      </w:r>
      <w:del w:id="230" w:author="Hansen, Everett" w:date="2023-01-19T09:22:00Z">
        <w:r>
          <w:rPr>
            <w:sz w:val="24"/>
            <w:szCs w:val="24"/>
          </w:rPr>
          <w:delText xml:space="preserve">alternate </w:delText>
        </w:r>
      </w:del>
      <w:del w:id="231" w:author="Shawn McMurtrey" w:date="2023-01-28T01:49:00Z">
        <w:r>
          <w:rPr>
            <w:sz w:val="24"/>
            <w:szCs w:val="24"/>
          </w:rPr>
          <w:delText>NON</w:delText>
        </w:r>
      </w:del>
      <w:ins w:id="232" w:author="Hansen, Everett" w:date="2023-01-19T09:22:00Z">
        <w:r>
          <w:rPr>
            <w:sz w:val="24"/>
            <w:szCs w:val="24"/>
          </w:rPr>
          <w:t xml:space="preserve"> </w:t>
        </w:r>
      </w:ins>
      <w:ins w:id="233" w:author="Shawn McMurtrey" w:date="2023-01-28T01:49:00Z">
        <w:r>
          <w:rPr>
            <w:sz w:val="24"/>
            <w:szCs w:val="24"/>
          </w:rPr>
          <w:t>non-</w:t>
        </w:r>
      </w:ins>
      <w:r>
        <w:rPr>
          <w:sz w:val="24"/>
          <w:szCs w:val="24"/>
        </w:rPr>
        <w:t>host rotations used for other silvicultural objectives, such as fuels reduction, may not have a strong impact on LRR disease progression at the timescales measured in this study.</w:t>
      </w:r>
      <w:ins w:id="234" w:author="Shawn McMurtrey" w:date="2023-01-28T01:50:00Z">
        <w:commentRangeStart w:id="15"/>
        <w:r>
          <w:rPr>
            <w:sz w:val="24"/>
            <w:szCs w:val="24"/>
          </w:rPr>
          <w:t xml:space="preserve"> </w:t>
        </w:r>
      </w:ins>
      <w:ins w:id="235" w:author="Hansen, Everett" w:date="2023-01-19T09:24:00Z">
        <w:commentRangeStart w:id="16"/>
        <w:r>
          <w:rPr>
            <w:sz w:val="24"/>
            <w:szCs w:val="24"/>
          </w:rPr>
          <w:t xml:space="preserve">A 25 YR PERIOD </w:t>
        </w:r>
      </w:ins>
      <w:r>
        <w:rPr>
          <w:sz w:val="24"/>
          <w:szCs w:val="24"/>
        </w:rPr>
      </w:r>
      <w:ins w:id="236" w:author="Unknown Author" w:date="2023-02-06T10:52:21Z">
        <w:commentRangeEnd w:id="16"/>
        <w:r>
          <w:commentReference w:id="16"/>
        </w:r>
        <w:r>
          <w:rPr/>
          <w:commentReference w:id="17"/>
        </w:r>
      </w:ins>
      <w:ins w:id="237" w:author="Hansen, Everett" w:date="2023-01-19T09:24:00Z">
        <w:r>
          <w:rPr>
            <w:sz w:val="24"/>
            <w:szCs w:val="24"/>
          </w:rPr>
          <w:t>WITHOUT DF OR OTHER HOST, DI</w:t>
        </w:r>
      </w:ins>
      <w:ins w:id="238" w:author="Hansen, Everett" w:date="2023-01-19T09:25:00Z">
        <w:r>
          <w:rPr>
            <w:sz w:val="24"/>
            <w:szCs w:val="24"/>
          </w:rPr>
          <w:t>D NOT ALLOW SIGNIFICANT REDUCTION IN LRR INOCULUM FACING THE NEXT DF ROTATION? ALDER WIT</w:t>
        </w:r>
      </w:ins>
      <w:ins w:id="239" w:author="Hansen, Everett" w:date="2023-01-19T09:26:00Z">
        <w:r>
          <w:rPr>
            <w:sz w:val="24"/>
            <w:szCs w:val="24"/>
          </w:rPr>
          <w:t>H N FIX, NO DIFFERENT THAN COTTONWOOD.</w:t>
        </w:r>
      </w:ins>
      <w:commentRangeEnd w:id="15"/>
      <w:r>
        <w:commentReference w:id="15"/>
      </w:r>
      <w:r>
        <w:rPr>
          <w:sz w:val="24"/>
          <w:szCs w:val="24"/>
        </w:rPr>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4.1. Thinning study, cumulative proportional mortality to LRR</w:t>
      </w:r>
    </w:p>
    <w:p>
      <w:pPr>
        <w:pStyle w:val="Normal"/>
        <w:spacing w:lineRule="auto" w:line="480"/>
        <w:rPr>
          <w:sz w:val="24"/>
          <w:szCs w:val="24"/>
          <w:ins w:id="241" w:author="Shawn McMurtrey" w:date="2023-01-29T15:37:00Z"/>
        </w:rPr>
      </w:pPr>
      <w:ins w:id="240" w:author="Shawn McMurtrey" w:date="2023-01-29T15:37:00Z">
        <w:r>
          <w:rPr>
            <w:sz w:val="24"/>
            <w:szCs w:val="24"/>
          </w:rPr>
        </w:r>
      </w:ins>
    </w:p>
    <w:p>
      <w:pPr>
        <w:pStyle w:val="Normal"/>
        <w:spacing w:lineRule="auto" w:line="480"/>
        <w:ind w:firstLine="720"/>
        <w:rPr>
          <w:sz w:val="24"/>
          <w:szCs w:val="24"/>
        </w:rPr>
      </w:pPr>
      <w:del w:id="242" w:author="Shawn McMurtrey" w:date="2023-01-29T15:40:00Z">
        <w:r>
          <w:rPr>
            <w:sz w:val="24"/>
            <w:szCs w:val="24"/>
          </w:rPr>
          <w:delText xml:space="preserve">Although not statistically significant, the </w:delText>
        </w:r>
      </w:del>
      <w:del w:id="243" w:author="Shawn McMurtrey" w:date="2023-01-29T15:40:00Z">
        <w:r>
          <w:rPr>
            <w:bCs/>
            <w:sz w:val="24"/>
            <w:szCs w:val="24"/>
          </w:rPr>
          <w:delText>cumulative</w:delText>
        </w:r>
      </w:del>
      <w:del w:id="244" w:author="Shawn McMurtrey" w:date="2023-01-29T15:40:00Z">
        <w:r>
          <w:rPr>
            <w:b/>
            <w:sz w:val="24"/>
            <w:szCs w:val="24"/>
          </w:rPr>
          <w:delText xml:space="preserve"> </w:delText>
        </w:r>
      </w:del>
      <w:del w:id="245" w:author="Shawn McMurtrey" w:date="2023-01-29T15:40:00Z">
        <w:r>
          <w:rPr>
            <w:bCs/>
            <w:sz w:val="24"/>
            <w:szCs w:val="24"/>
          </w:rPr>
          <w:delText xml:space="preserve">proportion </w:delText>
        </w:r>
      </w:del>
      <w:del w:id="246" w:author="Shawn McMurtrey" w:date="2023-01-29T15:40:00Z">
        <w:r>
          <w:rPr>
            <w:sz w:val="24"/>
            <w:szCs w:val="24"/>
          </w:rPr>
          <w:delText xml:space="preserve">of mortality from </w:delText>
        </w:r>
      </w:del>
      <w:del w:id="247" w:author="Shawn McMurtrey" w:date="2023-01-29T15:40:00Z">
        <w:r>
          <w:rPr>
            <w:i/>
            <w:iCs/>
            <w:sz w:val="24"/>
            <w:szCs w:val="24"/>
          </w:rPr>
          <w:delText>C. sulphurascens</w:delText>
        </w:r>
      </w:del>
      <w:del w:id="248" w:author="Shawn McMurtrey" w:date="2023-01-29T15:40:00Z">
        <w:r>
          <w:rPr>
            <w:sz w:val="24"/>
            <w:szCs w:val="24"/>
          </w:rPr>
          <w:delText xml:space="preserve"> at Woods Creek was found to be higher in thinned stands when compared to stands where no thinning occurred. This is consistent with other studies that have shown that </w:delText>
        </w:r>
      </w:del>
      <w:del w:id="249" w:author="Shawn McMurtrey" w:date="2023-01-29T15:40:00Z">
        <w:r>
          <w:rPr>
            <w:color w:val="000000"/>
            <w:sz w:val="24"/>
            <w:szCs w:val="24"/>
            <w:shd w:fill="FFFFFF" w:val="clear"/>
          </w:rPr>
          <w:delText>c</w:delText>
        </w:r>
      </w:del>
      <w:del w:id="250" w:author="Shawn McMurtrey" w:date="2023-01-29T15:40:00Z">
        <w:r>
          <w:rPr>
            <w:sz w:val="24"/>
            <w:szCs w:val="24"/>
          </w:rPr>
          <w:delText>hanges within forest structure from timber harvesting often increases root disease activity (Cleary et al. 2013, Fairweather et al. 2</w:delText>
        </w:r>
      </w:del>
      <w:del w:id="251" w:author="Shawn McMurtrey" w:date="2023-01-29T15:39:00Z">
        <w:r>
          <w:rPr>
            <w:sz w:val="24"/>
            <w:szCs w:val="24"/>
          </w:rPr>
          <w:delText>006, Morrison et al. 1991). Additionally, s</w:delText>
        </w:r>
      </w:del>
      <w:del w:id="252" w:author="Shawn McMurtrey" w:date="2023-01-29T15:39:00Z">
        <w:r>
          <w:rPr>
            <w:color w:val="000000"/>
            <w:sz w:val="24"/>
            <w:szCs w:val="24"/>
            <w:shd w:fill="FFFFFF" w:val="clear"/>
          </w:rPr>
          <w:delText xml:space="preserve">elective logging and changes in forest landscapes that have occurred from fire suppression efforts, often lead to an increase in host tree species and local inoculum build-up </w:delText>
        </w:r>
      </w:del>
      <w:del w:id="253" w:author="Shawn McMurtrey" w:date="2023-01-29T15:39:00Z">
        <w:r>
          <w:rPr>
            <w:sz w:val="24"/>
            <w:szCs w:val="24"/>
          </w:rPr>
          <w:delText>(Cobb and Metz 2017).</w:delText>
        </w:r>
      </w:del>
      <w:r>
        <w:rPr>
          <w:sz w:val="24"/>
          <w:szCs w:val="24"/>
        </w:rPr>
        <w:t xml:space="preserve">  </w:t>
      </w:r>
      <w:ins w:id="254" w:author="Hansen, Everett" w:date="2023-01-19T09:28:00Z">
        <w:r>
          <w:rPr>
            <w:sz w:val="24"/>
            <w:szCs w:val="24"/>
          </w:rPr>
          <w:t>THOSE AREN’T D</w:t>
        </w:r>
      </w:ins>
      <w:ins w:id="255" w:author="Hansen, Everett" w:date="2023-01-19T09:29:00Z">
        <w:r>
          <w:rPr>
            <w:sz w:val="24"/>
            <w:szCs w:val="24"/>
          </w:rPr>
          <w:t>F STUDIES. YOU SEEM TO BE SAYING THAT THINNING IN MATURE DF LEADS TO INCREASED DF MORTALITY</w:t>
        </w:r>
      </w:ins>
      <w:ins w:id="256" w:author="Hansen, Everett" w:date="2023-01-19T09:30:00Z">
        <w:r>
          <w:rPr>
            <w:sz w:val="24"/>
            <w:szCs w:val="24"/>
          </w:rPr>
          <w:t>. THEREFOR, DON’T THIN STANDS W ROOT ROT PRESENT? THE HOPOTHESIS WAS SUPPORTED?</w:t>
        </w:r>
      </w:ins>
    </w:p>
    <w:p>
      <w:pPr>
        <w:pStyle w:val="Normal"/>
        <w:spacing w:lineRule="auto" w:line="480"/>
        <w:ind w:firstLine="720"/>
        <w:rPr>
          <w:sz w:val="24"/>
          <w:szCs w:val="24"/>
        </w:rPr>
      </w:pPr>
      <w:r>
        <w:rPr>
          <w:sz w:val="24"/>
          <w:szCs w:val="24"/>
        </w:rPr>
        <w:t xml:space="preserve">Although not statistically significant,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at Woods Creek was found to be higher in thinned stands when compared to stands where no thinning occurred.</w:t>
      </w:r>
      <w:ins w:id="257" w:author="Shawn McMurtrey" w:date="2023-01-28T16:19:00Z">
        <w:r>
          <w:rPr>
            <w:sz w:val="24"/>
            <w:szCs w:val="24"/>
          </w:rPr>
          <w:t xml:space="preserve"> </w:t>
        </w:r>
      </w:ins>
      <w:ins w:id="258" w:author="Shawn McMurtrey" w:date="2023-01-29T15:29:00Z">
        <w:r>
          <w:rPr>
            <w:sz w:val="24"/>
            <w:szCs w:val="24"/>
          </w:rPr>
          <w:t>This is in consistent with research</w:t>
        </w:r>
      </w:ins>
      <w:ins w:id="259" w:author="Shawn McMurtrey" w:date="2023-01-29T15:33:00Z">
        <w:r>
          <w:rPr>
            <w:sz w:val="24"/>
            <w:szCs w:val="24"/>
          </w:rPr>
          <w:t xml:space="preserve"> conducted</w:t>
        </w:r>
      </w:ins>
      <w:ins w:id="260" w:author="Shawn McMurtrey" w:date="2023-01-29T15:29:00Z">
        <w:r>
          <w:rPr>
            <w:sz w:val="24"/>
            <w:szCs w:val="24"/>
          </w:rPr>
          <w:t xml:space="preserve"> by Morrison et al. (1991), who </w:t>
        </w:r>
      </w:ins>
      <w:ins w:id="261" w:author="Shawn McMurtrey" w:date="2023-01-29T15:30:00Z">
        <w:r>
          <w:rPr>
            <w:sz w:val="24"/>
            <w:szCs w:val="24"/>
          </w:rPr>
          <w:t>found</w:t>
        </w:r>
      </w:ins>
      <w:ins w:id="262" w:author="Shawn McMurtrey" w:date="2023-01-29T15:29:00Z">
        <w:r>
          <w:rPr>
            <w:sz w:val="24"/>
            <w:szCs w:val="24"/>
          </w:rPr>
          <w:t xml:space="preserve"> that </w:t>
        </w:r>
      </w:ins>
      <w:ins w:id="263" w:author="Shawn McMurtrey" w:date="2023-01-29T15:30:00Z">
        <w:r>
          <w:rPr>
            <w:sz w:val="24"/>
            <w:szCs w:val="24"/>
          </w:rPr>
          <w:t>some partially cut Douglas-fir stands had bee</w:t>
        </w:r>
      </w:ins>
      <w:ins w:id="264" w:author="Shawn McMurtrey" w:date="2023-01-29T15:31:00Z">
        <w:r>
          <w:rPr>
            <w:sz w:val="24"/>
            <w:szCs w:val="24"/>
          </w:rPr>
          <w:t xml:space="preserve">n </w:t>
        </w:r>
      </w:ins>
      <w:ins w:id="265" w:author="Shawn McMurtrey" w:date="2023-01-29T15:32:00Z">
        <w:r>
          <w:rPr>
            <w:sz w:val="24"/>
            <w:szCs w:val="24"/>
          </w:rPr>
          <w:t>severely</w:t>
        </w:r>
      </w:ins>
      <w:ins w:id="266" w:author="Shawn McMurtrey" w:date="2023-01-29T15:31:00Z">
        <w:r>
          <w:rPr>
            <w:sz w:val="24"/>
            <w:szCs w:val="24"/>
          </w:rPr>
          <w:t xml:space="preserve"> impacted by </w:t>
        </w:r>
      </w:ins>
      <w:ins w:id="267" w:author="Shawn McMurtrey" w:date="2023-01-29T15:29:00Z">
        <w:r>
          <w:rPr>
            <w:i/>
            <w:iCs/>
            <w:sz w:val="24"/>
            <w:szCs w:val="24"/>
          </w:rPr>
          <w:t>C. sulphurascens</w:t>
        </w:r>
      </w:ins>
      <w:ins w:id="268" w:author="Shawn McMurtrey" w:date="2023-01-29T15:31:00Z">
        <w:r>
          <w:rPr>
            <w:sz w:val="24"/>
            <w:szCs w:val="24"/>
          </w:rPr>
          <w:t xml:space="preserve">. </w:t>
        </w:r>
      </w:ins>
      <w:del w:id="269" w:author="Shawn McMurtrey" w:date="2023-01-29T15:41:00Z">
        <w:r>
          <w:rPr>
            <w:sz w:val="24"/>
            <w:szCs w:val="24"/>
          </w:rPr>
          <w:delText>Additionally,</w:delText>
        </w:r>
      </w:del>
      <w:r>
        <w:rPr>
          <w:sz w:val="24"/>
          <w:szCs w:val="24"/>
        </w:rPr>
        <w:t xml:space="preserve"> </w:t>
      </w:r>
      <w:del w:id="270" w:author="Shawn McMurtrey" w:date="2023-01-29T15:41:00Z">
        <w:r>
          <w:rPr>
            <w:sz w:val="24"/>
            <w:szCs w:val="24"/>
          </w:rPr>
          <w:delText>s</w:delText>
        </w:r>
      </w:del>
      <w:ins w:id="271" w:author="Shawn McMurtrey" w:date="2023-01-29T15:41:00Z">
        <w:r>
          <w:rPr>
            <w:sz w:val="24"/>
            <w:szCs w:val="24"/>
          </w:rPr>
          <w:t>S</w:t>
        </w:r>
      </w:ins>
      <w:r>
        <w:rPr>
          <w:sz w:val="24"/>
          <w:szCs w:val="24"/>
        </w:rPr>
        <w:t xml:space="preserve">elective </w:t>
      </w:r>
      <w:r>
        <w:rPr>
          <w:color w:val="000000"/>
          <w:sz w:val="24"/>
          <w:szCs w:val="24"/>
          <w:shd w:fill="FFFFFF" w:val="clear"/>
        </w:rPr>
        <w:t xml:space="preserve">logging and changes in forest landscapes that have occurred from fire </w:t>
      </w:r>
      <w:ins w:id="272" w:author="Unknown Author" w:date="2023-02-06T11:51:39Z">
        <w:r>
          <w:rPr>
            <w:color w:val="000000"/>
            <w:sz w:val="24"/>
            <w:szCs w:val="24"/>
            <w:shd w:fill="FFFFFF" w:val="clear"/>
          </w:rPr>
          <w:t xml:space="preserve">prevention and </w:t>
        </w:r>
      </w:ins>
      <w:r>
        <w:rPr>
          <w:color w:val="000000"/>
          <w:sz w:val="24"/>
          <w:szCs w:val="24"/>
          <w:shd w:fill="FFFFFF" w:val="clear"/>
        </w:rPr>
        <w:t xml:space="preserve">suppression efforts, often lead to an increase in host tree species and local inoculum build-up </w:t>
      </w:r>
      <w:r>
        <w:rPr>
          <w:sz w:val="24"/>
          <w:szCs w:val="24"/>
        </w:rPr>
        <w:t>(Cobb and Metz 2017).</w:t>
      </w:r>
      <w:ins w:id="273" w:author="Shawn McMurtrey" w:date="2023-01-28T16:10:00Z">
        <w:r>
          <w:rPr>
            <w:sz w:val="24"/>
            <w:szCs w:val="24"/>
          </w:rPr>
          <w:t xml:space="preserve"> </w:t>
        </w:r>
      </w:ins>
      <w:ins w:id="274" w:author="Shawn McMurtrey" w:date="2023-01-28T16:12:00Z">
        <w:r>
          <w:rPr>
            <w:sz w:val="24"/>
            <w:szCs w:val="24"/>
          </w:rPr>
          <w:t xml:space="preserve">The impact that timber harvesting </w:t>
        </w:r>
      </w:ins>
      <w:ins w:id="275" w:author="Shawn McMurtrey" w:date="2023-01-28T16:13:00Z">
        <w:r>
          <w:rPr>
            <w:sz w:val="24"/>
            <w:szCs w:val="24"/>
          </w:rPr>
          <w:t>has on LRR damage or spread is not fully understood (</w:t>
        </w:r>
      </w:ins>
      <w:ins w:id="276" w:author="Shawn McMurtrey" w:date="2023-01-28T16:14:00Z">
        <w:r>
          <w:rPr>
            <w:sz w:val="24"/>
            <w:szCs w:val="24"/>
          </w:rPr>
          <w:t>Fournier 1997</w:t>
        </w:r>
      </w:ins>
      <w:ins w:id="277" w:author="Shawn McMurtrey" w:date="2023-01-28T16:13:00Z">
        <w:r>
          <w:rPr>
            <w:sz w:val="24"/>
            <w:szCs w:val="24"/>
          </w:rPr>
          <w:t>, Cleary et al. 1991)</w:t>
        </w:r>
      </w:ins>
      <w:r>
        <w:rPr>
          <w:sz w:val="24"/>
          <w:szCs w:val="24"/>
        </w:rPr>
        <w:t>.</w:t>
      </w:r>
      <w:del w:id="278" w:author="Shawn McMurtrey" w:date="2023-01-28T16:13:00Z">
        <w:r>
          <w:rPr>
            <w:sz w:val="24"/>
            <w:szCs w:val="24"/>
          </w:rPr>
          <w:delText xml:space="preserve">  </w:delText>
        </w:r>
      </w:del>
    </w:p>
    <w:p>
      <w:pPr>
        <w:pStyle w:val="Normal"/>
        <w:spacing w:lineRule="auto" w:line="480"/>
        <w:rPr>
          <w:sz w:val="24"/>
          <w:szCs w:val="24"/>
        </w:rPr>
      </w:pPr>
      <w:r>
        <w:rPr>
          <w:sz w:val="24"/>
          <w:szCs w:val="24"/>
        </w:rPr>
        <w:tab/>
        <w:t xml:space="preserve">Of the ca. 20% of trees included within this study that were not Douglas-fir, seven were recorded as having mortality from LRR. This included </w:t>
      </w:r>
      <w:del w:id="279" w:author="Shawn McMurtrey" w:date="2023-01-28T15:20:00Z">
        <w:r>
          <w:rPr>
            <w:sz w:val="24"/>
            <w:szCs w:val="24"/>
          </w:rPr>
          <w:delText>S</w:delText>
        </w:r>
      </w:del>
      <w:ins w:id="280" w:author="Shawn McMurtrey" w:date="2023-01-28T15:20:00Z">
        <w:r>
          <w:rPr>
            <w:sz w:val="24"/>
            <w:szCs w:val="24"/>
          </w:rPr>
          <w:t>s</w:t>
        </w:r>
      </w:ins>
      <w:r>
        <w:rPr>
          <w:sz w:val="24"/>
          <w:szCs w:val="24"/>
        </w:rPr>
        <w:t xml:space="preserve">ix western hemlock and one western red cedar. The reported western red cedar is a curious result as this species is considered to be resistant to </w:t>
      </w:r>
      <w:r>
        <w:rPr>
          <w:i/>
          <w:iCs/>
          <w:sz w:val="24"/>
          <w:szCs w:val="24"/>
        </w:rPr>
        <w:t>C. sulphurascens</w:t>
      </w:r>
      <w:r>
        <w:rPr>
          <w:sz w:val="24"/>
          <w:szCs w:val="24"/>
        </w:rPr>
        <w:t>. For example</w:t>
      </w:r>
      <w:ins w:id="281" w:author="Shawn McMurtrey" w:date="2023-01-28T15:27:00Z">
        <w:r>
          <w:rPr>
            <w:sz w:val="24"/>
            <w:szCs w:val="24"/>
          </w:rPr>
          <w:t>,</w:t>
        </w:r>
      </w:ins>
      <w:r>
        <w:rPr>
          <w:sz w:val="24"/>
          <w:szCs w:val="24"/>
        </w:rPr>
        <w:t xml:space="preserve"> one study showed that mycelium of </w:t>
      </w:r>
      <w:r>
        <w:rPr>
          <w:i/>
          <w:iCs/>
          <w:sz w:val="24"/>
          <w:szCs w:val="24"/>
        </w:rPr>
        <w:t xml:space="preserve">C. sulphurascens </w:t>
      </w:r>
      <w:r>
        <w:rPr>
          <w:sz w:val="24"/>
          <w:szCs w:val="24"/>
        </w:rPr>
        <w:t xml:space="preserve">was not able to grow on a block of western red cedar wood when grown in vitro (Lim et al. 2005). Western red cedar is however highly susceptible to the closely related </w:t>
      </w:r>
      <w:r>
        <w:rPr>
          <w:i/>
          <w:iCs/>
          <w:sz w:val="24"/>
          <w:szCs w:val="24"/>
        </w:rPr>
        <w:t>Coniferiporia weirii</w:t>
      </w:r>
      <w:r>
        <w:rPr>
          <w:sz w:val="24"/>
          <w:szCs w:val="24"/>
        </w:rPr>
        <w:t xml:space="preserve"> (Murrill) L.W. Zhou &amp; Y.C.</w:t>
      </w:r>
      <w:r>
        <w:rPr>
          <w:sz w:val="26"/>
          <w:szCs w:val="26"/>
        </w:rPr>
        <w:t xml:space="preserve"> </w:t>
      </w:r>
      <w:r>
        <w:rPr>
          <w:sz w:val="24"/>
          <w:szCs w:val="24"/>
        </w:rPr>
        <w:t xml:space="preserve">Dai (McMurtrey et al. 2022, Lim et al. 2005). The Woods Creek study area is beyond the range that </w:t>
      </w:r>
      <w:r>
        <w:rPr>
          <w:i/>
          <w:iCs/>
          <w:sz w:val="24"/>
          <w:szCs w:val="24"/>
        </w:rPr>
        <w:t>C. weirii</w:t>
      </w:r>
      <w:r>
        <w:rPr>
          <w:sz w:val="24"/>
          <w:szCs w:val="24"/>
        </w:rPr>
        <w:t xml:space="preserve"> has been detected, despite the main host species being present and the habitat being suitable for </w:t>
      </w:r>
      <w:r>
        <w:rPr>
          <w:i/>
          <w:iCs/>
          <w:sz w:val="24"/>
          <w:szCs w:val="24"/>
        </w:rPr>
        <w:t>C. weirii</w:t>
      </w:r>
      <w:r>
        <w:rPr>
          <w:sz w:val="24"/>
          <w:szCs w:val="24"/>
        </w:rPr>
        <w:t xml:space="preserve"> survival.  </w:t>
      </w:r>
    </w:p>
    <w:p>
      <w:pPr>
        <w:pStyle w:val="Normal"/>
        <w:spacing w:lineRule="auto" w:line="480"/>
        <w:ind w:firstLine="720"/>
        <w:rPr>
          <w:sz w:val="24"/>
          <w:szCs w:val="24"/>
        </w:rPr>
      </w:pPr>
      <w:del w:id="282" w:author="Unknown Author" w:date="2023-02-06T13:38:56Z">
        <w:r>
          <w:rPr>
            <w:sz w:val="24"/>
            <w:szCs w:val="24"/>
          </w:rPr>
          <w:delText xml:space="preserve">Given the lack of observed treatment effect on basal area increment, it may not be economically feasible to thin for LRR management and increased growth. Harvesting infected stands should be carefully considered. However, wood volume was not directly measured in this study, so the effects of decay could not be evaluated. The conditions and age of a stand will determine whether there will be enough volume to pay for a thinning operation (Lawson 1979). </w:delText>
        </w:r>
      </w:del>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4.2. Thinning study, basal area and basal area increment</w:t>
      </w:r>
    </w:p>
    <w:p>
      <w:pPr>
        <w:pStyle w:val="Normal"/>
        <w:spacing w:lineRule="auto" w:line="480"/>
        <w:ind w:firstLine="720"/>
        <w:rPr>
          <w:sz w:val="24"/>
          <w:szCs w:val="24"/>
        </w:rPr>
      </w:pPr>
      <w:r>
        <w:rPr>
          <w:sz w:val="24"/>
          <w:szCs w:val="24"/>
        </w:rPr>
        <w:t xml:space="preserve">The thinning treatments appeared to be fundamentally different in regard to the size of the trees that were removed as well as the total basal area remaining. Due to the lack of thinning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independent of effects on LRR incidence and mortality. The block-to-block variation in total basal area, trees per acre, and QMD was very high for the lightly thinned treatments, while it was more consistent for the control and thinned treatments. When looking at all stands together, the expected negative relationship between starting basal area and basal area increment was observed (data not shown). Overall, we found no evidence to support that thinning decreased incidence or mortality of LRR. We did not observe the expected positive basal area growth impact of thinning seen in other studies (Berg 1978, Lawson 1983). A potential explanation for this might be that thinning and LRR had offsetting effects on tree mortality and growth, resulting in no overall effect. </w:t>
      </w:r>
    </w:p>
    <w:p>
      <w:pPr>
        <w:pStyle w:val="Normal"/>
        <w:spacing w:lineRule="auto" w:line="480"/>
        <w:ind w:firstLine="720"/>
        <w:rPr>
          <w:sz w:val="24"/>
          <w:szCs w:val="24"/>
          <w:ins w:id="284" w:author="Unknown Author" w:date="2023-02-06T13:39:35Z"/>
        </w:rPr>
      </w:pPr>
      <w:ins w:id="283" w:author="Unknown Author" w:date="2023-02-06T13:39:35Z">
        <w:r>
          <w:rPr>
            <w:sz w:val="24"/>
            <w:szCs w:val="24"/>
          </w:rPr>
          <w:t xml:space="preserve">Given the lack of observed treatment effect on basal area increment, it may not be economically feasible to thin for LRR management and increased growth. Harvesting infected stands should be carefully considered. However, wood volume was not directly measured in this study, so the effects of decay could not be evaluated. The conditions and age of a stand will determine whether there will be enough volume to pay for a thinning operation (Lawson 1979). </w:t>
        </w:r>
      </w:ins>
    </w:p>
    <w:p>
      <w:pPr>
        <w:pStyle w:val="Normal"/>
        <w:spacing w:lineRule="auto" w:line="480"/>
        <w:ind w:firstLine="720"/>
        <w:rPr>
          <w:sz w:val="24"/>
          <w:szCs w:val="24"/>
        </w:rPr>
      </w:pPr>
      <w:r>
        <w:rPr>
          <w:sz w:val="24"/>
          <w:szCs w:val="24"/>
        </w:rPr>
      </w:r>
    </w:p>
    <w:p>
      <w:pPr>
        <w:pStyle w:val="Normal"/>
        <w:spacing w:lineRule="auto" w:line="480"/>
        <w:rPr>
          <w:b/>
          <w:b/>
          <w:sz w:val="24"/>
          <w:szCs w:val="24"/>
        </w:rPr>
      </w:pPr>
      <w:r>
        <w:rPr>
          <w:b/>
          <w:sz w:val="24"/>
          <w:szCs w:val="24"/>
        </w:rPr>
        <w:t xml:space="preserve">4.3. </w:t>
      </w:r>
      <w:del w:id="285" w:author="Unknown Author" w:date="2023-02-06T11:58:27Z">
        <w:r>
          <w:rPr>
            <w:b/>
            <w:sz w:val="24"/>
            <w:szCs w:val="24"/>
          </w:rPr>
          <w:delText xml:space="preserve">Alternate </w:delText>
        </w:r>
      </w:del>
      <w:del w:id="286" w:author="Unknown Author" w:date="2023-02-06T11:59:33Z">
        <w:r>
          <w:rPr>
            <w:b/>
            <w:sz w:val="24"/>
            <w:szCs w:val="24"/>
          </w:rPr>
          <w:delText>host</w:delText>
        </w:r>
      </w:del>
      <w:ins w:id="287" w:author="Unknown Author" w:date="2023-02-06T11:59:33Z">
        <w:r>
          <w:rPr>
            <w:rFonts w:eastAsia="Times New Roman" w:cs="Times New Roman"/>
            <w:b/>
            <w:color w:val="auto"/>
            <w:kern w:val="0"/>
            <w:sz w:val="24"/>
            <w:szCs w:val="24"/>
            <w:lang w:val="en-US" w:eastAsia="zh-CN" w:bidi="ar-SA"/>
          </w:rPr>
          <w:t>Hardwood</w:t>
        </w:r>
      </w:ins>
      <w:r>
        <w:rPr>
          <w:b/>
          <w:sz w:val="24"/>
          <w:szCs w:val="24"/>
        </w:rPr>
        <w:t xml:space="preserve"> </w:t>
      </w:r>
      <w:ins w:id="288" w:author="Unknown Author" w:date="2023-02-06T11:58:40Z">
        <w:r>
          <w:rPr>
            <w:b/>
            <w:sz w:val="24"/>
            <w:szCs w:val="24"/>
          </w:rPr>
          <w:t xml:space="preserve">rotation </w:t>
        </w:r>
      </w:ins>
      <w:r>
        <w:rPr>
          <w:b/>
          <w:sz w:val="24"/>
          <w:szCs w:val="24"/>
        </w:rPr>
        <w:t>study, cumulative proportional mortality to LRR</w:t>
      </w:r>
    </w:p>
    <w:p>
      <w:pPr>
        <w:pStyle w:val="Normal"/>
        <w:spacing w:lineRule="auto" w:line="480"/>
        <w:ind w:firstLine="720"/>
        <w:rPr>
          <w:sz w:val="24"/>
          <w:szCs w:val="24"/>
        </w:rPr>
      </w:pPr>
      <w:r>
        <w:rPr>
          <w:sz w:val="24"/>
          <w:szCs w:val="24"/>
        </w:rPr>
        <w:t xml:space="preserve">The Apiary hardwood rotation study illustrated a challenge associated with forest management, which is potential tradeoffs between effectiveness and cost of interventions. Several plots of the hardwood rotation treatments experienced high levels of hardwood resprouting following harvest and establishment of Douglas-fir seedlings. Periodic mechanical and chemical removal of these resprouts was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resistant to </w:t>
      </w:r>
      <w:r>
        <w:rPr>
          <w:i/>
          <w:iCs/>
          <w:sz w:val="24"/>
          <w:szCs w:val="24"/>
        </w:rPr>
        <w:t>C. sulphurascens</w:t>
      </w:r>
      <w:r>
        <w:rPr>
          <w:sz w:val="24"/>
          <w:szCs w:val="24"/>
        </w:rPr>
        <w:t xml:space="preserve"> such as hardwoods, pines, and western red cedar are often not viable economic alternatives for stands in this region (Trappe 1972).</w:t>
      </w:r>
    </w:p>
    <w:p>
      <w:pPr>
        <w:pStyle w:val="Normal"/>
        <w:spacing w:lineRule="auto" w:line="480"/>
        <w:ind w:firstLine="720"/>
        <w:rPr>
          <w:sz w:val="24"/>
          <w:szCs w:val="24"/>
        </w:rPr>
      </w:pPr>
      <w:r>
        <w:rPr>
          <w:sz w:val="24"/>
          <w:szCs w:val="24"/>
        </w:rPr>
        <w:t xml:space="preserve">In the late measurement period of this study (36-45 year-old Douglas-fir) the rates of mortality and basal area were diverging across blocks, with the </w:t>
      </w:r>
      <w:del w:id="289" w:author="Unknown Author" w:date="2023-02-06T11:53:32Z">
        <w:r>
          <w:rPr>
            <w:sz w:val="24"/>
            <w:szCs w:val="24"/>
          </w:rPr>
          <w:delText xml:space="preserve">highest initial incidence </w:delText>
        </w:r>
      </w:del>
      <w:r>
        <w:rPr>
          <w:sz w:val="24"/>
          <w:szCs w:val="24"/>
        </w:rPr>
        <w:t xml:space="preserve">blocks </w:t>
      </w:r>
      <w:ins w:id="290" w:author="Unknown Author" w:date="2023-02-06T11:53:34Z">
        <w:r>
          <w:rPr>
            <w:sz w:val="24"/>
            <w:szCs w:val="24"/>
          </w:rPr>
          <w:t>with the highest incidence of disease prior to the study</w:t>
        </w:r>
      </w:ins>
      <w:ins w:id="291" w:author="Unknown Author" w:date="2023-02-06T11:54:00Z">
        <w:r>
          <w:rPr>
            <w:sz w:val="24"/>
            <w:szCs w:val="24"/>
          </w:rPr>
          <w:t xml:space="preserve"> </w:t>
        </w:r>
      </w:ins>
      <w:r>
        <w:rPr>
          <w:sz w:val="24"/>
          <w:szCs w:val="24"/>
        </w:rPr>
        <w:t xml:space="preserve">suffering the greatest losses. The </w:t>
      </w:r>
      <w:ins w:id="292" w:author="Unknown Author" w:date="2023-02-06T11:54:15Z">
        <w:r>
          <w:rPr>
            <w:sz w:val="24"/>
            <w:szCs w:val="24"/>
          </w:rPr>
          <w:t xml:space="preserve">Douglas-fir in the hardwood </w:t>
        </w:r>
      </w:ins>
      <w:r>
        <w:rPr>
          <w:sz w:val="24"/>
          <w:szCs w:val="24"/>
        </w:rPr>
        <w:t>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should not be recommended, given potential costs associated with vegetation management, and the delayed expression of the disease. This comes with the caveat that yield in this study was measured purely as basal area, the effect of internal heart and butt rot on merchantable timber volume could not be completely evaluated. However, previous studies have shown similar levels of basal area and volume loss to LRR (Bloomberg and Reynolds 1985).</w:t>
      </w:r>
    </w:p>
    <w:p>
      <w:pPr>
        <w:pStyle w:val="Normal"/>
        <w:spacing w:lineRule="auto" w:line="480"/>
        <w:ind w:firstLine="720"/>
        <w:rPr>
          <w:sz w:val="24"/>
          <w:szCs w:val="24"/>
        </w:rPr>
      </w:pPr>
      <w:r>
        <w:rPr>
          <w:sz w:val="24"/>
          <w:szCs w:val="24"/>
        </w:rPr>
      </w:r>
    </w:p>
    <w:p>
      <w:pPr>
        <w:pStyle w:val="Normal"/>
        <w:spacing w:lineRule="auto" w:line="480"/>
        <w:rPr>
          <w:sz w:val="24"/>
          <w:szCs w:val="24"/>
          <w:vertAlign w:val="subscript"/>
        </w:rPr>
      </w:pPr>
      <w:r>
        <w:rPr>
          <w:b/>
          <w:sz w:val="24"/>
          <w:szCs w:val="24"/>
        </w:rPr>
        <w:t xml:space="preserve">4.4. Forest Vegetation Simulator </w:t>
      </w:r>
    </w:p>
    <w:p>
      <w:pPr>
        <w:pStyle w:val="Normal"/>
        <w:spacing w:lineRule="auto" w:line="480"/>
        <w:ind w:firstLine="720"/>
        <w:rPr>
          <w:sz w:val="24"/>
          <w:szCs w:val="24"/>
        </w:rPr>
      </w:pPr>
      <w:r>
        <w:rPr>
          <w:sz w:val="24"/>
          <w:szCs w:val="24"/>
        </w:rPr>
        <w:t>Woods Creek modelled predictions were correlated with the measured changes when the WRDM was used along with the FVS model. Using the FVS model alone tended to underestimate the impact of LRR. This in turn caused an overprediction of growth and yield for the stands. This finding was consistent with the findings from Maffei et al. (2008). It</w:t>
      </w:r>
      <w:r>
        <w:rPr/>
        <w:t xml:space="preserve"> </w:t>
      </w:r>
      <w:r>
        <w:rPr>
          <w:sz w:val="24"/>
          <w:szCs w:val="24"/>
        </w:rPr>
        <w:t>is worth noting that accuracy would likely continue to decrease over longer time periods. The time span of 30 years is arguably a relatively short time in terms of forest ecosystems, and root rot development. Varying results are also expected to occur dependent upon more or less accurate root disease descriptions used to initialize the WRDM (i.e., hectares of root disease area or number of infected trees). For example, it can be hard to delineate the size of root rot pockets. Larger plot sizes may also influence the accuracy of the models by providing additional data; however, plot sizes were not accounted for within the scope of this study.</w:t>
      </w:r>
    </w:p>
    <w:p>
      <w:pPr>
        <w:pStyle w:val="Normal"/>
        <w:tabs>
          <w:tab w:val="clear" w:pos="720"/>
          <w:tab w:val="left" w:pos="2520" w:leader="none"/>
        </w:tabs>
        <w:spacing w:lineRule="auto" w:line="480"/>
        <w:ind w:firstLine="720"/>
        <w:rPr>
          <w:sz w:val="24"/>
          <w:szCs w:val="24"/>
        </w:rPr>
      </w:pPr>
      <w:r>
        <w:rPr>
          <w:sz w:val="24"/>
          <w:szCs w:val="24"/>
        </w:rPr>
        <w:t xml:space="preserve">The results from the WRDM within the Woods Creek study </w:t>
      </w:r>
      <w:del w:id="293" w:author="Unknown Author" w:date="2023-02-06T11:55:47Z">
        <w:r>
          <w:rPr>
            <w:sz w:val="24"/>
            <w:szCs w:val="24"/>
          </w:rPr>
          <w:delText>produced the most consistent results</w:delText>
        </w:r>
      </w:del>
      <w:ins w:id="294" w:author="Unknown Author" w:date="2023-02-06T11:55:18Z">
        <w:r>
          <w:rPr>
            <w:rFonts w:eastAsia="Times New Roman" w:cs="Times New Roman"/>
            <w:color w:val="auto"/>
            <w:kern w:val="0"/>
            <w:sz w:val="24"/>
            <w:szCs w:val="24"/>
            <w:lang w:val="en-US" w:eastAsia="zh-CN" w:bidi="ar-SA"/>
          </w:rPr>
          <w:t xml:space="preserve">were </w:t>
        </w:r>
      </w:ins>
      <w:ins w:id="295" w:author="Unknown Author" w:date="2023-02-06T11:55:18Z">
        <w:r>
          <w:rPr>
            <w:sz w:val="24"/>
            <w:szCs w:val="24"/>
          </w:rPr>
          <w:t>consistent with the measured data</w:t>
        </w:r>
      </w:ins>
      <w:r>
        <w:rPr>
          <w:sz w:val="24"/>
          <w:szCs w:val="24"/>
        </w:rPr>
        <w:t xml:space="preserve">. There have been other studies conducted that have analyzed different forest models that have similarly predicted relatively consistent trends (Canavan and Ramm 2000, Woods and Watts 2019). The Apiary modelled forecasts did not show a strong correlation with measured changes. The FVS and WRDM recommend using both height and diameter measurements for small trees (Dixon 2002, Frankel 1998) like those used within the Apiary study. This suggestion is based on the importance of competition for light in tree development (Dixon 2002). Heights were not reliably recorded and thus not used in the models, which may account for differences between measured and predicted growth. Additionally, models do not always account for amounts of inoculum within the soil, rate of disease spread, or expected tree loss. There are also many </w:t>
      </w:r>
      <w:del w:id="296" w:author="Unknown Author" w:date="2023-02-06T11:58:51Z">
        <w:r>
          <w:rPr>
            <w:sz w:val="24"/>
            <w:szCs w:val="24"/>
          </w:rPr>
          <w:delText>alternate</w:delText>
        </w:r>
      </w:del>
      <w:ins w:id="297" w:author="Unknown Author" w:date="2023-02-06T11:58:51Z">
        <w:r>
          <w:rPr>
            <w:rFonts w:eastAsia="Times New Roman" w:cs="Times New Roman"/>
            <w:color w:val="auto"/>
            <w:kern w:val="0"/>
            <w:sz w:val="24"/>
            <w:szCs w:val="24"/>
            <w:lang w:val="en-US" w:eastAsia="zh-CN" w:bidi="ar-SA"/>
          </w:rPr>
          <w:t>other</w:t>
        </w:r>
      </w:ins>
      <w:r>
        <w:rPr>
          <w:sz w:val="24"/>
          <w:szCs w:val="24"/>
        </w:rPr>
        <w:t xml:space="preserve"> compounding variables that influence forest health and disease spread, such as temperature, soil moisture, and pH levels (Lattin 1998, Angwin 1985, Hansen et al. 1983). These variables have not been adequately accounted for within this study. Further long-term studies are needed to better understand FVS and WRDM calibrations, and to assist with refining parameterization and initializing the models for similar forest stands (Maffei et al. 2008).  </w:t>
      </w:r>
    </w:p>
    <w:p>
      <w:pPr>
        <w:pStyle w:val="Normal"/>
        <w:tabs>
          <w:tab w:val="clear" w:pos="720"/>
          <w:tab w:val="left" w:pos="2520" w:leader="none"/>
        </w:tabs>
        <w:spacing w:lineRule="auto" w:line="480"/>
        <w:ind w:firstLine="720"/>
        <w:rPr>
          <w:sz w:val="24"/>
          <w:szCs w:val="24"/>
        </w:rPr>
      </w:pPr>
      <w:r>
        <w:rPr>
          <w:sz w:val="24"/>
          <w:szCs w:val="24"/>
        </w:rPr>
      </w:r>
    </w:p>
    <w:p>
      <w:pPr>
        <w:pStyle w:val="Normal"/>
        <w:tabs>
          <w:tab w:val="clear" w:pos="720"/>
          <w:tab w:val="left" w:pos="2520" w:leader="none"/>
        </w:tabs>
        <w:spacing w:lineRule="auto" w:line="480"/>
        <w:rPr>
          <w:b/>
          <w:b/>
          <w:bCs/>
          <w:sz w:val="24"/>
          <w:szCs w:val="24"/>
        </w:rPr>
      </w:pPr>
      <w:r>
        <w:rPr>
          <w:b/>
          <w:bCs/>
          <w:sz w:val="24"/>
          <w:szCs w:val="24"/>
        </w:rPr>
        <w:t>4.5. Management Strategies for LRR</w:t>
      </w:r>
    </w:p>
    <w:p>
      <w:pPr>
        <w:pStyle w:val="Normal"/>
        <w:spacing w:lineRule="auto" w:line="480"/>
        <w:ind w:firstLine="720"/>
        <w:rPr>
          <w:sz w:val="24"/>
          <w:szCs w:val="24"/>
          <w:ins w:id="305" w:author="LeBoldus, Jared" w:date="2023-01-05T10:23:00Z"/>
        </w:rPr>
      </w:pPr>
      <w:r>
        <w:rPr>
          <w:sz w:val="24"/>
          <w:szCs w:val="24"/>
        </w:rPr>
        <w:t xml:space="preserve">Managing for LRR has been a long-standing dilemma that has frustrated land managers and forest pathologists for many decades. This disease can be hard to detect and monitor as </w:t>
      </w:r>
      <w:del w:id="298" w:author="Unknown Author" w:date="2023-02-06T13:40:39Z">
        <w:r>
          <w:rPr>
            <w:sz w:val="24"/>
            <w:szCs w:val="24"/>
          </w:rPr>
          <w:delText>it</w:delText>
        </w:r>
      </w:del>
      <w:ins w:id="299" w:author="Unknown Author" w:date="2023-02-06T13:40:39Z">
        <w:r>
          <w:rPr>
            <w:rFonts w:eastAsia="Times New Roman" w:cs="Times New Roman"/>
            <w:color w:val="auto"/>
            <w:kern w:val="0"/>
            <w:sz w:val="24"/>
            <w:szCs w:val="24"/>
            <w:lang w:val="en-US" w:eastAsia="zh-CN" w:bidi="ar-SA"/>
          </w:rPr>
          <w:t>signs and symptoms</w:t>
        </w:r>
      </w:ins>
      <w:r>
        <w:rPr>
          <w:sz w:val="24"/>
          <w:szCs w:val="24"/>
        </w:rPr>
        <w:t xml:space="preserve"> primarily occur</w:t>
      </w:r>
      <w:del w:id="300" w:author="Unknown Author" w:date="2023-02-06T13:40:45Z">
        <w:r>
          <w:rPr>
            <w:sz w:val="24"/>
            <w:szCs w:val="24"/>
          </w:rPr>
          <w:delText>s</w:delText>
        </w:r>
      </w:del>
      <w:r>
        <w:rPr>
          <w:sz w:val="24"/>
          <w:szCs w:val="24"/>
        </w:rPr>
        <w:t xml:space="preserve"> below ground. Mechanical management options such as thinning, trenching, or removing stumps from the soil are time consuming and costly. Harvesting Douglas-fir and planting </w:t>
      </w:r>
      <w:del w:id="301" w:author="Unknown Author" w:date="2023-02-06T11:56:18Z">
        <w:r>
          <w:rPr>
            <w:sz w:val="24"/>
            <w:szCs w:val="24"/>
          </w:rPr>
          <w:delText>alternate</w:delText>
        </w:r>
      </w:del>
      <w:ins w:id="302" w:author="Unknown Author" w:date="2023-02-06T11:56:18Z">
        <w:r>
          <w:rPr>
            <w:rFonts w:eastAsia="Times New Roman" w:cs="Times New Roman"/>
            <w:color w:val="auto"/>
            <w:kern w:val="0"/>
            <w:sz w:val="24"/>
            <w:szCs w:val="24"/>
            <w:lang w:val="en-US" w:eastAsia="zh-CN" w:bidi="ar-SA"/>
          </w:rPr>
          <w:t>non</w:t>
        </w:r>
      </w:ins>
      <w:del w:id="303" w:author="Unknown Author" w:date="2023-02-06T11:56:20Z">
        <w:r>
          <w:rPr>
            <w:rFonts w:eastAsia="Times New Roman" w:cs="Times New Roman"/>
            <w:color w:val="auto"/>
            <w:kern w:val="0"/>
            <w:sz w:val="24"/>
            <w:szCs w:val="24"/>
            <w:lang w:val="en-US" w:eastAsia="zh-CN" w:bidi="ar-SA"/>
          </w:rPr>
          <w:delText xml:space="preserve"> </w:delText>
        </w:r>
      </w:del>
      <w:ins w:id="304" w:author="Unknown Author" w:date="2023-02-06T11:56:20Z">
        <w:r>
          <w:rPr>
            <w:sz w:val="24"/>
            <w:szCs w:val="24"/>
          </w:rPr>
          <w:t>-</w:t>
        </w:r>
      </w:ins>
      <w:r>
        <w:rPr>
          <w:sz w:val="24"/>
          <w:szCs w:val="24"/>
        </w:rPr>
        <w:t xml:space="preserve">hosts might not be effective or economically feasible in some areas. Selective breeding for desired genotypes within conifers takes many years. In contrast to annual plants and horticulture crops, where the molecular controls of pathogen defense and resistance are well understood, the response in trees (both angiosperms and gymnosperms) is still largely unknown (Veluthakkal and Dasgupta 2010, Franceschi et al. 2005). </w:t>
      </w:r>
    </w:p>
    <w:p>
      <w:pPr>
        <w:pStyle w:val="Normal"/>
        <w:spacing w:lineRule="auto" w:line="480"/>
        <w:ind w:firstLine="720"/>
        <w:rPr>
          <w:sz w:val="24"/>
          <w:szCs w:val="24"/>
        </w:rPr>
      </w:pPr>
      <w:r>
        <w:rPr>
          <w:sz w:val="24"/>
          <w:szCs w:val="24"/>
        </w:rPr>
        <w:t xml:space="preserve">Mechanical thinning and </w:t>
      </w:r>
      <w:del w:id="306" w:author="Unknown Author" w:date="2023-02-06T11:56:28Z">
        <w:r>
          <w:rPr>
            <w:sz w:val="24"/>
            <w:szCs w:val="24"/>
          </w:rPr>
          <w:delText xml:space="preserve">alternate </w:delText>
        </w:r>
      </w:del>
      <w:ins w:id="307" w:author="Unknown Author" w:date="2023-02-06T11:56:29Z">
        <w:r>
          <w:rPr>
            <w:sz w:val="24"/>
            <w:szCs w:val="24"/>
          </w:rPr>
          <w:t>non-</w:t>
        </w:r>
      </w:ins>
      <w:r>
        <w:rPr>
          <w:sz w:val="24"/>
          <w:szCs w:val="24"/>
        </w:rPr>
        <w:t xml:space="preserve">host rotations do not seem to be viable management options for LRR. This does come with the caveat that the results of the Apiary study may have been different if the </w:t>
      </w:r>
      <w:del w:id="308" w:author="Unknown Author" w:date="2023-02-06T11:56:42Z">
        <w:r>
          <w:rPr>
            <w:sz w:val="24"/>
            <w:szCs w:val="24"/>
          </w:rPr>
          <w:delText>vegetation</w:delText>
        </w:r>
      </w:del>
      <w:ins w:id="309" w:author="Unknown Author" w:date="2023-02-06T11:56:42Z">
        <w:r>
          <w:rPr>
            <w:sz w:val="24"/>
            <w:szCs w:val="24"/>
          </w:rPr>
          <w:t xml:space="preserve"> hardwood </w:t>
        </w:r>
      </w:ins>
      <w:ins w:id="310" w:author="Unknown Author" w:date="2023-02-06T11:56:42Z">
        <w:r>
          <w:rPr>
            <w:rFonts w:eastAsia="Times New Roman" w:cs="Times New Roman"/>
            <w:color w:val="auto"/>
            <w:kern w:val="0"/>
            <w:sz w:val="24"/>
            <w:szCs w:val="24"/>
            <w:lang w:val="en-US" w:eastAsia="zh-CN" w:bidi="ar-SA"/>
          </w:rPr>
          <w:t>resprouting</w:t>
        </w:r>
      </w:ins>
      <w:r>
        <w:rPr>
          <w:sz w:val="24"/>
          <w:szCs w:val="24"/>
        </w:rPr>
        <w:t xml:space="preserve"> had been more effectively controlled. Potential future management solutions for LRR might involve selective breeding for resistance, with the identification of genetic markers through single nucleotide polymorphisms or single sequence repeats. These methods have been used with success for resistance breeding in crops and livestock (Cook et al. 2013). Until the breeding and development of Douglas-fir resistance to </w:t>
      </w:r>
      <w:r>
        <w:rPr>
          <w:i/>
          <w:iCs/>
          <w:sz w:val="24"/>
          <w:szCs w:val="24"/>
        </w:rPr>
        <w:t>C. sulphurascens</w:t>
      </w:r>
      <w:r>
        <w:rPr>
          <w:sz w:val="24"/>
          <w:szCs w:val="24"/>
        </w:rPr>
        <w:t xml:space="preserve">, harvesting Douglas-fir and replanting infected sites with Douglas-fir will likely continue the cycle of mortality and reduced yields </w:t>
      </w:r>
      <w:del w:id="311" w:author="Unknown Author" w:date="2023-02-06T11:57:10Z">
        <w:r>
          <w:rPr>
            <w:sz w:val="24"/>
            <w:szCs w:val="24"/>
          </w:rPr>
          <w:delText xml:space="preserve">from </w:delText>
        </w:r>
      </w:del>
      <w:ins w:id="312" w:author="Unknown Author" w:date="2023-02-06T11:57:10Z">
        <w:r>
          <w:rPr>
            <w:rFonts w:eastAsia="Times New Roman" w:cs="Times New Roman"/>
            <w:color w:val="auto"/>
            <w:kern w:val="0"/>
            <w:sz w:val="24"/>
            <w:szCs w:val="24"/>
            <w:lang w:val="en-US" w:eastAsia="zh-CN" w:bidi="ar-SA"/>
          </w:rPr>
          <w:t xml:space="preserve">due to </w:t>
        </w:r>
      </w:ins>
      <w:r>
        <w:rPr>
          <w:sz w:val="24"/>
          <w:szCs w:val="24"/>
        </w:rPr>
        <w:t>LRR.</w:t>
      </w:r>
    </w:p>
    <w:p>
      <w:pPr>
        <w:pStyle w:val="Normal"/>
        <w:spacing w:lineRule="auto" w:line="480"/>
        <w:ind w:firstLine="720"/>
        <w:rPr>
          <w:sz w:val="24"/>
          <w:szCs w:val="24"/>
        </w:rPr>
      </w:pPr>
      <w:r>
        <w:rPr>
          <w:sz w:val="24"/>
          <w:szCs w:val="24"/>
        </w:rPr>
        <w:t>There is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xml:space="preserve">. Additional thinning and </w:t>
      </w:r>
      <w:del w:id="313" w:author="Unknown Author" w:date="2023-02-06T11:57:20Z">
        <w:r>
          <w:rPr>
            <w:sz w:val="24"/>
            <w:szCs w:val="24"/>
          </w:rPr>
          <w:delText>alternate</w:delText>
        </w:r>
      </w:del>
      <w:ins w:id="314" w:author="Unknown Author" w:date="2023-02-06T11:57:20Z">
        <w:r>
          <w:rPr>
            <w:rFonts w:eastAsia="Times New Roman" w:cs="Times New Roman"/>
            <w:color w:val="auto"/>
            <w:kern w:val="0"/>
            <w:sz w:val="24"/>
            <w:szCs w:val="24"/>
            <w:lang w:val="en-US" w:eastAsia="zh-CN" w:bidi="ar-SA"/>
          </w:rPr>
          <w:t>non-</w:t>
        </w:r>
      </w:ins>
      <w:del w:id="315" w:author="Unknown Author" w:date="2023-02-06T11:57:21Z">
        <w:r>
          <w:rPr>
            <w:rFonts w:eastAsia="Times New Roman" w:cs="Times New Roman"/>
            <w:color w:val="auto"/>
            <w:kern w:val="0"/>
            <w:sz w:val="24"/>
            <w:szCs w:val="24"/>
            <w:lang w:val="en-US" w:eastAsia="zh-CN" w:bidi="ar-SA"/>
          </w:rPr>
          <w:delText xml:space="preserve"> </w:delText>
        </w:r>
      </w:del>
      <w:r>
        <w:rPr>
          <w:sz w:val="24"/>
          <w:szCs w:val="24"/>
        </w:rPr>
        <w:t xml:space="preserve">host rotation studies are </w:t>
      </w:r>
      <w:del w:id="316" w:author="Unknown Author" w:date="2023-02-06T13:41:03Z">
        <w:r>
          <w:rPr>
            <w:sz w:val="24"/>
            <w:szCs w:val="24"/>
          </w:rPr>
          <w:delText xml:space="preserve">further </w:delText>
        </w:r>
      </w:del>
      <w:r>
        <w:rPr>
          <w:sz w:val="24"/>
          <w:szCs w:val="24"/>
        </w:rPr>
        <w:t xml:space="preserve">needed to better </w:t>
      </w:r>
      <w:del w:id="317" w:author="Unknown Author" w:date="2023-02-06T13:41:13Z">
        <w:r>
          <w:rPr>
            <w:sz w:val="24"/>
            <w:szCs w:val="24"/>
          </w:rPr>
          <w:delText xml:space="preserve">understand different </w:delText>
        </w:r>
      </w:del>
      <w:ins w:id="318" w:author="Unknown Author" w:date="2023-02-06T13:41:13Z">
        <w:r>
          <w:rPr>
            <w:rFonts w:eastAsia="Times New Roman" w:cs="Times New Roman"/>
            <w:color w:val="auto"/>
            <w:kern w:val="0"/>
            <w:sz w:val="24"/>
            <w:szCs w:val="24"/>
            <w:lang w:val="en-US" w:eastAsia="zh-CN" w:bidi="ar-SA"/>
          </w:rPr>
          <w:t xml:space="preserve">inform </w:t>
        </w:r>
      </w:ins>
      <w:r>
        <w:rPr>
          <w:sz w:val="24"/>
          <w:szCs w:val="24"/>
        </w:rPr>
        <w:t xml:space="preserve">forest management strategies for areas with a high incidence of forest pathogens. More information on current distribution of accurately identified pathogens is also critically needed (Klopfenstein et al. 2009). This is imperative within a rapidly changing climate as the host/pathogen interactions will need to be observed and monitored. </w:t>
      </w:r>
      <w:del w:id="319" w:author="Unknown Author" w:date="2023-02-06T13:41:47Z">
        <w:r>
          <w:rPr>
            <w:sz w:val="24"/>
            <w:szCs w:val="24"/>
          </w:rPr>
          <w:delText>Adaptations</w:delText>
        </w:r>
      </w:del>
      <w:ins w:id="320" w:author="Unknown Author" w:date="2023-02-06T13:41:47Z">
        <w:r>
          <w:rPr>
            <w:rFonts w:eastAsia="Times New Roman" w:cs="Times New Roman"/>
            <w:color w:val="auto"/>
            <w:kern w:val="0"/>
            <w:sz w:val="24"/>
            <w:szCs w:val="24"/>
            <w:lang w:val="en-US" w:eastAsia="zh-CN" w:bidi="ar-SA"/>
          </w:rPr>
          <w:t>Changes</w:t>
        </w:r>
      </w:ins>
      <w:r>
        <w:rPr>
          <w:sz w:val="24"/>
          <w:szCs w:val="24"/>
        </w:rPr>
        <w:t xml:space="preserve"> </w:t>
      </w:r>
      <w:del w:id="321" w:author="Unknown Author" w:date="2023-02-06T13:41:55Z">
        <w:r>
          <w:rPr>
            <w:sz w:val="24"/>
            <w:szCs w:val="24"/>
          </w:rPr>
          <w:delText xml:space="preserve">will also need to be made to </w:delText>
        </w:r>
      </w:del>
      <w:ins w:id="322" w:author="Unknown Author" w:date="2023-02-06T13:41:55Z">
        <w:r>
          <w:rPr>
            <w:rFonts w:eastAsia="Times New Roman" w:cs="Times New Roman"/>
            <w:color w:val="auto"/>
            <w:kern w:val="0"/>
            <w:sz w:val="24"/>
            <w:szCs w:val="24"/>
            <w:lang w:val="en-US" w:eastAsia="zh-CN" w:bidi="ar-SA"/>
          </w:rPr>
          <w:t xml:space="preserve">may be needed to </w:t>
        </w:r>
      </w:ins>
      <w:del w:id="323" w:author="Unknown Author" w:date="2023-02-06T13:44:15Z">
        <w:r>
          <w:rPr>
            <w:sz w:val="24"/>
            <w:szCs w:val="24"/>
          </w:rPr>
          <w:delText xml:space="preserve">what might be considered </w:delText>
        </w:r>
      </w:del>
      <w:r>
        <w:rPr>
          <w:sz w:val="24"/>
          <w:szCs w:val="24"/>
        </w:rPr>
        <w:t xml:space="preserve">traditional silviculture regimes, such as </w:t>
      </w:r>
      <w:ins w:id="324" w:author="Unknown Author" w:date="2023-02-06T13:44:24Z">
        <w:r>
          <w:rPr>
            <w:sz w:val="24"/>
            <w:szCs w:val="24"/>
          </w:rPr>
          <w:t xml:space="preserve">continuous monoculture of </w:t>
        </w:r>
      </w:ins>
      <w:del w:id="325" w:author="Unknown Author" w:date="2023-02-06T13:44:30Z">
        <w:r>
          <w:rPr>
            <w:sz w:val="24"/>
            <w:szCs w:val="24"/>
          </w:rPr>
          <w:delText xml:space="preserve">harvesting </w:delText>
        </w:r>
      </w:del>
      <w:r>
        <w:rPr>
          <w:sz w:val="24"/>
          <w:szCs w:val="24"/>
        </w:rPr>
        <w:t>Douglas-fir</w:t>
      </w:r>
      <w:del w:id="326" w:author="Unknown Author" w:date="2023-02-06T13:44:38Z">
        <w:r>
          <w:rPr>
            <w:sz w:val="24"/>
            <w:szCs w:val="24"/>
          </w:rPr>
          <w:delText xml:space="preserve"> and replanting with only Douglas-fir</w:delText>
        </w:r>
      </w:del>
      <w:r>
        <w:rPr>
          <w:sz w:val="24"/>
          <w:szCs w:val="24"/>
        </w:rPr>
        <w:t xml:space="preserve">. Better understanding of management </w:t>
      </w:r>
      <w:del w:id="327" w:author="Unknown Author" w:date="2023-02-06T13:43:33Z">
        <w:r>
          <w:rPr>
            <w:sz w:val="24"/>
            <w:szCs w:val="24"/>
          </w:rPr>
          <w:delText>systems surrounding</w:delText>
        </w:r>
      </w:del>
      <w:ins w:id="328" w:author="Unknown Author" w:date="2023-02-06T13:43:33Z">
        <w:r>
          <w:rPr>
            <w:rFonts w:eastAsia="Times New Roman" w:cs="Times New Roman"/>
            <w:color w:val="auto"/>
            <w:kern w:val="0"/>
            <w:sz w:val="24"/>
            <w:szCs w:val="24"/>
            <w:lang w:val="en-US" w:eastAsia="zh-CN" w:bidi="ar-SA"/>
          </w:rPr>
          <w:t>strategies for</w:t>
        </w:r>
      </w:ins>
      <w:r>
        <w:rPr>
          <w:sz w:val="24"/>
          <w:szCs w:val="24"/>
        </w:rPr>
        <w:t xml:space="preserve"> LRR can help to increase land expectation value and reduce the risk of fire. </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Data Availability Statement</w:t>
      </w:r>
    </w:p>
    <w:p>
      <w:pPr>
        <w:pStyle w:val="Normal"/>
        <w:spacing w:lineRule="auto" w:line="480"/>
        <w:rPr>
          <w:sz w:val="24"/>
          <w:szCs w:val="24"/>
        </w:rPr>
      </w:pPr>
      <w:r>
        <w:rPr>
          <w:sz w:val="24"/>
          <w:szCs w:val="24"/>
        </w:rPr>
        <w:t xml:space="preserve">Raw data files and all files used for FVS and WRDM (input files, output files, and log files) can be found at the following Github repository: </w:t>
      </w:r>
      <w:hyperlink r:id="rId21">
        <w:r>
          <w:rPr>
            <w:rStyle w:val="InternetLink"/>
            <w:szCs w:val="24"/>
          </w:rPr>
          <w:t>https://github.com/mcmurtrs/Woods_Creek</w:t>
        </w:r>
      </w:hyperlink>
      <w:r>
        <w:rPr>
          <w:rStyle w:val="InternetLink"/>
          <w:szCs w:val="24"/>
        </w:rPr>
        <w:t xml:space="preserve">. </w:t>
      </w:r>
      <w:r>
        <w:rPr>
          <w:sz w:val="24"/>
          <w:szCs w:val="24"/>
        </w:rPr>
        <w:t xml:space="preserve">Additional data will be made available upon request.   </w:t>
      </w:r>
    </w:p>
    <w:p>
      <w:pPr>
        <w:pStyle w:val="Normal"/>
        <w:spacing w:lineRule="auto" w:line="480"/>
        <w:rPr>
          <w:sz w:val="24"/>
          <w:szCs w:val="24"/>
        </w:rPr>
      </w:pPr>
      <w:r>
        <w:rPr>
          <w:sz w:val="24"/>
          <w:szCs w:val="24"/>
        </w:rPr>
      </w:r>
    </w:p>
    <w:p>
      <w:pPr>
        <w:pStyle w:val="Normal"/>
        <w:spacing w:lineRule="auto" w:line="480"/>
        <w:rPr>
          <w:b/>
          <w:b/>
          <w:bCs/>
          <w:sz w:val="24"/>
          <w:szCs w:val="24"/>
        </w:rPr>
      </w:pPr>
      <w:r>
        <w:rPr>
          <w:b/>
          <w:bCs/>
          <w:sz w:val="24"/>
          <w:szCs w:val="24"/>
        </w:rPr>
        <w:t>Declaration of Competing Interest</w:t>
      </w:r>
    </w:p>
    <w:p>
      <w:pPr>
        <w:pStyle w:val="Normal"/>
        <w:spacing w:lineRule="auto" w:line="480"/>
        <w:rPr>
          <w:sz w:val="24"/>
          <w:szCs w:val="24"/>
        </w:rPr>
      </w:pPr>
      <w:r>
        <w:rPr>
          <w:sz w:val="24"/>
          <w:szCs w:val="24"/>
        </w:rPr>
        <w:t>The authors affirm that they have no known financial or interpersonal conflicts that would have appeared to have an impact on the research presented in this study.</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Acknowledgements</w:t>
      </w:r>
      <w:r>
        <w:rPr>
          <w:b/>
          <w:sz w:val="28"/>
          <w:szCs w:val="28"/>
        </w:rPr>
        <w:br/>
      </w:r>
      <w:r>
        <w:rPr>
          <w:sz w:val="24"/>
          <w:szCs w:val="24"/>
        </w:rPr>
        <w:t xml:space="preserve">Funding for these two studies was provided by the Agricultural Research Foundation at Oregon State University. Logging, regeneration, and funding was provided by the International Paper Co.. Funding was also provided by the Crown Zellerbach Corp.. The Weyerhaeuser Co. provided logging and access to the land. The authors would like to thank Ralph Shay for providing contacts at International Paper Co. and subsequently initiating the Apiary study. Earl Nelson assisted with the study report and establishing the Apiary study. The authors would also like to thank Wendy Sutton, Paul Reeser, and all others responsible for establishing the plot networks and helping to collect data over the years at the Woods Creek study site. We also would like to thank Katherine Tallan and James Molyneux for statistical recommendations and consultation. Finally, the authors extend their gratitude to Patrick Bennett, Lance David, and the FVS staff for guidance on FVS and WRDM modeling. </w:t>
      </w:r>
      <w:bookmarkEnd w:id="9"/>
      <w:r>
        <w:rPr>
          <w:sz w:val="24"/>
          <w:szCs w:val="24"/>
        </w:rPr>
        <w:t xml:space="preserve">  </w:t>
        <w:br/>
        <w:br/>
        <w:t xml:space="preserve">David Showalter and Shawn McMurtrey contributed equally to this work and are considered co-first authors. </w:t>
        <w:br/>
      </w:r>
    </w:p>
    <w:p>
      <w:pPr>
        <w:pStyle w:val="Normal"/>
        <w:spacing w:lineRule="auto" w:line="480"/>
        <w:rPr>
          <w:sz w:val="24"/>
          <w:szCs w:val="24"/>
        </w:rPr>
      </w:pPr>
      <w:r>
        <w:rPr>
          <w:b/>
          <w:sz w:val="28"/>
          <w:szCs w:val="28"/>
        </w:rPr>
        <w:t>Literature cited</w:t>
      </w:r>
    </w:p>
    <w:p>
      <w:pPr>
        <w:pStyle w:val="Normal"/>
        <w:ind w:left="720" w:hanging="720"/>
        <w:rPr>
          <w:sz w:val="24"/>
          <w:szCs w:val="24"/>
        </w:rPr>
      </w:pPr>
      <w:r>
        <w:fldChar w:fldCharType="begin"/>
      </w:r>
      <w:r>
        <w:rPr>
          <w:sz w:val="24"/>
          <w:szCs w:val="24"/>
        </w:rPr>
        <w:instrText> HYPERLINK "https://www.sciencedirect.com/science/article/pii/S0378112717321321" \l "bb0010"</w:instrText>
      </w:r>
      <w:r>
        <w:rPr>
          <w:sz w:val="24"/>
          <w:szCs w:val="24"/>
        </w:rPr>
        <w:fldChar w:fldCharType="separate"/>
      </w:r>
      <w:r>
        <w:rPr>
          <w:sz w:val="24"/>
          <w:szCs w:val="24"/>
        </w:rPr>
        <w:t>Agee, J.K, Skinner, C.N., 2005</w:t>
      </w:r>
      <w:r>
        <w:rPr>
          <w:sz w:val="24"/>
          <w:szCs w:val="24"/>
        </w:rPr>
        <w:fldChar w:fldCharType="end"/>
      </w:r>
      <w:r>
        <w:rPr>
          <w:sz w:val="24"/>
          <w:szCs w:val="24"/>
        </w:rPr>
        <w:t xml:space="preserve">. Basic principles of forest fuel reduction treatments. </w:t>
        <w:br/>
        <w:t xml:space="preserve">Forest Ecology and Management, 211(1), pp. 83-96.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Angwin, P.A., 1985. Environmental factors influencing the rate of spread of Phellinus weirii(Murr.) Gilbertson in young-growth Douglas-fir. M.S. thesis, Oregon State University.</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Atkinson, A.C., 1981. Two graphical displays for outlying and influential observations in regression. Biometrika, 68:13–20. </w:t>
      </w:r>
    </w:p>
    <w:p>
      <w:pPr>
        <w:pStyle w:val="Normal"/>
        <w:ind w:left="720" w:hanging="720"/>
        <w:rPr>
          <w:sz w:val="24"/>
          <w:szCs w:val="24"/>
        </w:rPr>
      </w:pPr>
      <w:r>
        <w:rPr>
          <w:sz w:val="24"/>
          <w:szCs w:val="24"/>
        </w:rPr>
      </w:r>
    </w:p>
    <w:p>
      <w:pPr>
        <w:pStyle w:val="Normal"/>
        <w:ind w:left="720" w:hanging="720"/>
        <w:rPr>
          <w:sz w:val="24"/>
          <w:szCs w:val="24"/>
        </w:rPr>
      </w:pPr>
      <w:r>
        <w:rPr>
          <w:sz w:val="24"/>
          <w:szCs w:val="24"/>
        </w:rPr>
        <w:t>Atkinson, A.C., 1985. Plots, transformations, and regression. Oxford: Oxford University Press.</w:t>
      </w:r>
    </w:p>
    <w:p>
      <w:pPr>
        <w:pStyle w:val="Normal"/>
        <w:ind w:left="720" w:hanging="720"/>
        <w:rPr>
          <w:b/>
          <w:b/>
          <w:sz w:val="24"/>
          <w:szCs w:val="24"/>
        </w:rPr>
      </w:pPr>
      <w:r>
        <w:rPr>
          <w:b/>
          <w:sz w:val="24"/>
          <w:szCs w:val="24"/>
        </w:rPr>
      </w:r>
    </w:p>
    <w:p>
      <w:pPr>
        <w:pStyle w:val="Normal"/>
        <w:ind w:left="720" w:hanging="720"/>
        <w:rPr>
          <w:sz w:val="24"/>
          <w:szCs w:val="24"/>
        </w:rPr>
      </w:pPr>
      <w:r>
        <w:rPr>
          <w:sz w:val="24"/>
          <w:szCs w:val="24"/>
        </w:rPr>
        <w:t xml:space="preserve"> </w:t>
      </w:r>
      <w:r>
        <w:rPr>
          <w:sz w:val="24"/>
          <w:szCs w:val="24"/>
        </w:rPr>
        <w:t xml:space="preserve">Bates D., Maechler M., Bolker B., Walker S., 2015. Fitting linear mixed-effects models using lme4. Journal of Statistical Software, 67(1), pp. 1-48. </w:t>
      </w:r>
      <w:bookmarkStart w:id="11" w:name="_Hlk121940978"/>
      <w:bookmarkEnd w:id="11"/>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Bennett, P.I., Tabima, J.F., Leon A.L., Browning J., Wingfield M.J., LeBoldus J.M., 2021. Spatial genetic structure of the insect-vectored conifer pathogen Leptographium wageneri suggests long distance gene flow among Douglas-fir plantations in western Oregon. Frontiers in Forests and Global Change, 4:695981.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Berg, A.B., 1978. Net production for selected plots at Black Rock. Unpublished file copy, p. 1.</w:t>
      </w:r>
    </w:p>
    <w:p>
      <w:pPr>
        <w:pStyle w:val="Normal"/>
        <w:ind w:left="720" w:hanging="720"/>
        <w:rPr>
          <w:sz w:val="24"/>
          <w:szCs w:val="24"/>
        </w:rPr>
      </w:pPr>
      <w:r>
        <w:rPr>
          <w:sz w:val="24"/>
          <w:szCs w:val="24"/>
        </w:rPr>
      </w:r>
    </w:p>
    <w:p>
      <w:pPr>
        <w:pStyle w:val="Normal"/>
        <w:ind w:left="720" w:hanging="720"/>
        <w:rPr>
          <w:sz w:val="24"/>
          <w:szCs w:val="24"/>
        </w:rPr>
      </w:pPr>
      <w:r>
        <w:rPr>
          <w:sz w:val="24"/>
          <w:szCs w:val="24"/>
        </w:rPr>
        <w:t>Blanchette, R.A., 1980. Wood decomposition by Phellinus (Fomes) pini: a scanning electron microscopy study. Canadian Journal of Botany, 58:1496–1503.</w:t>
      </w:r>
    </w:p>
    <w:p>
      <w:pPr>
        <w:pStyle w:val="Normal"/>
        <w:ind w:left="720" w:hanging="720"/>
        <w:rPr>
          <w:sz w:val="24"/>
          <w:szCs w:val="24"/>
        </w:rPr>
      </w:pPr>
      <w:r>
        <w:rPr>
          <w:sz w:val="24"/>
          <w:szCs w:val="24"/>
        </w:rPr>
      </w:r>
    </w:p>
    <w:p>
      <w:pPr>
        <w:pStyle w:val="Normal"/>
        <w:ind w:left="720" w:hanging="720"/>
        <w:rPr>
          <w:sz w:val="24"/>
          <w:szCs w:val="24"/>
        </w:rPr>
      </w:pPr>
      <w:r>
        <w:rPr>
          <w:sz w:val="24"/>
          <w:szCs w:val="24"/>
        </w:rPr>
        <w:t>Bloomberg, W. J., Cumberbirch, P. M., Wallis, G.W., 1980. A ground survey method for estimating loss caused by Phellinus weirii root rot. Survey procedures and data analysis. Canadian Forest Service B.C., Pacific Forestry Research Centre Report BC-R-4.</w:t>
      </w:r>
    </w:p>
    <w:p>
      <w:pPr>
        <w:pStyle w:val="Normal"/>
        <w:ind w:left="720" w:hanging="720"/>
        <w:rPr>
          <w:sz w:val="24"/>
          <w:szCs w:val="24"/>
        </w:rPr>
      </w:pPr>
      <w:r>
        <w:rPr>
          <w:sz w:val="24"/>
          <w:szCs w:val="24"/>
        </w:rPr>
      </w:r>
    </w:p>
    <w:p>
      <w:pPr>
        <w:pStyle w:val="Normal"/>
        <w:ind w:left="720" w:hanging="720"/>
        <w:rPr>
          <w:color w:val="000000" w:themeColor="text1"/>
          <w:sz w:val="24"/>
          <w:szCs w:val="24"/>
          <w:shd w:fill="FFFFFF" w:val="clear"/>
        </w:rPr>
      </w:pPr>
      <w:r>
        <w:rPr>
          <w:color w:val="000000" w:themeColor="text1"/>
          <w:sz w:val="24"/>
          <w:szCs w:val="24"/>
          <w:shd w:fill="FFFFFF" w:val="clear"/>
        </w:rPr>
        <w:t>Bloomberg, W.J., Reynolds, G., 1985. Growth loss and mortality in laminated root rot infection centers in second-growth P. menziesii on Vancouver Island. Forest Science, 31(2), 497- 508.</w:t>
      </w:r>
    </w:p>
    <w:p>
      <w:pPr>
        <w:pStyle w:val="Normal"/>
        <w:ind w:left="720" w:hanging="720"/>
        <w:rPr>
          <w:color w:val="000000" w:themeColor="text1"/>
          <w:sz w:val="24"/>
          <w:szCs w:val="24"/>
          <w:shd w:fill="FFFFFF" w:val="clear"/>
        </w:rPr>
      </w:pPr>
      <w:r>
        <w:rPr>
          <w:color w:val="000000" w:themeColor="text1"/>
          <w:sz w:val="24"/>
          <w:szCs w:val="24"/>
          <w:shd w:fill="FFFFFF" w:val="clear"/>
        </w:rPr>
      </w:r>
    </w:p>
    <w:p>
      <w:pPr>
        <w:pStyle w:val="Normal"/>
        <w:ind w:left="720" w:hanging="720"/>
        <w:rPr>
          <w:color w:val="000000" w:themeColor="text1"/>
          <w:sz w:val="24"/>
          <w:szCs w:val="24"/>
          <w:shd w:fill="FFFFFF" w:val="clear"/>
        </w:rPr>
      </w:pPr>
      <w:r>
        <w:rPr>
          <w:color w:val="000000" w:themeColor="text1"/>
          <w:sz w:val="24"/>
          <w:szCs w:val="24"/>
          <w:shd w:fill="FFFFFF" w:val="clear"/>
        </w:rPr>
        <w:t>Boyce J.S., Wagg J.W., 1953. Conk rot of old-growth Douglas-fir in western Oregon. Oregon Forest Products Laboratory Bulletin 4.</w:t>
      </w:r>
    </w:p>
    <w:p>
      <w:pPr>
        <w:pStyle w:val="Normal"/>
        <w:rPr>
          <w:sz w:val="24"/>
          <w:szCs w:val="24"/>
        </w:rPr>
      </w:pPr>
      <w:r>
        <w:rPr>
          <w:sz w:val="24"/>
          <w:szCs w:val="24"/>
        </w:rPr>
      </w:r>
    </w:p>
    <w:p>
      <w:pPr>
        <w:pStyle w:val="Normal"/>
        <w:ind w:left="720" w:hanging="720"/>
        <w:rPr>
          <w:sz w:val="24"/>
          <w:szCs w:val="24"/>
        </w:rPr>
      </w:pPr>
      <w:r>
        <w:rPr>
          <w:sz w:val="24"/>
          <w:szCs w:val="24"/>
        </w:rPr>
        <w:t>Canavan, S.J., Ramm, C.W., 2000. Accuracy and precision of 10 year predictions for Forest Vegetation Simulator—Lake States. Northern Journal of Applied Forestry, 17(2), pp. 62-70.</w:t>
      </w:r>
    </w:p>
    <w:p>
      <w:pPr>
        <w:pStyle w:val="Normal"/>
        <w:ind w:left="720" w:hanging="720"/>
        <w:rPr>
          <w:sz w:val="24"/>
          <w:szCs w:val="24"/>
        </w:rPr>
      </w:pPr>
      <w:r>
        <w:rPr>
          <w:sz w:val="24"/>
          <w:szCs w:val="24"/>
        </w:rPr>
      </w:r>
    </w:p>
    <w:p>
      <w:pPr>
        <w:pStyle w:val="Normal"/>
        <w:ind w:left="720" w:hanging="720"/>
        <w:rPr>
          <w:sz w:val="24"/>
          <w:szCs w:val="24"/>
        </w:rPr>
      </w:pPr>
      <w:r>
        <w:rPr>
          <w:sz w:val="24"/>
          <w:szCs w:val="24"/>
        </w:rPr>
        <w:t>Childs, T.W.,1970. Laminated root rot of Douglas-fir in western Oregon and Washington. Pacific Northwest Forest and Range Experiment Station, US Department of Agriculture, Forest Service, vol. 102.</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Cleary, M.R., Arhipova, N., Morrison, D. J., Thomsen, I.M., Sturrock, R. N., Vasaitis, R., Gaitnieks T., Stenlid, J., 2013. Stump removal to control root disease in Canada and Scandinavia: A synthesis of results from long-term trials. Forest Ecology and Management, 290, pp. 5-14. </w:t>
      </w:r>
    </w:p>
    <w:p>
      <w:pPr>
        <w:pStyle w:val="Normal"/>
        <w:ind w:left="720" w:hanging="720"/>
        <w:rPr>
          <w:sz w:val="24"/>
          <w:szCs w:val="24"/>
        </w:rPr>
      </w:pPr>
      <w:r>
        <w:rPr>
          <w:sz w:val="24"/>
          <w:szCs w:val="24"/>
        </w:rPr>
      </w:r>
    </w:p>
    <w:p>
      <w:pPr>
        <w:pStyle w:val="Normal"/>
        <w:ind w:left="720" w:hanging="720"/>
        <w:rPr>
          <w:sz w:val="24"/>
          <w:szCs w:val="24"/>
        </w:rPr>
      </w:pPr>
      <w:r>
        <w:rPr>
          <w:sz w:val="24"/>
          <w:szCs w:val="24"/>
        </w:rPr>
        <w:t>Cobb, R.C., Metz, M.R., 2017. Tree diseases as a cause and consequence of interacting forest disturbances. Forests, 8(5), 147.</w:t>
      </w:r>
    </w:p>
    <w:p>
      <w:pPr>
        <w:pStyle w:val="Normal"/>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Cook, R.J., Edmonds, R.L., Klopfenstein, N.B., Littke, W., McDonald, G., Omdahl, D., Zambino,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David, L.R., 2018. User friendly user’s guide to the Western Root Disease Model version 3.0. Forest Management Service Center. Fort Collins, CO. pp. 29-30.  </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1992. Plant pathogens and long-term ecosystem changes. The fungal community: its organization and role in the ecosystem. Mycology Series vol. 9 (ed. by G. C. Carroll and D. T. Wicklow), Marcel Dekker, New York, NY pp. 499-520.</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Cook, S., 1989. Fire and fungus in a mountain hemlock forest. Canadian Journal of Botany, 67, 2005-16.</w:t>
      </w:r>
    </w:p>
    <w:p>
      <w:pPr>
        <w:pStyle w:val="Normal"/>
        <w:ind w:left="720" w:hanging="720"/>
        <w:rPr>
          <w:sz w:val="24"/>
          <w:szCs w:val="24"/>
        </w:rPr>
      </w:pPr>
      <w:r>
        <w:rPr>
          <w:sz w:val="24"/>
          <w:szCs w:val="24"/>
        </w:rPr>
      </w:r>
    </w:p>
    <w:p>
      <w:pPr>
        <w:pStyle w:val="Normal"/>
        <w:ind w:left="720" w:hanging="720"/>
        <w:rPr>
          <w:sz w:val="24"/>
          <w:szCs w:val="24"/>
          <w:ins w:id="329" w:author="Shawn McMurtrey" w:date="2023-01-28T16:14:00Z"/>
        </w:rPr>
      </w:pPr>
      <w:r>
        <w:rPr>
          <w:sz w:val="24"/>
          <w:szCs w:val="24"/>
        </w:rPr>
        <w:t>Dixon, G.E., 2002. Essential FVS: A user's guide to the Forest Vegetation Simulator. Fort Collins, CO, US Department of Agriculture, Forest Service, Forest Management Service Center.</w:t>
      </w:r>
    </w:p>
    <w:p>
      <w:pPr>
        <w:pStyle w:val="Normal"/>
        <w:ind w:left="720" w:hanging="720"/>
        <w:rPr>
          <w:sz w:val="24"/>
          <w:szCs w:val="24"/>
          <w:ins w:id="331" w:author="Shawn McMurtrey" w:date="2023-01-28T16:14:00Z"/>
        </w:rPr>
      </w:pPr>
      <w:ins w:id="330" w:author="Shawn McMurtrey" w:date="2023-01-28T16:14:00Z">
        <w:r>
          <w:rPr>
            <w:sz w:val="24"/>
            <w:szCs w:val="24"/>
          </w:rPr>
        </w:r>
      </w:ins>
    </w:p>
    <w:p>
      <w:pPr>
        <w:pStyle w:val="Normal"/>
        <w:ind w:left="720" w:hanging="720"/>
        <w:rPr>
          <w:sz w:val="24"/>
          <w:szCs w:val="24"/>
        </w:rPr>
      </w:pPr>
      <w:ins w:id="332" w:author="Shawn McMurtrey" w:date="2023-01-28T16:14:00Z">
        <w:r>
          <w:rPr>
            <w:sz w:val="24"/>
            <w:szCs w:val="24"/>
          </w:rPr>
          <w:t>Fournier, J.G.</w:t>
        </w:r>
      </w:ins>
      <w:ins w:id="333" w:author="Shawn McMurtrey" w:date="2023-01-28T16:15:00Z">
        <w:r>
          <w:rPr>
            <w:sz w:val="24"/>
            <w:szCs w:val="24"/>
          </w:rPr>
          <w:t>,</w:t>
        </w:r>
      </w:ins>
      <w:ins w:id="334" w:author="Shawn McMurtrey" w:date="2023-01-28T16:14:00Z">
        <w:r>
          <w:rPr>
            <w:sz w:val="24"/>
            <w:szCs w:val="24"/>
          </w:rPr>
          <w:t xml:space="preserve"> 1997. Spread of Phellinus weirii inoculated on the roots of standing and recently cut juvenile Douglas-fir trees.</w:t>
        </w:r>
      </w:ins>
      <w:ins w:id="335" w:author="Shawn McMurtrey" w:date="2023-01-28T16:15:00Z">
        <w:r>
          <w:rPr>
            <w:sz w:val="24"/>
            <w:szCs w:val="24"/>
          </w:rPr>
          <w:t xml:space="preserve"> M.S. thesis </w:t>
        </w:r>
      </w:ins>
      <w:ins w:id="336" w:author="Shawn McMurtrey" w:date="2023-01-28T16:16:00Z">
        <w:r>
          <w:rPr>
            <w:sz w:val="24"/>
            <w:szCs w:val="24"/>
          </w:rPr>
          <w:t>University of British Columbia.</w:t>
        </w:r>
      </w:ins>
    </w:p>
    <w:p>
      <w:pPr>
        <w:pStyle w:val="Normal"/>
        <w:rPr>
          <w:sz w:val="24"/>
          <w:szCs w:val="24"/>
        </w:rPr>
      </w:pPr>
      <w:r>
        <w:rPr>
          <w:sz w:val="24"/>
          <w:szCs w:val="24"/>
        </w:rPr>
      </w:r>
    </w:p>
    <w:p>
      <w:pPr>
        <w:pStyle w:val="Normal"/>
        <w:ind w:left="720" w:hanging="720"/>
        <w:rPr>
          <w:rStyle w:val="InternetLink"/>
          <w:color w:val="000000"/>
          <w:szCs w:val="24"/>
          <w:shd w:fill="FFFFFF" w:val="clear"/>
        </w:rPr>
      </w:pPr>
      <w:del w:id="337" w:author="Shawn McMurtrey" w:date="2023-01-28T16:00:00Z">
        <w:r>
          <w:rPr>
            <w:sz w:val="24"/>
            <w:szCs w:val="24"/>
          </w:rPr>
          <w:delText>Fairweather, M.L., McMillin, J., Rogers, T., Conklin, D., Fitzgibbon, B., 2006. Field guide to insects and diseases of Arizona and New Mexico forests. US Department of Agriculture, Forest Service, Southwestern Region.</w:delText>
        </w:r>
      </w:del>
      <w:r>
        <w:rPr>
          <w:sz w:val="24"/>
          <w:szCs w:val="24"/>
        </w:rPr>
        <w:t xml:space="preserve">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Franceschi, V.R., Krokene, P., Christiansen, E., Krekling, T., 2005. Anatomical and chemical defenses of conifer bark against bark beetles and other pests. New Phytologist, 167(2), 353-376.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Frankel, S. J., 1998. User’s guide to the Western Root Disease Model, version 3.0. General technical report PSW-GTR-165. Albany, CA: Pacific Southwest Research Station, US Department of Agriculture, Forest Service, p. 166.</w:t>
      </w:r>
      <w:r>
        <w:rPr>
          <w:rStyle w:val="InternetLink"/>
          <w:color w:val="000000"/>
          <w:szCs w:val="24"/>
          <w:shd w:fill="FFFFFF" w:val="clear"/>
        </w:rPr>
        <w:t xml:space="preserve"> </w:t>
      </w:r>
    </w:p>
    <w:p>
      <w:pPr>
        <w:pStyle w:val="Normal"/>
        <w:ind w:left="720" w:hanging="720"/>
        <w:rPr>
          <w:sz w:val="24"/>
          <w:szCs w:val="24"/>
        </w:rPr>
      </w:pPr>
      <w:r>
        <w:rPr>
          <w:sz w:val="24"/>
          <w:szCs w:val="24"/>
        </w:rPr>
      </w:r>
    </w:p>
    <w:p>
      <w:pPr>
        <w:pStyle w:val="Normal"/>
        <w:ind w:left="720" w:hanging="720"/>
        <w:rPr>
          <w:sz w:val="24"/>
          <w:szCs w:val="24"/>
        </w:rPr>
      </w:pPr>
      <w:r>
        <w:rPr>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pp. 131-138.</w:t>
      </w:r>
    </w:p>
    <w:p>
      <w:pPr>
        <w:pStyle w:val="Normal"/>
        <w:ind w:left="720" w:hanging="720"/>
        <w:rPr>
          <w:sz w:val="24"/>
          <w:szCs w:val="24"/>
          <w:shd w:fill="FFFFFF" w:val="clear"/>
        </w:rPr>
      </w:pPr>
      <w:r>
        <w:rPr>
          <w:sz w:val="24"/>
          <w:szCs w:val="24"/>
          <w:shd w:fill="FFFFFF" w:val="clear"/>
        </w:rPr>
      </w:r>
    </w:p>
    <w:p>
      <w:pPr>
        <w:pStyle w:val="Normal"/>
        <w:ind w:left="720" w:hanging="720"/>
        <w:rPr>
          <w:sz w:val="24"/>
          <w:szCs w:val="24"/>
        </w:rPr>
      </w:pPr>
      <w:r>
        <w:fldChar w:fldCharType="begin"/>
      </w:r>
      <w:r>
        <w:rPr>
          <w:sz w:val="24"/>
          <w:szCs w:val="24"/>
        </w:rPr>
        <w:instrText> HYPERLINK "https://www.sciencedirect.com/science/article/pii/S0378112717321321" \l "bb0120"</w:instrText>
      </w:r>
      <w:r>
        <w:rPr>
          <w:sz w:val="24"/>
          <w:szCs w:val="24"/>
        </w:rPr>
        <w:fldChar w:fldCharType="separate"/>
      </w:r>
      <w:r>
        <w:rPr>
          <w:sz w:val="24"/>
          <w:szCs w:val="24"/>
        </w:rPr>
        <w:t>Franklin, J.F., Johnson, K.N., 2012</w:t>
      </w:r>
      <w:r>
        <w:rPr>
          <w:sz w:val="24"/>
          <w:szCs w:val="24"/>
        </w:rPr>
        <w:fldChar w:fldCharType="end"/>
      </w:r>
      <w:r>
        <w:rPr>
          <w:sz w:val="24"/>
          <w:szCs w:val="24"/>
        </w:rPr>
        <w:t xml:space="preserve">. A restoration framework for federal forests in the Pacific Northwest Journal of Forestry, 110, pp. 429-439. </w:t>
      </w:r>
    </w:p>
    <w:p>
      <w:pPr>
        <w:pStyle w:val="Normal"/>
        <w:ind w:left="720" w:hanging="720"/>
        <w:rPr>
          <w:sz w:val="24"/>
          <w:szCs w:val="24"/>
        </w:rPr>
      </w:pPr>
      <w:r>
        <w:rPr>
          <w:sz w:val="24"/>
          <w:szCs w:val="24"/>
        </w:rPr>
      </w:r>
    </w:p>
    <w:p>
      <w:pPr>
        <w:pStyle w:val="Normal"/>
        <w:ind w:left="720" w:hanging="720"/>
        <w:rPr>
          <w:sz w:val="24"/>
          <w:szCs w:val="24"/>
        </w:rPr>
      </w:pPr>
      <w:r>
        <w:rPr>
          <w:sz w:val="24"/>
          <w:szCs w:val="24"/>
        </w:rPr>
        <w:t>Furniss, M.M., Kegley, S.J., 2014. Forest Insect and Disease Leaflet 5, US Department of Agriculture, Forest Service.</w:t>
      </w:r>
    </w:p>
    <w:p>
      <w:pPr>
        <w:pStyle w:val="Normal"/>
        <w:ind w:left="720" w:hanging="720"/>
        <w:rPr>
          <w:sz w:val="24"/>
          <w:szCs w:val="24"/>
        </w:rPr>
      </w:pPr>
      <w:r>
        <w:rPr>
          <w:sz w:val="24"/>
          <w:szCs w:val="24"/>
        </w:rPr>
      </w:r>
    </w:p>
    <w:p>
      <w:pPr>
        <w:pStyle w:val="Normal"/>
        <w:ind w:left="720" w:hanging="720"/>
        <w:rPr>
          <w:sz w:val="24"/>
          <w:szCs w:val="24"/>
        </w:rPr>
      </w:pPr>
      <w:r>
        <w:rPr>
          <w:sz w:val="24"/>
          <w:szCs w:val="24"/>
        </w:rPr>
        <w:t>Goheen, D.J., Hansen, E.M., 1993. Effects of pathogens and bark beetles on forests. Beetle-Pathogen Interactions in Conifer Forests. T.D. Schowalter and G.M Filip, eds. Academic Press. San Diego, pp. 175-196.</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Goheen, D.J., Otrosina, W.J., 1998. Characteristics and consequences of root diseases in forests of western North America. In: Frankel, Susan J., tech. coord. User’s guide to the western root disease model, version 3.0. Gen. Tech. Rep. PSW-GTR 165. Albany, CA: Department of Agriculture, Forest Service, Pacific Southwest Station: 3-8 p.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Hadfield, J.S., 1985. Laminated root rot : a guide for reducing and preventing losses in Oregon and Washington forests (vol. 1985). Portland, OR: US Department of Agriculture, Forest Service, Pacific Northwest Region, p. 13. </w:t>
      </w:r>
      <w:r>
        <w:rPr>
          <w:rStyle w:val="InternetLink"/>
          <w:color w:val="000000"/>
          <w:szCs w:val="24"/>
          <w:shd w:fill="FFFFFF" w:val="clear"/>
        </w:rPr>
        <w:br/>
      </w:r>
    </w:p>
    <w:p>
      <w:pPr>
        <w:pStyle w:val="Normal"/>
        <w:ind w:left="720" w:hanging="720"/>
        <w:rPr>
          <w:sz w:val="24"/>
          <w:szCs w:val="24"/>
        </w:rPr>
      </w:pPr>
      <w:r>
        <w:rPr>
          <w:sz w:val="24"/>
          <w:szCs w:val="24"/>
        </w:rPr>
        <w:t xml:space="preserve">Hadfield, J.S., Goheen, D.J., Filip, G.M., Schmitt, C.L., Harvey, R.D., 1986. Root diseases in Oregon and Washington conifers. Portland, OR: US Department of Agriculture, Forest Service, Pacific Northwest Region, p. 27. </w:t>
      </w:r>
      <w:r>
        <w:rPr>
          <w:rStyle w:val="InternetLink"/>
          <w:color w:val="000000"/>
          <w:szCs w:val="24"/>
          <w:shd w:fill="FFFFFF" w:val="clear"/>
        </w:rPr>
        <w:br/>
      </w:r>
    </w:p>
    <w:p>
      <w:pPr>
        <w:pStyle w:val="Normal"/>
        <w:ind w:left="720" w:hanging="720"/>
        <w:rPr>
          <w:sz w:val="24"/>
          <w:szCs w:val="24"/>
        </w:rPr>
      </w:pPr>
      <w:r>
        <w:rPr>
          <w:sz w:val="24"/>
          <w:szCs w:val="24"/>
        </w:rPr>
        <w:t>Hagle, S.K., Tunnock, S.T., Gibson, K.E., Gilligan, C.J., 1987. Field guide to diseases and insect pests of Idaho and Montana forests. United States: US Department of Agriculture, Forest Service, State and Private Forestry, Northern Region, p. 123.</w:t>
      </w:r>
    </w:p>
    <w:p>
      <w:pPr>
        <w:pStyle w:val="Normal"/>
        <w:rPr>
          <w:sz w:val="24"/>
          <w:szCs w:val="24"/>
        </w:rPr>
      </w:pPr>
      <w:r>
        <w:rPr>
          <w:sz w:val="24"/>
          <w:szCs w:val="24"/>
        </w:rPr>
      </w:r>
    </w:p>
    <w:p>
      <w:pPr>
        <w:pStyle w:val="Normal"/>
        <w:ind w:left="720" w:hanging="720"/>
        <w:rPr>
          <w:sz w:val="24"/>
          <w:szCs w:val="24"/>
        </w:rPr>
      </w:pPr>
      <w:r>
        <w:rPr>
          <w:sz w:val="24"/>
          <w:szCs w:val="24"/>
        </w:rPr>
        <w:t xml:space="preserve">Hansen, E.M., 1979. Survival of Phellinus weirii in Douglas-fir stumps after logging. Canadian Journal of Forest Research, 9(4): 484-488.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Hansen, E.M., Reynolds, K., Angwin, P., 1983. Factors influencing the spread of Phellinus weirii in Douglas-fir. Proc. 6th mt. Conf. On Root and Butt Rots in Forest Trees. Melbourne, Victoria, Gympie, Australia. </w:t>
      </w:r>
    </w:p>
    <w:p>
      <w:pPr>
        <w:pStyle w:val="Normal"/>
        <w:ind w:left="720" w:hanging="720"/>
        <w:rPr>
          <w:sz w:val="24"/>
          <w:szCs w:val="24"/>
        </w:rPr>
      </w:pPr>
      <w:r>
        <w:rPr>
          <w:sz w:val="24"/>
          <w:szCs w:val="24"/>
        </w:rPr>
      </w:r>
    </w:p>
    <w:p>
      <w:pPr>
        <w:pStyle w:val="Normal"/>
        <w:ind w:left="720" w:hanging="720"/>
        <w:rPr>
          <w:rStyle w:val="InternetLink"/>
          <w:szCs w:val="24"/>
          <w:shd w:fill="FFFFFF" w:val="clear"/>
        </w:rPr>
      </w:pPr>
      <w:r>
        <w:rPr>
          <w:sz w:val="24"/>
          <w:szCs w:val="24"/>
        </w:rPr>
        <w:t xml:space="preserve">Hansen, E.M., Goheen, E.M., 2000. Phellinus weirii and other native root pathogens as determinants of forest structure and process in western North America. Annual Review of Phytopathology, 38(1), 515-539. </w:t>
      </w:r>
    </w:p>
    <w:p>
      <w:pPr>
        <w:pStyle w:val="Normal"/>
        <w:rPr>
          <w:rStyle w:val="InternetLink"/>
          <w:color w:val="000000"/>
          <w:szCs w:val="24"/>
          <w:shd w:fill="FFFFFF" w:val="clear"/>
        </w:rPr>
      </w:pPr>
      <w:r>
        <w:rPr>
          <w:color w:val="000000"/>
          <w:szCs w:val="24"/>
          <w:shd w:fill="FFFFFF" w:val="clear"/>
        </w:rPr>
      </w:r>
    </w:p>
    <w:p>
      <w:pPr>
        <w:pStyle w:val="Normal"/>
        <w:ind w:left="720" w:hanging="720"/>
        <w:rPr>
          <w:color w:val="000000"/>
          <w:sz w:val="24"/>
          <w:szCs w:val="24"/>
          <w:shd w:fill="FFFFFF" w:val="clear"/>
        </w:rPr>
      </w:pPr>
      <w:r>
        <w:rPr>
          <w:rStyle w:val="InternetLink"/>
          <w:color w:val="000000"/>
          <w:szCs w:val="24"/>
          <w:shd w:fill="FFFFFF" w:val="clear"/>
        </w:rPr>
        <w:t>Harrington, C.A., 2006. Biology and ecology of red alder. US Department of Agriculture, Forest Service General Technical Report PNW, 669, 21.</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Klopfenstein, N.B., Kim, M.-S., Hanna, J.W., Richardson, B.A., Lundquist, J.E., 2009. Approaches to predicting potential impacts of climate change on forest disease: an example with Armillaria root disease. Res. Pap. RMRS- RP-76. Fort Collins, CO: U.S. Department of Agriculture, Forest Service, Rocky Mountain Research Station p. 10.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Lan, Y.H., Shaw, D.C., Beedlow, P.A., Lee, E.H., Waschmann, R.S., 2019. Severity of Swiss needle cast in young and mature Douglas-fir forests in western Oregon, USA. Forest Ecology and Management, 442, pp. 79-95.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Langridge, R.W., 1987. Soil survey of Linn County Area, Oregon. USDA Soil Conservation Service, Washington, DC.</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Lattin, P.D., 1998. Spatial analysis of Phellinus wierii infection centers in the Central Cascades of Oregon: Inferring ecological processes from patterns. M.S. thesis Oregon State University.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Law, B.E., Hudiburg, T.W., Luyssaert, S., 2013. Thinning effects on forest productivity: consequences of preserving old forests and mitigating impacts of fire and drought. Plant Ecology and Diversity, 6(1), 73-85. </w:t>
      </w:r>
    </w:p>
    <w:p>
      <w:pPr>
        <w:pStyle w:val="Normal"/>
        <w:rPr>
          <w:sz w:val="24"/>
          <w:szCs w:val="24"/>
        </w:rPr>
      </w:pPr>
      <w:r>
        <w:rPr>
          <w:sz w:val="24"/>
          <w:szCs w:val="24"/>
        </w:rPr>
      </w:r>
    </w:p>
    <w:p>
      <w:pPr>
        <w:pStyle w:val="Normal"/>
        <w:ind w:left="720" w:hanging="720"/>
        <w:rPr>
          <w:sz w:val="24"/>
          <w:szCs w:val="24"/>
        </w:rPr>
      </w:pPr>
      <w:r>
        <w:rPr>
          <w:sz w:val="24"/>
          <w:szCs w:val="24"/>
        </w:rPr>
        <w:t>Lawson, T.T., 1979. Some silvicultural impacts of Phellinus weirii on a managed forest in the interior coast range of Oregon. M.S. thesis Oregon State University.</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Lawson, TT., Berg, A.B., Hansen, E.M., 1983. Damage from laminated root rot at the Black Rock Forest Management Research Area in western Oregon. (Res. Note 75). Corvallis, OR: Oregon State University, Forest Research Laboratory. </w:t>
      </w:r>
    </w:p>
    <w:p>
      <w:pPr>
        <w:pStyle w:val="Normal"/>
        <w:ind w:left="720" w:hanging="720"/>
        <w:rPr>
          <w:sz w:val="24"/>
          <w:szCs w:val="24"/>
        </w:rPr>
      </w:pPr>
      <w:r>
        <w:rPr>
          <w:sz w:val="24"/>
          <w:szCs w:val="24"/>
        </w:rPr>
      </w:r>
    </w:p>
    <w:p>
      <w:pPr>
        <w:pStyle w:val="Normal"/>
        <w:ind w:left="720" w:hanging="720"/>
        <w:rPr>
          <w:sz w:val="24"/>
          <w:szCs w:val="24"/>
        </w:rPr>
      </w:pPr>
      <w:r>
        <w:rPr>
          <w:sz w:val="24"/>
          <w:szCs w:val="24"/>
        </w:rPr>
        <w:t>Leal I., Bergeron, M.J., Feau, N., Tsui, C.K.M., Foord, B., Pellow, K., Sturrock, R.N., 2019. Cryptic speciation in western North America and eastern Eurasia of the pathogens responsible for laminated root rot. Phytopathology, 109(3), 456-468.</w:t>
      </w:r>
    </w:p>
    <w:p>
      <w:pPr>
        <w:pStyle w:val="Normal"/>
        <w:ind w:left="720" w:hanging="720"/>
        <w:rPr>
          <w:sz w:val="24"/>
          <w:szCs w:val="24"/>
        </w:rPr>
      </w:pPr>
      <w:r>
        <w:rPr>
          <w:sz w:val="24"/>
          <w:szCs w:val="24"/>
        </w:rPr>
      </w:r>
    </w:p>
    <w:p>
      <w:pPr>
        <w:pStyle w:val="Normal"/>
        <w:ind w:left="720" w:hanging="720"/>
        <w:rPr>
          <w:sz w:val="24"/>
          <w:szCs w:val="24"/>
        </w:rPr>
      </w:pPr>
      <w:r>
        <w:rPr>
          <w:sz w:val="24"/>
          <w:szCs w:val="24"/>
        </w:rPr>
        <w:t>Length, R.V., 2022. Emmeans: estimated marginal means, aka least-squares means. R package version 1.7.4-1.</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Lewis, K.J., 2013. Laminated and tomentosus root rots. Infectious forest diseases. </w:t>
      </w:r>
    </w:p>
    <w:p>
      <w:pPr>
        <w:pStyle w:val="Normal"/>
        <w:ind w:left="720" w:hanging="0"/>
        <w:rPr>
          <w:sz w:val="24"/>
          <w:szCs w:val="24"/>
        </w:rPr>
      </w:pPr>
      <w:r>
        <w:rPr>
          <w:sz w:val="24"/>
          <w:szCs w:val="24"/>
        </w:rPr>
        <w:t>Wallingford: CAB International, pp. 178-196.</w:t>
      </w:r>
    </w:p>
    <w:p>
      <w:pPr>
        <w:pStyle w:val="Normal"/>
        <w:rPr>
          <w:sz w:val="24"/>
          <w:szCs w:val="24"/>
        </w:rPr>
      </w:pPr>
      <w:r>
        <w:rPr>
          <w:sz w:val="24"/>
          <w:szCs w:val="24"/>
        </w:rPr>
      </w:r>
    </w:p>
    <w:p>
      <w:pPr>
        <w:pStyle w:val="Normal"/>
        <w:ind w:left="720" w:hanging="720"/>
        <w:rPr>
          <w:sz w:val="24"/>
          <w:szCs w:val="24"/>
        </w:rPr>
      </w:pPr>
      <w:r>
        <w:rPr>
          <w:sz w:val="24"/>
          <w:szCs w:val="24"/>
        </w:rPr>
        <w:t xml:space="preserve">Lim, Y.W., Yeung, Y.C.A., Sturrock, R., Leal, I., Breuil, C., 2005. Differentiating the two closely related species, Phellinus weirii and P. sulphurascens. Forest Pathology, 35(4), 305-314. </w:t>
      </w:r>
    </w:p>
    <w:p>
      <w:pPr>
        <w:pStyle w:val="Normal"/>
        <w:rPr>
          <w:sz w:val="24"/>
          <w:szCs w:val="24"/>
        </w:rPr>
      </w:pPr>
      <w:r>
        <w:rPr>
          <w:sz w:val="24"/>
          <w:szCs w:val="24"/>
        </w:rPr>
        <w:t xml:space="preserve">  </w:t>
      </w:r>
    </w:p>
    <w:p>
      <w:pPr>
        <w:pStyle w:val="Normal"/>
        <w:ind w:left="720" w:hanging="720"/>
        <w:rPr>
          <w:sz w:val="24"/>
          <w:szCs w:val="24"/>
        </w:rPr>
      </w:pPr>
      <w:r>
        <w:rPr>
          <w:sz w:val="24"/>
          <w:szCs w:val="24"/>
        </w:rPr>
        <w:t>Li, C.Y., Lu, K.C., Nelson, E.E., Bollen, W.B., Trappe, J.M., 1969. Effect of phenolic and other compounds on growth of Poria weirii in vitro. Microbios, 3, 305-311.</w:t>
      </w:r>
    </w:p>
    <w:p>
      <w:pPr>
        <w:pStyle w:val="Normal"/>
        <w:ind w:left="720" w:hanging="720"/>
        <w:rPr>
          <w:sz w:val="24"/>
          <w:szCs w:val="24"/>
        </w:rPr>
      </w:pPr>
      <w:r>
        <w:rPr>
          <w:sz w:val="24"/>
          <w:szCs w:val="24"/>
        </w:rPr>
      </w:r>
    </w:p>
    <w:p>
      <w:pPr>
        <w:pStyle w:val="Normal"/>
        <w:ind w:left="720" w:hanging="720"/>
        <w:rPr>
          <w:sz w:val="24"/>
          <w:szCs w:val="24"/>
        </w:rPr>
      </w:pPr>
      <w:r>
        <w:rPr>
          <w:sz w:val="24"/>
          <w:szCs w:val="24"/>
        </w:rPr>
        <w:t>Li, C.Y., Lu, K.C., Trappe J.M., Bollen, W.B., 1970. Inhibition of Poria weirii and Fomes annosus by linoleic acid. Forest Science 16:329.330.</w:t>
      </w:r>
    </w:p>
    <w:p>
      <w:pPr>
        <w:pStyle w:val="Normal"/>
        <w:rPr>
          <w:sz w:val="24"/>
          <w:szCs w:val="24"/>
        </w:rPr>
      </w:pPr>
      <w:r>
        <w:rPr>
          <w:sz w:val="24"/>
          <w:szCs w:val="24"/>
        </w:rPr>
      </w:r>
    </w:p>
    <w:p>
      <w:pPr>
        <w:pStyle w:val="Normal"/>
        <w:ind w:left="720" w:hanging="720"/>
        <w:rPr>
          <w:sz w:val="24"/>
          <w:szCs w:val="24"/>
        </w:rPr>
      </w:pPr>
      <w:r>
        <w:rPr>
          <w:sz w:val="24"/>
          <w:szCs w:val="24"/>
        </w:rPr>
        <w:t xml:space="preserve">Maffei, H.M., Filip, G.M., Chadwick, K.L., David, L., 2008. Western root disease model simulation versus plot remeasurement: 11 years of change in stand structure and density induced by Armillaria root disease in central Oregon. Third Forest Vegetation Simulator Conference: Fort Collins, CO, February 13-15, 2007. US Department of Agriculture, Forest Service, Rocky Mountain Research Station, p. 55. </w:t>
      </w:r>
    </w:p>
    <w:p>
      <w:pPr>
        <w:pStyle w:val="Normal"/>
        <w:rPr>
          <w:sz w:val="24"/>
          <w:szCs w:val="24"/>
        </w:rPr>
      </w:pPr>
      <w:r>
        <w:rPr>
          <w:sz w:val="24"/>
          <w:szCs w:val="24"/>
        </w:rPr>
      </w:r>
    </w:p>
    <w:p>
      <w:pPr>
        <w:pStyle w:val="Normal"/>
        <w:ind w:left="720" w:hanging="720"/>
        <w:rPr>
          <w:sz w:val="24"/>
          <w:szCs w:val="24"/>
        </w:rPr>
      </w:pPr>
      <w:r>
        <w:rPr>
          <w:sz w:val="24"/>
          <w:szCs w:val="24"/>
        </w:rPr>
        <w:t>McCauley, K.J., Cook, S.A., 1980. Phellinus weirii infestation of two mountain hemlock</w:t>
      </w:r>
    </w:p>
    <w:p>
      <w:pPr>
        <w:pStyle w:val="Normal"/>
        <w:ind w:firstLine="720"/>
        <w:rPr>
          <w:sz w:val="24"/>
          <w:szCs w:val="24"/>
        </w:rPr>
      </w:pPr>
      <w:r>
        <w:rPr>
          <w:sz w:val="24"/>
          <w:szCs w:val="24"/>
        </w:rPr>
        <w:t>forests in the Oregon Cascades. Forest Science, 26:23-29</w:t>
      </w:r>
    </w:p>
    <w:p>
      <w:pPr>
        <w:pStyle w:val="Normal"/>
        <w:rPr>
          <w:sz w:val="24"/>
          <w:szCs w:val="24"/>
        </w:rPr>
      </w:pPr>
      <w:r>
        <w:rPr>
          <w:sz w:val="24"/>
          <w:szCs w:val="24"/>
        </w:rPr>
      </w:r>
    </w:p>
    <w:p>
      <w:pPr>
        <w:pStyle w:val="Normal"/>
        <w:ind w:left="720" w:hanging="720"/>
        <w:rPr>
          <w:sz w:val="24"/>
          <w:szCs w:val="24"/>
        </w:rPr>
      </w:pPr>
      <w:r>
        <w:rPr>
          <w:sz w:val="24"/>
          <w:szCs w:val="24"/>
        </w:rPr>
        <w:t>McKenzie, D., Gedalof, Z.E., Peterson, D.L., Mote, P., 2004. Climatic change, wildfire, and conservation. Conservation Biology, 18(4), 890-902.  </w:t>
      </w:r>
    </w:p>
    <w:p>
      <w:pPr>
        <w:pStyle w:val="Normal"/>
        <w:ind w:left="720" w:hanging="720"/>
        <w:rPr>
          <w:sz w:val="24"/>
          <w:szCs w:val="24"/>
        </w:rPr>
      </w:pPr>
      <w:r>
        <w:rPr>
          <w:sz w:val="24"/>
          <w:szCs w:val="24"/>
        </w:rPr>
      </w:r>
    </w:p>
    <w:p>
      <w:pPr>
        <w:pStyle w:val="Normal"/>
        <w:ind w:left="720" w:hanging="720"/>
        <w:rPr>
          <w:sz w:val="24"/>
          <w:szCs w:val="24"/>
        </w:rPr>
      </w:pPr>
      <w:r>
        <w:rPr>
          <w:sz w:val="24"/>
          <w:szCs w:val="24"/>
        </w:rPr>
        <w:t>McMurtrey S., Alcalá-Briseño, R.I., Showalter, D.N., LeBoldus, J.M., 2022. Draft genome resource for forest pathogen Coniferiporia weirii - a facultative pathogen of Thuja plicata and Callitropsis nootkatensis. Plant Disease.</w:t>
      </w:r>
    </w:p>
    <w:p>
      <w:pPr>
        <w:pStyle w:val="Normal"/>
        <w:rPr>
          <w:sz w:val="24"/>
          <w:szCs w:val="24"/>
        </w:rPr>
      </w:pPr>
      <w:r>
        <w:rPr>
          <w:sz w:val="24"/>
          <w:szCs w:val="24"/>
        </w:rPr>
      </w:r>
    </w:p>
    <w:p>
      <w:pPr>
        <w:pStyle w:val="Normal"/>
        <w:ind w:left="720" w:hanging="720"/>
        <w:rPr>
          <w:sz w:val="24"/>
          <w:szCs w:val="24"/>
        </w:rPr>
      </w:pPr>
      <w:r>
        <w:rPr>
          <w:sz w:val="24"/>
          <w:szCs w:val="24"/>
        </w:rPr>
        <w:t>Morrison, D.J., Merler, H., Norris, D., 1991. Detection, recognition, and management of Armillaria and Phellinus root disease in the southern interior of British Columbia. Forestry Canada and BC Ministry of Forests, Victoria, BC FRDA Rep. 179.</w:t>
      </w:r>
    </w:p>
    <w:p>
      <w:pPr>
        <w:pStyle w:val="Normal"/>
        <w:rPr>
          <w:sz w:val="24"/>
          <w:szCs w:val="24"/>
        </w:rPr>
      </w:pPr>
      <w:r>
        <w:rPr>
          <w:sz w:val="24"/>
          <w:szCs w:val="24"/>
        </w:rPr>
      </w:r>
    </w:p>
    <w:p>
      <w:pPr>
        <w:pStyle w:val="Normal"/>
        <w:ind w:left="720" w:hanging="720"/>
        <w:rPr>
          <w:sz w:val="24"/>
          <w:szCs w:val="24"/>
        </w:rPr>
      </w:pPr>
      <w:r>
        <w:rPr>
          <w:sz w:val="24"/>
          <w:szCs w:val="24"/>
          <w:lang w:val="fr-FR"/>
        </w:rPr>
        <w:t xml:space="preserve">Mote, P.W., Salathé, E.P, 2010. </w:t>
      </w:r>
      <w:r>
        <w:rPr>
          <w:sz w:val="24"/>
          <w:szCs w:val="24"/>
        </w:rPr>
        <w:t xml:space="preserve">Future climate in the Pacific Northwest. Climatic Change 102, 29-50. </w:t>
      </w:r>
    </w:p>
    <w:p>
      <w:pPr>
        <w:pStyle w:val="Normal"/>
        <w:rPr>
          <w:sz w:val="24"/>
          <w:szCs w:val="24"/>
        </w:rPr>
      </w:pPr>
      <w:r>
        <w:rPr>
          <w:sz w:val="24"/>
          <w:szCs w:val="24"/>
        </w:rPr>
      </w:r>
    </w:p>
    <w:p>
      <w:pPr>
        <w:pStyle w:val="Normal"/>
        <w:ind w:left="720" w:hanging="720"/>
        <w:rPr>
          <w:sz w:val="24"/>
          <w:szCs w:val="24"/>
        </w:rPr>
      </w:pPr>
      <w:r>
        <w:rPr>
          <w:sz w:val="24"/>
          <w:szCs w:val="24"/>
        </w:rPr>
        <w:t xml:space="preserve">Nelson, E.E., Hartman, T., 1975. Estimating spread of Pori weirii in a high-elevation, mixed conifer stand. Journal of Forestry, 73(3), 141-142. </w:t>
      </w:r>
    </w:p>
    <w:p>
      <w:pPr>
        <w:pStyle w:val="Normal"/>
        <w:ind w:left="720" w:hanging="720"/>
        <w:rPr>
          <w:sz w:val="24"/>
          <w:szCs w:val="24"/>
        </w:rPr>
      </w:pPr>
      <w:r>
        <w:rPr>
          <w:sz w:val="24"/>
          <w:szCs w:val="24"/>
        </w:rPr>
      </w:r>
    </w:p>
    <w:p>
      <w:pPr>
        <w:pStyle w:val="Normal"/>
        <w:ind w:left="720" w:hanging="720"/>
        <w:rPr>
          <w:sz w:val="24"/>
          <w:szCs w:val="24"/>
        </w:rPr>
      </w:pPr>
      <w:r>
        <w:rPr>
          <w:sz w:val="24"/>
          <w:szCs w:val="24"/>
        </w:rPr>
        <w:t>Nelson, E.E., Martin, N.E., Williams, R.E., 1981. Laminated root rot of western conifers. Forest Insect and Disease Leaflet 159. Washington, DC: US Department of Agriculture, Forest Service, p. 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Norris, C.E., Hogg, K.E., Maynard, D.G., Curran, M.P., 2014. Stumping trials in British Columbia-organic matter removal and compaction effects on tree growth from seedlings to mid rotation stands. Canadian Journal of Forest Research, 44(11), 1402-1418.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Parker, T.J., Clancy, K.M., Mathiasen, R.L., 2006. Interactions among fire, insects, and pathogens in coniferous forests of the interior western United States and Canada. Agricultural and Forest Entomology, 8(3), 167-189.  </w:t>
      </w:r>
    </w:p>
    <w:p>
      <w:pPr>
        <w:pStyle w:val="Normal"/>
        <w:rPr>
          <w:sz w:val="24"/>
          <w:szCs w:val="24"/>
        </w:rPr>
      </w:pPr>
      <w:r>
        <w:rPr>
          <w:sz w:val="24"/>
          <w:szCs w:val="24"/>
        </w:rPr>
      </w:r>
    </w:p>
    <w:p>
      <w:pPr>
        <w:pStyle w:val="Normal"/>
        <w:ind w:left="720" w:hanging="720"/>
        <w:rPr>
          <w:sz w:val="24"/>
          <w:szCs w:val="24"/>
        </w:rPr>
      </w:pPr>
      <w:r>
        <w:rPr>
          <w:sz w:val="24"/>
          <w:szCs w:val="24"/>
        </w:rPr>
        <w:t xml:space="preserve">Peet, F.G., Hunt, R.S. 2005. A new simulator for the spread of forest root diseases by individual root contacts. Forest Science, 51(5), 425-437. </w:t>
      </w:r>
    </w:p>
    <w:p>
      <w:pPr>
        <w:pStyle w:val="Normal"/>
        <w:ind w:left="720" w:hanging="720"/>
        <w:rPr>
          <w:sz w:val="24"/>
          <w:szCs w:val="24"/>
        </w:rPr>
      </w:pPr>
      <w:r>
        <w:rPr>
          <w:sz w:val="24"/>
          <w:szCs w:val="24"/>
        </w:rPr>
      </w:r>
    </w:p>
    <w:p>
      <w:pPr>
        <w:pStyle w:val="Normal"/>
        <w:ind w:left="720" w:hanging="720"/>
        <w:rPr>
          <w:sz w:val="24"/>
          <w:szCs w:val="24"/>
        </w:rPr>
      </w:pPr>
      <w:r>
        <w:rPr>
          <w:sz w:val="24"/>
          <w:szCs w:val="24"/>
        </w:rPr>
        <w:t>Pretzsch, H., Grote, R., Reineking, B., Rötzer, T., Seifert, S., 2008. Models for forest ecosystem management: a European perspective. Annals of Botany 101, 1065–1087.</w:t>
      </w:r>
      <w:r>
        <w:rPr>
          <w:rStyle w:val="InternetLink"/>
          <w:color w:val="000000"/>
          <w:szCs w:val="24"/>
          <w:shd w:fill="FFFFFF" w:val="clear"/>
        </w:rPr>
        <w:t xml:space="preserve">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Pretzsch, H., Biber, P., Schütze, G., Uhl, E., Rötzer, T., 2014. Forest stand growth dynamics in central Europe have accelerated since 1870. Nature Communications, 5(1), 1-10.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PRISM Climate Group, Oregon State University, 2018. </w:t>
      </w:r>
      <w:r>
        <w:rPr>
          <w:rStyle w:val="InternetLink"/>
          <w:color w:val="000000"/>
          <w:szCs w:val="24"/>
          <w:shd w:fill="FFFFFF" w:val="clear"/>
        </w:rPr>
        <w:t>https://prism.oregonstate.edu.</w:t>
      </w:r>
    </w:p>
    <w:p>
      <w:pPr>
        <w:pStyle w:val="Normal"/>
        <w:rPr>
          <w:sz w:val="24"/>
          <w:szCs w:val="24"/>
        </w:rPr>
      </w:pPr>
      <w:r>
        <w:rPr>
          <w:sz w:val="24"/>
          <w:szCs w:val="24"/>
        </w:rPr>
      </w:r>
    </w:p>
    <w:p>
      <w:pPr>
        <w:pStyle w:val="Normal"/>
        <w:ind w:left="720" w:hanging="720"/>
        <w:rPr>
          <w:sz w:val="24"/>
          <w:szCs w:val="24"/>
        </w:rPr>
      </w:pPr>
      <w:r>
        <w:rPr>
          <w:sz w:val="24"/>
          <w:szCs w:val="24"/>
        </w:rPr>
        <w:t xml:space="preserve">R Core Team, 2021. R: A language and environment for statistical computing. R Foundation for Statistical Computing, Vienna, Austria. </w:t>
      </w:r>
      <w:hyperlink r:id="rId22">
        <w:r>
          <w:rPr>
            <w:rStyle w:val="InternetLink"/>
            <w:szCs w:val="24"/>
          </w:rPr>
          <w:t>https://www.R-project.org/</w:t>
        </w:r>
      </w:hyperlink>
      <w:r>
        <w:rPr>
          <w:sz w:val="24"/>
          <w:szCs w:val="24"/>
        </w:rPr>
        <w:t>.</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RStudio Team, 2021. RStudio: integrated development environment for R. RStudio, PBC, Boston, MA. </w:t>
      </w:r>
    </w:p>
    <w:p>
      <w:pPr>
        <w:pStyle w:val="Normal"/>
        <w:rPr>
          <w:sz w:val="24"/>
          <w:szCs w:val="24"/>
        </w:rPr>
      </w:pPr>
      <w:r>
        <w:rPr>
          <w:sz w:val="24"/>
          <w:szCs w:val="24"/>
        </w:rPr>
      </w:r>
    </w:p>
    <w:p>
      <w:pPr>
        <w:pStyle w:val="Normal"/>
        <w:ind w:left="720" w:hanging="720"/>
        <w:rPr>
          <w:sz w:val="24"/>
          <w:szCs w:val="24"/>
        </w:rPr>
      </w:pPr>
      <w:r>
        <w:rPr>
          <w:sz w:val="24"/>
          <w:szCs w:val="24"/>
        </w:rPr>
        <w:t>Scharpf, R.F., 1993. Diseases of Pacific Coast conifers. Agriculture handbook (No. PB-95-160800/XAB; AGRICULTURE/HB-521). Forest Service, Albany, CA (United States). Pacific Southwest Research Station.</w:t>
        <w:br/>
      </w:r>
    </w:p>
    <w:p>
      <w:pPr>
        <w:pStyle w:val="Normal"/>
        <w:ind w:left="720" w:hanging="720"/>
        <w:rPr>
          <w:sz w:val="24"/>
          <w:szCs w:val="24"/>
        </w:rPr>
      </w:pPr>
      <w:r>
        <w:rPr>
          <w:sz w:val="24"/>
          <w:szCs w:val="24"/>
        </w:rPr>
        <w:t xml:space="preserve">Schützenmeister, A., Jensen, U., Piepho, H.-P., 2012. Checking normality and homoscedasticity in the general linear model using diagnostic plots. Communications in Statistics - Simulation and Computation, 41(2), 141-154. </w:t>
      </w:r>
    </w:p>
    <w:p>
      <w:pPr>
        <w:pStyle w:val="Normal"/>
        <w:rPr>
          <w:sz w:val="24"/>
          <w:szCs w:val="24"/>
        </w:rPr>
      </w:pPr>
      <w:r>
        <w:rPr>
          <w:sz w:val="24"/>
          <w:szCs w:val="24"/>
        </w:rPr>
      </w:r>
    </w:p>
    <w:p>
      <w:pPr>
        <w:pStyle w:val="Normal"/>
        <w:ind w:left="720" w:hanging="720"/>
        <w:rPr>
          <w:sz w:val="24"/>
          <w:szCs w:val="24"/>
        </w:rPr>
      </w:pPr>
      <w:r>
        <w:rPr>
          <w:sz w:val="24"/>
          <w:szCs w:val="24"/>
        </w:rPr>
        <w:t xml:space="preserve">Soil Survey Staff, 2021. Natural Resources Conservation Service, US Department of Agriculture, Web Soil Survey. </w:t>
      </w:r>
    </w:p>
    <w:p>
      <w:pPr>
        <w:pStyle w:val="Normal"/>
        <w:ind w:left="720" w:hanging="720"/>
        <w:rPr>
          <w:sz w:val="24"/>
          <w:szCs w:val="24"/>
        </w:rPr>
      </w:pPr>
      <w:r>
        <w:rPr>
          <w:sz w:val="24"/>
          <w:szCs w:val="24"/>
        </w:rPr>
      </w:r>
    </w:p>
    <w:p>
      <w:pPr>
        <w:pStyle w:val="Normal"/>
        <w:ind w:left="720" w:hanging="720"/>
        <w:rPr>
          <w:sz w:val="24"/>
          <w:szCs w:val="24"/>
          <w:ins w:id="338" w:author="Shawn McMurtrey" w:date="2023-01-28T02:28:00Z"/>
        </w:rPr>
      </w:pPr>
      <w:r>
        <w:rPr>
          <w:sz w:val="24"/>
          <w:szCs w:val="24"/>
          <w:lang w:val="fr-FR"/>
        </w:rPr>
        <w:t xml:space="preserve">Subramanian, N., Bergh, J., Johansson, U., Nilsson, U., Sallnäs, O., 2015. </w:t>
      </w:r>
      <w:r>
        <w:rPr>
          <w:sz w:val="24"/>
          <w:szCs w:val="24"/>
        </w:rPr>
        <w:t>Adaptation of forest management regimes in southern Sweden to increased risks associated with climate change. Forests, 7(1), 8.</w:t>
      </w:r>
    </w:p>
    <w:p>
      <w:pPr>
        <w:pStyle w:val="Normal"/>
        <w:ind w:left="720" w:hanging="720"/>
        <w:rPr>
          <w:sz w:val="24"/>
          <w:szCs w:val="24"/>
          <w:ins w:id="340" w:author="Shawn McMurtrey" w:date="2023-01-28T02:28:00Z"/>
        </w:rPr>
      </w:pPr>
      <w:ins w:id="339" w:author="Shawn McMurtrey" w:date="2023-01-28T02:28:00Z">
        <w:r>
          <w:rPr>
            <w:sz w:val="24"/>
            <w:szCs w:val="24"/>
          </w:rPr>
        </w:r>
      </w:ins>
    </w:p>
    <w:p>
      <w:pPr>
        <w:pStyle w:val="Normal"/>
        <w:ind w:left="720" w:hanging="720"/>
        <w:rPr>
          <w:sz w:val="24"/>
          <w:szCs w:val="24"/>
          <w:ins w:id="349" w:author="Shawn McMurtrey" w:date="2023-01-28T02:29:00Z"/>
        </w:rPr>
      </w:pPr>
      <w:ins w:id="341" w:author="Shawn McMurtrey" w:date="2023-01-28T02:28:00Z">
        <w:r>
          <w:rPr>
            <w:sz w:val="24"/>
            <w:szCs w:val="24"/>
            <w:lang w:val="fr-FR"/>
          </w:rPr>
          <w:t xml:space="preserve">Tarrant, R.F., 1972. The role of alder in improving soil fertility and growth of associated trees. </w:t>
        </w:r>
      </w:ins>
      <w:ins w:id="342" w:author="Shawn McMurtrey" w:date="2023-01-28T02:29:00Z">
        <w:r>
          <w:rPr>
            <w:sz w:val="24"/>
            <w:szCs w:val="24"/>
          </w:rPr>
          <w:t>Oregon State University</w:t>
        </w:r>
      </w:ins>
      <w:ins w:id="343" w:author="Shawn McMurtrey" w:date="2023-01-28T02:30:00Z">
        <w:r>
          <w:rPr>
            <w:sz w:val="24"/>
            <w:szCs w:val="24"/>
          </w:rPr>
          <w:t>,</w:t>
        </w:r>
      </w:ins>
      <w:ins w:id="344" w:author="Shawn McMurtrey" w:date="2023-01-28T02:29:00Z">
        <w:r>
          <w:rPr>
            <w:sz w:val="24"/>
            <w:szCs w:val="24"/>
          </w:rPr>
          <w:t xml:space="preserve"> Forest Symposium (vol. 3, pp. </w:t>
        </w:r>
      </w:ins>
      <w:ins w:id="345" w:author="Shawn McMurtrey" w:date="2023-01-28T02:30:00Z">
        <w:r>
          <w:rPr>
            <w:sz w:val="24"/>
            <w:szCs w:val="24"/>
          </w:rPr>
          <w:t>17</w:t>
        </w:r>
      </w:ins>
      <w:ins w:id="346" w:author="Shawn McMurtrey" w:date="2023-01-28T02:29:00Z">
        <w:r>
          <w:rPr>
            <w:sz w:val="24"/>
            <w:szCs w:val="24"/>
          </w:rPr>
          <w:t>-</w:t>
        </w:r>
      </w:ins>
      <w:ins w:id="347" w:author="Shawn McMurtrey" w:date="2023-01-28T02:30:00Z">
        <w:r>
          <w:rPr>
            <w:sz w:val="24"/>
            <w:szCs w:val="24"/>
          </w:rPr>
          <w:t>34</w:t>
        </w:r>
      </w:ins>
      <w:ins w:id="348" w:author="Shawn McMurtrey" w:date="2023-01-28T02:29:00Z">
        <w:r>
          <w:rPr>
            <w:sz w:val="24"/>
            <w:szCs w:val="24"/>
          </w:rPr>
          <w:t>).</w:t>
        </w:r>
      </w:ins>
    </w:p>
    <w:p>
      <w:pPr>
        <w:pStyle w:val="Normal"/>
        <w:rPr>
          <w:sz w:val="24"/>
          <w:szCs w:val="24"/>
          <w:lang w:val="fr-FR"/>
          <w:del w:id="351" w:author="Shawn McMurtrey" w:date="2023-01-28T02:31:00Z"/>
        </w:rPr>
      </w:pPr>
      <w:del w:id="350" w:author="Shawn McMurtrey" w:date="2023-01-28T02:31:00Z">
        <w:r>
          <w:rPr>
            <w:sz w:val="24"/>
            <w:szCs w:val="24"/>
            <w:lang w:val="fr-FR"/>
          </w:rPr>
        </w:r>
      </w:del>
    </w:p>
    <w:p>
      <w:pPr>
        <w:pStyle w:val="Normal"/>
        <w:rPr>
          <w:sz w:val="24"/>
          <w:szCs w:val="24"/>
          <w:lang w:val="fr-FR"/>
        </w:rPr>
      </w:pPr>
      <w:r>
        <w:rPr>
          <w:sz w:val="24"/>
          <w:szCs w:val="24"/>
          <w:lang w:val="fr-FR"/>
        </w:rPr>
      </w:r>
    </w:p>
    <w:p>
      <w:pPr>
        <w:pStyle w:val="Normal"/>
        <w:ind w:left="720" w:hanging="720"/>
        <w:rPr>
          <w:sz w:val="24"/>
          <w:szCs w:val="24"/>
        </w:rPr>
      </w:pPr>
      <w:r>
        <w:rPr>
          <w:sz w:val="24"/>
          <w:szCs w:val="24"/>
        </w:rPr>
        <w:t>Thies, W.G., 1983. Determination of growth reduction in Douglas-fir infected by Phellinus weirii. Forest Science, 29(2), 305-315.</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1984. Laminated root rot, the quest for control. Journal of Forestry S2: 345-356.</w:t>
      </w:r>
    </w:p>
    <w:p>
      <w:pPr>
        <w:pStyle w:val="Normal"/>
        <w:rPr>
          <w:sz w:val="24"/>
          <w:szCs w:val="24"/>
        </w:rPr>
      </w:pPr>
      <w:r>
        <w:rPr>
          <w:sz w:val="24"/>
          <w:szCs w:val="24"/>
        </w:rPr>
      </w:r>
    </w:p>
    <w:p>
      <w:pPr>
        <w:pStyle w:val="Normal"/>
        <w:ind w:left="720" w:hanging="720"/>
        <w:rPr>
          <w:sz w:val="24"/>
          <w:szCs w:val="24"/>
        </w:rPr>
      </w:pPr>
      <w:r>
        <w:rPr>
          <w:sz w:val="24"/>
          <w:szCs w:val="24"/>
        </w:rPr>
        <w:t>Thies, W.G., Sturrock R.N.,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Westlind, D.J., 2005. Stump removal and fertilization of five Phellinus weirii-infested stands in Washington and Oregon affect mortality and growth of planted Douglas-fir 25 years after treatment. Forest Ecology and Management, 219(2-3), 242-258.</w:t>
      </w:r>
    </w:p>
    <w:p>
      <w:pPr>
        <w:pStyle w:val="Normal"/>
        <w:ind w:left="720" w:hanging="720"/>
        <w:rPr>
          <w:sz w:val="24"/>
          <w:szCs w:val="24"/>
        </w:rPr>
      </w:pPr>
      <w:r>
        <w:rPr>
          <w:sz w:val="24"/>
          <w:szCs w:val="24"/>
        </w:rPr>
      </w:r>
    </w:p>
    <w:p>
      <w:pPr>
        <w:pStyle w:val="Normal"/>
        <w:ind w:left="720" w:hanging="720"/>
        <w:rPr>
          <w:sz w:val="24"/>
          <w:szCs w:val="24"/>
        </w:rPr>
      </w:pPr>
      <w:r>
        <w:rPr>
          <w:sz w:val="24"/>
          <w:szCs w:val="24"/>
        </w:rPr>
        <w:t>Tkacz, B.M., Hansen, E.M., 1982. Damage by laminated root rot in two succeeding stands of Douglas-fir. Journal of Forestry, 80(12), 788-791.</w:t>
      </w:r>
    </w:p>
    <w:p>
      <w:pPr>
        <w:pStyle w:val="Normal"/>
        <w:ind w:left="720" w:hanging="720"/>
        <w:rPr>
          <w:sz w:val="24"/>
          <w:szCs w:val="24"/>
        </w:rPr>
      </w:pPr>
      <w:r>
        <w:rPr>
          <w:sz w:val="24"/>
          <w:szCs w:val="24"/>
        </w:rPr>
      </w:r>
    </w:p>
    <w:p>
      <w:pPr>
        <w:pStyle w:val="Normal"/>
        <w:ind w:left="720" w:hanging="720"/>
        <w:rPr>
          <w:sz w:val="24"/>
          <w:szCs w:val="24"/>
        </w:rPr>
      </w:pPr>
      <w:r>
        <w:rPr>
          <w:sz w:val="24"/>
          <w:szCs w:val="24"/>
        </w:rPr>
        <w:t>Trappe, J.M., 1972. Regulation of soil organisms by red alder: a potential biological system for control of Poria weirii.</w:t>
      </w:r>
      <w:del w:id="352" w:author="Shawn McMurtrey" w:date="2023-01-28T02:31:00Z">
        <w:r>
          <w:rPr>
            <w:sz w:val="24"/>
            <w:szCs w:val="24"/>
          </w:rPr>
          <w:delText xml:space="preserve"> In </w:delText>
        </w:r>
      </w:del>
      <w:r>
        <w:rPr>
          <w:sz w:val="24"/>
          <w:szCs w:val="24"/>
        </w:rPr>
        <w:t>Oregon State University For</w:t>
      </w:r>
      <w:ins w:id="353" w:author="Shawn McMurtrey" w:date="2023-01-28T02:31:00Z">
        <w:r>
          <w:rPr>
            <w:sz w:val="24"/>
            <w:szCs w:val="24"/>
          </w:rPr>
          <w:t>est</w:t>
        </w:r>
      </w:ins>
      <w:del w:id="354" w:author="Shawn McMurtrey" w:date="2023-01-28T02:31:00Z">
        <w:r>
          <w:rPr>
            <w:sz w:val="24"/>
            <w:szCs w:val="24"/>
          </w:rPr>
          <w:delText>.</w:delText>
        </w:r>
      </w:del>
      <w:r>
        <w:rPr>
          <w:sz w:val="24"/>
          <w:szCs w:val="24"/>
        </w:rPr>
        <w:t xml:space="preserve"> Symp</w:t>
      </w:r>
      <w:ins w:id="355" w:author="Shawn McMurtrey" w:date="2023-01-28T02:31:00Z">
        <w:r>
          <w:rPr>
            <w:sz w:val="24"/>
            <w:szCs w:val="24"/>
          </w:rPr>
          <w:t>osium</w:t>
        </w:r>
      </w:ins>
      <w:r>
        <w:rPr>
          <w:sz w:val="24"/>
          <w:szCs w:val="24"/>
        </w:rPr>
        <w:t xml:space="preserve"> (vol. 3, pp. 35-51).</w:t>
      </w:r>
    </w:p>
    <w:p>
      <w:pPr>
        <w:pStyle w:val="Normal"/>
        <w:rPr>
          <w:sz w:val="24"/>
          <w:szCs w:val="24"/>
        </w:rPr>
      </w:pPr>
      <w:r>
        <w:rPr>
          <w:sz w:val="24"/>
          <w:szCs w:val="24"/>
        </w:rPr>
      </w:r>
    </w:p>
    <w:p>
      <w:pPr>
        <w:pStyle w:val="Normal"/>
        <w:ind w:left="720" w:hanging="720"/>
        <w:rPr>
          <w:sz w:val="24"/>
          <w:szCs w:val="24"/>
        </w:rPr>
      </w:pPr>
      <w:r>
        <w:rPr>
          <w:sz w:val="24"/>
          <w:szCs w:val="24"/>
        </w:rPr>
        <w:t>USDA-FS, 2011. Region five ecological restoration: leadership intent. US Forest Service, Pacific Southwest Region, Albany, California, USA.</w:t>
      </w:r>
    </w:p>
    <w:p>
      <w:pPr>
        <w:pStyle w:val="Normal"/>
        <w:ind w:left="720" w:hanging="720"/>
        <w:rPr>
          <w:sz w:val="24"/>
          <w:szCs w:val="24"/>
        </w:rPr>
      </w:pPr>
      <w:r>
        <w:rPr>
          <w:sz w:val="24"/>
          <w:szCs w:val="24"/>
        </w:rPr>
      </w:r>
    </w:p>
    <w:p>
      <w:pPr>
        <w:pStyle w:val="Normal"/>
        <w:ind w:left="720" w:hanging="720"/>
        <w:rPr>
          <w:sz w:val="24"/>
          <w:szCs w:val="24"/>
        </w:rPr>
      </w:pPr>
      <w:r>
        <w:rPr>
          <w:sz w:val="24"/>
          <w:szCs w:val="24"/>
        </w:rPr>
        <w:t>Vandygriff, J.C., Hansen, E.M., Bentz, B.J., Allen, K.K., Amman, G. D., Rasmussen, L.A., 2015. Long-term efficacy of diameter-limit cutting to reduce mountain pine beetle-caused tree mortality in a lodgepole pine forest. The Forestry Chronicle, 91(4), 444-456.</w:t>
      </w:r>
    </w:p>
    <w:p>
      <w:pPr>
        <w:pStyle w:val="Normal"/>
        <w:ind w:left="720" w:hanging="720"/>
        <w:rPr>
          <w:sz w:val="24"/>
          <w:szCs w:val="24"/>
        </w:rPr>
      </w:pPr>
      <w:r>
        <w:rPr>
          <w:sz w:val="24"/>
          <w:szCs w:val="24"/>
        </w:rPr>
      </w:r>
    </w:p>
    <w:p>
      <w:pPr>
        <w:pStyle w:val="Normal"/>
        <w:ind w:left="720" w:hanging="720"/>
        <w:rPr>
          <w:sz w:val="24"/>
          <w:szCs w:val="24"/>
        </w:rPr>
      </w:pPr>
      <w:r>
        <w:rPr>
          <w:sz w:val="24"/>
          <w:szCs w:val="24"/>
        </w:rPr>
        <w:t>Veluthakkal, R., Dasgupta, M.G., 2010. Pathogenesis-related genes and proteins in forest tree species. Trees, 24(6), 993-1006.</w:t>
      </w:r>
    </w:p>
    <w:p>
      <w:pPr>
        <w:pStyle w:val="Normal"/>
        <w:rPr>
          <w:sz w:val="24"/>
          <w:szCs w:val="24"/>
        </w:rPr>
      </w:pPr>
      <w:r>
        <w:rPr>
          <w:sz w:val="24"/>
          <w:szCs w:val="24"/>
        </w:rPr>
      </w:r>
    </w:p>
    <w:p>
      <w:pPr>
        <w:pStyle w:val="Normal"/>
        <w:ind w:left="720" w:hanging="720"/>
        <w:rPr>
          <w:rStyle w:val="InternetLink"/>
          <w:szCs w:val="24"/>
        </w:rPr>
      </w:pPr>
      <w:r>
        <w:rPr>
          <w:sz w:val="24"/>
          <w:szCs w:val="24"/>
        </w:rPr>
        <w:t xml:space="preserve">Vernon, M.J., Sherriff, R.L., van Mantgem, P., Kane, J.M., 2018. Thinning, tree-growth, and resistance to multi-year drought in a mixed-conifer forest of northern California. Forest Ecology and Management, 422, 190-198. </w:t>
      </w:r>
    </w:p>
    <w:p>
      <w:pPr>
        <w:pStyle w:val="Normal"/>
        <w:ind w:left="720" w:hanging="720"/>
        <w:rPr>
          <w:rStyle w:val="InternetLink"/>
          <w:szCs w:val="24"/>
        </w:rPr>
      </w:pPr>
      <w:r>
        <w:rPr>
          <w:szCs w:val="24"/>
        </w:rPr>
      </w:r>
    </w:p>
    <w:p>
      <w:pPr>
        <w:pStyle w:val="Normal"/>
        <w:ind w:left="720" w:hanging="720"/>
        <w:rPr>
          <w:sz w:val="24"/>
          <w:szCs w:val="24"/>
        </w:rPr>
      </w:pPr>
      <w:r>
        <w:rPr>
          <w:sz w:val="24"/>
          <w:szCs w:val="24"/>
        </w:rPr>
        <w:t xml:space="preserve">Wallis G.W., Reynolds G., 1965. The initiation and spread of Poria weirii root rot of Douglas-fir. Canadian Journal of Botany 43:1 </w:t>
      </w:r>
    </w:p>
    <w:p>
      <w:pPr>
        <w:pStyle w:val="Normal"/>
        <w:rPr>
          <w:sz w:val="24"/>
          <w:szCs w:val="24"/>
        </w:rPr>
      </w:pPr>
      <w:r>
        <w:rPr>
          <w:sz w:val="24"/>
          <w:szCs w:val="24"/>
        </w:rPr>
      </w:r>
    </w:p>
    <w:p>
      <w:pPr>
        <w:pStyle w:val="Normal"/>
        <w:ind w:left="720" w:hanging="720"/>
        <w:rPr>
          <w:sz w:val="24"/>
          <w:szCs w:val="24"/>
        </w:rPr>
      </w:pPr>
      <w:r>
        <w:rPr>
          <w:sz w:val="24"/>
          <w:szCs w:val="24"/>
        </w:rPr>
        <w:t>Wallis, G.W., 1976. Phellinus (Poria) weirii root rot: detection and management proposals in Douglas-fir stands (vol. 12). Canadian Forestry Service, Pacific Forest Research Centre, Department of the Environment.</w:t>
      </w:r>
    </w:p>
    <w:p>
      <w:pPr>
        <w:pStyle w:val="Normal"/>
        <w:rPr>
          <w:sz w:val="24"/>
          <w:szCs w:val="24"/>
        </w:rPr>
      </w:pPr>
      <w:r>
        <w:rPr>
          <w:sz w:val="24"/>
          <w:szCs w:val="24"/>
        </w:rPr>
      </w:r>
    </w:p>
    <w:p>
      <w:pPr>
        <w:pStyle w:val="Normal"/>
        <w:ind w:left="720" w:hanging="720"/>
        <w:rPr>
          <w:sz w:val="24"/>
          <w:szCs w:val="24"/>
        </w:rPr>
      </w:pPr>
      <w:r>
        <w:rPr>
          <w:sz w:val="24"/>
          <w:szCs w:val="24"/>
        </w:rPr>
        <w:t>Wickham, H., 2016. Data analysis. in ggplot2. Springer, Cham. pp. 189-291.</w:t>
        <w:br/>
      </w:r>
    </w:p>
    <w:p>
      <w:pPr>
        <w:pStyle w:val="Normal"/>
        <w:ind w:left="720" w:hanging="720"/>
        <w:rPr>
          <w:sz w:val="24"/>
          <w:szCs w:val="24"/>
        </w:rPr>
      </w:pPr>
      <w:r>
        <w:rPr>
          <w:sz w:val="24"/>
          <w:szCs w:val="24"/>
        </w:rPr>
        <w:t>Wickham, H., 2017.</w:t>
      </w:r>
      <w:r>
        <w:rPr>
          <w:i/>
          <w:iCs/>
          <w:sz w:val="24"/>
          <w:szCs w:val="24"/>
        </w:rPr>
        <w:t xml:space="preserve"> </w:t>
      </w:r>
      <w:r>
        <w:rPr>
          <w:sz w:val="24"/>
          <w:szCs w:val="24"/>
        </w:rPr>
        <w:t>Tidyverse: Easily install and load the “tidyverse”.</w:t>
      </w:r>
      <w:r>
        <w:rPr>
          <w:rStyle w:val="InternetLink"/>
          <w:szCs w:val="24"/>
        </w:rPr>
        <w:t xml:space="preserve"> </w:t>
        <w:br/>
      </w:r>
    </w:p>
    <w:p>
      <w:pPr>
        <w:pStyle w:val="Normal"/>
        <w:ind w:left="720" w:hanging="720"/>
        <w:rPr>
          <w:sz w:val="24"/>
          <w:szCs w:val="24"/>
        </w:rPr>
      </w:pPr>
      <w:r>
        <w:rPr>
          <w:sz w:val="24"/>
          <w:szCs w:val="24"/>
        </w:rPr>
        <w:t>Woods, A.J., Watts, M., 2019. The extent to which an unforeseen biotic disturbance can challenge timber expectations. Forest Ecology and Management, 453, 117558</w:t>
      </w:r>
      <w:bookmarkStart w:id="12" w:name="_Hlk121944584"/>
      <w:bookmarkEnd w:id="12"/>
      <w:r>
        <w:rPr>
          <w:sz w:val="24"/>
          <w:szCs w:val="24"/>
        </w:rPr>
        <w:t>.</w:t>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bookmarkStart w:id="13" w:name="_Hlk123482392"/>
      <w:bookmarkStart w:id="14" w:name="_Hlk123482392"/>
      <w:bookmarkEnd w:id="14"/>
    </w:p>
    <w:p>
      <w:pPr>
        <w:pStyle w:val="Normal"/>
        <w:spacing w:lineRule="auto" w:line="480"/>
        <w:rPr>
          <w:b/>
          <w:b/>
          <w:bCs/>
          <w:sz w:val="24"/>
          <w:szCs w:val="24"/>
        </w:rPr>
      </w:pPr>
      <w:r>
        <w:rPr/>
      </w:r>
    </w:p>
    <w:sectPr>
      <w:headerReference w:type="default" r:id="rId23"/>
      <w:footerReference w:type="default" r:id="rId24"/>
      <w:type w:val="nextPage"/>
      <w:pgSz w:w="12240" w:h="15840"/>
      <w:pgMar w:left="2160" w:right="1800" w:header="720" w:top="1440" w:footer="720" w:bottom="1440" w:gutter="0"/>
      <w:lnNumType w:countBy="1" w:restart="continuous" w:distance="288"/>
      <w:pgNumType w:start="27"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Shawn McMurtrey" w:date="2023-01-28T15:13:00Z" w:initials="SM">
    <w:p>
      <w:r>
        <w:rPr>
          <w:rFonts w:ascii="Liberation Serif" w:hAnsi="Liberation Serif" w:eastAsia="Segoe UI" w:cs="Tahoma"/>
          <w:sz w:val="24"/>
          <w:szCs w:val="24"/>
          <w:lang w:val="en-US" w:eastAsia="en-US" w:bidi="en-US"/>
        </w:rPr>
        <w:t>This begins on line 110 unless there is a different hypothesis? The literature I am looking at for the Trappe hypothesis can be found at:</w:t>
      </w:r>
    </w:p>
    <w:p>
      <w:hyperlink r:id="rId1">
        <w:r>
          <w:rPr>
            <w:rFonts w:ascii="Liberation Serif" w:hAnsi="Liberation Serif" w:eastAsia="Segoe UI" w:cs="Tahoma"/>
            <w:sz w:val="24"/>
            <w:szCs w:val="24"/>
            <w:lang w:val="en-US" w:eastAsia="en-US" w:bidi="en-US"/>
          </w:rPr>
          <w:t>https://ir.library.oregonstate.edu/downloads/rj430929h</w:t>
        </w:r>
      </w:hyperlink>
    </w:p>
    <w:p>
      <w:r>
        <w:rPr>
          <w:rFonts w:ascii="Liberation Serif" w:hAnsi="Liberation Serif" w:eastAsia="Segoe UI" w:cs="Tahoma"/>
          <w:sz w:val="24"/>
          <w:szCs w:val="24"/>
          <w:lang w:val="en-US" w:eastAsia="en-US" w:bidi="en-US"/>
        </w:rPr>
      </w:r>
    </w:p>
  </w:comment>
  <w:comment w:id="1" w:author="Shawn McMurtrey" w:date="2023-01-28T03:18:00Z" w:initials="SM">
    <w:p>
      <w:r>
        <w:rPr>
          <w:rFonts w:ascii="Liberation Serif" w:hAnsi="Liberation Serif" w:eastAsia="Segoe UI" w:cs="Tahoma"/>
          <w:sz w:val="24"/>
          <w:szCs w:val="24"/>
          <w:lang w:val="en-US" w:eastAsia="en-US" w:bidi="en-US"/>
        </w:rPr>
        <w:t>I don't know what this is?</w:t>
      </w:r>
    </w:p>
  </w:comment>
  <w:comment w:id="2" w:author="Unknown Author" w:date="2023-02-06T11:06:25Z" w:initials="">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Shawn McMurtrey (01/28/2023, 03:18): "..."</w:t>
      </w:r>
    </w:p>
    <w:p>
      <w:r>
        <w:rPr>
          <w:rFonts w:ascii="Liberation Serif" w:hAnsi="Liberation Serif" w:eastAsia="Segoe UI" w:cs="Tahoma"/>
          <w:sz w:val="20"/>
          <w:szCs w:val="24"/>
          <w:lang w:val="en-US" w:eastAsia="en-US" w:bidi="ar-SA"/>
        </w:rPr>
        <w:t>I think Everett is wanting lit on duration of C.sulphrascens survival in the soil?</w:t>
      </w:r>
    </w:p>
  </w:comment>
  <w:comment w:id="3" w:author="Unknown Author" w:date="2023-02-06T12:56:25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See discussion section</w:t>
      </w:r>
    </w:p>
  </w:comment>
  <w:comment w:id="4" w:author="Unknown Author" w:date="2023-02-06T11:16:58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think this is fine to stay in.</w:t>
      </w:r>
    </w:p>
  </w:comment>
  <w:comment w:id="5" w:author="Unknown Author" w:date="2023-02-06T11:17:21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feel like a discussion of why is better placed in the discussion section.  Yes, the increase was probably due to stump infection and/or spread between remaining living trees.</w:t>
      </w:r>
    </w:p>
  </w:comment>
  <w:comment w:id="6" w:author="Shawn McMurtrey" w:date="2023-01-28T01:47:00Z" w:initials="SM">
    <w:p>
      <w:r>
        <w:rPr>
          <w:rFonts w:ascii="Liberation Serif" w:hAnsi="Liberation Serif" w:eastAsia="Segoe UI" w:cs="Tahoma"/>
          <w:sz w:val="24"/>
          <w:szCs w:val="24"/>
          <w:lang w:val="en-US" w:eastAsia="en-US" w:bidi="en-US"/>
        </w:rPr>
        <w:t>I think that this should be "Basal area increased throughout the study for the 12-year alder, 12-year cottonwood, and purely Douglas-fir rotations, but at a declining rate later in the study". What do you think?</w:t>
      </w:r>
    </w:p>
  </w:comment>
  <w:comment w:id="7" w:author="Unknown Author" w:date="2023-02-06T09:20:35Z" w:initials="">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Shawn McMurtrey (01/28/2023, 01:47): "..."</w:t>
      </w:r>
    </w:p>
    <w:p>
      <w:r>
        <w:rPr>
          <w:rFonts w:ascii="Liberation Serif" w:hAnsi="Liberation Serif" w:eastAsia="Segoe UI" w:cs="Tahoma"/>
          <w:sz w:val="20"/>
          <w:szCs w:val="24"/>
          <w:lang w:val="en-US" w:eastAsia="en-US" w:bidi="ar-SA"/>
        </w:rPr>
        <w:t>I tried to clarify.</w:t>
      </w:r>
    </w:p>
  </w:comment>
  <w:comment w:id="9" w:author="Unknown Author" w:date="2023-02-06T13:33:18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fixed the strange scales on this and added a legend.</w:t>
      </w:r>
    </w:p>
  </w:comment>
  <w:comment w:id="10" w:author="Shawn McMurtrey" w:date="2023-01-28T01:59:00Z" w:initials="SM">
    <w:p>
      <w:r>
        <w:rPr>
          <w:rFonts w:ascii="Liberation Serif" w:hAnsi="Liberation Serif" w:eastAsia="Segoe UI" w:cs="Tahoma"/>
          <w:sz w:val="24"/>
          <w:szCs w:val="24"/>
          <w:lang w:val="en-US" w:eastAsia="en-US" w:bidi="en-US"/>
        </w:rPr>
        <w:t xml:space="preserve">27.8 - 10.8 = 17 </w:t>
      </w:r>
    </w:p>
  </w:comment>
  <w:comment w:id="11" w:author="Shawn McMurtrey" w:date="2023-01-28T02:13:00Z" w:initials="SM">
    <w:p>
      <w:r>
        <w:rPr>
          <w:rFonts w:ascii="Liberation Serif" w:hAnsi="Liberation Serif" w:eastAsia="Segoe UI" w:cs="Tahoma"/>
          <w:sz w:val="24"/>
          <w:szCs w:val="24"/>
          <w:lang w:val="en-US" w:eastAsia="en-US" w:bidi="en-US"/>
        </w:rPr>
        <w:t>See comment on line 502.</w:t>
      </w:r>
    </w:p>
  </w:comment>
  <w:comment w:id="12" w:author="Unknown Author" w:date="2023-02-06T13:34:16Z" w:initials="">
    <w:p>
      <w:r>
        <w:rPr>
          <w:rFonts w:ascii="Calibri" w:hAnsi="Calibri" w:eastAsia="Calibri" w:cs="" w:asciiTheme="minorHAnsi" w:cstheme="minorBidi" w:eastAsiaTheme="minorHAnsi" w:hAnsiTheme="minorHAns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Shawn McMurtrey (01/28/2023, 02:13): "..."</w:t>
      </w:r>
    </w:p>
    <w:p>
      <w:r>
        <w:rPr>
          <w:rFonts w:ascii="Liberation Serif" w:hAnsi="Liberation Serif" w:eastAsia="Segoe UI" w:cs="Tahoma"/>
          <w:sz w:val="20"/>
          <w:szCs w:val="24"/>
          <w:lang w:val="en-US" w:eastAsia="en-US" w:bidi="ar-SA"/>
        </w:rPr>
        <w:t>Yes, these are represented in later figures and tables.</w:t>
      </w:r>
    </w:p>
  </w:comment>
  <w:comment w:id="13" w:author="Shawn McMurtrey" w:date="2023-01-28T02:00:00Z" w:initials="SM">
    <w:p>
      <w:r>
        <w:rPr>
          <w:rFonts w:ascii="Liberation Serif" w:hAnsi="Liberation Serif" w:eastAsia="Segoe UI" w:cs="Tahoma"/>
          <w:sz w:val="24"/>
          <w:szCs w:val="24"/>
          <w:lang w:val="en-US" w:eastAsia="en-US" w:bidi="en-US"/>
        </w:rPr>
        <w:t>19.1 - 7.9 = 11.2</w:t>
      </w:r>
    </w:p>
  </w:comment>
  <w:comment w:id="14" w:author="Shawn McMurtrey" w:date="2023-01-28T02:13:00Z" w:initials="SM">
    <w:p>
      <w:r>
        <w:rPr>
          <w:rFonts w:ascii="Liberation Serif" w:hAnsi="Liberation Serif" w:eastAsia="Segoe UI" w:cs="Tahoma"/>
          <w:sz w:val="24"/>
          <w:szCs w:val="24"/>
          <w:lang w:val="en-US" w:eastAsia="en-US" w:bidi="en-US"/>
        </w:rPr>
        <w:t>See comment on line 502.</w:t>
      </w:r>
    </w:p>
  </w:comment>
  <w:comment w:id="16" w:author="Shawn McMurtrey" w:date="2023-01-28T02:13:00Z" w:initials="SM">
    <w:p>
      <w:r>
        <w:rPr>
          <w:rFonts w:ascii="Liberation Serif" w:hAnsi="Liberation Serif" w:eastAsia="Segoe UI" w:cs="Tahoma"/>
          <w:sz w:val="24"/>
          <w:szCs w:val="24"/>
          <w:lang w:val="en-US" w:eastAsia="en-US" w:bidi="en-US"/>
        </w:rPr>
        <w:t>I think that what Everett and Mike are both saying about the growth rates for the Douglas-fir after the 25 year alder rotation makes sense. We would expect to see an increased growth rate after the 25 year alder rotation when compared to the 25 year cottonwood rotations because of the increase nitrogen in the soil. After looking at it from that perspective it appears to me that we are seeing that within table 5 and fig. 6. Could we compare the slopes of these two treatments to see if it is statistically significant?</w:t>
      </w:r>
    </w:p>
  </w:comment>
  <w:comment w:id="17" w:author="Unknown Author" w:date="2023-02-06T10:52:21Z" w:initials="">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Shawn McMurtrey (01/28/2023, 02:13): "..."</w:t>
      </w:r>
    </w:p>
    <w:p>
      <w:r>
        <w:rPr>
          <w:rFonts w:ascii="Liberation Serif" w:hAnsi="Liberation Serif" w:eastAsia="Segoe UI" w:cs="Tahoma"/>
          <w:sz w:val="20"/>
          <w:szCs w:val="24"/>
          <w:lang w:val="en-US" w:eastAsia="en-US" w:bidi="ar-SA"/>
        </w:rPr>
        <w:t>Letters corresponding to post-hoc tests in Fig 5A confirm that in the early age period annual BA growth rate of CW25 was significantly reduced compared to  RA25 and CW12 rotations.  However, I believe this is due to lethal and sublethal effects of suppression, which were highest in the CW25 treatment (Fig 5D).</w:t>
      </w:r>
    </w:p>
  </w:comment>
  <w:comment w:id="15" w:author="Unknown Author" w:date="2023-02-06T10:56:56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We have no way of knowing what the rotations did to the inoculum, as that wasn’t measured in this study. A true reduction in LRR incidence and severity may have been present, however we could not detect it. A couple possible reasons 1)treatment-dependent interaction between suppression and LRR on growth and mortality, 2) inconsistent/ coarse measurement timing resulting in binning (decreased sensitivity)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Arial">
    <w:charset w:val="00"/>
    <w:family w:val="roman"/>
    <w:pitch w:val="variable"/>
  </w:font>
  <w:font w:name="Courier New">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616468991"/>
    </w:sdtPr>
    <w:sdtContent>
      <w:p>
        <w:pPr>
          <w:pStyle w:val="Footer"/>
          <w:rPr/>
        </w:pPr>
        <w:r>
          <w:rPr/>
          <w:fldChar w:fldCharType="begin"/>
        </w:r>
        <w:r>
          <w:rPr/>
          <w:instrText> PAGE </w:instrText>
        </w:r>
        <w:r>
          <w:rPr/>
          <w:fldChar w:fldCharType="separate"/>
        </w:r>
        <w:r>
          <w:rPr/>
          <w:t>26</w:t>
        </w:r>
        <w:r>
          <w:rPr/>
          <w:fldChar w:fldCharType="end"/>
        </w:r>
      </w:p>
      <w:p>
        <w:pPr>
          <w:pStyle w:val="Footer"/>
          <w:spacing w:before="0" w:after="120"/>
          <w:ind w:right="360" w:hanging="0"/>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31477080"/>
    </w:sdtPr>
    <w:sdtContent>
      <w:p>
        <w:pPr>
          <w:pStyle w:val="Footer"/>
          <w:rPr/>
        </w:pPr>
        <w:r>
          <w:rPr/>
          <w:fldChar w:fldCharType="begin"/>
        </w:r>
        <w:r>
          <w:rPr/>
          <w:instrText> PAGE </w:instrText>
        </w:r>
        <w:r>
          <w:rPr/>
          <w:fldChar w:fldCharType="separate"/>
        </w:r>
        <w:r>
          <w:rPr/>
          <w:t>26</w:t>
        </w:r>
        <w:r>
          <w:rPr/>
          <w:fldChar w:fldCharType="end"/>
        </w:r>
      </w:p>
      <w:p>
        <w:pPr>
          <w:pStyle w:val="Footer"/>
          <w:spacing w:before="0" w:after="120"/>
          <w:ind w:right="360" w:hanging="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5710613"/>
    </w:sdtPr>
    <w:sdtContent>
      <w:p>
        <w:pPr>
          <w:pStyle w:val="Footer"/>
          <w:rPr/>
        </w:pPr>
        <w:r>
          <w:rPr/>
          <w:fldChar w:fldCharType="begin"/>
        </w:r>
        <w:r>
          <w:rPr/>
          <w:instrText> PAGE </w:instrText>
        </w:r>
        <w:r>
          <w:rPr/>
          <w:fldChar w:fldCharType="separate"/>
        </w:r>
        <w:r>
          <w:rPr/>
          <w:t>45</w:t>
        </w:r>
        <w:r>
          <w:rPr/>
          <w:fldChar w:fldCharType="end"/>
        </w:r>
      </w:p>
    </w:sdtContent>
  </w:sdt>
  <w:p>
    <w:pPr>
      <w:pStyle w:val="Footer"/>
      <w:spacing w:before="0" w:after="120"/>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hdr>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703c"/>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link w:val="Heading1Char"/>
    <w:uiPriority w:val="9"/>
    <w:qFormat/>
    <w:rsid w:val="0005586d"/>
    <w:pPr>
      <w:spacing w:beforeAutospacing="1" w:afterAutospacing="1"/>
      <w:outlineLvl w:val="0"/>
    </w:pPr>
    <w:rPr>
      <w:b/>
      <w:bCs/>
      <w:kern w:val="2"/>
      <w:sz w:val="48"/>
      <w:szCs w:val="48"/>
      <w:lang w:eastAsia="en-US"/>
    </w:rPr>
  </w:style>
  <w:style w:type="paragraph" w:styleId="Heading2">
    <w:name w:val="Heading 2"/>
    <w:basedOn w:val="Normal"/>
    <w:next w:val="Normal"/>
    <w:link w:val="Heading2Char"/>
    <w:uiPriority w:val="9"/>
    <w:unhideWhenUsed/>
    <w:qFormat/>
    <w:rsid w:val="00f76a5e"/>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paragraph" w:styleId="Heading3">
    <w:name w:val="Heading 3"/>
    <w:basedOn w:val="Normal"/>
    <w:next w:val="Normal"/>
    <w:link w:val="Heading3Char"/>
    <w:uiPriority w:val="9"/>
    <w:semiHidden/>
    <w:unhideWhenUsed/>
    <w:qFormat/>
    <w:rsid w:val="009f2abd"/>
    <w:pPr>
      <w:keepNext w:val="true"/>
      <w:keepLines/>
      <w:spacing w:lineRule="auto" w:line="276" w:before="320" w:after="80"/>
      <w:outlineLvl w:val="2"/>
    </w:pPr>
    <w:rPr>
      <w:rFonts w:ascii="Arial" w:hAnsi="Arial" w:eastAsia="Arial" w:cs="Arial"/>
      <w:color w:val="434343"/>
      <w:sz w:val="28"/>
      <w:szCs w:val="28"/>
      <w:lang w:val="en" w:eastAsia="en-US"/>
    </w:rPr>
  </w:style>
  <w:style w:type="paragraph" w:styleId="Heading4">
    <w:name w:val="Heading 4"/>
    <w:basedOn w:val="Normal"/>
    <w:next w:val="Normal"/>
    <w:link w:val="Heading4Char"/>
    <w:uiPriority w:val="9"/>
    <w:semiHidden/>
    <w:unhideWhenUsed/>
    <w:qFormat/>
    <w:rsid w:val="009f2abd"/>
    <w:pPr>
      <w:keepNext w:val="true"/>
      <w:keepLines/>
      <w:spacing w:lineRule="auto" w:line="276" w:before="280" w:after="80"/>
      <w:outlineLvl w:val="3"/>
    </w:pPr>
    <w:rPr>
      <w:rFonts w:ascii="Arial" w:hAnsi="Arial" w:eastAsia="Arial" w:cs="Arial"/>
      <w:color w:val="666666"/>
      <w:sz w:val="24"/>
      <w:szCs w:val="24"/>
      <w:lang w:val="en" w:eastAsia="en-US"/>
    </w:rPr>
  </w:style>
  <w:style w:type="paragraph" w:styleId="Heading5">
    <w:name w:val="Heading 5"/>
    <w:basedOn w:val="Normal"/>
    <w:next w:val="Normal"/>
    <w:link w:val="Heading5Char"/>
    <w:uiPriority w:val="9"/>
    <w:semiHidden/>
    <w:unhideWhenUsed/>
    <w:qFormat/>
    <w:rsid w:val="009f2abd"/>
    <w:pPr>
      <w:keepNext w:val="true"/>
      <w:keepLines/>
      <w:spacing w:lineRule="auto" w:line="276" w:before="240" w:after="80"/>
      <w:outlineLvl w:val="4"/>
    </w:pPr>
    <w:rPr>
      <w:rFonts w:ascii="Arial" w:hAnsi="Arial" w:eastAsia="Arial" w:cs="Arial"/>
      <w:color w:val="666666"/>
      <w:sz w:val="22"/>
      <w:szCs w:val="22"/>
      <w:lang w:val="en" w:eastAsia="en-US"/>
    </w:rPr>
  </w:style>
  <w:style w:type="paragraph" w:styleId="Heading6">
    <w:name w:val="Heading 6"/>
    <w:basedOn w:val="Normal"/>
    <w:next w:val="Normal"/>
    <w:link w:val="Heading6Char"/>
    <w:uiPriority w:val="9"/>
    <w:semiHidden/>
    <w:unhideWhenUsed/>
    <w:qFormat/>
    <w:rsid w:val="009f2abd"/>
    <w:pPr>
      <w:keepNext w:val="true"/>
      <w:keepLines/>
      <w:spacing w:lineRule="auto" w:line="276" w:before="240" w:after="80"/>
      <w:outlineLvl w:val="5"/>
    </w:pPr>
    <w:rPr>
      <w:rFonts w:ascii="Arial" w:hAnsi="Arial" w:eastAsia="Arial" w:cs="Arial"/>
      <w:i/>
      <w:color w:val="666666"/>
      <w:sz w:val="22"/>
      <w:szCs w:val="22"/>
      <w:lang w:val="en" w:eastAsia="en-US"/>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e2195"/>
    <w:rPr>
      <w:rFonts w:ascii="Times New Roman" w:hAnsi="Times New Roman" w:eastAsia="Times New Roman" w:cs="Times New Roman"/>
      <w:sz w:val="20"/>
      <w:szCs w:val="20"/>
      <w:lang w:eastAsia="zh-CN"/>
    </w:rPr>
  </w:style>
  <w:style w:type="character" w:styleId="InternetLink">
    <w:name w:val="Hyperlink"/>
    <w:uiPriority w:val="99"/>
    <w:rsid w:val="00ae2195"/>
    <w:rPr>
      <w:color w:val="auto"/>
      <w:sz w:val="24"/>
      <w:u w:val="none"/>
    </w:rPr>
  </w:style>
  <w:style w:type="character" w:styleId="Pagenumber">
    <w:name w:val="page number"/>
    <w:basedOn w:val="DefaultParagraphFont"/>
    <w:uiPriority w:val="99"/>
    <w:qFormat/>
    <w:rsid w:val="00ae2195"/>
    <w:rPr/>
  </w:style>
  <w:style w:type="character" w:styleId="HeaderChar" w:customStyle="1">
    <w:name w:val="Header Char"/>
    <w:basedOn w:val="DefaultParagraphFont"/>
    <w:link w:val="Header"/>
    <w:qFormat/>
    <w:rsid w:val="00ae2195"/>
    <w:rPr>
      <w:rFonts w:ascii="Times New Roman" w:hAnsi="Times New Roman" w:eastAsia="Times New Roman" w:cs="Times New Roman"/>
      <w:sz w:val="20"/>
      <w:szCs w:val="20"/>
      <w:lang w:eastAsia="zh-CN"/>
    </w:rPr>
  </w:style>
  <w:style w:type="character" w:styleId="Level1TextChar" w:customStyle="1">
    <w:name w:val="Level 1 Text Char"/>
    <w:link w:val="Level1Text"/>
    <w:qFormat/>
    <w:rsid w:val="00ae2195"/>
    <w:rPr>
      <w:rFonts w:ascii="Times New Roman" w:hAnsi="Times New Roman" w:eastAsia="Times New Roman" w:cs="Times New Roman"/>
      <w:sz w:val="24"/>
      <w:szCs w:val="24"/>
    </w:rPr>
  </w:style>
  <w:style w:type="character" w:styleId="Level2hyperlinkChar" w:customStyle="1">
    <w:name w:val="level 2 hyperlink Char"/>
    <w:basedOn w:val="TOC1Char"/>
    <w:qFormat/>
    <w:rsid w:val="00ae2195"/>
    <w:rPr>
      <w:rFonts w:ascii="Times New Roman" w:hAnsi="Times New Roman" w:eastAsia="Times New Roman" w:cs="Times New Roman"/>
      <w:bCs/>
      <w:sz w:val="24"/>
      <w:szCs w:val="24"/>
      <w:lang w:eastAsia="zh-CN"/>
    </w:rPr>
  </w:style>
  <w:style w:type="character" w:styleId="TOC1Char" w:customStyle="1">
    <w:name w:val="TOC 1 Char"/>
    <w:link w:val="TOC1"/>
    <w:semiHidden/>
    <w:qFormat/>
    <w:rsid w:val="00ae2195"/>
    <w:rPr>
      <w:rFonts w:ascii="Times New Roman" w:hAnsi="Times New Roman" w:eastAsia="Times New Roman" w:cs="Times New Roman"/>
      <w:bCs/>
      <w:sz w:val="24"/>
      <w:szCs w:val="24"/>
      <w:lang w:eastAsia="zh-CN"/>
    </w:rPr>
  </w:style>
  <w:style w:type="character" w:styleId="Emphasis">
    <w:name w:val="Emphasis"/>
    <w:basedOn w:val="DefaultParagraphFont"/>
    <w:uiPriority w:val="20"/>
    <w:qFormat/>
    <w:rsid w:val="00dc486d"/>
    <w:rPr>
      <w:i/>
      <w:iCs/>
    </w:rPr>
  </w:style>
  <w:style w:type="character" w:styleId="UnresolvedMention1" w:customStyle="1">
    <w:name w:val="Unresolved Mention1"/>
    <w:basedOn w:val="DefaultParagraphFont"/>
    <w:uiPriority w:val="99"/>
    <w:semiHidden/>
    <w:unhideWhenUsed/>
    <w:qFormat/>
    <w:rsid w:val="00cc3db7"/>
    <w:rPr>
      <w:color w:val="605E5C"/>
      <w:shd w:fill="E1DFDD" w:val="clear"/>
    </w:rPr>
  </w:style>
  <w:style w:type="character" w:styleId="Annotationreference">
    <w:name w:val="annotation reference"/>
    <w:basedOn w:val="DefaultParagraphFont"/>
    <w:uiPriority w:val="99"/>
    <w:semiHidden/>
    <w:unhideWhenUsed/>
    <w:qFormat/>
    <w:rsid w:val="00f74b7a"/>
    <w:rPr>
      <w:sz w:val="16"/>
      <w:szCs w:val="16"/>
    </w:rPr>
  </w:style>
  <w:style w:type="character" w:styleId="CommentTextChar" w:customStyle="1">
    <w:name w:val="Comment Text Char"/>
    <w:basedOn w:val="DefaultParagraphFont"/>
    <w:link w:val="CommentText"/>
    <w:uiPriority w:val="99"/>
    <w:qFormat/>
    <w:rsid w:val="00f74b7a"/>
    <w:rPr>
      <w:rFonts w:ascii="Arial" w:hAnsi="Arial" w:eastAsia="Arial" w:cs="Arial"/>
      <w:sz w:val="20"/>
      <w:szCs w:val="20"/>
      <w:lang w:val="en"/>
    </w:rPr>
  </w:style>
  <w:style w:type="character" w:styleId="VisitedInternetLink">
    <w:name w:val="FollowedHyperlink"/>
    <w:basedOn w:val="DefaultParagraphFont"/>
    <w:uiPriority w:val="99"/>
    <w:semiHidden/>
    <w:unhideWhenUsed/>
    <w:rsid w:val="00c24d48"/>
    <w:rPr>
      <w:color w:val="800080" w:themeColor="followedHyperlink"/>
      <w:u w:val="single"/>
    </w:rPr>
  </w:style>
  <w:style w:type="character" w:styleId="Heading1Char" w:customStyle="1">
    <w:name w:val="Heading 1 Char"/>
    <w:basedOn w:val="DefaultParagraphFont"/>
    <w:link w:val="Heading1"/>
    <w:uiPriority w:val="9"/>
    <w:qFormat/>
    <w:rsid w:val="0005586d"/>
    <w:rPr>
      <w:rFonts w:ascii="Times New Roman" w:hAnsi="Times New Roman" w:eastAsia="Times New Roman" w:cs="Times New Roman"/>
      <w:b/>
      <w:bCs/>
      <w:kern w:val="2"/>
      <w:sz w:val="48"/>
      <w:szCs w:val="48"/>
    </w:rPr>
  </w:style>
  <w:style w:type="character" w:styleId="Highlight" w:customStyle="1">
    <w:name w:val="highlight"/>
    <w:basedOn w:val="DefaultParagraphFont"/>
    <w:qFormat/>
    <w:rsid w:val="00be0541"/>
    <w:rPr/>
  </w:style>
  <w:style w:type="character" w:styleId="Strong">
    <w:name w:val="Strong"/>
    <w:basedOn w:val="DefaultParagraphFont"/>
    <w:uiPriority w:val="22"/>
    <w:qFormat/>
    <w:rsid w:val="00be0541"/>
    <w:rPr>
      <w:b/>
      <w:bCs/>
    </w:rPr>
  </w:style>
  <w:style w:type="character" w:styleId="HTMLPreformattedChar" w:customStyle="1">
    <w:name w:val="HTML Preformatted Char"/>
    <w:basedOn w:val="DefaultParagraphFont"/>
    <w:link w:val="HTMLPreformatted"/>
    <w:uiPriority w:val="99"/>
    <w:qFormat/>
    <w:rsid w:val="00942879"/>
    <w:rPr>
      <w:rFonts w:ascii="Courier New" w:hAnsi="Courier New" w:eastAsia="Times New Roman" w:cs="Courier New"/>
      <w:sz w:val="20"/>
      <w:szCs w:val="20"/>
    </w:rPr>
  </w:style>
  <w:style w:type="character" w:styleId="HTMLCode">
    <w:name w:val="HTML Code"/>
    <w:basedOn w:val="DefaultParagraphFont"/>
    <w:uiPriority w:val="99"/>
    <w:semiHidden/>
    <w:unhideWhenUsed/>
    <w:qFormat/>
    <w:rsid w:val="00942879"/>
    <w:rPr>
      <w:rFonts w:ascii="Courier New" w:hAnsi="Courier New" w:eastAsia="Times New Roman" w:cs="Courier New"/>
      <w:sz w:val="20"/>
      <w:szCs w:val="20"/>
    </w:rPr>
  </w:style>
  <w:style w:type="character" w:styleId="Plmh" w:customStyle="1">
    <w:name w:val="pl-mh"/>
    <w:basedOn w:val="DefaultParagraphFont"/>
    <w:qFormat/>
    <w:rsid w:val="00b2642d"/>
    <w:rPr/>
  </w:style>
  <w:style w:type="character" w:styleId="Textbold" w:customStyle="1">
    <w:name w:val="text-bold"/>
    <w:basedOn w:val="DefaultParagraphFont"/>
    <w:qFormat/>
    <w:rsid w:val="00b2642d"/>
    <w:rPr/>
  </w:style>
  <w:style w:type="character" w:styleId="Heading2Char" w:customStyle="1">
    <w:name w:val="Heading 2 Char"/>
    <w:basedOn w:val="DefaultParagraphFont"/>
    <w:link w:val="Heading2"/>
    <w:uiPriority w:val="9"/>
    <w:qFormat/>
    <w:rsid w:val="00f76a5e"/>
    <w:rPr>
      <w:rFonts w:ascii="Cambria" w:hAnsi="Cambria" w:eastAsia="" w:cs="" w:asciiTheme="majorHAnsi" w:cstheme="majorBidi" w:eastAsiaTheme="majorEastAsia" w:hAnsiTheme="majorHAnsi"/>
      <w:color w:val="365F91" w:themeColor="accent1" w:themeShade="bf"/>
      <w:sz w:val="26"/>
      <w:szCs w:val="26"/>
      <w:lang w:eastAsia="zh-CN"/>
    </w:rPr>
  </w:style>
  <w:style w:type="character" w:styleId="Htmlitalic" w:customStyle="1">
    <w:name w:val="html-italic"/>
    <w:basedOn w:val="DefaultParagraphFont"/>
    <w:qFormat/>
    <w:rsid w:val="00f03536"/>
    <w:rPr/>
  </w:style>
  <w:style w:type="character" w:styleId="Citation" w:customStyle="1">
    <w:name w:val="citation"/>
    <w:basedOn w:val="DefaultParagraphFont"/>
    <w:qFormat/>
    <w:rsid w:val="000077a1"/>
    <w:rPr/>
  </w:style>
  <w:style w:type="character" w:styleId="Muxgbd" w:customStyle="1">
    <w:name w:val="muxgbd"/>
    <w:basedOn w:val="DefaultParagraphFont"/>
    <w:qFormat/>
    <w:rsid w:val="00750af8"/>
    <w:rPr/>
  </w:style>
  <w:style w:type="character" w:styleId="Markedcontent" w:customStyle="1">
    <w:name w:val="markedcontent"/>
    <w:basedOn w:val="DefaultParagraphFont"/>
    <w:qFormat/>
    <w:rsid w:val="00b775a6"/>
    <w:rPr/>
  </w:style>
  <w:style w:type="character" w:styleId="Citationbibliografy" w:customStyle="1">
    <w:name w:val="citation__bibliografy"/>
    <w:basedOn w:val="DefaultParagraphFont"/>
    <w:qFormat/>
    <w:rsid w:val="00b60e24"/>
    <w:rPr/>
  </w:style>
  <w:style w:type="character" w:styleId="Linenumber">
    <w:name w:val="line number"/>
    <w:basedOn w:val="DefaultParagraphFont"/>
    <w:uiPriority w:val="99"/>
    <w:semiHidden/>
    <w:unhideWhenUsed/>
    <w:qFormat/>
    <w:rsid w:val="007a3bdc"/>
    <w:rPr/>
  </w:style>
  <w:style w:type="character" w:styleId="Refjournal" w:customStyle="1">
    <w:name w:val="ref-journal"/>
    <w:basedOn w:val="DefaultParagraphFont"/>
    <w:qFormat/>
    <w:rsid w:val="007a3bdc"/>
    <w:rPr/>
  </w:style>
  <w:style w:type="character" w:styleId="Il" w:customStyle="1">
    <w:name w:val="il"/>
    <w:basedOn w:val="DefaultParagraphFont"/>
    <w:qFormat/>
    <w:rsid w:val="007a3bdc"/>
    <w:rPr/>
  </w:style>
  <w:style w:type="character" w:styleId="Epubsectionitem" w:customStyle="1">
    <w:name w:val="epub-section__item"/>
    <w:basedOn w:val="DefaultParagraphFont"/>
    <w:qFormat/>
    <w:rsid w:val="007a3bdc"/>
    <w:rPr/>
  </w:style>
  <w:style w:type="character" w:styleId="Identifier" w:customStyle="1">
    <w:name w:val="identifier"/>
    <w:basedOn w:val="DefaultParagraphFont"/>
    <w:qFormat/>
    <w:rsid w:val="007a3bdc"/>
    <w:rPr/>
  </w:style>
  <w:style w:type="character" w:styleId="CommentSubjectChar" w:customStyle="1">
    <w:name w:val="Comment Subject Char"/>
    <w:basedOn w:val="CommentTextChar"/>
    <w:link w:val="CommentSubject"/>
    <w:uiPriority w:val="99"/>
    <w:semiHidden/>
    <w:qFormat/>
    <w:rsid w:val="008c1997"/>
    <w:rPr>
      <w:rFonts w:ascii="Times New Roman" w:hAnsi="Times New Roman" w:eastAsia="Times New Roman" w:cs="Times New Roman"/>
      <w:b/>
      <w:bCs/>
      <w:sz w:val="20"/>
      <w:szCs w:val="20"/>
      <w:lang w:val="en" w:eastAsia="zh-CN"/>
    </w:rPr>
  </w:style>
  <w:style w:type="character" w:styleId="Citauth" w:customStyle="1">
    <w:name w:val="cit-auth"/>
    <w:basedOn w:val="DefaultParagraphFont"/>
    <w:qFormat/>
    <w:rsid w:val="008c1997"/>
    <w:rPr/>
  </w:style>
  <w:style w:type="character" w:styleId="Citnamesurname" w:customStyle="1">
    <w:name w:val="cit-name-surname"/>
    <w:basedOn w:val="DefaultParagraphFont"/>
    <w:qFormat/>
    <w:rsid w:val="008c1997"/>
    <w:rPr/>
  </w:style>
  <w:style w:type="character" w:styleId="Citnamegivennames" w:customStyle="1">
    <w:name w:val="cit-name-given-names"/>
    <w:basedOn w:val="DefaultParagraphFont"/>
    <w:qFormat/>
    <w:rsid w:val="008c1997"/>
    <w:rPr/>
  </w:style>
  <w:style w:type="character" w:styleId="Citarticletitle" w:customStyle="1">
    <w:name w:val="cit-article-title"/>
    <w:basedOn w:val="DefaultParagraphFont"/>
    <w:qFormat/>
    <w:rsid w:val="008c1997"/>
    <w:rPr/>
  </w:style>
  <w:style w:type="character" w:styleId="Citvol" w:customStyle="1">
    <w:name w:val="cit-vol"/>
    <w:basedOn w:val="DefaultParagraphFont"/>
    <w:qFormat/>
    <w:rsid w:val="008c1997"/>
    <w:rPr/>
  </w:style>
  <w:style w:type="character" w:styleId="Citfpage" w:customStyle="1">
    <w:name w:val="cit-fpage"/>
    <w:basedOn w:val="DefaultParagraphFont"/>
    <w:qFormat/>
    <w:rsid w:val="008c1997"/>
    <w:rPr/>
  </w:style>
  <w:style w:type="character" w:styleId="Citpubdate" w:customStyle="1">
    <w:name w:val="cit-pub-date"/>
    <w:basedOn w:val="DefaultParagraphFont"/>
    <w:qFormat/>
    <w:rsid w:val="008c1997"/>
    <w:rPr/>
  </w:style>
  <w:style w:type="character" w:styleId="Qv3wpe" w:customStyle="1">
    <w:name w:val="qv3wpe"/>
    <w:basedOn w:val="DefaultParagraphFont"/>
    <w:qFormat/>
    <w:rsid w:val="008c1997"/>
    <w:rPr/>
  </w:style>
  <w:style w:type="character" w:styleId="Smallcaps" w:customStyle="1">
    <w:name w:val="smallcaps"/>
    <w:basedOn w:val="DefaultParagraphFont"/>
    <w:qFormat/>
    <w:rsid w:val="008c1997"/>
    <w:rPr/>
  </w:style>
  <w:style w:type="character" w:styleId="Author" w:customStyle="1">
    <w:name w:val="author"/>
    <w:basedOn w:val="DefaultParagraphFont"/>
    <w:qFormat/>
    <w:rsid w:val="008c1997"/>
    <w:rPr/>
  </w:style>
  <w:style w:type="character" w:styleId="Pubyear" w:customStyle="1">
    <w:name w:val="pubyear"/>
    <w:basedOn w:val="DefaultParagraphFont"/>
    <w:qFormat/>
    <w:rsid w:val="008c1997"/>
    <w:rPr/>
  </w:style>
  <w:style w:type="character" w:styleId="Articletitle" w:customStyle="1">
    <w:name w:val="articletitle"/>
    <w:basedOn w:val="DefaultParagraphFont"/>
    <w:qFormat/>
    <w:rsid w:val="008c1997"/>
    <w:rPr/>
  </w:style>
  <w:style w:type="character" w:styleId="Vol" w:customStyle="1">
    <w:name w:val="vol"/>
    <w:basedOn w:val="DefaultParagraphFont"/>
    <w:qFormat/>
    <w:rsid w:val="008c1997"/>
    <w:rPr/>
  </w:style>
  <w:style w:type="character" w:styleId="Pagefirst" w:customStyle="1">
    <w:name w:val="pagefirst"/>
    <w:basedOn w:val="DefaultParagraphFont"/>
    <w:qFormat/>
    <w:rsid w:val="008c1997"/>
    <w:rPr/>
  </w:style>
  <w:style w:type="character" w:styleId="Pagelast" w:customStyle="1">
    <w:name w:val="pagelast"/>
    <w:basedOn w:val="DefaultParagraphFont"/>
    <w:qFormat/>
    <w:rsid w:val="008c1997"/>
    <w:rPr/>
  </w:style>
  <w:style w:type="character" w:styleId="Order" w:customStyle="1">
    <w:name w:val="order"/>
    <w:basedOn w:val="DefaultParagraphFont"/>
    <w:qFormat/>
    <w:rsid w:val="00997b61"/>
    <w:rPr/>
  </w:style>
  <w:style w:type="character" w:styleId="Heading3Char" w:customStyle="1">
    <w:name w:val="Heading 3 Char"/>
    <w:basedOn w:val="DefaultParagraphFont"/>
    <w:link w:val="Heading3"/>
    <w:uiPriority w:val="9"/>
    <w:semiHidden/>
    <w:qFormat/>
    <w:rsid w:val="009f2abd"/>
    <w:rPr>
      <w:rFonts w:ascii="Arial" w:hAnsi="Arial" w:eastAsia="Arial" w:cs="Arial"/>
      <w:color w:val="434343"/>
      <w:sz w:val="28"/>
      <w:szCs w:val="28"/>
      <w:lang w:val="en"/>
    </w:rPr>
  </w:style>
  <w:style w:type="character" w:styleId="Heading4Char" w:customStyle="1">
    <w:name w:val="Heading 4 Char"/>
    <w:basedOn w:val="DefaultParagraphFont"/>
    <w:link w:val="Heading4"/>
    <w:uiPriority w:val="9"/>
    <w:semiHidden/>
    <w:qFormat/>
    <w:rsid w:val="009f2abd"/>
    <w:rPr>
      <w:rFonts w:ascii="Arial" w:hAnsi="Arial" w:eastAsia="Arial" w:cs="Arial"/>
      <w:color w:val="666666"/>
      <w:sz w:val="24"/>
      <w:szCs w:val="24"/>
      <w:lang w:val="en"/>
    </w:rPr>
  </w:style>
  <w:style w:type="character" w:styleId="Heading5Char" w:customStyle="1">
    <w:name w:val="Heading 5 Char"/>
    <w:basedOn w:val="DefaultParagraphFont"/>
    <w:link w:val="Heading5"/>
    <w:uiPriority w:val="9"/>
    <w:semiHidden/>
    <w:qFormat/>
    <w:rsid w:val="009f2abd"/>
    <w:rPr>
      <w:rFonts w:ascii="Arial" w:hAnsi="Arial" w:eastAsia="Arial" w:cs="Arial"/>
      <w:color w:val="666666"/>
      <w:lang w:val="en"/>
    </w:rPr>
  </w:style>
  <w:style w:type="character" w:styleId="Heading6Char" w:customStyle="1">
    <w:name w:val="Heading 6 Char"/>
    <w:basedOn w:val="DefaultParagraphFont"/>
    <w:link w:val="Heading6"/>
    <w:uiPriority w:val="9"/>
    <w:semiHidden/>
    <w:qFormat/>
    <w:rsid w:val="009f2abd"/>
    <w:rPr>
      <w:rFonts w:ascii="Arial" w:hAnsi="Arial" w:eastAsia="Arial" w:cs="Arial"/>
      <w:i/>
      <w:color w:val="666666"/>
      <w:lang w:val="en"/>
    </w:rPr>
  </w:style>
  <w:style w:type="character" w:styleId="Binomial" w:customStyle="1">
    <w:name w:val="binomial"/>
    <w:basedOn w:val="DefaultParagraphFont"/>
    <w:qFormat/>
    <w:rsid w:val="009f2abd"/>
    <w:rPr/>
  </w:style>
  <w:style w:type="character" w:styleId="Cf01" w:customStyle="1">
    <w:name w:val="cf01"/>
    <w:basedOn w:val="DefaultParagraphFont"/>
    <w:qFormat/>
    <w:rsid w:val="009f2abd"/>
    <w:rPr>
      <w:rFonts w:ascii="Segoe UI" w:hAnsi="Segoe UI" w:cs="Segoe UI"/>
      <w:b/>
      <w:bCs/>
      <w:color w:val="444444"/>
      <w:sz w:val="16"/>
      <w:szCs w:val="16"/>
    </w:rPr>
  </w:style>
  <w:style w:type="character" w:styleId="VerbatimChar" w:customStyle="1">
    <w:name w:val="Verbatim Char"/>
    <w:basedOn w:val="DefaultParagraphFont"/>
    <w:link w:val="SourceCode"/>
    <w:qFormat/>
    <w:locked/>
    <w:rsid w:val="009f2abd"/>
    <w:rPr>
      <w:rFonts w:ascii="Consolas" w:hAnsi="Consolas"/>
      <w:shd w:fill="F8F8F8" w:val="clear"/>
    </w:rPr>
  </w:style>
  <w:style w:type="character" w:styleId="LineNumbering" w:customStyle="1">
    <w:name w:val="Line Numbering"/>
    <w:rsid w:val="009f2abd"/>
    <w:rPr/>
  </w:style>
  <w:style w:type="character" w:styleId="BalloonTextChar" w:customStyle="1">
    <w:name w:val="Balloon Text Char"/>
    <w:basedOn w:val="DefaultParagraphFont"/>
    <w:link w:val="BalloonText"/>
    <w:uiPriority w:val="99"/>
    <w:semiHidden/>
    <w:qFormat/>
    <w:rsid w:val="009f2abd"/>
    <w:rPr>
      <w:rFonts w:ascii="Segoe UI" w:hAnsi="Segoe UI" w:cs="Segoe UI"/>
      <w:sz w:val="18"/>
      <w:szCs w:val="18"/>
    </w:rPr>
  </w:style>
  <w:style w:type="character" w:styleId="NumberingSymbols" w:customStyle="1">
    <w:name w:val="Numbering Symbols"/>
    <w:qFormat/>
    <w:rsid w:val="009f2abd"/>
    <w:rPr/>
  </w:style>
  <w:style w:type="character" w:styleId="BodyTextChar" w:customStyle="1">
    <w:name w:val="Body Text Char"/>
    <w:basedOn w:val="DefaultParagraphFont"/>
    <w:link w:val="BodyText"/>
    <w:qFormat/>
    <w:rsid w:val="009f2abd"/>
    <w:rPr>
      <w:rFonts w:ascii="Arial" w:hAnsi="Arial" w:eastAsia="Arial" w:cs="Arial"/>
      <w:lang w:val="en"/>
    </w:rPr>
  </w:style>
  <w:style w:type="character" w:styleId="TitleChar" w:customStyle="1">
    <w:name w:val="Title Char"/>
    <w:basedOn w:val="DefaultParagraphFont"/>
    <w:link w:val="Title"/>
    <w:uiPriority w:val="10"/>
    <w:qFormat/>
    <w:rsid w:val="009f2abd"/>
    <w:rPr>
      <w:rFonts w:ascii="Arial" w:hAnsi="Arial" w:eastAsia="Arial" w:cs="Arial"/>
      <w:sz w:val="52"/>
      <w:szCs w:val="52"/>
      <w:lang w:val="en"/>
    </w:rPr>
  </w:style>
  <w:style w:type="character" w:styleId="SubtitleChar" w:customStyle="1">
    <w:name w:val="Subtitle Char"/>
    <w:basedOn w:val="DefaultParagraphFont"/>
    <w:link w:val="Subtitle"/>
    <w:uiPriority w:val="11"/>
    <w:qFormat/>
    <w:rsid w:val="009f2abd"/>
    <w:rPr>
      <w:rFonts w:ascii="Arial" w:hAnsi="Arial" w:eastAsia="Arial" w:cs="Arial"/>
      <w:color w:val="666666"/>
      <w:sz w:val="30"/>
      <w:szCs w:val="30"/>
      <w:lang w:val="en"/>
    </w:rPr>
  </w:style>
  <w:style w:type="character" w:styleId="CommentTextChar1" w:customStyle="1">
    <w:name w:val="Comment Text Char1"/>
    <w:basedOn w:val="DefaultParagraphFont"/>
    <w:uiPriority w:val="99"/>
    <w:semiHidden/>
    <w:qFormat/>
    <w:rsid w:val="009f2abd"/>
    <w:rPr>
      <w:rFonts w:ascii="Arial" w:hAnsi="Arial" w:eastAsia="Arial" w:cs="Arial"/>
      <w:sz w:val="20"/>
      <w:szCs w:val="20"/>
      <w:lang w:val="en"/>
    </w:rPr>
  </w:style>
  <w:style w:type="character" w:styleId="CommentSubjectChar1" w:customStyle="1">
    <w:name w:val="Comment Subject Char1"/>
    <w:basedOn w:val="CommentTextChar1"/>
    <w:uiPriority w:val="99"/>
    <w:semiHidden/>
    <w:qFormat/>
    <w:rsid w:val="009f2abd"/>
    <w:rPr>
      <w:rFonts w:ascii="Arial" w:hAnsi="Arial" w:eastAsia="Arial" w:cs="Arial"/>
      <w:b/>
      <w:bCs/>
      <w:sz w:val="20"/>
      <w:szCs w:val="20"/>
      <w:lang w:val="en"/>
    </w:rPr>
  </w:style>
  <w:style w:type="character" w:styleId="BalloonTextChar1" w:customStyle="1">
    <w:name w:val="Balloon Text Char1"/>
    <w:basedOn w:val="DefaultParagraphFont"/>
    <w:uiPriority w:val="99"/>
    <w:semiHidden/>
    <w:qFormat/>
    <w:rsid w:val="009f2abd"/>
    <w:rPr>
      <w:rFonts w:ascii="Segoe UI" w:hAnsi="Segoe UI" w:eastAsia="Times New Roman" w:cs="Segoe UI"/>
      <w:sz w:val="18"/>
      <w:szCs w:val="18"/>
      <w:lang w:eastAsia="zh-CN"/>
    </w:rPr>
  </w:style>
  <w:style w:type="character" w:styleId="FooterChar1" w:customStyle="1">
    <w:name w:val="Footer Char1"/>
    <w:basedOn w:val="DefaultParagraphFont"/>
    <w:uiPriority w:val="99"/>
    <w:semiHidden/>
    <w:qFormat/>
    <w:rsid w:val="009f2abd"/>
    <w:rPr>
      <w:rFonts w:ascii="Arial" w:hAnsi="Arial" w:eastAsia="Arial" w:cs="Arial"/>
      <w:lang w:val="en"/>
    </w:rPr>
  </w:style>
  <w:style w:type="character" w:styleId="Referencesauthors" w:customStyle="1">
    <w:name w:val="references__authors"/>
    <w:basedOn w:val="DefaultParagraphFont"/>
    <w:qFormat/>
    <w:rsid w:val="005c0cf4"/>
    <w:rPr/>
  </w:style>
  <w:style w:type="character" w:styleId="Referencesyear" w:customStyle="1">
    <w:name w:val="references__year"/>
    <w:basedOn w:val="DefaultParagraphFont"/>
    <w:qFormat/>
    <w:rsid w:val="005c0cf4"/>
    <w:rPr/>
  </w:style>
  <w:style w:type="character" w:styleId="Referencesarticletitle" w:customStyle="1">
    <w:name w:val="references__article-title"/>
    <w:basedOn w:val="DefaultParagraphFont"/>
    <w:qFormat/>
    <w:rsid w:val="005c0cf4"/>
    <w:rPr/>
  </w:style>
  <w:style w:type="character" w:styleId="Journaltitle" w:customStyle="1">
    <w:name w:val="journaltitle"/>
    <w:basedOn w:val="DefaultParagraphFont"/>
    <w:qFormat/>
    <w:rsid w:val="005e6ea1"/>
    <w:rPr/>
  </w:style>
  <w:style w:type="character" w:styleId="UnresolvedMention">
    <w:name w:val="Unresolved Mention"/>
    <w:basedOn w:val="DefaultParagraphFont"/>
    <w:uiPriority w:val="99"/>
    <w:semiHidden/>
    <w:unhideWhenUsed/>
    <w:qFormat/>
    <w:rsid w:val="00971ccb"/>
    <w:rPr>
      <w:color w:val="605E5C"/>
      <w:shd w:fill="E1DFDD" w:val="clear"/>
    </w:rPr>
  </w:style>
  <w:style w:type="character" w:styleId="Citedissue" w:customStyle="1">
    <w:name w:val="citedissue"/>
    <w:basedOn w:val="DefaultParagraphFont"/>
    <w:qFormat/>
    <w:rsid w:val="00d751f1"/>
    <w:rPr/>
  </w:style>
  <w:style w:type="character" w:styleId="Fieldcontent" w:customStyle="1">
    <w:name w:val="field-content"/>
    <w:basedOn w:val="DefaultParagraphFont"/>
    <w:qFormat/>
    <w:rsid w:val="00083d7d"/>
    <w:rPr/>
  </w:style>
  <w:style w:type="paragraph" w:styleId="Heading" w:customStyle="1">
    <w:name w:val="Heading"/>
    <w:basedOn w:val="Normal"/>
    <w:next w:val="TextBody"/>
    <w:qFormat/>
    <w:rsid w:val="009f2abd"/>
    <w:pPr>
      <w:keepNext w:val="true"/>
      <w:spacing w:lineRule="auto" w:line="276" w:before="240" w:after="120"/>
    </w:pPr>
    <w:rPr>
      <w:rFonts w:ascii="Liberation Sans" w:hAnsi="Liberation Sans" w:eastAsia="Microsoft YaHei" w:cs="Lucida Sans"/>
      <w:sz w:val="28"/>
      <w:szCs w:val="28"/>
      <w:lang w:val="en" w:eastAsia="en-US"/>
    </w:rPr>
  </w:style>
  <w:style w:type="paragraph" w:styleId="TextBody">
    <w:name w:val="Body Text"/>
    <w:basedOn w:val="Normal"/>
    <w:link w:val="BodyTextChar"/>
    <w:rsid w:val="009f2abd"/>
    <w:pPr>
      <w:spacing w:lineRule="auto" w:line="276" w:before="0" w:after="140"/>
    </w:pPr>
    <w:rPr>
      <w:rFonts w:ascii="Arial" w:hAnsi="Arial" w:eastAsia="Arial" w:cs="Arial"/>
      <w:sz w:val="22"/>
      <w:szCs w:val="22"/>
      <w:lang w:val="en" w:eastAsia="en-US"/>
    </w:rPr>
  </w:style>
  <w:style w:type="paragraph" w:styleId="List">
    <w:name w:val="List"/>
    <w:basedOn w:val="TextBody"/>
    <w:rsid w:val="009f2abd"/>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rsid w:val="009f2abd"/>
    <w:pPr>
      <w:suppressLineNumbers/>
      <w:spacing w:lineRule="auto" w:line="276"/>
    </w:pPr>
    <w:rPr>
      <w:rFonts w:ascii="Arial" w:hAnsi="Arial" w:eastAsia="Arial" w:cs="Lucida Sans"/>
      <w:sz w:val="22"/>
      <w:szCs w:val="22"/>
      <w:lang w:val="en" w:eastAsia="en-US"/>
    </w:rPr>
  </w:style>
  <w:style w:type="paragraph" w:styleId="Caption1">
    <w:name w:val="caption"/>
    <w:basedOn w:val="Normal"/>
    <w:qFormat/>
    <w:rsid w:val="009f2abd"/>
    <w:pPr>
      <w:suppressLineNumbers/>
      <w:spacing w:lineRule="auto" w:line="276" w:before="120" w:after="120"/>
    </w:pPr>
    <w:rPr>
      <w:rFonts w:ascii="Arial" w:hAnsi="Arial" w:eastAsia="Arial" w:cs="Lucida Sans"/>
      <w:i/>
      <w:iCs/>
      <w:sz w:val="24"/>
      <w:szCs w:val="24"/>
      <w:lang w:val="en" w:eastAsia="en-US"/>
    </w:rPr>
  </w:style>
  <w:style w:type="paragraph" w:styleId="HeaderandFooter" w:customStyle="1">
    <w:name w:val="Header and Footer"/>
    <w:basedOn w:val="Normal"/>
    <w:qFormat/>
    <w:rsid w:val="009f2abd"/>
    <w:pPr>
      <w:suppressLineNumbers/>
      <w:tabs>
        <w:tab w:val="clear" w:pos="720"/>
        <w:tab w:val="center" w:pos="4680" w:leader="none"/>
        <w:tab w:val="right" w:pos="9360" w:leader="none"/>
      </w:tabs>
      <w:spacing w:lineRule="auto" w:line="276"/>
    </w:pPr>
    <w:rPr>
      <w:rFonts w:ascii="Arial" w:hAnsi="Arial" w:eastAsia="Arial" w:cs="Arial"/>
      <w:sz w:val="22"/>
      <w:szCs w:val="22"/>
      <w:lang w:val="en" w:eastAsia="en-US"/>
    </w:rPr>
  </w:style>
  <w:style w:type="paragraph" w:styleId="Footer">
    <w:name w:val="Footer"/>
    <w:basedOn w:val="Normal"/>
    <w:link w:val="FooterChar"/>
    <w:uiPriority w:val="99"/>
    <w:rsid w:val="00ae2195"/>
    <w:pPr>
      <w:suppressLineNumbers/>
      <w:tabs>
        <w:tab w:val="clear" w:pos="720"/>
        <w:tab w:val="center" w:pos="4320" w:leader="none"/>
        <w:tab w:val="right" w:pos="8640" w:leader="none"/>
      </w:tabs>
      <w:spacing w:before="0" w:after="120"/>
      <w:jc w:val="both"/>
    </w:pPr>
    <w:rPr/>
  </w:style>
  <w:style w:type="paragraph" w:styleId="Header">
    <w:name w:val="Header"/>
    <w:basedOn w:val="Normal"/>
    <w:link w:val="HeaderChar"/>
    <w:rsid w:val="00ae2195"/>
    <w:pPr>
      <w:suppressLineNumbers/>
      <w:tabs>
        <w:tab w:val="clear" w:pos="720"/>
        <w:tab w:val="center" w:pos="4320" w:leader="none"/>
        <w:tab w:val="right" w:pos="8640" w:leader="none"/>
      </w:tabs>
    </w:pPr>
    <w:rPr/>
  </w:style>
  <w:style w:type="paragraph" w:styleId="Contents1">
    <w:name w:val="TOC 1"/>
    <w:basedOn w:val="Normal"/>
    <w:next w:val="Normal"/>
    <w:link w:val="TOC1Char"/>
    <w:semiHidden/>
    <w:rsid w:val="00ae2195"/>
    <w:pPr>
      <w:spacing w:lineRule="auto" w:line="360" w:before="240" w:after="120"/>
    </w:pPr>
    <w:rPr>
      <w:bCs/>
      <w:sz w:val="24"/>
      <w:szCs w:val="24"/>
    </w:rPr>
  </w:style>
  <w:style w:type="paragraph" w:styleId="Tableoffigures">
    <w:name w:val="table of figures"/>
    <w:basedOn w:val="Normal"/>
    <w:next w:val="Normal"/>
    <w:semiHidden/>
    <w:qFormat/>
    <w:rsid w:val="00ae2195"/>
    <w:pPr>
      <w:spacing w:before="240" w:after="0"/>
    </w:pPr>
    <w:rPr>
      <w:sz w:val="24"/>
      <w:szCs w:val="24"/>
    </w:rPr>
  </w:style>
  <w:style w:type="paragraph" w:styleId="Level1Text" w:customStyle="1">
    <w:name w:val="Level 1 Text"/>
    <w:basedOn w:val="Normal"/>
    <w:link w:val="Level1TextChar"/>
    <w:qFormat/>
    <w:rsid w:val="00ae2195"/>
    <w:pPr>
      <w:spacing w:lineRule="auto" w:line="360" w:before="80" w:after="0"/>
    </w:pPr>
    <w:rPr>
      <w:sz w:val="24"/>
      <w:szCs w:val="24"/>
      <w:lang w:eastAsia="en-US"/>
    </w:rPr>
  </w:style>
  <w:style w:type="paragraph" w:styleId="Level2hyperlink" w:customStyle="1">
    <w:name w:val="level 2 hyperlink"/>
    <w:basedOn w:val="Contents1"/>
    <w:qFormat/>
    <w:rsid w:val="00ae2195"/>
    <w:pPr>
      <w:tabs>
        <w:tab w:val="clear" w:pos="720"/>
        <w:tab w:val="right" w:pos="8342" w:leader="dot"/>
      </w:tabs>
      <w:spacing w:before="120" w:after="120"/>
      <w:ind w:left="288" w:hanging="0"/>
    </w:pPr>
    <w:rPr/>
  </w:style>
  <w:style w:type="paragraph" w:styleId="Level3hyperlink" w:customStyle="1">
    <w:name w:val="level 3 hyperlink"/>
    <w:basedOn w:val="Level2hyperlink"/>
    <w:qFormat/>
    <w:rsid w:val="00ae2195"/>
    <w:pPr>
      <w:spacing w:before="0" w:after="120"/>
      <w:ind w:left="576" w:hanging="0"/>
    </w:pPr>
    <w:rPr/>
  </w:style>
  <w:style w:type="paragraph" w:styleId="ListParagraph">
    <w:name w:val="List Paragraph"/>
    <w:basedOn w:val="Normal"/>
    <w:uiPriority w:val="34"/>
    <w:qFormat/>
    <w:rsid w:val="00ae2195"/>
    <w:pPr>
      <w:spacing w:before="0" w:after="0"/>
      <w:ind w:left="720" w:hanging="0"/>
      <w:contextualSpacing/>
    </w:pPr>
    <w:rPr/>
  </w:style>
  <w:style w:type="paragraph" w:styleId="Annotationtext">
    <w:name w:val="annotation text"/>
    <w:basedOn w:val="Normal"/>
    <w:link w:val="CommentTextChar"/>
    <w:uiPriority w:val="99"/>
    <w:unhideWhenUsed/>
    <w:qFormat/>
    <w:rsid w:val="00f74b7a"/>
    <w:pPr/>
    <w:rPr>
      <w:rFonts w:ascii="Arial" w:hAnsi="Arial" w:eastAsia="Arial" w:cs="Arial"/>
      <w:lang w:val="en" w:eastAsia="en-US"/>
    </w:rPr>
  </w:style>
  <w:style w:type="paragraph" w:styleId="NormalWeb">
    <w:name w:val="Normal (Web)"/>
    <w:basedOn w:val="Normal"/>
    <w:uiPriority w:val="99"/>
    <w:unhideWhenUsed/>
    <w:qFormat/>
    <w:rsid w:val="00fc0cc6"/>
    <w:pPr>
      <w:spacing w:beforeAutospacing="1" w:afterAutospacing="1"/>
    </w:pPr>
    <w:rPr>
      <w:sz w:val="24"/>
      <w:szCs w:val="24"/>
      <w:lang w:eastAsia="en-US"/>
    </w:rPr>
  </w:style>
  <w:style w:type="paragraph" w:styleId="Carticlefiguresubtitle" w:customStyle="1">
    <w:name w:val="c-article-figure-subtitle"/>
    <w:basedOn w:val="Normal"/>
    <w:qFormat/>
    <w:rsid w:val="0005586d"/>
    <w:pPr>
      <w:spacing w:beforeAutospacing="1" w:afterAutospacing="1"/>
    </w:pPr>
    <w:rPr>
      <w:sz w:val="24"/>
      <w:szCs w:val="24"/>
      <w:lang w:eastAsia="en-US"/>
    </w:rPr>
  </w:style>
  <w:style w:type="paragraph" w:styleId="NoSpacing">
    <w:name w:val="No Spacing"/>
    <w:uiPriority w:val="1"/>
    <w:qFormat/>
    <w:rsid w:val="004b18ac"/>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Msonormal" w:customStyle="1">
    <w:name w:val="msonormal"/>
    <w:basedOn w:val="Normal"/>
    <w:qFormat/>
    <w:rsid w:val="00dd7aab"/>
    <w:pPr>
      <w:spacing w:beforeAutospacing="1" w:afterAutospacing="1"/>
    </w:pPr>
    <w:rPr>
      <w:sz w:val="24"/>
      <w:szCs w:val="24"/>
      <w:lang w:eastAsia="en-US"/>
    </w:rPr>
  </w:style>
  <w:style w:type="paragraph" w:styleId="Xl64" w:customStyle="1">
    <w:name w:val="xl64"/>
    <w:basedOn w:val="Normal"/>
    <w:qFormat/>
    <w:rsid w:val="00dd7aab"/>
    <w:pPr>
      <w:spacing w:beforeAutospacing="1" w:afterAutospacing="1"/>
    </w:pPr>
    <w:rPr>
      <w:b/>
      <w:bCs/>
      <w:sz w:val="24"/>
      <w:szCs w:val="24"/>
      <w:lang w:eastAsia="en-US"/>
    </w:rPr>
  </w:style>
  <w:style w:type="paragraph" w:styleId="Xl65" w:customStyle="1">
    <w:name w:val="xl65"/>
    <w:basedOn w:val="Normal"/>
    <w:qFormat/>
    <w:rsid w:val="00dd7aab"/>
    <w:pPr>
      <w:spacing w:beforeAutospacing="1" w:afterAutospacing="1"/>
    </w:pPr>
    <w:rPr>
      <w:b/>
      <w:bCs/>
      <w:sz w:val="24"/>
      <w:szCs w:val="24"/>
      <w:lang w:eastAsia="en-US"/>
    </w:rPr>
  </w:style>
  <w:style w:type="paragraph" w:styleId="HTMLPreformatted">
    <w:name w:val="HTML Preformatted"/>
    <w:basedOn w:val="Normal"/>
    <w:link w:val="HTMLPreformattedChar"/>
    <w:uiPriority w:val="99"/>
    <w:unhideWhenUsed/>
    <w:qFormat/>
    <w:rsid w:val="0094287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eastAsia="en-US"/>
    </w:rPr>
  </w:style>
  <w:style w:type="paragraph" w:styleId="Revision">
    <w:name w:val="Revision"/>
    <w:uiPriority w:val="99"/>
    <w:semiHidden/>
    <w:qFormat/>
    <w:rsid w:val="00491b9b"/>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Annotationsubject">
    <w:name w:val="annotation subject"/>
    <w:basedOn w:val="Annotationtext"/>
    <w:next w:val="Annotationtext"/>
    <w:link w:val="CommentSubjectChar"/>
    <w:uiPriority w:val="99"/>
    <w:semiHidden/>
    <w:unhideWhenUsed/>
    <w:qFormat/>
    <w:rsid w:val="008c1997"/>
    <w:pPr/>
    <w:rPr>
      <w:rFonts w:ascii="Times New Roman" w:hAnsi="Times New Roman" w:eastAsia="Times New Roman" w:cs="Times New Roman"/>
      <w:b/>
      <w:bCs/>
      <w:lang w:val="en-US" w:eastAsia="zh-CN"/>
    </w:rPr>
  </w:style>
  <w:style w:type="paragraph" w:styleId="Title">
    <w:name w:val="Title"/>
    <w:basedOn w:val="Normal"/>
    <w:next w:val="Normal"/>
    <w:link w:val="TitleChar"/>
    <w:uiPriority w:val="10"/>
    <w:qFormat/>
    <w:rsid w:val="009f2abd"/>
    <w:pPr>
      <w:keepNext w:val="true"/>
      <w:keepLines/>
      <w:spacing w:lineRule="auto" w:line="276" w:before="0" w:after="60"/>
    </w:pPr>
    <w:rPr>
      <w:rFonts w:ascii="Arial" w:hAnsi="Arial" w:eastAsia="Arial" w:cs="Arial"/>
      <w:sz w:val="52"/>
      <w:szCs w:val="52"/>
      <w:lang w:val="en" w:eastAsia="en-US"/>
    </w:rPr>
  </w:style>
  <w:style w:type="paragraph" w:styleId="Subtitle">
    <w:name w:val="Subtitle"/>
    <w:basedOn w:val="Normal"/>
    <w:next w:val="Normal"/>
    <w:link w:val="SubtitleChar"/>
    <w:uiPriority w:val="11"/>
    <w:qFormat/>
    <w:rsid w:val="009f2abd"/>
    <w:pPr>
      <w:keepNext w:val="true"/>
      <w:keepLines/>
      <w:spacing w:lineRule="auto" w:line="276" w:before="0" w:after="320"/>
    </w:pPr>
    <w:rPr>
      <w:rFonts w:ascii="Arial" w:hAnsi="Arial" w:eastAsia="Arial" w:cs="Arial"/>
      <w:color w:val="666666"/>
      <w:sz w:val="30"/>
      <w:szCs w:val="30"/>
      <w:lang w:val="en" w:eastAsia="en-US"/>
    </w:rPr>
  </w:style>
  <w:style w:type="paragraph" w:styleId="SourceCode" w:customStyle="1">
    <w:name w:val="Source Code"/>
    <w:basedOn w:val="Normal"/>
    <w:link w:val="VerbatimChar"/>
    <w:qFormat/>
    <w:rsid w:val="009f2abd"/>
    <w:pPr>
      <w:shd w:val="clear" w:color="auto" w:fill="F8F8F8"/>
      <w:spacing w:before="0" w:after="200"/>
    </w:pPr>
    <w:rPr>
      <w:rFonts w:ascii="Consolas" w:hAnsi="Consolas" w:eastAsia="Calibri" w:cs="" w:cstheme="minorBidi" w:eastAsiaTheme="minorHAnsi"/>
      <w:sz w:val="22"/>
      <w:szCs w:val="22"/>
      <w:lang w:eastAsia="en-US"/>
    </w:rPr>
  </w:style>
  <w:style w:type="paragraph" w:styleId="Referencescopy1" w:customStyle="1">
    <w:name w:val="referencescopy1"/>
    <w:basedOn w:val="Normal"/>
    <w:qFormat/>
    <w:rsid w:val="009f2abd"/>
    <w:pPr>
      <w:spacing w:beforeAutospacing="1" w:afterAutospacing="1"/>
    </w:pPr>
    <w:rPr>
      <w:sz w:val="24"/>
      <w:szCs w:val="24"/>
      <w:lang w:eastAsia="en-US"/>
    </w:rPr>
  </w:style>
  <w:style w:type="paragraph" w:styleId="Referencescopy2" w:customStyle="1">
    <w:name w:val="referencescopy2"/>
    <w:basedOn w:val="Normal"/>
    <w:qFormat/>
    <w:rsid w:val="009f2abd"/>
    <w:pPr>
      <w:spacing w:beforeAutospacing="1" w:afterAutospacing="1"/>
    </w:pPr>
    <w:rPr>
      <w:sz w:val="24"/>
      <w:szCs w:val="24"/>
      <w:lang w:eastAsia="en-US"/>
    </w:rPr>
  </w:style>
  <w:style w:type="paragraph" w:styleId="Dxdoi" w:customStyle="1">
    <w:name w:val="dx-doi"/>
    <w:basedOn w:val="Normal"/>
    <w:qFormat/>
    <w:rsid w:val="009f2abd"/>
    <w:pPr>
      <w:spacing w:beforeAutospacing="1" w:afterAutospacing="1"/>
    </w:pPr>
    <w:rPr>
      <w:sz w:val="24"/>
      <w:szCs w:val="24"/>
      <w:lang w:eastAsia="en-US"/>
    </w:rPr>
  </w:style>
  <w:style w:type="paragraph" w:styleId="BalloonText">
    <w:name w:val="Balloon Text"/>
    <w:basedOn w:val="Normal"/>
    <w:link w:val="BalloonTextChar"/>
    <w:uiPriority w:val="99"/>
    <w:semiHidden/>
    <w:unhideWhenUsed/>
    <w:qFormat/>
    <w:rsid w:val="009f2abd"/>
    <w:pPr/>
    <w:rPr>
      <w:rFonts w:ascii="Segoe UI" w:hAnsi="Segoe UI" w:eastAsia="Calibri" w:cs="Segoe UI" w:eastAsiaTheme="minorHAnsi"/>
      <w:sz w:val="18"/>
      <w:szCs w:val="18"/>
      <w:lang w:eastAsia="en-US"/>
    </w:rPr>
  </w:style>
  <w:style w:type="paragraph" w:styleId="Landscape" w:customStyle="1">
    <w:name w:val="Landscape"/>
    <w:basedOn w:val="Normal"/>
    <w:qFormat/>
    <w:rsid w:val="009f2abd"/>
    <w:pPr>
      <w:spacing w:lineRule="auto" w:line="480"/>
    </w:pPr>
    <w:rPr>
      <w:rFonts w:ascii="Arial" w:hAnsi="Arial" w:eastAsia="Arial" w:cs="Arial"/>
      <w:sz w:val="24"/>
      <w:szCs w:val="24"/>
      <w:lang w:val="en" w:eastAsia="en-US"/>
    </w:rPr>
  </w:style>
  <w:style w:type="paragraph" w:styleId="TableContents" w:customStyle="1">
    <w:name w:val="Table Contents"/>
    <w:basedOn w:val="Normal"/>
    <w:qFormat/>
    <w:rsid w:val="009f2abd"/>
    <w:pPr>
      <w:widowControl w:val="false"/>
      <w:suppressLineNumbers/>
      <w:spacing w:lineRule="auto" w:line="276"/>
    </w:pPr>
    <w:rPr>
      <w:rFonts w:ascii="Arial" w:hAnsi="Arial" w:eastAsia="Arial" w:cs="Arial"/>
      <w:sz w:val="22"/>
      <w:szCs w:val="22"/>
      <w:lang w:val="en" w:eastAsia="en-US"/>
    </w:rPr>
  </w:style>
  <w:style w:type="paragraph" w:styleId="TableHeading" w:customStyle="1">
    <w:name w:val="Table Heading"/>
    <w:basedOn w:val="TableContents"/>
    <w:qFormat/>
    <w:rsid w:val="009f2abd"/>
    <w:pPr>
      <w:jc w:val="center"/>
    </w:pPr>
    <w:rPr>
      <w:b/>
      <w:bCs/>
    </w:rPr>
  </w:style>
  <w:style w:type="paragraph" w:styleId="Pf0" w:customStyle="1">
    <w:name w:val="pf0"/>
    <w:basedOn w:val="Normal"/>
    <w:qFormat/>
    <w:rsid w:val="009f2abd"/>
    <w:pPr>
      <w:spacing w:beforeAutospacing="1" w:afterAutospacing="1"/>
    </w:pPr>
    <w:rPr>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96e4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
    <w:name w:val="2"/>
    <w:basedOn w:val="TableNormal"/>
    <w:rsid w:val="009f2abd"/>
    <w:rPr>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9f2abd"/>
    <w:rPr>
      <w:lang w:val="en"/>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8f3616"/>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ir.library.oregonstate.edu/downloads/rj430929h"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ared.LeBoldus@oregonstate.edu" TargetMode="External"/><Relationship Id="rId3" Type="http://schemas.openxmlformats.org/officeDocument/2006/relationships/hyperlink" Target="https://www.sciencedirect.com/topics/agricultural-and-biological-sciences/tsuga-heterophylla" TargetMode="External"/><Relationship Id="rId4" Type="http://schemas.openxmlformats.org/officeDocument/2006/relationships/hyperlink" Target="https://www.sciencedirect.com/topics/agricultural-and-biological-sciences/thuja-plicata" TargetMode="External"/><Relationship Id="rId5" Type="http://schemas.openxmlformats.org/officeDocument/2006/relationships/hyperlink" Target="https://en.wikipedia.org/wiki/David_Douglas_(botanist)" TargetMode="External"/><Relationship Id="rId6" Type="http://schemas.openxmlformats.org/officeDocument/2006/relationships/hyperlink" Target="https://en.wikipedia.org/wiki/David_Don" TargetMode="External"/><Relationship Id="rId7" Type="http://schemas.openxmlformats.org/officeDocument/2006/relationships/hyperlink" Target="https://en.wikipedia.org/wiki/John_Lindley" TargetMode="External"/><Relationship Id="rId8" Type="http://schemas.openxmlformats.org/officeDocument/2006/relationships/hyperlink" Target="https://en.wikipedia.org/wiki/David_Douglas_(botanist)" TargetMode="External"/><Relationship Id="rId9" Type="http://schemas.openxmlformats.org/officeDocument/2006/relationships/hyperlink" Target="https://en.wikipedia.org/wiki/William_Jackson_Hooker" TargetMode="External"/><Relationship Id="rId10" Type="http://schemas.openxmlformats.org/officeDocument/2006/relationships/hyperlink" Target="https://en.wikipedia.org/w/index.php?title=Hjelmq.&amp;action=edit&amp;redlink=1" TargetMode="External"/><Relationship Id="rId11" Type="http://schemas.openxmlformats.org/officeDocument/2006/relationships/image" Target="media/image1.png"/><Relationship Id="rId12" Type="http://schemas.openxmlformats.org/officeDocument/2006/relationships/hyperlink" Target="https://github.com/mcmurtrs/Woods_Creek"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image" Target="media/image7.png"/><Relationship Id="rId21" Type="http://schemas.openxmlformats.org/officeDocument/2006/relationships/hyperlink" Target="https://github.com/mcmurtrs/Woods_Creek" TargetMode="External"/><Relationship Id="rId22" Type="http://schemas.openxmlformats.org/officeDocument/2006/relationships/hyperlink" Target="https://www.R-project.org/" TargetMode="External"/><Relationship Id="rId23" Type="http://schemas.openxmlformats.org/officeDocument/2006/relationships/header" Target="header1.xml"/><Relationship Id="rId24" Type="http://schemas.openxmlformats.org/officeDocument/2006/relationships/footer" Target="footer3.xml"/><Relationship Id="rId25" Type="http://schemas.openxmlformats.org/officeDocument/2006/relationships/comments" Target="comments.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3DE10-7CC2-40CD-922E-60B16EA93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Application>LibreOffice/7.1.5.2$Windows_X86_64 LibreOffice_project/85f04e9f809797b8199d13c421bd8a2b025d52b5</Application>
  <AppVersion>15.0000</AppVersion>
  <Pages>47</Pages>
  <Words>10748</Words>
  <Characters>58319</Characters>
  <CharactersWithSpaces>68607</CharactersWithSpaces>
  <Paragraphs>689</Paragraphs>
  <Company>Oregon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2023-01-30T00:02:00Z</dcterms:created>
  <dc:creator>Support</dc:creator>
  <dc:description/>
  <dc:language>en-US</dc:language>
  <cp:lastModifiedBy/>
  <cp:lastPrinted>2022-12-11T23:46:00Z</cp:lastPrinted>
  <dcterms:modified xsi:type="dcterms:W3CDTF">2023-02-06T13:44:59Z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