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2C734" w14:textId="77777777" w:rsidR="00D47A72" w:rsidRDefault="00000000">
      <w:pPr>
        <w:spacing w:line="480" w:lineRule="auto"/>
        <w:jc w:val="center"/>
      </w:pPr>
      <w:r>
        <w:rPr>
          <w:b/>
          <w:sz w:val="36"/>
          <w:szCs w:val="36"/>
        </w:rPr>
        <w:t>Limited effects of thinning and hardwood rotations on laminated root rot induced tree mortality in Douglas-fir forests of the Pacific Northwest, USA</w:t>
      </w:r>
    </w:p>
    <w:p w14:paraId="34F106E2" w14:textId="77777777" w:rsidR="00D47A72" w:rsidRDefault="00000000">
      <w:pPr>
        <w:spacing w:line="480" w:lineRule="auto"/>
        <w:jc w:val="center"/>
      </w:pPr>
      <w:r>
        <w:rPr>
          <w:b/>
          <w:sz w:val="36"/>
          <w:szCs w:val="36"/>
        </w:rPr>
        <w:t xml:space="preserve"> </w:t>
      </w:r>
    </w:p>
    <w:p w14:paraId="1DA1E2A5" w14:textId="77777777" w:rsidR="00D47A72" w:rsidRDefault="00D47A72">
      <w:pPr>
        <w:spacing w:line="480" w:lineRule="auto"/>
        <w:jc w:val="center"/>
        <w:rPr>
          <w:b/>
          <w:sz w:val="20"/>
          <w:szCs w:val="20"/>
        </w:rPr>
      </w:pPr>
    </w:p>
    <w:p w14:paraId="6680A5E9" w14:textId="77777777" w:rsidR="00D47A72" w:rsidRDefault="00000000">
      <w:pPr>
        <w:spacing w:line="480" w:lineRule="auto"/>
        <w:jc w:val="center"/>
      </w:pPr>
      <w:r>
        <w:rPr>
          <w:b/>
          <w:sz w:val="24"/>
          <w:szCs w:val="24"/>
        </w:rPr>
        <w:t>Shawn McMurtrey</w:t>
      </w:r>
      <w:r>
        <w:rPr>
          <w:rFonts w:ascii="Roboto" w:eastAsia="Roboto" w:hAnsi="Roboto" w:cs="Roboto"/>
          <w:b/>
          <w:sz w:val="24"/>
          <w:szCs w:val="24"/>
          <w:highlight w:val="white"/>
          <w:vertAlign w:val="superscript"/>
        </w:rPr>
        <w:t>1</w:t>
      </w:r>
      <w:r>
        <w:rPr>
          <w:b/>
          <w:sz w:val="24"/>
          <w:szCs w:val="24"/>
        </w:rPr>
        <w:t>, David N. Showalter</w:t>
      </w:r>
      <w:r>
        <w:rPr>
          <w:b/>
          <w:sz w:val="24"/>
          <w:szCs w:val="24"/>
          <w:vertAlign w:val="superscript"/>
        </w:rPr>
        <w:t>1</w:t>
      </w:r>
      <w:r>
        <w:rPr>
          <w:b/>
          <w:sz w:val="24"/>
          <w:szCs w:val="24"/>
        </w:rPr>
        <w:t>, Adam Carson</w:t>
      </w:r>
      <w:r>
        <w:rPr>
          <w:b/>
          <w:sz w:val="24"/>
          <w:szCs w:val="24"/>
          <w:vertAlign w:val="superscript"/>
        </w:rPr>
        <w:t>1</w:t>
      </w:r>
      <w:r>
        <w:rPr>
          <w:b/>
          <w:sz w:val="24"/>
          <w:szCs w:val="24"/>
        </w:rPr>
        <w:t>, Anna Leon</w:t>
      </w:r>
      <w:r>
        <w:rPr>
          <w:b/>
          <w:sz w:val="24"/>
          <w:szCs w:val="24"/>
          <w:vertAlign w:val="superscript"/>
        </w:rPr>
        <w:t>2</w:t>
      </w:r>
      <w:r>
        <w:rPr>
          <w:b/>
          <w:sz w:val="24"/>
          <w:szCs w:val="24"/>
        </w:rPr>
        <w:t>, John Browning</w:t>
      </w:r>
      <w:r>
        <w:rPr>
          <w:b/>
          <w:sz w:val="24"/>
          <w:szCs w:val="24"/>
          <w:vertAlign w:val="superscript"/>
        </w:rPr>
        <w:t>2</w:t>
      </w:r>
      <w:r>
        <w:rPr>
          <w:b/>
          <w:sz w:val="24"/>
          <w:szCs w:val="24"/>
        </w:rPr>
        <w:t>, Michael McWilliams</w:t>
      </w:r>
      <w:r>
        <w:rPr>
          <w:b/>
          <w:sz w:val="24"/>
          <w:szCs w:val="24"/>
          <w:vertAlign w:val="superscript"/>
        </w:rPr>
        <w:t>1,3</w:t>
      </w:r>
      <w:r>
        <w:rPr>
          <w:b/>
          <w:sz w:val="24"/>
          <w:szCs w:val="24"/>
        </w:rPr>
        <w:t>, (Irene) Blakey Lockman</w:t>
      </w:r>
      <w:r>
        <w:rPr>
          <w:b/>
          <w:sz w:val="24"/>
          <w:szCs w:val="24"/>
          <w:vertAlign w:val="superscript"/>
        </w:rPr>
        <w:t>4</w:t>
      </w:r>
      <w:r>
        <w:rPr>
          <w:b/>
          <w:sz w:val="24"/>
          <w:szCs w:val="24"/>
        </w:rPr>
        <w:t>, Everett M. Hansen</w:t>
      </w:r>
      <w:r>
        <w:rPr>
          <w:b/>
          <w:sz w:val="24"/>
          <w:szCs w:val="24"/>
          <w:vertAlign w:val="superscript"/>
        </w:rPr>
        <w:t>1</w:t>
      </w:r>
      <w:r>
        <w:rPr>
          <w:b/>
          <w:sz w:val="24"/>
          <w:szCs w:val="24"/>
        </w:rPr>
        <w:t>, Jared M. LeBoldus</w:t>
      </w:r>
      <w:r>
        <w:rPr>
          <w:b/>
          <w:sz w:val="24"/>
          <w:szCs w:val="24"/>
          <w:vertAlign w:val="superscript"/>
        </w:rPr>
        <w:t>1,5</w:t>
      </w:r>
      <w:r>
        <w:rPr>
          <w:b/>
          <w:sz w:val="24"/>
          <w:szCs w:val="24"/>
        </w:rPr>
        <w:t xml:space="preserve">  </w:t>
      </w:r>
    </w:p>
    <w:p w14:paraId="7069D0E8" w14:textId="77777777" w:rsidR="00D47A72" w:rsidRDefault="00D47A72">
      <w:pPr>
        <w:spacing w:line="480" w:lineRule="auto"/>
        <w:rPr>
          <w:b/>
          <w:sz w:val="24"/>
          <w:szCs w:val="24"/>
        </w:rPr>
      </w:pPr>
    </w:p>
    <w:p w14:paraId="26803863" w14:textId="77777777" w:rsidR="00D47A72" w:rsidRDefault="00000000">
      <w:pPr>
        <w:spacing w:line="480" w:lineRule="auto"/>
      </w:pPr>
      <w:r>
        <w:rPr>
          <w:rFonts w:ascii="Roboto" w:eastAsia="Roboto" w:hAnsi="Roboto" w:cs="Roboto"/>
          <w:b/>
          <w:sz w:val="20"/>
          <w:szCs w:val="20"/>
          <w:highlight w:val="white"/>
          <w:vertAlign w:val="superscript"/>
        </w:rPr>
        <w:t>1</w:t>
      </w:r>
      <w:r>
        <w:rPr>
          <w:sz w:val="20"/>
          <w:szCs w:val="20"/>
        </w:rPr>
        <w:t>Department of Botany and Plant Pathology, Oregon State University, Corvallis, Oregon, USA.</w:t>
      </w:r>
    </w:p>
    <w:p w14:paraId="1FFFFB38" w14:textId="77777777" w:rsidR="00D47A72" w:rsidRDefault="00000000">
      <w:pPr>
        <w:spacing w:line="480" w:lineRule="auto"/>
      </w:pPr>
      <w:r>
        <w:rPr>
          <w:rFonts w:ascii="Roboto" w:eastAsia="Roboto" w:hAnsi="Roboto" w:cs="Roboto"/>
          <w:b/>
          <w:sz w:val="20"/>
          <w:szCs w:val="20"/>
          <w:highlight w:val="white"/>
          <w:vertAlign w:val="superscript"/>
        </w:rPr>
        <w:t>2</w:t>
      </w:r>
      <w:r>
        <w:rPr>
          <w:sz w:val="20"/>
          <w:szCs w:val="20"/>
        </w:rPr>
        <w:t>Weyerhauser Company, Centralia, WA, USA</w:t>
      </w:r>
    </w:p>
    <w:p w14:paraId="3A55513C" w14:textId="77777777" w:rsidR="00D47A72" w:rsidRDefault="00000000">
      <w:pPr>
        <w:spacing w:line="480" w:lineRule="auto"/>
      </w:pPr>
      <w:r>
        <w:rPr>
          <w:b/>
          <w:sz w:val="20"/>
          <w:szCs w:val="20"/>
          <w:vertAlign w:val="superscript"/>
        </w:rPr>
        <w:t>3</w:t>
      </w:r>
      <w:r>
        <w:rPr>
          <w:sz w:val="20"/>
          <w:szCs w:val="20"/>
        </w:rPr>
        <w:t>Currently: USDA Forest Service, State and Private Forestry, Pacific Northwest Region, Blue Mountains Service Center, La Grande, OR, USA</w:t>
      </w:r>
    </w:p>
    <w:p w14:paraId="761A45FB" w14:textId="77777777" w:rsidR="00D47A72" w:rsidRDefault="00000000">
      <w:pPr>
        <w:spacing w:line="480" w:lineRule="auto"/>
      </w:pPr>
      <w:r>
        <w:rPr>
          <w:b/>
          <w:sz w:val="20"/>
          <w:szCs w:val="20"/>
          <w:vertAlign w:val="superscript"/>
        </w:rPr>
        <w:t>4</w:t>
      </w:r>
      <w:r>
        <w:rPr>
          <w:sz w:val="20"/>
          <w:szCs w:val="20"/>
        </w:rPr>
        <w:t xml:space="preserve">USDA Forest Service, State and Private Forestry, Pacific Northwest Region, Portland, OR, USA </w:t>
      </w:r>
    </w:p>
    <w:p w14:paraId="68FBB08F" w14:textId="77777777" w:rsidR="00D47A72" w:rsidRDefault="00000000">
      <w:pPr>
        <w:spacing w:line="480" w:lineRule="auto"/>
      </w:pPr>
      <w:r>
        <w:rPr>
          <w:b/>
          <w:sz w:val="20"/>
          <w:szCs w:val="20"/>
          <w:vertAlign w:val="superscript"/>
        </w:rPr>
        <w:t>5</w:t>
      </w:r>
      <w:r>
        <w:rPr>
          <w:sz w:val="20"/>
          <w:szCs w:val="20"/>
        </w:rPr>
        <w:t>Department of Forest Engineering, Resources, and Management, Oregon State University, Corvallis, Oregon, USA.</w:t>
      </w:r>
    </w:p>
    <w:p w14:paraId="1AB139E4" w14:textId="77777777" w:rsidR="00D47A72" w:rsidRDefault="00D47A72">
      <w:pPr>
        <w:spacing w:line="480" w:lineRule="auto"/>
        <w:rPr>
          <w:b/>
          <w:sz w:val="28"/>
          <w:szCs w:val="28"/>
        </w:rPr>
      </w:pPr>
    </w:p>
    <w:p w14:paraId="1C068E70" w14:textId="77777777" w:rsidR="00D47A72" w:rsidRDefault="00000000">
      <w:pPr>
        <w:spacing w:line="480" w:lineRule="auto"/>
      </w:pPr>
      <w:r>
        <w:rPr>
          <w:b/>
          <w:sz w:val="24"/>
          <w:szCs w:val="24"/>
        </w:rPr>
        <w:t xml:space="preserve">Keywords: </w:t>
      </w:r>
      <w:r>
        <w:rPr>
          <w:i/>
          <w:sz w:val="24"/>
          <w:szCs w:val="24"/>
        </w:rPr>
        <w:t>Coniferiporia sulphurascens</w:t>
      </w:r>
      <w:r>
        <w:rPr>
          <w:sz w:val="24"/>
          <w:szCs w:val="24"/>
        </w:rPr>
        <w:t xml:space="preserve">, laminated root rot, forest management, forest pathology, thinning, alternate host rotations, forest vegetation simulator </w:t>
      </w:r>
    </w:p>
    <w:p w14:paraId="4293116A" w14:textId="77777777" w:rsidR="00D47A72" w:rsidRDefault="00000000">
      <w:pPr>
        <w:spacing w:line="480" w:lineRule="auto"/>
        <w:rPr>
          <w:b/>
          <w:sz w:val="28"/>
          <w:szCs w:val="28"/>
        </w:rPr>
      </w:pPr>
      <w:r>
        <w:br w:type="page"/>
      </w:r>
    </w:p>
    <w:p w14:paraId="1F0FE83A" w14:textId="77777777" w:rsidR="00D47A72" w:rsidRDefault="00000000">
      <w:pPr>
        <w:spacing w:line="480" w:lineRule="auto"/>
        <w:rPr>
          <w:sz w:val="24"/>
          <w:szCs w:val="24"/>
        </w:rPr>
      </w:pPr>
      <w:r>
        <w:rPr>
          <w:b/>
          <w:sz w:val="28"/>
          <w:szCs w:val="28"/>
        </w:rPr>
        <w:lastRenderedPageBreak/>
        <w:t>Abstract</w:t>
      </w:r>
      <w:r>
        <w:rPr>
          <w:b/>
          <w:sz w:val="24"/>
          <w:szCs w:val="24"/>
        </w:rPr>
        <w:br/>
      </w:r>
      <w:del w:id="0" w:author="Shawn McMurtrey" w:date="2022-10-13T15:02:00Z">
        <w:r>
          <w:rPr>
            <w:b/>
            <w:sz w:val="24"/>
            <w:szCs w:val="24"/>
          </w:rPr>
          <w:delText xml:space="preserve">Within recent years, mechanical thinning for fire suppression and drought has become a primary focus of forest management practices within North America. These thinning practices, aim to enhance resiliency of forest ecosystems in response to climate change. The role that these thinning strategies has on major forest pathogens, has not been adequately studied. Additionally, the use of non-host rotations has been known to reduce fungal inoculum and mitigate future disease in susceptible hosts. </w:delText>
        </w:r>
      </w:del>
    </w:p>
    <w:p w14:paraId="404CAEF2" w14:textId="77777777" w:rsidR="00D47A72" w:rsidRDefault="00D47A72">
      <w:pPr>
        <w:spacing w:line="480" w:lineRule="auto"/>
        <w:rPr>
          <w:ins w:id="1" w:author="Shawn McMurtrey" w:date="2022-10-13T15:02:00Z"/>
          <w:sz w:val="24"/>
          <w:szCs w:val="24"/>
        </w:rPr>
      </w:pPr>
    </w:p>
    <w:p w14:paraId="58E04464" w14:textId="77777777" w:rsidR="00D47A72" w:rsidRDefault="00000000">
      <w:pPr>
        <w:spacing w:line="480" w:lineRule="auto"/>
        <w:ind w:firstLine="720"/>
        <w:rPr>
          <w:ins w:id="2" w:author="Shawn McMurtrey" w:date="2022-10-13T15:58:00Z"/>
          <w:sz w:val="24"/>
          <w:szCs w:val="24"/>
        </w:rPr>
      </w:pPr>
      <w:ins w:id="3" w:author="Shawn McMurtrey" w:date="2022-10-13T15:02:00Z">
        <w:r>
          <w:rPr>
            <w:sz w:val="24"/>
            <w:szCs w:val="24"/>
          </w:rPr>
          <w:t>Laminated R</w:t>
        </w:r>
      </w:ins>
      <w:ins w:id="4" w:author="Shawn McMurtrey" w:date="2022-10-13T15:03:00Z">
        <w:r>
          <w:rPr>
            <w:sz w:val="24"/>
            <w:szCs w:val="24"/>
          </w:rPr>
          <w:t xml:space="preserve">oot Rot (LRR) </w:t>
        </w:r>
      </w:ins>
      <w:ins w:id="5" w:author="Shawn McMurtrey" w:date="2022-10-13T15:05:00Z">
        <w:r>
          <w:rPr>
            <w:sz w:val="24"/>
            <w:szCs w:val="24"/>
          </w:rPr>
          <w:t xml:space="preserve">caused by the pathogen </w:t>
        </w:r>
        <w:r>
          <w:rPr>
            <w:i/>
            <w:iCs/>
            <w:sz w:val="24"/>
            <w:szCs w:val="24"/>
          </w:rPr>
          <w:t>Coniferiporia sulphurascens</w:t>
        </w:r>
        <w:r>
          <w:rPr>
            <w:sz w:val="24"/>
            <w:szCs w:val="24"/>
          </w:rPr>
          <w:t xml:space="preserve"> </w:t>
        </w:r>
      </w:ins>
      <w:ins w:id="6" w:author="Shawn McMurtrey" w:date="2022-10-13T15:04:00Z">
        <w:r>
          <w:rPr>
            <w:sz w:val="24"/>
            <w:szCs w:val="24"/>
          </w:rPr>
          <w:t xml:space="preserve">is a damaging disease within many Douglas-fir </w:t>
        </w:r>
      </w:ins>
      <w:ins w:id="7" w:author="Shawn McMurtrey" w:date="2022-10-13T15:05:00Z">
        <w:r>
          <w:rPr>
            <w:sz w:val="24"/>
            <w:szCs w:val="24"/>
          </w:rPr>
          <w:t>forests of the Pacific Northwest</w:t>
        </w:r>
      </w:ins>
      <w:ins w:id="8" w:author="Shawn McMurtrey" w:date="2022-10-13T15:06:00Z">
        <w:r>
          <w:rPr>
            <w:sz w:val="24"/>
            <w:szCs w:val="24"/>
          </w:rPr>
          <w:t xml:space="preserve"> </w:t>
        </w:r>
      </w:ins>
      <w:ins w:id="9" w:author="Shawn McMurtrey" w:date="2022-10-14T14:39:00Z">
        <w:r>
          <w:rPr>
            <w:sz w:val="24"/>
            <w:szCs w:val="24"/>
          </w:rPr>
          <w:t xml:space="preserve">(PNW) </w:t>
        </w:r>
      </w:ins>
      <w:ins w:id="10" w:author="Shawn McMurtrey" w:date="2022-10-13T15:06:00Z">
        <w:r>
          <w:rPr>
            <w:sz w:val="24"/>
            <w:szCs w:val="24"/>
          </w:rPr>
          <w:t>of North America.</w:t>
        </w:r>
      </w:ins>
      <w:ins w:id="11" w:author="Shawn McMurtrey" w:date="2022-10-13T15:17:00Z">
        <w:r>
          <w:rPr>
            <w:sz w:val="24"/>
            <w:szCs w:val="24"/>
          </w:rPr>
          <w:t xml:space="preserve"> </w:t>
        </w:r>
      </w:ins>
      <w:ins w:id="12" w:author="Shawn McMurtrey" w:date="2022-10-13T15:13:00Z">
        <w:r>
          <w:rPr>
            <w:sz w:val="24"/>
            <w:szCs w:val="24"/>
          </w:rPr>
          <w:t>This disease increases the probability of fire due to the high mortality</w:t>
        </w:r>
      </w:ins>
      <w:ins w:id="13" w:author="Shawn McMurtrey" w:date="2022-10-13T15:16:00Z">
        <w:r>
          <w:rPr>
            <w:sz w:val="24"/>
            <w:szCs w:val="24"/>
          </w:rPr>
          <w:t xml:space="preserve"> rates</w:t>
        </w:r>
      </w:ins>
      <w:ins w:id="14" w:author="Shawn McMurtrey" w:date="2022-10-13T15:13:00Z">
        <w:r>
          <w:rPr>
            <w:sz w:val="24"/>
            <w:szCs w:val="24"/>
          </w:rPr>
          <w:t xml:space="preserve"> and fuel accumulations. </w:t>
        </w:r>
      </w:ins>
      <w:ins w:id="15" w:author="Shawn McMurtrey" w:date="2022-10-13T15:30:00Z">
        <w:r>
          <w:rPr>
            <w:sz w:val="24"/>
            <w:szCs w:val="24"/>
          </w:rPr>
          <w:t xml:space="preserve">There has been much debate over possible control techniques for LRR. </w:t>
        </w:r>
      </w:ins>
      <w:r>
        <w:rPr>
          <w:sz w:val="24"/>
          <w:szCs w:val="24"/>
        </w:rPr>
        <w:t xml:space="preserve">Two </w:t>
      </w:r>
      <w:proofErr w:type="gramStart"/>
      <w:r>
        <w:rPr>
          <w:sz w:val="24"/>
          <w:szCs w:val="24"/>
        </w:rPr>
        <w:t>independent</w:t>
      </w:r>
      <w:proofErr w:type="gramEnd"/>
      <w:ins w:id="16" w:author="Shawn McMurtrey" w:date="2022-10-14T11:26:00Z">
        <w:r>
          <w:rPr>
            <w:sz w:val="24"/>
            <w:szCs w:val="24"/>
          </w:rPr>
          <w:t xml:space="preserve"> </w:t>
        </w:r>
      </w:ins>
      <w:del w:id="17" w:author="Shawn McMurtrey" w:date="2022-10-14T11:26:00Z">
        <w:r>
          <w:rPr>
            <w:sz w:val="24"/>
            <w:szCs w:val="24"/>
          </w:rPr>
          <w:delText xml:space="preserve"> </w:delText>
        </w:r>
      </w:del>
      <w:ins w:id="18" w:author="Shawn McMurtrey" w:date="2022-10-14T11:25:00Z">
        <w:r>
          <w:rPr>
            <w:sz w:val="24"/>
            <w:szCs w:val="24"/>
          </w:rPr>
          <w:t>studies within Oregon, USA</w:t>
        </w:r>
      </w:ins>
      <w:ins w:id="19" w:author="Shawn McMurtrey" w:date="2022-10-14T11:26:00Z">
        <w:r>
          <w:rPr>
            <w:sz w:val="24"/>
            <w:szCs w:val="24"/>
          </w:rPr>
          <w:t xml:space="preserve"> provided a rare opportunity to </w:t>
        </w:r>
      </w:ins>
      <w:ins w:id="20" w:author="Shawn McMurtrey" w:date="2022-10-14T14:12:00Z">
        <w:r>
          <w:rPr>
            <w:sz w:val="24"/>
            <w:szCs w:val="24"/>
          </w:rPr>
          <w:t>investigate</w:t>
        </w:r>
      </w:ins>
      <w:ins w:id="21" w:author="Shawn McMurtrey" w:date="2022-10-14T11:26:00Z">
        <w:r>
          <w:rPr>
            <w:sz w:val="24"/>
            <w:szCs w:val="24"/>
          </w:rPr>
          <w:t xml:space="preserve"> di</w:t>
        </w:r>
      </w:ins>
      <w:ins w:id="22" w:author="Shawn McMurtrey" w:date="2022-10-14T11:27:00Z">
        <w:r>
          <w:rPr>
            <w:sz w:val="24"/>
            <w:szCs w:val="24"/>
          </w:rPr>
          <w:t>fferent LRR management options.</w:t>
        </w:r>
      </w:ins>
      <w:ins w:id="23" w:author="Shawn McMurtrey" w:date="2022-10-14T11:25:00Z">
        <w:r>
          <w:rPr>
            <w:sz w:val="24"/>
            <w:szCs w:val="24"/>
          </w:rPr>
          <w:t xml:space="preserve"> These </w:t>
        </w:r>
      </w:ins>
      <w:ins w:id="24" w:author="Shawn McMurtrey" w:date="2022-10-14T11:27:00Z">
        <w:r>
          <w:rPr>
            <w:sz w:val="24"/>
            <w:szCs w:val="24"/>
          </w:rPr>
          <w:t>studies</w:t>
        </w:r>
      </w:ins>
      <w:ins w:id="25" w:author="Shawn McMurtrey" w:date="2022-10-14T14:12:00Z">
        <w:r>
          <w:rPr>
            <w:sz w:val="24"/>
            <w:szCs w:val="24"/>
          </w:rPr>
          <w:t xml:space="preserve"> looked at</w:t>
        </w:r>
      </w:ins>
      <w:ins w:id="26" w:author="Shawn McMurtrey" w:date="2022-10-14T11:28:00Z">
        <w:r>
          <w:rPr>
            <w:sz w:val="24"/>
            <w:szCs w:val="24"/>
          </w:rPr>
          <w:t xml:space="preserve"> the </w:t>
        </w:r>
      </w:ins>
      <w:r>
        <w:rPr>
          <w:sz w:val="24"/>
          <w:szCs w:val="24"/>
        </w:rPr>
        <w:t>effects of thinning practices and</w:t>
      </w:r>
      <w:del w:id="27" w:author="Shawn McMurtrey" w:date="2022-09-22T21:35:00Z">
        <w:r>
          <w:rPr>
            <w:sz w:val="24"/>
            <w:szCs w:val="24"/>
          </w:rPr>
          <w:delText xml:space="preserve"> of</w:delText>
        </w:r>
      </w:del>
      <w:r>
        <w:rPr>
          <w:sz w:val="24"/>
          <w:szCs w:val="24"/>
        </w:rPr>
        <w:t xml:space="preserve"> hardwood rotation on Douglas-fir mortality caused by l</w:t>
      </w:r>
      <w:r>
        <w:rPr>
          <w:i/>
          <w:iCs/>
          <w:sz w:val="24"/>
          <w:szCs w:val="24"/>
        </w:rPr>
        <w:t>a</w:t>
      </w:r>
      <w:r>
        <w:rPr>
          <w:sz w:val="24"/>
          <w:szCs w:val="24"/>
        </w:rPr>
        <w:t xml:space="preserve">minated root rot. </w:t>
      </w:r>
      <w:ins w:id="28" w:author="Shawn McMurtrey" w:date="2022-10-13T15:43:00Z">
        <w:r>
          <w:rPr>
            <w:sz w:val="24"/>
            <w:szCs w:val="24"/>
          </w:rPr>
          <w:t xml:space="preserve">Both study sites were chosen for high incidence of laminated root rot. </w:t>
        </w:r>
      </w:ins>
      <w:r>
        <w:rPr>
          <w:sz w:val="24"/>
          <w:szCs w:val="24"/>
        </w:rPr>
        <w:t xml:space="preserve">For the first study, three different thinning prescriptions were applied across ~160 hectares within the Siuslaw National Forest to investigate the interaction between commercial thinning practices and tree mortality caused by </w:t>
      </w:r>
      <w:r>
        <w:rPr>
          <w:i/>
          <w:iCs/>
          <w:sz w:val="24"/>
          <w:szCs w:val="24"/>
        </w:rPr>
        <w:t>Coniferiporia sulphurascens.</w:t>
      </w:r>
      <w:r>
        <w:rPr>
          <w:sz w:val="24"/>
          <w:szCs w:val="24"/>
        </w:rPr>
        <w:t xml:space="preserve"> Treatments included five stands that were thinned to 43.1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five stands that were thinned to 35.3 m</w:t>
      </w:r>
      <w:r>
        <w:rPr>
          <w:color w:val="333333"/>
          <w:sz w:val="24"/>
          <w:szCs w:val="24"/>
          <w:vertAlign w:val="superscript"/>
        </w:rPr>
        <w:t>2</w:t>
      </w:r>
      <w:r>
        <w:rPr>
          <w:sz w:val="24"/>
          <w:szCs w:val="24"/>
        </w:rPr>
        <w:t>ha</w:t>
      </w:r>
      <w:r>
        <w:rPr>
          <w:sz w:val="24"/>
          <w:szCs w:val="24"/>
          <w:vertAlign w:val="superscript"/>
        </w:rPr>
        <w:t>-1</w:t>
      </w:r>
      <w:r>
        <w:rPr>
          <w:sz w:val="24"/>
          <w:szCs w:val="24"/>
        </w:rPr>
        <w:t xml:space="preserve"> of basal area, and five control </w:t>
      </w:r>
      <w:r>
        <w:rPr>
          <w:sz w:val="24"/>
          <w:szCs w:val="24"/>
        </w:rPr>
        <w:lastRenderedPageBreak/>
        <w:t>stands where no thinning occurred. A network of 75 fixed radius plots, 0.04 ha in size, were established in 1985 with</w:t>
      </w:r>
      <w:ins w:id="29" w:author="Shawn McMurtrey" w:date="2022-08-31T21:05:00Z">
        <w:r>
          <w:rPr>
            <w:sz w:val="24"/>
            <w:szCs w:val="24"/>
          </w:rPr>
          <w:t>in</w:t>
        </w:r>
      </w:ins>
      <w:r>
        <w:rPr>
          <w:sz w:val="24"/>
          <w:szCs w:val="24"/>
        </w:rPr>
        <w:t xml:space="preserve"> the 15 stands. Inventories were conducted approximately every 5 years with a final evaluation being conducted in 2020. The second study consisted of five different rotation treatments that were applied across 14 hectares of privately-owned forest in Columbia County beginning in 1975. </w:t>
      </w:r>
      <w:ins w:id="30" w:author="Shawn McMurtrey" w:date="2022-10-13T15:53:00Z">
        <w:r>
          <w:rPr>
            <w:sz w:val="24"/>
            <w:szCs w:val="24"/>
          </w:rPr>
          <w:t xml:space="preserve">The five rotation treatments were </w:t>
        </w:r>
        <w:r>
          <w:rPr>
            <w:rFonts w:eastAsia="NSimSun" w:cs="Lucida Sans"/>
            <w:kern w:val="2"/>
            <w:sz w:val="24"/>
            <w:szCs w:val="24"/>
            <w:lang w:val="en-US" w:eastAsia="zh-CN" w:bidi="hi-IN"/>
          </w:rPr>
          <w:t xml:space="preserve">A) </w:t>
        </w:r>
        <w:proofErr w:type="gramStart"/>
        <w:r>
          <w:rPr>
            <w:rFonts w:eastAsia="NSimSun" w:cs="Lucida Sans"/>
            <w:kern w:val="2"/>
            <w:sz w:val="24"/>
            <w:szCs w:val="24"/>
            <w:lang w:val="en-US" w:eastAsia="zh-CN" w:bidi="hi-IN"/>
          </w:rPr>
          <w:t>12 year</w:t>
        </w:r>
        <w:proofErr w:type="gramEnd"/>
        <w:r>
          <w:rPr>
            <w:rFonts w:eastAsia="NSimSun" w:cs="Lucida Sans"/>
            <w:kern w:val="2"/>
            <w:sz w:val="24"/>
            <w:szCs w:val="24"/>
            <w:lang w:val="en-US" w:eastAsia="zh-CN" w:bidi="hi-IN"/>
          </w:rPr>
          <w:t xml:space="preserve"> rotation of red alder followed by Douglas-fir; B) 12 year rotation of cottonwood followed by Douglas-fir; </w:t>
        </w:r>
      </w:ins>
      <w:ins w:id="31" w:author="Shawn McMurtrey" w:date="2022-10-13T15:54:00Z">
        <w:r>
          <w:rPr>
            <w:rFonts w:eastAsia="NSimSun" w:cs="Lucida Sans"/>
            <w:kern w:val="2"/>
            <w:sz w:val="24"/>
            <w:szCs w:val="24"/>
            <w:lang w:val="en-US" w:eastAsia="zh-CN" w:bidi="hi-IN"/>
          </w:rPr>
          <w:t>C</w:t>
        </w:r>
      </w:ins>
      <w:ins w:id="32" w:author="Shawn McMurtrey" w:date="2022-10-13T15:53:00Z">
        <w:r>
          <w:rPr>
            <w:rFonts w:eastAsia="NSimSun" w:cs="Lucida Sans"/>
            <w:kern w:val="2"/>
            <w:sz w:val="24"/>
            <w:szCs w:val="24"/>
            <w:lang w:val="en-US" w:eastAsia="zh-CN" w:bidi="hi-IN"/>
          </w:rPr>
          <w:t xml:space="preserve">) 25 year red alder to Douglas-fir; </w:t>
        </w:r>
      </w:ins>
      <w:ins w:id="33" w:author="Shawn McMurtrey" w:date="2022-10-13T15:54:00Z">
        <w:r>
          <w:rPr>
            <w:rFonts w:eastAsia="NSimSun" w:cs="Lucida Sans"/>
            <w:kern w:val="2"/>
            <w:sz w:val="24"/>
            <w:szCs w:val="24"/>
            <w:lang w:val="en-US" w:eastAsia="zh-CN" w:bidi="hi-IN"/>
          </w:rPr>
          <w:t>D</w:t>
        </w:r>
      </w:ins>
      <w:ins w:id="34" w:author="Shawn McMurtrey" w:date="2022-10-13T15:53:00Z">
        <w:r>
          <w:rPr>
            <w:rFonts w:eastAsia="NSimSun" w:cs="Lucida Sans"/>
            <w:kern w:val="2"/>
            <w:sz w:val="24"/>
            <w:szCs w:val="24"/>
            <w:lang w:val="en-US" w:eastAsia="zh-CN" w:bidi="hi-IN"/>
          </w:rPr>
          <w:t>) 25 year cottonwood to Douglas-fir</w:t>
        </w:r>
      </w:ins>
      <w:ins w:id="35" w:author="Shawn McMurtrey" w:date="2022-10-13T15:54:00Z">
        <w:r>
          <w:rPr>
            <w:rFonts w:eastAsia="NSimSun" w:cs="Lucida Sans"/>
            <w:kern w:val="2"/>
            <w:sz w:val="24"/>
            <w:szCs w:val="24"/>
            <w:lang w:val="en-US" w:eastAsia="zh-CN" w:bidi="hi-IN"/>
          </w:rPr>
          <w:t xml:space="preserve">; and </w:t>
        </w:r>
      </w:ins>
      <w:ins w:id="36" w:author="Shawn McMurtrey" w:date="2022-10-13T15:55:00Z">
        <w:r>
          <w:rPr>
            <w:rFonts w:eastAsia="NSimSun" w:cs="Lucida Sans"/>
            <w:kern w:val="2"/>
            <w:sz w:val="24"/>
            <w:szCs w:val="24"/>
            <w:lang w:val="en-US" w:eastAsia="zh-CN" w:bidi="hi-IN"/>
          </w:rPr>
          <w:t xml:space="preserve">E) </w:t>
        </w:r>
      </w:ins>
      <w:ins w:id="37" w:author="Shawn McMurtrey" w:date="2022-10-13T15:54:00Z">
        <w:r>
          <w:rPr>
            <w:rFonts w:eastAsia="NSimSun" w:cs="Lucida Sans"/>
            <w:kern w:val="2"/>
            <w:sz w:val="24"/>
            <w:szCs w:val="24"/>
            <w:lang w:val="en-US" w:eastAsia="zh-CN" w:bidi="hi-IN"/>
          </w:rPr>
          <w:t>immediate planting of Douglas-fir</w:t>
        </w:r>
      </w:ins>
      <w:ins w:id="38" w:author="Shawn McMurtrey" w:date="2022-10-13T15:53:00Z">
        <w:r>
          <w:rPr>
            <w:rFonts w:eastAsia="NSimSun" w:cs="Lucida Sans"/>
            <w:kern w:val="2"/>
            <w:sz w:val="24"/>
            <w:szCs w:val="24"/>
            <w:lang w:val="en-US" w:eastAsia="zh-CN" w:bidi="hi-IN"/>
          </w:rPr>
          <w:t>.</w:t>
        </w:r>
      </w:ins>
      <w:r>
        <w:rPr>
          <w:rFonts w:eastAsia="NSimSun" w:cs="Lucida Sans"/>
          <w:kern w:val="2"/>
          <w:sz w:val="24"/>
          <w:szCs w:val="24"/>
          <w:lang w:val="en-US" w:eastAsia="zh-CN" w:bidi="hi-IN"/>
        </w:rPr>
        <w:t xml:space="preserve"> </w:t>
      </w:r>
      <w:ins w:id="39" w:author="Shawn McMurtrey" w:date="2022-10-14T09:25:00Z">
        <w:r>
          <w:rPr>
            <w:sz w:val="24"/>
            <w:szCs w:val="24"/>
          </w:rPr>
          <w:t xml:space="preserve">There were 125 plots established within 25 different stands. Surveying </w:t>
        </w:r>
      </w:ins>
      <w:ins w:id="40" w:author="Shawn McMurtrey" w:date="2022-10-14T09:26:00Z">
        <w:r>
          <w:rPr>
            <w:sz w:val="24"/>
            <w:szCs w:val="24"/>
          </w:rPr>
          <w:t xml:space="preserve">was conducted sporadically every 8-24 </w:t>
        </w:r>
        <w:proofErr w:type="spellStart"/>
        <w:r>
          <w:rPr>
            <w:sz w:val="24"/>
            <w:szCs w:val="24"/>
          </w:rPr>
          <w:t>years.</w:t>
        </w:r>
      </w:ins>
      <w:del w:id="41" w:author="Shawn McMurtrey" w:date="2022-10-13T15:42:00Z">
        <w:r>
          <w:rPr>
            <w:sz w:val="24"/>
            <w:szCs w:val="24"/>
          </w:rPr>
          <w:delText xml:space="preserve"> </w:delText>
        </w:r>
      </w:del>
      <w:ins w:id="42" w:author="Shawn McMurtrey" w:date="2022-09-22T21:39:00Z">
        <w:r>
          <w:rPr>
            <w:sz w:val="24"/>
            <w:szCs w:val="24"/>
          </w:rPr>
          <w:t>For</w:t>
        </w:r>
        <w:proofErr w:type="spellEnd"/>
        <w:r>
          <w:rPr>
            <w:sz w:val="24"/>
            <w:szCs w:val="24"/>
          </w:rPr>
          <w:t xml:space="preserve"> both studies</w:t>
        </w:r>
      </w:ins>
      <w:r>
        <w:rPr>
          <w:sz w:val="24"/>
          <w:szCs w:val="24"/>
        </w:rPr>
        <w:t xml:space="preserve"> observed data was compared with anticipated data produced by the Forest Vegetation Simulator and Western Root Disease Models. Results from the first study showed that thinned areas had higher levels of tree mortality from LRR when compared to stands where no thinning had occurred. The incidence of total tree mortality from LRR was found to be between </w:t>
      </w:r>
      <w:commentRangeStart w:id="43"/>
      <w:r>
        <w:rPr>
          <w:sz w:val="24"/>
          <w:szCs w:val="24"/>
        </w:rPr>
        <w:t xml:space="preserve">9.4% – 11.5% </w:t>
      </w:r>
      <w:commentRangeEnd w:id="43"/>
      <w:r>
        <w:commentReference w:id="43"/>
      </w:r>
      <w:r>
        <w:rPr>
          <w:sz w:val="24"/>
          <w:szCs w:val="24"/>
        </w:rPr>
        <w:t>higher in thinned stands when compared to the control stands where no thinning had occurred</w:t>
      </w:r>
      <w:r>
        <w:rPr>
          <w:sz w:val="24"/>
          <w:szCs w:val="24"/>
          <w:highlight w:val="white"/>
        </w:rPr>
        <w:t>.</w:t>
      </w:r>
      <w:r>
        <w:rPr>
          <w:sz w:val="24"/>
          <w:szCs w:val="24"/>
        </w:rPr>
        <w:t xml:space="preserve"> An analysis of variance examination determined that there was not a significant difference among treatments (p = 0.628). When compared with observed data, the modelled data was found to over predict growth and yield when using the Forest Vegetation Simulator. The Western Root Disease Model was a more statistically reliable indicator of growth and yield. From the results of the first study, commercial thinning treatments do not seem to have a significant effect on reducing tree mortality caused by </w:t>
      </w:r>
      <w:r>
        <w:rPr>
          <w:i/>
          <w:iCs/>
          <w:sz w:val="24"/>
          <w:szCs w:val="24"/>
        </w:rPr>
        <w:t>Coniferiporia sulphurascens</w:t>
      </w:r>
      <w:r>
        <w:rPr>
          <w:sz w:val="24"/>
          <w:szCs w:val="24"/>
        </w:rPr>
        <w:t xml:space="preserve">. </w:t>
      </w:r>
      <w:commentRangeStart w:id="44"/>
      <w:commentRangeEnd w:id="44"/>
      <w:r>
        <w:rPr>
          <w:sz w:val="24"/>
          <w:szCs w:val="24"/>
        </w:rPr>
        <w:commentReference w:id="44"/>
      </w:r>
      <w:ins w:id="45" w:author="Shawn McMurtrey" w:date="2022-10-13T15:49:00Z">
        <w:r>
          <w:rPr>
            <w:sz w:val="24"/>
            <w:szCs w:val="24"/>
          </w:rPr>
          <w:t xml:space="preserve">The results </w:t>
        </w:r>
      </w:ins>
      <w:ins w:id="46" w:author="Shawn McMurtrey" w:date="2022-10-13T15:57:00Z">
        <w:r>
          <w:rPr>
            <w:sz w:val="24"/>
            <w:szCs w:val="24"/>
          </w:rPr>
          <w:t>of</w:t>
        </w:r>
      </w:ins>
      <w:ins w:id="47" w:author="Shawn McMurtrey" w:date="2022-10-13T15:49:00Z">
        <w:r>
          <w:rPr>
            <w:sz w:val="24"/>
            <w:szCs w:val="24"/>
          </w:rPr>
          <w:t xml:space="preserve"> the second study</w:t>
        </w:r>
      </w:ins>
      <w:ins w:id="48" w:author="Shawn McMurtrey" w:date="2022-10-13T16:01:00Z">
        <w:r>
          <w:rPr>
            <w:sz w:val="24"/>
            <w:szCs w:val="24"/>
          </w:rPr>
          <w:t xml:space="preserve"> </w:t>
        </w:r>
        <w:r>
          <w:rPr>
            <w:sz w:val="24"/>
            <w:szCs w:val="24"/>
          </w:rPr>
          <w:lastRenderedPageBreak/>
          <w:t>showed</w:t>
        </w:r>
      </w:ins>
      <w:ins w:id="49" w:author="Shawn McMurtrey" w:date="2022-10-13T15:49:00Z">
        <w:r>
          <w:rPr>
            <w:sz w:val="24"/>
            <w:szCs w:val="24"/>
          </w:rPr>
          <w:t xml:space="preserve"> </w:t>
        </w:r>
      </w:ins>
      <w:ins w:id="50" w:author="Shawn McMurtrey" w:date="2022-10-13T16:01:00Z">
        <w:r>
          <w:rPr>
            <w:sz w:val="24"/>
            <w:szCs w:val="24"/>
          </w:rPr>
          <w:t>b</w:t>
        </w:r>
      </w:ins>
      <w:ins w:id="51" w:author="Shawn McMurtrey" w:date="2022-10-13T15:58:00Z">
        <w:r>
          <w:rPr>
            <w:sz w:val="24"/>
            <w:szCs w:val="24"/>
          </w:rPr>
          <w:t>asal area increase</w:t>
        </w:r>
      </w:ins>
      <w:ins w:id="52" w:author="Shawn McMurtrey" w:date="2022-10-13T16:01:00Z">
        <w:r>
          <w:rPr>
            <w:sz w:val="24"/>
            <w:szCs w:val="24"/>
          </w:rPr>
          <w:t>s</w:t>
        </w:r>
      </w:ins>
      <w:ins w:id="53" w:author="Shawn McMurtrey" w:date="2022-10-13T15:58:00Z">
        <w:r>
          <w:rPr>
            <w:sz w:val="24"/>
            <w:szCs w:val="24"/>
          </w:rPr>
          <w:t xml:space="preserve"> throughout the study, but at a declining rate </w:t>
        </w:r>
      </w:ins>
      <w:ins w:id="54" w:author="Shawn McMurtrey" w:date="2022-10-14T11:23:00Z">
        <w:r>
          <w:rPr>
            <w:sz w:val="24"/>
            <w:szCs w:val="24"/>
          </w:rPr>
          <w:t xml:space="preserve">later </w:t>
        </w:r>
      </w:ins>
      <w:ins w:id="55" w:author="Shawn McMurtrey" w:date="2022-10-13T15:58:00Z">
        <w:r>
          <w:rPr>
            <w:sz w:val="24"/>
            <w:szCs w:val="24"/>
          </w:rPr>
          <w:t>in the study</w:t>
        </w:r>
      </w:ins>
      <w:ins w:id="56" w:author="Shawn McMurtrey" w:date="2022-10-13T16:02:00Z">
        <w:r>
          <w:rPr>
            <w:sz w:val="24"/>
            <w:szCs w:val="24"/>
          </w:rPr>
          <w:t xml:space="preserve">. This was particularly prevalent </w:t>
        </w:r>
      </w:ins>
      <w:ins w:id="57" w:author="Shawn McMurtrey" w:date="2022-10-13T15:58:00Z">
        <w:r>
          <w:rPr>
            <w:sz w:val="24"/>
            <w:szCs w:val="24"/>
          </w:rPr>
          <w:t xml:space="preserve">in blocks with high initial incidence of </w:t>
        </w:r>
      </w:ins>
      <w:ins w:id="58" w:author="Shawn McMurtrey" w:date="2022-10-13T16:02:00Z">
        <w:r>
          <w:rPr>
            <w:sz w:val="24"/>
            <w:szCs w:val="24"/>
          </w:rPr>
          <w:t xml:space="preserve">LRR. </w:t>
        </w:r>
      </w:ins>
      <w:ins w:id="59" w:author="Shawn McMurtrey" w:date="2022-10-13T15:58:00Z">
        <w:r>
          <w:rPr>
            <w:sz w:val="24"/>
            <w:szCs w:val="24"/>
          </w:rPr>
          <w:t>Annual basal area increment was reduced in the 25-year cottonwood treatment in the early period</w:t>
        </w:r>
      </w:ins>
      <w:ins w:id="60" w:author="Shawn McMurtrey" w:date="2022-10-17T07:32:00Z">
        <w:r>
          <w:rPr>
            <w:sz w:val="24"/>
            <w:szCs w:val="24"/>
          </w:rPr>
          <w:t xml:space="preserve">. </w:t>
        </w:r>
      </w:ins>
      <w:ins w:id="61" w:author="Shawn McMurtrey" w:date="2022-10-13T15:58:00Z">
        <w:r>
          <w:rPr>
            <w:sz w:val="24"/>
            <w:szCs w:val="24"/>
          </w:rPr>
          <w:t>Cumulative total mortality increased consistently through the study</w:t>
        </w:r>
      </w:ins>
      <w:ins w:id="62" w:author="Shawn McMurtrey" w:date="2022-10-13T16:00:00Z">
        <w:r>
          <w:rPr>
            <w:sz w:val="24"/>
            <w:szCs w:val="24"/>
          </w:rPr>
          <w:t xml:space="preserve">, </w:t>
        </w:r>
      </w:ins>
      <w:ins w:id="63" w:author="Shawn McMurtrey" w:date="2022-10-13T15:58:00Z">
        <w:r>
          <w:rPr>
            <w:sz w:val="24"/>
            <w:szCs w:val="24"/>
          </w:rPr>
          <w:t>and annual mortality was significantly higher in 12-year red alder and 25-year cottonwood rotation treatments</w:t>
        </w:r>
      </w:ins>
      <w:ins w:id="64" w:author="Shawn McMurtrey" w:date="2022-10-13T16:01:00Z">
        <w:r>
          <w:rPr>
            <w:sz w:val="24"/>
            <w:szCs w:val="24"/>
          </w:rPr>
          <w:t>.</w:t>
        </w:r>
      </w:ins>
      <w:ins w:id="65" w:author="Shawn McMurtrey" w:date="2022-10-13T16:17:00Z">
        <w:r>
          <w:rPr>
            <w:sz w:val="24"/>
            <w:szCs w:val="24"/>
          </w:rPr>
          <w:t xml:space="preserve"> </w:t>
        </w:r>
      </w:ins>
      <w:ins w:id="66" w:author="Shawn McMurtrey" w:date="2022-10-13T16:18:00Z">
        <w:r>
          <w:rPr>
            <w:sz w:val="24"/>
            <w:szCs w:val="24"/>
          </w:rPr>
          <w:t>M</w:t>
        </w:r>
      </w:ins>
      <w:ins w:id="67" w:author="Shawn McMurtrey" w:date="2022-10-13T16:17:00Z">
        <w:r>
          <w:rPr>
            <w:sz w:val="24"/>
            <w:szCs w:val="24"/>
          </w:rPr>
          <w:t xml:space="preserve">odelled data was found to over predict growth and yield </w:t>
        </w:r>
      </w:ins>
      <w:ins w:id="68" w:author="Shawn McMurtrey" w:date="2022-10-13T16:18:00Z">
        <w:r>
          <w:rPr>
            <w:sz w:val="24"/>
            <w:szCs w:val="24"/>
          </w:rPr>
          <w:t>for both</w:t>
        </w:r>
      </w:ins>
      <w:ins w:id="69" w:author="Shawn McMurtrey" w:date="2022-10-13T16:17:00Z">
        <w:r>
          <w:rPr>
            <w:sz w:val="24"/>
            <w:szCs w:val="24"/>
          </w:rPr>
          <w:t xml:space="preserve"> the Forest Vegetation Simulator</w:t>
        </w:r>
      </w:ins>
      <w:ins w:id="70" w:author="Shawn McMurtrey" w:date="2022-10-13T16:18:00Z">
        <w:r>
          <w:rPr>
            <w:sz w:val="24"/>
            <w:szCs w:val="24"/>
          </w:rPr>
          <w:t xml:space="preserve"> and the</w:t>
        </w:r>
      </w:ins>
      <w:ins w:id="71" w:author="Shawn McMurtrey" w:date="2022-10-13T16:17:00Z">
        <w:r>
          <w:rPr>
            <w:sz w:val="24"/>
            <w:szCs w:val="24"/>
          </w:rPr>
          <w:t xml:space="preserve"> Western Root Disease Model</w:t>
        </w:r>
      </w:ins>
      <w:ins w:id="72" w:author="Shawn McMurtrey" w:date="2022-10-13T16:18:00Z">
        <w:r>
          <w:rPr>
            <w:sz w:val="24"/>
            <w:szCs w:val="24"/>
          </w:rPr>
          <w:t>.</w:t>
        </w:r>
      </w:ins>
      <w:ins w:id="73" w:author="Shawn McMurtrey" w:date="2022-10-17T08:12:00Z">
        <w:r>
          <w:rPr>
            <w:sz w:val="24"/>
            <w:szCs w:val="24"/>
          </w:rPr>
          <w:t xml:space="preserve"> From the results of these two independent studies, mechanical thinning and alternate host rotations do not seem to be a viable management option for LRR.</w:t>
        </w:r>
      </w:ins>
    </w:p>
    <w:p w14:paraId="2EAC9F4C" w14:textId="77777777" w:rsidR="00D47A72" w:rsidRDefault="00D47A72">
      <w:pPr>
        <w:spacing w:line="480" w:lineRule="auto"/>
        <w:rPr>
          <w:sz w:val="24"/>
          <w:szCs w:val="24"/>
        </w:rPr>
      </w:pPr>
    </w:p>
    <w:p w14:paraId="2F6800D3" w14:textId="77777777" w:rsidR="00D47A72" w:rsidRDefault="00D47A72">
      <w:pPr>
        <w:spacing w:line="480" w:lineRule="auto"/>
        <w:rPr>
          <w:b/>
          <w:sz w:val="24"/>
          <w:szCs w:val="24"/>
        </w:rPr>
      </w:pPr>
    </w:p>
    <w:p w14:paraId="43F46CCD" w14:textId="77777777" w:rsidR="00D47A72" w:rsidRDefault="00000000">
      <w:pPr>
        <w:spacing w:line="480" w:lineRule="auto"/>
      </w:pPr>
      <w:r>
        <w:rPr>
          <w:b/>
          <w:sz w:val="28"/>
          <w:szCs w:val="28"/>
        </w:rPr>
        <w:t>1. Introduction</w:t>
      </w:r>
    </w:p>
    <w:p w14:paraId="12FEDFA0" w14:textId="77777777" w:rsidR="00D47A72" w:rsidRDefault="00000000">
      <w:pPr>
        <w:spacing w:line="480" w:lineRule="auto"/>
        <w:ind w:firstLine="720"/>
        <w:rPr>
          <w:sz w:val="24"/>
          <w:szCs w:val="24"/>
        </w:rPr>
      </w:pPr>
      <w:r>
        <w:rPr>
          <w:i/>
          <w:sz w:val="24"/>
          <w:szCs w:val="24"/>
        </w:rPr>
        <w:t xml:space="preserve">Coniferiporia sulphurascens </w:t>
      </w:r>
      <w:r>
        <w:rPr>
          <w:sz w:val="24"/>
          <w:szCs w:val="24"/>
          <w:highlight w:val="white"/>
        </w:rPr>
        <w:t>(</w:t>
      </w:r>
      <w:proofErr w:type="spellStart"/>
      <w:r>
        <w:rPr>
          <w:sz w:val="24"/>
          <w:szCs w:val="24"/>
          <w:highlight w:val="white"/>
        </w:rPr>
        <w:t>Pilát</w:t>
      </w:r>
      <w:proofErr w:type="spellEnd"/>
      <w:r>
        <w:rPr>
          <w:sz w:val="24"/>
          <w:szCs w:val="24"/>
          <w:highlight w:val="white"/>
        </w:rPr>
        <w:t>) L. W. Zhou and Y. C. Dai</w:t>
      </w:r>
      <w:r>
        <w:rPr>
          <w:sz w:val="24"/>
          <w:szCs w:val="24"/>
        </w:rPr>
        <w:t xml:space="preserve"> is a basidiomycete fungus endemic to North America, that causes laminated root rot</w:t>
      </w:r>
      <w:del w:id="74" w:author="Shawn McMurtrey" w:date="2022-09-22T21:43:00Z">
        <w:r>
          <w:rPr>
            <w:sz w:val="24"/>
            <w:szCs w:val="24"/>
          </w:rPr>
          <w:delText xml:space="preserve"> </w:delText>
        </w:r>
      </w:del>
      <w:r>
        <w:rPr>
          <w:sz w:val="24"/>
          <w:szCs w:val="24"/>
        </w:rPr>
        <w:t>(LRR) in the highly susceptible Douglas-fir (</w:t>
      </w:r>
      <w:r>
        <w:rPr>
          <w:i/>
          <w:sz w:val="24"/>
          <w:szCs w:val="24"/>
        </w:rPr>
        <w:t>Pseudotsuga menziesii</w:t>
      </w:r>
      <w:r>
        <w:rPr>
          <w:sz w:val="24"/>
          <w:szCs w:val="24"/>
        </w:rPr>
        <w:t xml:space="preserve"> (</w:t>
      </w:r>
      <w:proofErr w:type="spellStart"/>
      <w:r>
        <w:rPr>
          <w:sz w:val="24"/>
          <w:szCs w:val="24"/>
        </w:rPr>
        <w:t>Mirb</w:t>
      </w:r>
      <w:proofErr w:type="spellEnd"/>
      <w:r>
        <w:rPr>
          <w:sz w:val="24"/>
          <w:szCs w:val="24"/>
        </w:rPr>
        <w:t xml:space="preserve">.)) </w:t>
      </w:r>
      <w:r>
        <w:rPr>
          <w:sz w:val="24"/>
          <w:szCs w:val="24"/>
          <w:highlight w:val="white"/>
        </w:rPr>
        <w:t>(</w:t>
      </w:r>
      <w:proofErr w:type="spellStart"/>
      <w:r>
        <w:rPr>
          <w:sz w:val="24"/>
          <w:szCs w:val="24"/>
          <w:highlight w:val="white"/>
        </w:rPr>
        <w:t>Thies</w:t>
      </w:r>
      <w:proofErr w:type="spellEnd"/>
      <w:r>
        <w:rPr>
          <w:sz w:val="24"/>
          <w:szCs w:val="24"/>
          <w:highlight w:val="white"/>
        </w:rPr>
        <w:t xml:space="preserve"> and Sturrock, 1995)</w:t>
      </w:r>
      <w:r>
        <w:rPr>
          <w:i/>
          <w:sz w:val="24"/>
          <w:szCs w:val="24"/>
        </w:rPr>
        <w:t>.</w:t>
      </w:r>
      <w:r>
        <w:rPr>
          <w:sz w:val="24"/>
          <w:szCs w:val="24"/>
        </w:rPr>
        <w:t xml:space="preserve"> Douglas-fir is a keystone species which is both ecologically and economically important </w:t>
      </w:r>
      <w:r>
        <w:t>(</w:t>
      </w:r>
      <w:r>
        <w:rPr>
          <w:sz w:val="24"/>
          <w:szCs w:val="24"/>
          <w:highlight w:val="white"/>
        </w:rPr>
        <w:t xml:space="preserve">Cook et al., 2013). </w:t>
      </w:r>
      <w:r>
        <w:rPr>
          <w:sz w:val="24"/>
          <w:szCs w:val="24"/>
        </w:rPr>
        <w:t>It is a valuable tree within the timber industry, producing more timber than any other species in North America (Hanna et al., 2016).</w:t>
      </w:r>
      <w:r>
        <w:rPr>
          <w:color w:val="000000"/>
          <w:sz w:val="20"/>
          <w:szCs w:val="20"/>
          <w:shd w:val="clear" w:color="auto" w:fill="FFFFFF"/>
        </w:rPr>
        <w:t xml:space="preserve"> </w:t>
      </w:r>
      <w:r>
        <w:rPr>
          <w:sz w:val="24"/>
          <w:szCs w:val="24"/>
        </w:rPr>
        <w:t>Although</w:t>
      </w:r>
      <w:r>
        <w:rPr>
          <w:i/>
          <w:sz w:val="24"/>
          <w:szCs w:val="24"/>
        </w:rPr>
        <w:t xml:space="preserve"> </w:t>
      </w:r>
      <w:r>
        <w:rPr>
          <w:iCs/>
          <w:sz w:val="24"/>
          <w:szCs w:val="24"/>
        </w:rPr>
        <w:t>Douglas-fir</w:t>
      </w:r>
      <w:r>
        <w:rPr>
          <w:i/>
          <w:sz w:val="24"/>
          <w:szCs w:val="24"/>
        </w:rPr>
        <w:t xml:space="preserve"> </w:t>
      </w:r>
      <w:r>
        <w:rPr>
          <w:sz w:val="24"/>
          <w:szCs w:val="24"/>
        </w:rPr>
        <w:t xml:space="preserve">is the primary host of </w:t>
      </w:r>
      <w:r>
        <w:rPr>
          <w:i/>
          <w:sz w:val="24"/>
          <w:szCs w:val="24"/>
        </w:rPr>
        <w:t>C. sulphurascens,</w:t>
      </w:r>
      <w:r>
        <w:rPr>
          <w:sz w:val="24"/>
          <w:szCs w:val="24"/>
        </w:rPr>
        <w:t xml:space="preserve"> most coniferous species within Canada and the Pacific Northwest of the United States of America (USA) are affected (</w:t>
      </w:r>
      <w:r>
        <w:rPr>
          <w:sz w:val="24"/>
          <w:szCs w:val="24"/>
          <w:highlight w:val="white"/>
        </w:rPr>
        <w:t>Cleary et al., 2013</w:t>
      </w:r>
      <w:r>
        <w:rPr>
          <w:sz w:val="24"/>
          <w:szCs w:val="24"/>
        </w:rPr>
        <w:t xml:space="preserve">; </w:t>
      </w:r>
      <w:proofErr w:type="spellStart"/>
      <w:r>
        <w:rPr>
          <w:sz w:val="24"/>
          <w:szCs w:val="24"/>
        </w:rPr>
        <w:t>Thies</w:t>
      </w:r>
      <w:proofErr w:type="spellEnd"/>
      <w:r>
        <w:rPr>
          <w:sz w:val="24"/>
          <w:szCs w:val="24"/>
        </w:rPr>
        <w:t xml:space="preserve"> and Sturrock, 1995). </w:t>
      </w:r>
      <w:r>
        <w:rPr>
          <w:i/>
          <w:sz w:val="24"/>
          <w:szCs w:val="24"/>
        </w:rPr>
        <w:t>Coniferiporia sulphurascens</w:t>
      </w:r>
      <w:r>
        <w:rPr>
          <w:sz w:val="24"/>
          <w:szCs w:val="24"/>
        </w:rPr>
        <w:t xml:space="preserve"> is one of the most damaging root rot pathogens affecting </w:t>
      </w:r>
      <w:r>
        <w:rPr>
          <w:iCs/>
          <w:sz w:val="24"/>
          <w:szCs w:val="24"/>
        </w:rPr>
        <w:t>Douglas-fir</w:t>
      </w:r>
      <w:r>
        <w:rPr>
          <w:sz w:val="24"/>
          <w:szCs w:val="24"/>
        </w:rPr>
        <w:t xml:space="preserve"> within North America </w:t>
      </w:r>
      <w:r>
        <w:rPr>
          <w:sz w:val="24"/>
          <w:szCs w:val="24"/>
          <w:highlight w:val="white"/>
        </w:rPr>
        <w:t xml:space="preserve">(Leal et al., </w:t>
      </w:r>
      <w:r>
        <w:rPr>
          <w:sz w:val="24"/>
          <w:szCs w:val="24"/>
          <w:highlight w:val="white"/>
        </w:rPr>
        <w:lastRenderedPageBreak/>
        <w:t>2019)</w:t>
      </w:r>
      <w:r>
        <w:rPr>
          <w:sz w:val="24"/>
          <w:szCs w:val="24"/>
        </w:rPr>
        <w:t xml:space="preserve">. It is likely the most important coastal forest tree disease in the Pacific Northwest and has significant effects on inland forests as well </w:t>
      </w:r>
      <w:r>
        <w:rPr>
          <w:sz w:val="24"/>
          <w:szCs w:val="24"/>
          <w:highlight w:val="white"/>
        </w:rPr>
        <w:t>(</w:t>
      </w:r>
      <w:proofErr w:type="spellStart"/>
      <w:r>
        <w:rPr>
          <w:sz w:val="24"/>
          <w:szCs w:val="24"/>
          <w:highlight w:val="white"/>
        </w:rPr>
        <w:t>Goheen</w:t>
      </w:r>
      <w:proofErr w:type="spellEnd"/>
      <w:r>
        <w:rPr>
          <w:sz w:val="24"/>
          <w:szCs w:val="24"/>
          <w:highlight w:val="white"/>
        </w:rPr>
        <w:t xml:space="preserve"> and </w:t>
      </w:r>
      <w:proofErr w:type="spellStart"/>
      <w:r>
        <w:rPr>
          <w:sz w:val="24"/>
          <w:szCs w:val="24"/>
          <w:highlight w:val="white"/>
        </w:rPr>
        <w:t>Otrosina</w:t>
      </w:r>
      <w:proofErr w:type="spellEnd"/>
      <w:r>
        <w:rPr>
          <w:sz w:val="24"/>
          <w:szCs w:val="24"/>
          <w:highlight w:val="white"/>
        </w:rPr>
        <w:t xml:space="preserve">, 1998; Hadfield, 1985; Hadfield et al., 1986; </w:t>
      </w:r>
      <w:proofErr w:type="spellStart"/>
      <w:r>
        <w:rPr>
          <w:sz w:val="24"/>
          <w:szCs w:val="24"/>
          <w:highlight w:val="white"/>
        </w:rPr>
        <w:t>Hagle</w:t>
      </w:r>
      <w:proofErr w:type="spellEnd"/>
      <w:r>
        <w:rPr>
          <w:sz w:val="24"/>
          <w:szCs w:val="24"/>
          <w:highlight w:val="white"/>
        </w:rPr>
        <w:t xml:space="preserve"> et al., 1987; Nelson et al., 1981; </w:t>
      </w:r>
      <w:proofErr w:type="spellStart"/>
      <w:r>
        <w:rPr>
          <w:sz w:val="24"/>
          <w:szCs w:val="24"/>
          <w:highlight w:val="white"/>
        </w:rPr>
        <w:t>Scharpf</w:t>
      </w:r>
      <w:proofErr w:type="spellEnd"/>
      <w:r>
        <w:rPr>
          <w:sz w:val="24"/>
          <w:szCs w:val="24"/>
          <w:highlight w:val="white"/>
        </w:rPr>
        <w:t xml:space="preserve">, 1993; </w:t>
      </w:r>
      <w:proofErr w:type="spellStart"/>
      <w:r>
        <w:rPr>
          <w:sz w:val="24"/>
          <w:szCs w:val="24"/>
          <w:highlight w:val="white"/>
        </w:rPr>
        <w:t>Thies</w:t>
      </w:r>
      <w:proofErr w:type="spellEnd"/>
      <w:r>
        <w:rPr>
          <w:sz w:val="24"/>
          <w:szCs w:val="24"/>
          <w:highlight w:val="white"/>
        </w:rPr>
        <w:t xml:space="preserve">, 1984; </w:t>
      </w:r>
      <w:proofErr w:type="spellStart"/>
      <w:r>
        <w:rPr>
          <w:sz w:val="24"/>
          <w:szCs w:val="24"/>
          <w:highlight w:val="white"/>
        </w:rPr>
        <w:t>Thies</w:t>
      </w:r>
      <w:proofErr w:type="spellEnd"/>
      <w:r>
        <w:rPr>
          <w:sz w:val="24"/>
          <w:szCs w:val="24"/>
          <w:highlight w:val="white"/>
        </w:rPr>
        <w:t xml:space="preserve"> and Sturrock, 1995; Wallis, 1976).</w:t>
      </w:r>
      <w:r>
        <w:rPr>
          <w:sz w:val="24"/>
          <w:szCs w:val="24"/>
        </w:rPr>
        <w:t xml:space="preserve"> </w:t>
      </w:r>
      <w:ins w:id="75" w:author="Shawn McMurtrey" w:date="2022-10-14T11:57:00Z">
        <w:r>
          <w:rPr>
            <w:sz w:val="24"/>
            <w:szCs w:val="24"/>
          </w:rPr>
          <w:t>Furthermore, l</w:t>
        </w:r>
      </w:ins>
      <w:ins w:id="76" w:author="Shawn McMurtrey" w:date="2022-10-13T16:34:00Z">
        <w:r>
          <w:rPr>
            <w:sz w:val="24"/>
            <w:szCs w:val="24"/>
          </w:rPr>
          <w:t xml:space="preserve">aminated root disease </w:t>
        </w:r>
      </w:ins>
      <w:ins w:id="77" w:author="Shawn McMurtrey" w:date="2022-10-13T16:35:00Z">
        <w:r>
          <w:rPr>
            <w:sz w:val="24"/>
            <w:szCs w:val="24"/>
          </w:rPr>
          <w:t xml:space="preserve">increases the risk of fire through high tree mortality and increased fuel buildup </w:t>
        </w:r>
      </w:ins>
      <w:ins w:id="78" w:author="Shawn McMurtrey" w:date="2022-10-13T16:37:00Z">
        <w:r>
          <w:rPr>
            <w:sz w:val="24"/>
            <w:szCs w:val="24"/>
          </w:rPr>
          <w:t>(Parker et al., 200</w:t>
        </w:r>
      </w:ins>
      <w:ins w:id="79" w:author="Shawn McMurtrey" w:date="2022-10-13T16:38:00Z">
        <w:r>
          <w:rPr>
            <w:sz w:val="24"/>
            <w:szCs w:val="24"/>
          </w:rPr>
          <w:t>6)</w:t>
        </w:r>
      </w:ins>
      <w:ins w:id="80" w:author="Shawn McMurtrey" w:date="2022-10-13T18:02:00Z">
        <w:r>
          <w:rPr>
            <w:sz w:val="24"/>
            <w:szCs w:val="24"/>
          </w:rPr>
          <w:t xml:space="preserve">. Root disease </w:t>
        </w:r>
      </w:ins>
      <w:ins w:id="81" w:author="Shawn McMurtrey" w:date="2022-10-13T18:03:00Z">
        <w:r>
          <w:rPr>
            <w:sz w:val="24"/>
            <w:szCs w:val="24"/>
          </w:rPr>
          <w:t>pockets are usua</w:t>
        </w:r>
      </w:ins>
      <w:ins w:id="82" w:author="Shawn McMurtrey" w:date="2022-10-14T09:34:00Z">
        <w:r>
          <w:rPr>
            <w:sz w:val="24"/>
            <w:szCs w:val="24"/>
          </w:rPr>
          <w:t>lly characterized by large snags and windblown trees</w:t>
        </w:r>
      </w:ins>
      <w:ins w:id="83" w:author="Shawn McMurtrey" w:date="2022-10-14T09:35:00Z">
        <w:r>
          <w:rPr>
            <w:sz w:val="24"/>
            <w:szCs w:val="24"/>
          </w:rPr>
          <w:t xml:space="preserve">. </w:t>
        </w:r>
      </w:ins>
      <w:ins w:id="84" w:author="Shawn McMurtrey" w:date="2022-10-14T09:36:00Z">
        <w:r>
          <w:rPr>
            <w:sz w:val="24"/>
            <w:szCs w:val="24"/>
          </w:rPr>
          <w:t>This results in a substantial fuel load</w:t>
        </w:r>
      </w:ins>
      <w:ins w:id="85" w:author="Shawn McMurtrey" w:date="2022-10-14T14:48:00Z">
        <w:r>
          <w:rPr>
            <w:sz w:val="24"/>
            <w:szCs w:val="24"/>
          </w:rPr>
          <w:t>s</w:t>
        </w:r>
      </w:ins>
      <w:ins w:id="86" w:author="Shawn McMurtrey" w:date="2022-10-14T09:36:00Z">
        <w:r>
          <w:rPr>
            <w:sz w:val="24"/>
            <w:szCs w:val="24"/>
          </w:rPr>
          <w:t xml:space="preserve"> </w:t>
        </w:r>
      </w:ins>
      <w:ins w:id="87" w:author="Shawn McMurtrey" w:date="2022-10-14T09:37:00Z">
        <w:r>
          <w:rPr>
            <w:sz w:val="24"/>
            <w:szCs w:val="24"/>
          </w:rPr>
          <w:t>and a path for surface fire to reach the crown layer</w:t>
        </w:r>
      </w:ins>
      <w:ins w:id="88" w:author="Shawn McMurtrey" w:date="2022-10-13T16:39:00Z">
        <w:r>
          <w:rPr>
            <w:sz w:val="24"/>
            <w:szCs w:val="24"/>
          </w:rPr>
          <w:t xml:space="preserve"> (</w:t>
        </w:r>
        <w:r>
          <w:fldChar w:fldCharType="begin"/>
        </w:r>
        <w:r>
          <w:rPr>
            <w:sz w:val="24"/>
            <w:szCs w:val="24"/>
          </w:rPr>
          <w:instrText>HYPERLINK "https://resjournals.onlinelibrary.wiley.com/doi/full/10.1111/j.1461-9563.2006.00305.x" \l "b34 %23b33"</w:instrText>
        </w:r>
      </w:ins>
      <w:r>
        <w:rPr>
          <w:sz w:val="24"/>
          <w:szCs w:val="24"/>
        </w:rPr>
        <w:fldChar w:fldCharType="separate"/>
      </w:r>
      <w:commentRangeStart w:id="89"/>
      <w:ins w:id="90" w:author="Shawn McMurtrey" w:date="2022-10-13T16:39:00Z">
        <w:r>
          <w:rPr>
            <w:sz w:val="24"/>
            <w:szCs w:val="24"/>
          </w:rPr>
          <w:t>Dickman &amp; Cook, 1989; Dickman, 1992</w:t>
        </w:r>
      </w:ins>
      <w:r>
        <w:rPr>
          <w:sz w:val="24"/>
          <w:szCs w:val="24"/>
        </w:rPr>
        <w:fldChar w:fldCharType="end"/>
      </w:r>
      <w:ins w:id="91" w:author="Shawn McMurtrey" w:date="2022-10-13T16:39:00Z">
        <w:r>
          <w:rPr>
            <w:sz w:val="24"/>
            <w:szCs w:val="24"/>
          </w:rPr>
          <w:t>).</w:t>
        </w:r>
      </w:ins>
      <w:commentRangeEnd w:id="89"/>
      <w:r>
        <w:commentReference w:id="89"/>
      </w:r>
      <w:r>
        <w:rPr>
          <w:sz w:val="24"/>
          <w:szCs w:val="24"/>
        </w:rPr>
        <w:t xml:space="preserve"> </w:t>
      </w:r>
    </w:p>
    <w:p w14:paraId="56D5A6DC" w14:textId="77777777" w:rsidR="00D47A72" w:rsidRDefault="00000000">
      <w:pPr>
        <w:spacing w:line="480" w:lineRule="auto"/>
        <w:ind w:firstLine="720"/>
        <w:rPr>
          <w:ins w:id="92" w:author="Shawn McMurtrey" w:date="2022-10-14T12:43:00Z"/>
          <w:sz w:val="24"/>
          <w:szCs w:val="24"/>
        </w:rPr>
      </w:pPr>
      <w:r>
        <w:rPr>
          <w:sz w:val="24"/>
          <w:szCs w:val="24"/>
        </w:rPr>
        <w:t xml:space="preserve">Global environmental change is anticipated to increase global temperatures, create changes in precipitation regimes, and exacerbate disturbances from wildfires, pests, and pathogens (Law et al., 2013). As a result, within the Pacific Northwest of North America, summers are projected to get both hotter and drier (Bennett et al., 2021; </w:t>
      </w:r>
      <w:hyperlink r:id="rId10" w:anchor="B61" w:history="1">
        <w:r>
          <w:rPr>
            <w:sz w:val="24"/>
            <w:szCs w:val="24"/>
          </w:rPr>
          <w:t xml:space="preserve">Mote and </w:t>
        </w:r>
        <w:proofErr w:type="spellStart"/>
        <w:r>
          <w:rPr>
            <w:sz w:val="24"/>
            <w:szCs w:val="24"/>
          </w:rPr>
          <w:t>Salathé</w:t>
        </w:r>
        <w:proofErr w:type="spellEnd"/>
        <w:r>
          <w:rPr>
            <w:sz w:val="24"/>
            <w:szCs w:val="24"/>
          </w:rPr>
          <w:t>, 2010</w:t>
        </w:r>
      </w:hyperlink>
      <w:r>
        <w:rPr>
          <w:sz w:val="24"/>
          <w:szCs w:val="24"/>
        </w:rPr>
        <w:t>). These warmer and dryer conditions, on average, will produce larger, more frequent, and more extensive fires within forest ecosystems (McKenzie et al., 2004). In response, forest managers have shifted management strategies towards improving forest ecosystem resiliency (Vernon et al., 2018; USDA-FS, 2011, Franklin and Johnson, 2012). These shifts are being conducted through large-scale fuel reduction techniques which is focused on low to mid-canopy reductions of basal area and piled burning (Vernon et al., 2018; Agee and Skinner, 2005). Planting alternate host species that are more resistant to changes in climate is also an adaptive management strategy being used in some areas (Subramanian et al., 2015).</w:t>
      </w:r>
      <w:r>
        <w:rPr>
          <w:color w:val="222222"/>
          <w:sz w:val="20"/>
          <w:szCs w:val="20"/>
          <w:shd w:val="clear" w:color="auto" w:fill="FFFFFF"/>
        </w:rPr>
        <w:t xml:space="preserve"> </w:t>
      </w:r>
      <w:r>
        <w:rPr>
          <w:sz w:val="24"/>
          <w:szCs w:val="24"/>
        </w:rPr>
        <w:t xml:space="preserve">A major question </w:t>
      </w:r>
      <w:r>
        <w:rPr>
          <w:sz w:val="24"/>
          <w:szCs w:val="24"/>
        </w:rPr>
        <w:lastRenderedPageBreak/>
        <w:t>stemming from these shifts in management techniques is understanding how thinning and alternate host rotations will affect major forest pathogens.</w:t>
      </w:r>
    </w:p>
    <w:p w14:paraId="5D6F266E" w14:textId="77777777" w:rsidR="00D47A72" w:rsidRDefault="00000000">
      <w:pPr>
        <w:spacing w:line="480" w:lineRule="auto"/>
        <w:ind w:firstLine="720"/>
        <w:rPr>
          <w:ins w:id="93" w:author="Shawn McMurtrey" w:date="2022-10-14T12:43:00Z"/>
          <w:sz w:val="24"/>
          <w:szCs w:val="24"/>
        </w:rPr>
      </w:pPr>
      <w:ins w:id="94" w:author="Shawn McMurtrey" w:date="2022-10-14T12:43:00Z">
        <w:r>
          <w:rPr>
            <w:sz w:val="24"/>
            <w:szCs w:val="24"/>
          </w:rPr>
          <w:t xml:space="preserve">Historically, conventional management practices for forests within the Pacific Northwest, USA has been clearcutting and planting Douglas-fir (Lawson et al., 1983). </w:t>
        </w:r>
      </w:ins>
      <w:ins w:id="95" w:author="Shawn McMurtrey" w:date="2022-10-14T12:47:00Z">
        <w:r>
          <w:rPr>
            <w:sz w:val="24"/>
            <w:szCs w:val="24"/>
          </w:rPr>
          <w:t>T</w:t>
        </w:r>
      </w:ins>
      <w:ins w:id="96" w:author="Shawn McMurtrey" w:date="2022-10-14T12:45:00Z">
        <w:r>
          <w:rPr>
            <w:sz w:val="24"/>
            <w:szCs w:val="24"/>
          </w:rPr>
          <w:t>his management strategy is not</w:t>
        </w:r>
      </w:ins>
      <w:ins w:id="97" w:author="Shawn McMurtrey" w:date="2022-10-14T14:32:00Z">
        <w:r>
          <w:rPr>
            <w:sz w:val="24"/>
            <w:szCs w:val="24"/>
          </w:rPr>
          <w:t xml:space="preserve"> typically</w:t>
        </w:r>
      </w:ins>
      <w:ins w:id="98" w:author="Shawn McMurtrey" w:date="2022-10-14T12:45:00Z">
        <w:r>
          <w:rPr>
            <w:sz w:val="24"/>
            <w:szCs w:val="24"/>
          </w:rPr>
          <w:t xml:space="preserve"> effective w</w:t>
        </w:r>
      </w:ins>
      <w:ins w:id="99" w:author="Shawn McMurtrey" w:date="2022-10-14T12:47:00Z">
        <w:r>
          <w:rPr>
            <w:sz w:val="24"/>
            <w:szCs w:val="24"/>
          </w:rPr>
          <w:t>hen a disease of the site, such as LRR, has been established</w:t>
        </w:r>
      </w:ins>
      <w:ins w:id="100" w:author="Shawn McMurtrey" w:date="2022-10-14T12:48:00Z">
        <w:r>
          <w:rPr>
            <w:sz w:val="24"/>
            <w:szCs w:val="24"/>
          </w:rPr>
          <w:t>.</w:t>
        </w:r>
      </w:ins>
      <w:ins w:id="101" w:author="Shawn McMurtrey" w:date="2022-10-17T07:44:00Z">
        <w:r>
          <w:rPr>
            <w:sz w:val="24"/>
            <w:szCs w:val="24"/>
          </w:rPr>
          <w:t xml:space="preserve"> </w:t>
        </w:r>
      </w:ins>
      <w:ins w:id="102" w:author="Shawn McMurtrey" w:date="2022-10-14T14:49:00Z">
        <w:r>
          <w:rPr>
            <w:sz w:val="24"/>
            <w:szCs w:val="24"/>
          </w:rPr>
          <w:t xml:space="preserve">Mechanical thinning was one hypothesis </w:t>
        </w:r>
      </w:ins>
      <w:ins w:id="103" w:author="Shawn McMurtrey" w:date="2022-10-14T14:50:00Z">
        <w:r>
          <w:rPr>
            <w:sz w:val="24"/>
            <w:szCs w:val="24"/>
          </w:rPr>
          <w:t>that was proposed and</w:t>
        </w:r>
      </w:ins>
      <w:ins w:id="104" w:author="Shawn McMurtrey" w:date="2022-10-14T14:52:00Z">
        <w:r>
          <w:rPr>
            <w:sz w:val="24"/>
            <w:szCs w:val="24"/>
          </w:rPr>
          <w:t xml:space="preserve"> briefly</w:t>
        </w:r>
      </w:ins>
      <w:ins w:id="105" w:author="Shawn McMurtrey" w:date="2022-10-14T14:50:00Z">
        <w:r>
          <w:rPr>
            <w:sz w:val="24"/>
            <w:szCs w:val="24"/>
          </w:rPr>
          <w:t xml:space="preserve"> tested. </w:t>
        </w:r>
      </w:ins>
      <w:ins w:id="106" w:author="Shawn McMurtrey" w:date="2022-10-14T14:31:00Z">
        <w:r>
          <w:rPr>
            <w:sz w:val="24"/>
            <w:szCs w:val="24"/>
          </w:rPr>
          <w:t xml:space="preserve">Thinning operations at a LRR research area in western Oregon, USA showed an </w:t>
        </w:r>
      </w:ins>
      <w:ins w:id="107" w:author="Shawn McMurtrey" w:date="2022-10-14T14:50:00Z">
        <w:r>
          <w:rPr>
            <w:sz w:val="24"/>
            <w:szCs w:val="24"/>
          </w:rPr>
          <w:t>increase</w:t>
        </w:r>
      </w:ins>
      <w:ins w:id="108" w:author="Shawn McMurtrey" w:date="2022-10-14T14:31:00Z">
        <w:r>
          <w:rPr>
            <w:sz w:val="24"/>
            <w:szCs w:val="24"/>
          </w:rPr>
          <w:t xml:space="preserve"> </w:t>
        </w:r>
      </w:ins>
      <w:ins w:id="109" w:author="Shawn McMurtrey" w:date="2022-10-14T14:50:00Z">
        <w:r>
          <w:rPr>
            <w:sz w:val="24"/>
            <w:szCs w:val="24"/>
          </w:rPr>
          <w:t xml:space="preserve">of </w:t>
        </w:r>
      </w:ins>
      <w:ins w:id="110" w:author="Shawn McMurtrey" w:date="2022-10-14T14:31:00Z">
        <w:r>
          <w:rPr>
            <w:sz w:val="24"/>
            <w:szCs w:val="24"/>
          </w:rPr>
          <w:t xml:space="preserve">net production </w:t>
        </w:r>
      </w:ins>
      <w:ins w:id="111" w:author="Shawn McMurtrey" w:date="2022-10-14T14:50:00Z">
        <w:r>
          <w:rPr>
            <w:sz w:val="24"/>
            <w:szCs w:val="24"/>
          </w:rPr>
          <w:t>by</w:t>
        </w:r>
      </w:ins>
      <w:ins w:id="112" w:author="Shawn McMurtrey" w:date="2022-10-14T14:31:00Z">
        <w:r>
          <w:rPr>
            <w:sz w:val="24"/>
            <w:szCs w:val="24"/>
          </w:rPr>
          <w:t xml:space="preserve"> 10</w:t>
        </w:r>
      </w:ins>
      <w:ins w:id="113" w:author="Shawn McMurtrey" w:date="2022-10-14T14:50:00Z">
        <w:r>
          <w:rPr>
            <w:sz w:val="24"/>
            <w:szCs w:val="24"/>
          </w:rPr>
          <w:t xml:space="preserve">% </w:t>
        </w:r>
      </w:ins>
      <w:ins w:id="114" w:author="Shawn McMurtrey" w:date="2022-10-14T14:31:00Z">
        <w:r>
          <w:rPr>
            <w:sz w:val="24"/>
            <w:szCs w:val="24"/>
          </w:rPr>
          <w:t>in thinned plots when compared to unthinned plots (Berg 1978)</w:t>
        </w:r>
      </w:ins>
      <w:ins w:id="115" w:author="Shawn McMurtrey" w:date="2022-10-14T14:32:00Z">
        <w:r>
          <w:rPr>
            <w:sz w:val="24"/>
            <w:szCs w:val="24"/>
          </w:rPr>
          <w:t>.</w:t>
        </w:r>
      </w:ins>
      <w:ins w:id="116" w:author="Shawn McMurtrey" w:date="2022-10-14T13:09:00Z">
        <w:r>
          <w:rPr>
            <w:sz w:val="24"/>
            <w:szCs w:val="24"/>
          </w:rPr>
          <w:t xml:space="preserve"> Mecha</w:t>
        </w:r>
      </w:ins>
      <w:ins w:id="117" w:author="Shawn McMurtrey" w:date="2022-10-14T13:10:00Z">
        <w:r>
          <w:rPr>
            <w:sz w:val="24"/>
            <w:szCs w:val="24"/>
          </w:rPr>
          <w:t xml:space="preserve">nical </w:t>
        </w:r>
      </w:ins>
      <w:ins w:id="118" w:author="Shawn McMurtrey" w:date="2022-10-14T14:50:00Z">
        <w:r>
          <w:rPr>
            <w:sz w:val="24"/>
            <w:szCs w:val="24"/>
          </w:rPr>
          <w:t>thinning</w:t>
        </w:r>
      </w:ins>
      <w:ins w:id="119" w:author="Shawn McMurtrey" w:date="2022-10-14T13:10:00Z">
        <w:r>
          <w:rPr>
            <w:sz w:val="24"/>
            <w:szCs w:val="24"/>
          </w:rPr>
          <w:t xml:space="preserve"> provides forest products</w:t>
        </w:r>
      </w:ins>
      <w:ins w:id="120" w:author="Shawn McMurtrey" w:date="2022-10-14T13:11:00Z">
        <w:r>
          <w:rPr>
            <w:sz w:val="24"/>
            <w:szCs w:val="24"/>
          </w:rPr>
          <w:t xml:space="preserve"> </w:t>
        </w:r>
      </w:ins>
      <w:ins w:id="121" w:author="Shawn McMurtrey" w:date="2022-10-14T13:12:00Z">
        <w:r>
          <w:rPr>
            <w:sz w:val="24"/>
            <w:szCs w:val="24"/>
          </w:rPr>
          <w:t>and</w:t>
        </w:r>
      </w:ins>
      <w:ins w:id="122" w:author="Shawn McMurtrey" w:date="2022-10-14T13:11:00Z">
        <w:r>
          <w:rPr>
            <w:sz w:val="24"/>
            <w:szCs w:val="24"/>
          </w:rPr>
          <w:t xml:space="preserve"> remov</w:t>
        </w:r>
      </w:ins>
      <w:ins w:id="123" w:author="Shawn McMurtrey" w:date="2022-10-14T13:12:00Z">
        <w:r>
          <w:rPr>
            <w:sz w:val="24"/>
            <w:szCs w:val="24"/>
          </w:rPr>
          <w:t>es</w:t>
        </w:r>
      </w:ins>
      <w:ins w:id="124" w:author="Shawn McMurtrey" w:date="2022-10-14T13:11:00Z">
        <w:r>
          <w:rPr>
            <w:sz w:val="24"/>
            <w:szCs w:val="24"/>
          </w:rPr>
          <w:t xml:space="preserve"> </w:t>
        </w:r>
      </w:ins>
      <w:ins w:id="125" w:author="Shawn McMurtrey" w:date="2022-10-14T13:12:00Z">
        <w:r>
          <w:rPr>
            <w:sz w:val="24"/>
            <w:szCs w:val="24"/>
          </w:rPr>
          <w:t xml:space="preserve">infested trees that </w:t>
        </w:r>
      </w:ins>
      <w:ins w:id="126" w:author="Shawn McMurtrey" w:date="2022-10-14T13:13:00Z">
        <w:r>
          <w:rPr>
            <w:sz w:val="24"/>
            <w:szCs w:val="24"/>
          </w:rPr>
          <w:t>are contributing to an increase of fuel loads</w:t>
        </w:r>
      </w:ins>
      <w:ins w:id="127" w:author="Shawn McMurtrey" w:date="2022-10-14T13:14:00Z">
        <w:r>
          <w:rPr>
            <w:sz w:val="24"/>
            <w:szCs w:val="24"/>
          </w:rPr>
          <w:t xml:space="preserve"> (</w:t>
        </w:r>
        <w:proofErr w:type="spellStart"/>
        <w:r>
          <w:rPr>
            <w:sz w:val="24"/>
            <w:szCs w:val="24"/>
          </w:rPr>
          <w:t>Vandygriff</w:t>
        </w:r>
        <w:proofErr w:type="spellEnd"/>
        <w:r>
          <w:rPr>
            <w:sz w:val="24"/>
            <w:szCs w:val="24"/>
          </w:rPr>
          <w:t xml:space="preserve"> et al., 2015). </w:t>
        </w:r>
      </w:ins>
      <w:ins w:id="128" w:author="Shawn McMurtrey" w:date="2022-10-14T13:25:00Z">
        <w:r>
          <w:rPr>
            <w:sz w:val="24"/>
            <w:szCs w:val="24"/>
          </w:rPr>
          <w:t>T</w:t>
        </w:r>
      </w:ins>
      <w:ins w:id="129" w:author="Shawn McMurtrey" w:date="2022-10-14T13:26:00Z">
        <w:r>
          <w:rPr>
            <w:sz w:val="24"/>
            <w:szCs w:val="24"/>
          </w:rPr>
          <w:t>hinning however</w:t>
        </w:r>
      </w:ins>
      <w:ins w:id="130" w:author="Shawn McMurtrey" w:date="2022-10-14T14:07:00Z">
        <w:r>
          <w:rPr>
            <w:sz w:val="24"/>
            <w:szCs w:val="24"/>
          </w:rPr>
          <w:t xml:space="preserve"> could</w:t>
        </w:r>
      </w:ins>
      <w:ins w:id="131" w:author="Shawn McMurtrey" w:date="2022-10-14T13:26:00Z">
        <w:r>
          <w:rPr>
            <w:sz w:val="24"/>
            <w:szCs w:val="24"/>
          </w:rPr>
          <w:t xml:space="preserve"> increase the risk of wind damage, which is often the mortality event for root diseased trees with weakened root systems</w:t>
        </w:r>
      </w:ins>
      <w:ins w:id="132" w:author="Shawn McMurtrey" w:date="2022-10-14T14:09:00Z">
        <w:r>
          <w:rPr>
            <w:sz w:val="24"/>
            <w:szCs w:val="24"/>
          </w:rPr>
          <w:t xml:space="preserve"> </w:t>
        </w:r>
      </w:ins>
      <w:ins w:id="133" w:author="Shawn McMurtrey" w:date="2022-10-14T14:10:00Z">
        <w:r>
          <w:rPr>
            <w:sz w:val="24"/>
            <w:szCs w:val="24"/>
          </w:rPr>
          <w:t>(Lawson, 1979)</w:t>
        </w:r>
      </w:ins>
      <w:ins w:id="134" w:author="Shawn McMurtrey" w:date="2022-10-14T13:26:00Z">
        <w:r>
          <w:rPr>
            <w:sz w:val="24"/>
            <w:szCs w:val="24"/>
          </w:rPr>
          <w:t>.</w:t>
        </w:r>
      </w:ins>
      <w:ins w:id="135" w:author="Shawn McMurtrey" w:date="2022-10-14T14:09:00Z">
        <w:r>
          <w:rPr>
            <w:sz w:val="24"/>
            <w:szCs w:val="24"/>
          </w:rPr>
          <w:t xml:space="preserve"> </w:t>
        </w:r>
      </w:ins>
      <w:ins w:id="136" w:author="Shawn McMurtrey" w:date="2022-10-14T13:27:00Z">
        <w:r>
          <w:rPr>
            <w:sz w:val="24"/>
            <w:szCs w:val="24"/>
          </w:rPr>
          <w:t xml:space="preserve">The </w:t>
        </w:r>
      </w:ins>
      <w:ins w:id="137" w:author="Shawn McMurtrey" w:date="2022-10-14T14:51:00Z">
        <w:r>
          <w:rPr>
            <w:sz w:val="24"/>
            <w:szCs w:val="24"/>
          </w:rPr>
          <w:t xml:space="preserve">Woods Creek study was established </w:t>
        </w:r>
      </w:ins>
      <w:ins w:id="138" w:author="Shawn McMurtrey" w:date="2022-10-14T14:53:00Z">
        <w:r>
          <w:rPr>
            <w:sz w:val="24"/>
            <w:szCs w:val="24"/>
          </w:rPr>
          <w:t>to investigate the thinning the impacts of thinning operations on L</w:t>
        </w:r>
      </w:ins>
      <w:ins w:id="139" w:author="Shawn McMurtrey" w:date="2022-10-14T14:54:00Z">
        <w:r>
          <w:rPr>
            <w:sz w:val="24"/>
            <w:szCs w:val="24"/>
          </w:rPr>
          <w:t>RR</w:t>
        </w:r>
      </w:ins>
      <w:ins w:id="140" w:author="Shawn McMurtrey" w:date="2022-10-14T13:28:00Z">
        <w:r>
          <w:rPr>
            <w:sz w:val="24"/>
            <w:szCs w:val="24"/>
          </w:rPr>
          <w:t xml:space="preserve">. </w:t>
        </w:r>
      </w:ins>
    </w:p>
    <w:p w14:paraId="0C222201" w14:textId="77777777" w:rsidR="00D47A72" w:rsidRDefault="00000000">
      <w:pPr>
        <w:spacing w:line="480" w:lineRule="auto"/>
        <w:ind w:firstLine="720"/>
        <w:rPr>
          <w:color w:val="FF0000"/>
          <w:sz w:val="24"/>
          <w:szCs w:val="24"/>
        </w:rPr>
      </w:pPr>
      <w:ins w:id="141" w:author="Shawn McMurtrey" w:date="2022-10-14T12:53:00Z">
        <w:r>
          <w:rPr>
            <w:color w:val="FF0000"/>
            <w:sz w:val="24"/>
            <w:szCs w:val="24"/>
          </w:rPr>
          <w:t>Another</w:t>
        </w:r>
      </w:ins>
      <w:r>
        <w:rPr>
          <w:color w:val="FF0000"/>
          <w:sz w:val="24"/>
          <w:szCs w:val="24"/>
        </w:rPr>
        <w:t xml:space="preserve"> management strategy </w:t>
      </w:r>
      <w:ins w:id="142" w:author="Shawn McMurtrey" w:date="2022-10-14T13:00:00Z">
        <w:r>
          <w:rPr>
            <w:color w:val="FF0000"/>
            <w:sz w:val="24"/>
            <w:szCs w:val="24"/>
          </w:rPr>
          <w:t xml:space="preserve">when dealing with a disease of the site </w:t>
        </w:r>
      </w:ins>
      <w:r>
        <w:rPr>
          <w:color w:val="FF0000"/>
          <w:sz w:val="24"/>
          <w:szCs w:val="24"/>
        </w:rPr>
        <w:t>is planting of alternate resistant hosts. Red alder (</w:t>
      </w:r>
      <w:r>
        <w:rPr>
          <w:i/>
          <w:iCs/>
          <w:color w:val="FF0000"/>
          <w:sz w:val="24"/>
          <w:szCs w:val="24"/>
        </w:rPr>
        <w:t>Alnus rubra</w:t>
      </w:r>
      <w:r>
        <w:rPr>
          <w:color w:val="FF0000"/>
          <w:sz w:val="24"/>
          <w:szCs w:val="24"/>
        </w:rPr>
        <w:t xml:space="preserve"> Bong.) has been shown to resist attack from </w:t>
      </w:r>
      <w:r>
        <w:rPr>
          <w:i/>
          <w:iCs/>
          <w:color w:val="FF0000"/>
          <w:sz w:val="24"/>
          <w:szCs w:val="24"/>
        </w:rPr>
        <w:t>C. sulphurascens</w:t>
      </w:r>
      <w:r>
        <w:rPr>
          <w:color w:val="FF0000"/>
          <w:sz w:val="24"/>
          <w:szCs w:val="24"/>
        </w:rPr>
        <w:t xml:space="preserve">. This is likely due to the </w:t>
      </w:r>
      <w:proofErr w:type="gramStart"/>
      <w:r>
        <w:rPr>
          <w:color w:val="FF0000"/>
          <w:sz w:val="24"/>
          <w:szCs w:val="24"/>
        </w:rPr>
        <w:t>phenolics</w:t>
      </w:r>
      <w:proofErr w:type="gramEnd"/>
      <w:r>
        <w:rPr>
          <w:color w:val="FF0000"/>
          <w:sz w:val="24"/>
          <w:szCs w:val="24"/>
        </w:rPr>
        <w:t xml:space="preserve"> and fatty acids produced by red alder</w:t>
      </w:r>
      <w:del w:id="143" w:author="Shawn McMurtrey" w:date="2022-10-14T11:58:00Z">
        <w:r>
          <w:rPr>
            <w:color w:val="FF0000"/>
            <w:sz w:val="24"/>
            <w:szCs w:val="24"/>
          </w:rPr>
          <w:delText xml:space="preserve">. </w:delText>
        </w:r>
      </w:del>
      <w:r>
        <w:rPr>
          <w:color w:val="FF0000"/>
          <w:sz w:val="24"/>
          <w:szCs w:val="24"/>
        </w:rPr>
        <w:t>(Trappe, 1972; Li et al., 1969; Li et al., 1970).</w:t>
      </w:r>
      <w:r>
        <w:rPr>
          <w:color w:val="FF0000"/>
          <w:sz w:val="24"/>
          <w:szCs w:val="24"/>
          <w:shd w:val="clear" w:color="auto" w:fill="FFFFFF"/>
        </w:rPr>
        <w:t xml:space="preserve"> Aside from resistance, the wood value of red alder has increased within recent years and sawlogs are able to be produce</w:t>
      </w:r>
      <w:ins w:id="144" w:author="Shawn McMurtrey" w:date="2022-10-11T17:08:00Z">
        <w:r>
          <w:rPr>
            <w:color w:val="FF0000"/>
            <w:sz w:val="24"/>
            <w:szCs w:val="24"/>
            <w:shd w:val="clear" w:color="auto" w:fill="FFFFFF"/>
          </w:rPr>
          <w:t>d</w:t>
        </w:r>
      </w:ins>
      <w:r>
        <w:rPr>
          <w:color w:val="FF0000"/>
          <w:sz w:val="24"/>
          <w:szCs w:val="24"/>
          <w:shd w:val="clear" w:color="auto" w:fill="FFFFFF"/>
        </w:rPr>
        <w:t xml:space="preserve"> within short</w:t>
      </w:r>
      <w:ins w:id="145" w:author="Shawn McMurtrey" w:date="2022-10-14T14:56:00Z">
        <w:r>
          <w:rPr>
            <w:color w:val="FF0000"/>
            <w:sz w:val="24"/>
            <w:szCs w:val="24"/>
            <w:shd w:val="clear" w:color="auto" w:fill="FFFFFF"/>
          </w:rPr>
          <w:t xml:space="preserve"> rotations (Harrington, 2006).</w:t>
        </w:r>
      </w:ins>
      <w:r>
        <w:rPr>
          <w:color w:val="FF0000"/>
          <w:sz w:val="24"/>
          <w:szCs w:val="24"/>
          <w:shd w:val="clear" w:color="auto" w:fill="FFFFFF"/>
        </w:rPr>
        <w:t xml:space="preserve"> </w:t>
      </w:r>
      <w:ins w:id="146" w:author="Shawn McMurtrey" w:date="2022-10-11T17:09:00Z">
        <w:r>
          <w:rPr>
            <w:color w:val="222222"/>
            <w:sz w:val="24"/>
            <w:szCs w:val="24"/>
            <w:shd w:val="clear" w:color="auto" w:fill="FFFFFF"/>
          </w:rPr>
          <w:t xml:space="preserve">These findings led to a hypothesis </w:t>
        </w:r>
      </w:ins>
      <w:ins w:id="147" w:author="Shawn McMurtrey" w:date="2022-10-11T18:59:00Z">
        <w:r>
          <w:rPr>
            <w:color w:val="222222"/>
            <w:sz w:val="24"/>
            <w:szCs w:val="24"/>
            <w:shd w:val="clear" w:color="auto" w:fill="FFFFFF"/>
          </w:rPr>
          <w:t xml:space="preserve">that </w:t>
        </w:r>
      </w:ins>
      <w:ins w:id="148" w:author="Shawn McMurtrey" w:date="2022-10-11T19:02:00Z">
        <w:r>
          <w:rPr>
            <w:color w:val="222222"/>
            <w:sz w:val="24"/>
            <w:szCs w:val="24"/>
            <w:shd w:val="clear" w:color="auto" w:fill="FFFFFF"/>
          </w:rPr>
          <w:t xml:space="preserve">clear cutting </w:t>
        </w:r>
      </w:ins>
      <w:ins w:id="149" w:author="Shawn McMurtrey" w:date="2022-10-11T19:03:00Z">
        <w:r>
          <w:rPr>
            <w:color w:val="222222"/>
            <w:sz w:val="24"/>
            <w:szCs w:val="24"/>
            <w:shd w:val="clear" w:color="auto" w:fill="FFFFFF"/>
          </w:rPr>
          <w:t xml:space="preserve">LRR sites </w:t>
        </w:r>
      </w:ins>
      <w:ins w:id="150" w:author="Shawn McMurtrey" w:date="2022-10-11T19:02:00Z">
        <w:r>
          <w:rPr>
            <w:color w:val="222222"/>
            <w:sz w:val="24"/>
            <w:szCs w:val="24"/>
            <w:shd w:val="clear" w:color="auto" w:fill="FFFFFF"/>
          </w:rPr>
          <w:t xml:space="preserve">and then growing </w:t>
        </w:r>
      </w:ins>
      <w:ins w:id="151" w:author="Shawn McMurtrey" w:date="2022-10-11T19:01:00Z">
        <w:r>
          <w:rPr>
            <w:color w:val="FF0000"/>
            <w:sz w:val="24"/>
            <w:szCs w:val="24"/>
            <w:shd w:val="clear" w:color="auto" w:fill="FFFFFF"/>
          </w:rPr>
          <w:t xml:space="preserve">purely red alder might starve </w:t>
        </w:r>
        <w:r>
          <w:rPr>
            <w:color w:val="FF0000"/>
            <w:sz w:val="24"/>
            <w:szCs w:val="24"/>
            <w:shd w:val="clear" w:color="auto" w:fill="FFFFFF"/>
          </w:rPr>
          <w:lastRenderedPageBreak/>
          <w:t xml:space="preserve">out the </w:t>
        </w:r>
      </w:ins>
      <w:ins w:id="152" w:author="Shawn McMurtrey" w:date="2022-10-11T19:02:00Z">
        <w:r>
          <w:rPr>
            <w:i/>
            <w:iCs/>
            <w:color w:val="FF0000"/>
            <w:sz w:val="24"/>
            <w:szCs w:val="24"/>
            <w:shd w:val="clear" w:color="auto" w:fill="FFFFFF"/>
          </w:rPr>
          <w:t xml:space="preserve">C. sulphurascens </w:t>
        </w:r>
        <w:r>
          <w:rPr>
            <w:color w:val="FF0000"/>
            <w:sz w:val="24"/>
            <w:szCs w:val="24"/>
            <w:shd w:val="clear" w:color="auto" w:fill="FFFFFF"/>
          </w:rPr>
          <w:t>after several decades</w:t>
        </w:r>
      </w:ins>
      <w:del w:id="153" w:author="Shawn McMurtrey" w:date="2022-10-11T15:29:00Z">
        <w:r>
          <w:rPr>
            <w:color w:val="222222"/>
            <w:sz w:val="24"/>
            <w:szCs w:val="24"/>
            <w:shd w:val="clear" w:color="auto" w:fill="FFFFFF"/>
          </w:rPr>
          <w:delText xml:space="preserve"> </w:delText>
        </w:r>
      </w:del>
      <w:ins w:id="154" w:author="Shawn McMurtrey" w:date="2022-10-11T19:01:00Z">
        <w:r>
          <w:rPr>
            <w:color w:val="FF0000"/>
            <w:sz w:val="24"/>
            <w:szCs w:val="24"/>
            <w:shd w:val="clear" w:color="auto" w:fill="FFFFFF"/>
          </w:rPr>
          <w:t>(Harrington, 2006).</w:t>
        </w:r>
      </w:ins>
      <w:ins w:id="155" w:author="Shawn McMurtrey" w:date="2022-10-11T19:04:00Z">
        <w:r>
          <w:rPr>
            <w:color w:val="FF0000"/>
            <w:sz w:val="24"/>
            <w:szCs w:val="24"/>
            <w:shd w:val="clear" w:color="auto" w:fill="FFFFFF"/>
          </w:rPr>
          <w:t xml:space="preserve"> </w:t>
        </w:r>
      </w:ins>
      <w:ins w:id="156" w:author="Shawn McMurtrey" w:date="2022-10-11T19:05:00Z">
        <w:r>
          <w:rPr>
            <w:color w:val="FF0000"/>
            <w:sz w:val="24"/>
            <w:szCs w:val="24"/>
            <w:shd w:val="clear" w:color="auto" w:fill="FFFFFF"/>
          </w:rPr>
          <w:t xml:space="preserve">The study design for the Apiary site was centered around this hypothesis.  </w:t>
        </w:r>
      </w:ins>
    </w:p>
    <w:p w14:paraId="147F4440" w14:textId="77777777" w:rsidR="00D47A72" w:rsidRDefault="00000000">
      <w:pPr>
        <w:tabs>
          <w:tab w:val="left" w:pos="1440"/>
        </w:tabs>
        <w:spacing w:line="480" w:lineRule="auto"/>
        <w:ind w:firstLine="720"/>
      </w:pPr>
      <w:r>
        <w:rPr>
          <w:sz w:val="24"/>
          <w:szCs w:val="24"/>
        </w:rPr>
        <w:t xml:space="preserve">Root disease fungi create losses of forest carbon storage within forests that are as great as losses that occur from wildfire and harvesting of timber (Woods and Watts 2019; Healey et al., 2016). These pathogens are not readily detected on a site based on above-ground symptoms (Klopfenstein et al., 2009). Certain forest pathogens such as </w:t>
      </w:r>
      <w:r>
        <w:rPr>
          <w:i/>
          <w:sz w:val="24"/>
          <w:szCs w:val="24"/>
        </w:rPr>
        <w:t xml:space="preserve">Phytophthora </w:t>
      </w:r>
      <w:proofErr w:type="spellStart"/>
      <w:r>
        <w:rPr>
          <w:i/>
          <w:sz w:val="24"/>
          <w:szCs w:val="24"/>
        </w:rPr>
        <w:t>ramorum</w:t>
      </w:r>
      <w:proofErr w:type="spellEnd"/>
      <w:r>
        <w:rPr>
          <w:sz w:val="24"/>
          <w:szCs w:val="24"/>
        </w:rPr>
        <w:t xml:space="preserve"> </w:t>
      </w:r>
      <w:proofErr w:type="spellStart"/>
      <w:r>
        <w:rPr>
          <w:sz w:val="24"/>
          <w:szCs w:val="24"/>
        </w:rPr>
        <w:t>Werres</w:t>
      </w:r>
      <w:proofErr w:type="spellEnd"/>
      <w:r>
        <w:rPr>
          <w:sz w:val="24"/>
          <w:szCs w:val="24"/>
        </w:rPr>
        <w:t xml:space="preserve"> et al., the causal agent of Sudden Oak Death or </w:t>
      </w:r>
      <w:proofErr w:type="spellStart"/>
      <w:r>
        <w:rPr>
          <w:i/>
          <w:sz w:val="24"/>
          <w:szCs w:val="24"/>
        </w:rPr>
        <w:t>Phaeocryptopus</w:t>
      </w:r>
      <w:proofErr w:type="spellEnd"/>
      <w:r>
        <w:rPr>
          <w:i/>
          <w:sz w:val="24"/>
          <w:szCs w:val="24"/>
        </w:rPr>
        <w:t xml:space="preserve"> </w:t>
      </w:r>
      <w:proofErr w:type="spellStart"/>
      <w:r>
        <w:rPr>
          <w:i/>
          <w:sz w:val="24"/>
          <w:szCs w:val="24"/>
        </w:rPr>
        <w:t>gaeumannii</w:t>
      </w:r>
      <w:proofErr w:type="spellEnd"/>
      <w:r>
        <w:rPr>
          <w:i/>
          <w:sz w:val="24"/>
          <w:szCs w:val="24"/>
        </w:rPr>
        <w:t xml:space="preserve"> </w:t>
      </w:r>
      <w:r>
        <w:rPr>
          <w:sz w:val="24"/>
          <w:szCs w:val="24"/>
        </w:rPr>
        <w:t>(</w:t>
      </w:r>
      <w:proofErr w:type="spellStart"/>
      <w:r>
        <w:rPr>
          <w:sz w:val="24"/>
          <w:szCs w:val="24"/>
        </w:rPr>
        <w:t>T.Rohde</w:t>
      </w:r>
      <w:proofErr w:type="spellEnd"/>
      <w:r>
        <w:rPr>
          <w:sz w:val="24"/>
          <w:szCs w:val="24"/>
        </w:rPr>
        <w:t xml:space="preserve">) </w:t>
      </w:r>
      <w:hyperlink r:id="rId11">
        <w:proofErr w:type="spellStart"/>
        <w:r>
          <w:rPr>
            <w:sz w:val="24"/>
            <w:szCs w:val="24"/>
          </w:rPr>
          <w:t>Petrak</w:t>
        </w:r>
        <w:proofErr w:type="spellEnd"/>
      </w:hyperlink>
      <w:r>
        <w:rPr>
          <w:sz w:val="24"/>
          <w:szCs w:val="24"/>
        </w:rPr>
        <w:t xml:space="preserve">, which </w:t>
      </w:r>
      <w:ins w:id="157" w:author="Shawn McMurtrey" w:date="2022-09-22T21:45:00Z">
        <w:r>
          <w:rPr>
            <w:sz w:val="24"/>
            <w:szCs w:val="24"/>
          </w:rPr>
          <w:t xml:space="preserve">is responsible for </w:t>
        </w:r>
      </w:ins>
      <w:del w:id="158" w:author="Shawn McMurtrey" w:date="2022-09-22T21:45:00Z">
        <w:r>
          <w:rPr>
            <w:sz w:val="24"/>
            <w:szCs w:val="24"/>
          </w:rPr>
          <w:delText>causes</w:delText>
        </w:r>
      </w:del>
      <w:r>
        <w:rPr>
          <w:sz w:val="24"/>
          <w:szCs w:val="24"/>
        </w:rPr>
        <w:t xml:space="preserve"> Swiss needle cast, can be monitored and detected through aerial surveys. The only way to confirm the presence of </w:t>
      </w:r>
      <w:r>
        <w:rPr>
          <w:i/>
          <w:sz w:val="24"/>
          <w:szCs w:val="24"/>
        </w:rPr>
        <w:t xml:space="preserve">C. sulphurascens </w:t>
      </w:r>
      <w:r>
        <w:rPr>
          <w:sz w:val="24"/>
          <w:szCs w:val="24"/>
        </w:rPr>
        <w:t>and to reliably determine the distribution and disease severity within a stand, is through ground-based surveys (</w:t>
      </w:r>
      <w:r>
        <w:rPr>
          <w:sz w:val="24"/>
          <w:szCs w:val="24"/>
          <w:highlight w:val="white"/>
        </w:rPr>
        <w:t>Sturrock and Garbutt, 1994</w:t>
      </w:r>
      <w:r>
        <w:rPr>
          <w:sz w:val="24"/>
          <w:szCs w:val="24"/>
        </w:rPr>
        <w:t xml:space="preserve">). While much is known about the biology of this fungus, its impact on timber volume in managed stands is unknown (Lawson et al., 1983). Prior to these two studies, basal area yield or volume data of host species in areas infected with root disease was not readily available </w:t>
      </w:r>
      <w:r>
        <w:rPr>
          <w:rFonts w:ascii="Georgia" w:eastAsia="Georgia" w:hAnsi="Georgia" w:cs="Georgia"/>
          <w:sz w:val="27"/>
          <w:szCs w:val="27"/>
        </w:rPr>
        <w:t>(</w:t>
      </w:r>
      <w:r>
        <w:rPr>
          <w:sz w:val="24"/>
          <w:szCs w:val="24"/>
          <w:highlight w:val="white"/>
        </w:rPr>
        <w:t>Morrison et al., 2014).</w:t>
      </w:r>
      <w:r>
        <w:rPr>
          <w:sz w:val="24"/>
          <w:szCs w:val="24"/>
        </w:rPr>
        <w:t xml:space="preserve"> </w:t>
      </w:r>
    </w:p>
    <w:p w14:paraId="716A1474" w14:textId="77777777" w:rsidR="00D47A72" w:rsidRDefault="00000000">
      <w:pPr>
        <w:spacing w:line="480" w:lineRule="auto"/>
        <w:ind w:firstLine="720"/>
      </w:pPr>
      <w:r>
        <w:rPr>
          <w:sz w:val="24"/>
          <w:szCs w:val="24"/>
        </w:rPr>
        <w:t xml:space="preserve">Long-term forest plot studies can be powerful sources of information, yet they have been scarce and often lack incremental or detailed data over long periods of time (Norris et al., 2014). Data from these studies </w:t>
      </w:r>
      <w:r>
        <w:rPr>
          <w:sz w:val="24"/>
          <w:szCs w:val="24"/>
          <w:highlight w:val="white"/>
        </w:rPr>
        <w:t>can be valuable for better understanding the spread and impact of forest pathogens in response to climate change.</w:t>
      </w:r>
      <w:r>
        <w:rPr>
          <w:sz w:val="24"/>
          <w:szCs w:val="24"/>
        </w:rPr>
        <w:t xml:space="preserve"> These studies might influence management options, to adjust for alternative forest products or reduced profits (</w:t>
      </w:r>
      <w:r>
        <w:rPr>
          <w:sz w:val="24"/>
          <w:szCs w:val="24"/>
          <w:highlight w:val="white"/>
        </w:rPr>
        <w:t xml:space="preserve">Hansen and </w:t>
      </w:r>
      <w:proofErr w:type="spellStart"/>
      <w:r>
        <w:rPr>
          <w:sz w:val="24"/>
          <w:szCs w:val="24"/>
          <w:highlight w:val="white"/>
        </w:rPr>
        <w:t>Goheen</w:t>
      </w:r>
      <w:proofErr w:type="spellEnd"/>
      <w:r>
        <w:rPr>
          <w:sz w:val="24"/>
          <w:szCs w:val="24"/>
          <w:highlight w:val="white"/>
        </w:rPr>
        <w:t xml:space="preserve">, 2000; </w:t>
      </w:r>
      <w:proofErr w:type="spellStart"/>
      <w:r>
        <w:rPr>
          <w:sz w:val="24"/>
          <w:szCs w:val="24"/>
          <w:highlight w:val="white"/>
        </w:rPr>
        <w:t>Thies</w:t>
      </w:r>
      <w:proofErr w:type="spellEnd"/>
      <w:r>
        <w:rPr>
          <w:sz w:val="24"/>
          <w:szCs w:val="24"/>
          <w:highlight w:val="white"/>
        </w:rPr>
        <w:t xml:space="preserve"> and Sturrock, 1995)</w:t>
      </w:r>
      <w:r>
        <w:rPr>
          <w:sz w:val="24"/>
          <w:szCs w:val="24"/>
        </w:rPr>
        <w:t xml:space="preserve">. The long-term </w:t>
      </w:r>
      <w:r>
        <w:rPr>
          <w:sz w:val="24"/>
          <w:szCs w:val="24"/>
        </w:rPr>
        <w:lastRenderedPageBreak/>
        <w:t>forest plot studies provide valuable data that can be used statistically alongside with models, to make predictions and to further understand forest dynamics.</w:t>
      </w:r>
    </w:p>
    <w:p w14:paraId="0D9F91BE" w14:textId="77777777" w:rsidR="00D47A72" w:rsidRDefault="00000000">
      <w:pPr>
        <w:spacing w:line="480" w:lineRule="auto"/>
        <w:ind w:firstLine="720"/>
      </w:pPr>
      <w:r>
        <w:rPr>
          <w:sz w:val="24"/>
          <w:szCs w:val="24"/>
        </w:rPr>
        <w:t>Models are typically used within forest management to circumvent limited data availability (</w:t>
      </w:r>
      <w:proofErr w:type="spellStart"/>
      <w:r>
        <w:rPr>
          <w:sz w:val="24"/>
          <w:szCs w:val="24"/>
        </w:rPr>
        <w:t>Pretzsch</w:t>
      </w:r>
      <w:proofErr w:type="spellEnd"/>
      <w:r>
        <w:rPr>
          <w:sz w:val="24"/>
          <w:szCs w:val="24"/>
        </w:rPr>
        <w:t xml:space="preserve"> et al., 2014; </w:t>
      </w:r>
      <w:proofErr w:type="spellStart"/>
      <w:r>
        <w:rPr>
          <w:sz w:val="24"/>
          <w:szCs w:val="24"/>
        </w:rPr>
        <w:t>Pretzsch</w:t>
      </w:r>
      <w:proofErr w:type="spellEnd"/>
      <w:r>
        <w:rPr>
          <w:sz w:val="24"/>
          <w:szCs w:val="24"/>
        </w:rPr>
        <w:t xml:space="preserve"> et al., 2008). These growth models have been created to aid in the decision-making process for forest management by synthesizing the interplay between complicated biological processes and silvicultural techniques </w:t>
      </w:r>
      <w:bookmarkStart w:id="159" w:name="bb0230"/>
      <w:r>
        <w:rPr>
          <w:sz w:val="24"/>
          <w:szCs w:val="24"/>
        </w:rPr>
        <w:t xml:space="preserve">(Woods and Watts, 2019; </w:t>
      </w:r>
      <w:hyperlink r:id="rId12" w:anchor="b0230" w:history="1">
        <w:proofErr w:type="spellStart"/>
        <w:r>
          <w:rPr>
            <w:sz w:val="24"/>
            <w:szCs w:val="24"/>
          </w:rPr>
          <w:t>Skovsgaard</w:t>
        </w:r>
        <w:proofErr w:type="spellEnd"/>
        <w:r>
          <w:rPr>
            <w:sz w:val="24"/>
            <w:szCs w:val="24"/>
          </w:rPr>
          <w:t xml:space="preserve"> and </w:t>
        </w:r>
        <w:proofErr w:type="spellStart"/>
        <w:r>
          <w:rPr>
            <w:sz w:val="24"/>
            <w:szCs w:val="24"/>
          </w:rPr>
          <w:t>Vanclay</w:t>
        </w:r>
        <w:proofErr w:type="spellEnd"/>
        <w:r>
          <w:rPr>
            <w:sz w:val="24"/>
            <w:szCs w:val="24"/>
          </w:rPr>
          <w:t>, 2008</w:t>
        </w:r>
      </w:hyperlink>
      <w:bookmarkEnd w:id="159"/>
      <w:r>
        <w:rPr>
          <w:sz w:val="24"/>
          <w:szCs w:val="24"/>
        </w:rPr>
        <w:t>). The Forest Vegetation Simulator (FVS) is one such model that is commonly used within the United States Forest Service (USFS) as a tool for developing forest health and management strategies. The Western Root Disease Model (WRDM) is an extension of FVS that is used for investigating the spread of root disease from a below ground perspective (Peet and Hunt, 2005).</w:t>
      </w:r>
      <w:r>
        <w:rPr>
          <w:sz w:val="20"/>
          <w:szCs w:val="20"/>
          <w:highlight w:val="white"/>
        </w:rPr>
        <w:t xml:space="preserve"> </w:t>
      </w:r>
    </w:p>
    <w:p w14:paraId="3DA6D335" w14:textId="77777777" w:rsidR="00D47A72" w:rsidRDefault="00000000">
      <w:pPr>
        <w:spacing w:line="480" w:lineRule="auto"/>
        <w:ind w:firstLine="720"/>
        <w:rPr>
          <w:sz w:val="24"/>
          <w:szCs w:val="24"/>
        </w:rPr>
      </w:pPr>
      <w:r>
        <w:rPr>
          <w:sz w:val="24"/>
          <w:szCs w:val="24"/>
        </w:rPr>
        <w:t xml:space="preserve">There have been few studies conducted that have used long-term permanent plots to assess the accuracy of the WRDM. Up until 2008, none of these studies had been published to assess the precision of the WRDM within central Oregon, USA (Maffei et al., 2008). Whereas Maffei et al., 2008 and Frankel et al., 1998 provided studies on the effects of </w:t>
      </w:r>
      <w:proofErr w:type="spellStart"/>
      <w:r>
        <w:rPr>
          <w:i/>
          <w:iCs/>
          <w:sz w:val="24"/>
          <w:szCs w:val="24"/>
        </w:rPr>
        <w:t>Amillaria</w:t>
      </w:r>
      <w:proofErr w:type="spellEnd"/>
      <w:r>
        <w:rPr>
          <w:i/>
          <w:iCs/>
          <w:sz w:val="24"/>
          <w:szCs w:val="24"/>
        </w:rPr>
        <w:t xml:space="preserve"> </w:t>
      </w:r>
      <w:r>
        <w:rPr>
          <w:sz w:val="24"/>
          <w:szCs w:val="24"/>
        </w:rPr>
        <w:t>(</w:t>
      </w:r>
      <w:hyperlink r:id="rId13" w:tgtFrame="Elias Magnus Fries">
        <w:r>
          <w:rPr>
            <w:sz w:val="24"/>
            <w:szCs w:val="24"/>
          </w:rPr>
          <w:t>Fr.</w:t>
        </w:r>
      </w:hyperlink>
      <w:r>
        <w:rPr>
          <w:sz w:val="24"/>
          <w:szCs w:val="24"/>
        </w:rPr>
        <w:t xml:space="preserve">) </w:t>
      </w:r>
      <w:proofErr w:type="spellStart"/>
      <w:r>
        <w:rPr>
          <w:sz w:val="24"/>
          <w:szCs w:val="24"/>
        </w:rPr>
        <w:t>Staude</w:t>
      </w:r>
      <w:proofErr w:type="spellEnd"/>
      <w:r>
        <w:rPr>
          <w:sz w:val="24"/>
          <w:szCs w:val="24"/>
        </w:rPr>
        <w:t xml:space="preserve"> and </w:t>
      </w:r>
      <w:proofErr w:type="spellStart"/>
      <w:r>
        <w:rPr>
          <w:i/>
          <w:iCs/>
          <w:sz w:val="24"/>
          <w:szCs w:val="24"/>
        </w:rPr>
        <w:t>annosus</w:t>
      </w:r>
      <w:proofErr w:type="spellEnd"/>
      <w:r>
        <w:rPr>
          <w:sz w:val="24"/>
          <w:szCs w:val="24"/>
        </w:rPr>
        <w:t xml:space="preserve"> (</w:t>
      </w:r>
      <w:hyperlink r:id="rId14" w:tgtFrame="Elias Magnus Fries">
        <w:r>
          <w:rPr>
            <w:sz w:val="24"/>
            <w:szCs w:val="24"/>
          </w:rPr>
          <w:t>Fr.</w:t>
        </w:r>
      </w:hyperlink>
      <w:r>
        <w:rPr>
          <w:sz w:val="24"/>
          <w:szCs w:val="24"/>
        </w:rPr>
        <w:t xml:space="preserve">) </w:t>
      </w:r>
      <w:hyperlink r:id="rId15">
        <w:proofErr w:type="spellStart"/>
        <w:r>
          <w:rPr>
            <w:sz w:val="24"/>
            <w:szCs w:val="24"/>
          </w:rPr>
          <w:t>Bref</w:t>
        </w:r>
        <w:proofErr w:type="spellEnd"/>
        <w:r>
          <w:rPr>
            <w:sz w:val="24"/>
            <w:szCs w:val="24"/>
          </w:rPr>
          <w:t>.</w:t>
        </w:r>
      </w:hyperlink>
      <w:r>
        <w:rPr>
          <w:sz w:val="24"/>
          <w:szCs w:val="24"/>
        </w:rPr>
        <w:t xml:space="preserve"> (1888) root disease respectively, to the best of the authors’ knowledge, there has not been a long-term study to assess quality control for the WRDM and LRR caused by </w:t>
      </w:r>
      <w:r>
        <w:rPr>
          <w:i/>
          <w:iCs/>
          <w:sz w:val="24"/>
          <w:szCs w:val="24"/>
        </w:rPr>
        <w:t>C. sulphurascens</w:t>
      </w:r>
      <w:r>
        <w:rPr>
          <w:sz w:val="24"/>
          <w:szCs w:val="24"/>
        </w:rPr>
        <w:t>.</w:t>
      </w:r>
      <w:del w:id="160" w:author="Shawn McMurtrey" w:date="2022-10-11T19:13:00Z">
        <w:r>
          <w:rPr>
            <w:sz w:val="24"/>
            <w:szCs w:val="24"/>
          </w:rPr>
          <w:delText xml:space="preserve"> </w:delText>
        </w:r>
      </w:del>
    </w:p>
    <w:p w14:paraId="44016009" w14:textId="77777777" w:rsidR="00D47A72" w:rsidRDefault="00000000">
      <w:pPr>
        <w:spacing w:line="480" w:lineRule="auto"/>
        <w:ind w:firstLine="720"/>
        <w:rPr>
          <w:del w:id="161" w:author="Shawn McMurtrey" w:date="2022-10-14T14:47:00Z"/>
          <w:sz w:val="24"/>
          <w:szCs w:val="24"/>
        </w:rPr>
      </w:pPr>
      <w:del w:id="162" w:author="Shawn McMurtrey" w:date="2022-10-14T14:47:00Z">
        <w:r>
          <w:rPr>
            <w:sz w:val="24"/>
            <w:szCs w:val="24"/>
          </w:rPr>
          <w:delText>The</w:delText>
        </w:r>
      </w:del>
      <w:commentRangeStart w:id="163"/>
      <w:commentRangeEnd w:id="163"/>
      <w:r>
        <w:rPr>
          <w:sz w:val="24"/>
          <w:szCs w:val="24"/>
        </w:rPr>
        <w:commentReference w:id="163"/>
      </w:r>
      <w:del w:id="164" w:author="Shawn McMurtrey" w:date="2022-10-14T14:47:00Z">
        <w:r>
          <w:rPr>
            <w:sz w:val="24"/>
            <w:szCs w:val="24"/>
          </w:rPr>
          <w:delText xml:space="preserve"> Siuslaw National Forest produces one of the highest quantities of wood fiber of all the national forests within the USA (USDA, 1990)</w:delText>
        </w:r>
        <w:r>
          <w:rPr>
            <w:b/>
            <w:sz w:val="24"/>
            <w:szCs w:val="24"/>
          </w:rPr>
          <w:delText>.</w:delText>
        </w:r>
        <w:r>
          <w:rPr>
            <w:sz w:val="24"/>
            <w:szCs w:val="24"/>
          </w:rPr>
          <w:delText xml:space="preserve"> This national forest also has the </w:delText>
        </w:r>
        <w:r>
          <w:rPr>
            <w:sz w:val="24"/>
            <w:szCs w:val="24"/>
          </w:rPr>
          <w:lastRenderedPageBreak/>
          <w:delText>highest number of miles of streams inhabited by anadromous fish outside the US state of Alaska (USDA, 1990). This forest is home to a diverse plethora of wildlife that includes the Oregon silverspot butterfly (</w:delText>
        </w:r>
        <w:r>
          <w:rPr>
            <w:i/>
            <w:sz w:val="24"/>
            <w:szCs w:val="24"/>
          </w:rPr>
          <w:delText>Speyeria zerene hippolyta</w:delText>
        </w:r>
        <w:r>
          <w:rPr>
            <w:sz w:val="24"/>
            <w:szCs w:val="24"/>
          </w:rPr>
          <w:delText xml:space="preserve"> </w:delText>
        </w:r>
      </w:del>
      <w:r>
        <w:fldChar w:fldCharType="begin"/>
      </w:r>
      <w:r>
        <w:instrText xml:space="preserve"> HYPERLINK "https://en.wikipedia.org/wiki/William_John_Swainson" \t "William John Swainson" \h </w:instrText>
      </w:r>
      <w:r>
        <w:fldChar w:fldCharType="separate"/>
      </w:r>
      <w:del w:id="165" w:author="Shawn McMurtrey" w:date="2022-10-14T14:47:00Z">
        <w:r>
          <w:rPr>
            <w:sz w:val="24"/>
            <w:szCs w:val="24"/>
          </w:rPr>
          <w:delText>Swainson</w:delText>
        </w:r>
      </w:del>
      <w:r>
        <w:rPr>
          <w:sz w:val="24"/>
          <w:szCs w:val="24"/>
        </w:rPr>
        <w:fldChar w:fldCharType="end"/>
      </w:r>
      <w:del w:id="166" w:author="Shawn McMurtrey" w:date="2022-10-14T14:47:00Z">
        <w:r>
          <w:rPr>
            <w:sz w:val="24"/>
            <w:szCs w:val="24"/>
          </w:rPr>
          <w:delText>) and the northern spotted owl (</w:delText>
        </w:r>
        <w:r>
          <w:rPr>
            <w:i/>
            <w:iCs/>
            <w:sz w:val="24"/>
            <w:szCs w:val="24"/>
          </w:rPr>
          <w:delText xml:space="preserve">Strix occidentalis caurina </w:delText>
        </w:r>
      </w:del>
      <w:r>
        <w:fldChar w:fldCharType="begin"/>
      </w:r>
      <w:r>
        <w:instrText xml:space="preserve"> HYPERLINK "https://en.wikipedia.org/wiki/John_Xantus_de_Vesey" \h </w:instrText>
      </w:r>
      <w:r>
        <w:fldChar w:fldCharType="separate"/>
      </w:r>
      <w:del w:id="167" w:author="Shawn McMurtrey" w:date="2022-10-14T14:47:00Z">
        <w:r>
          <w:rPr>
            <w:sz w:val="24"/>
            <w:szCs w:val="24"/>
          </w:rPr>
          <w:delText>Xantus de Vesey</w:delText>
        </w:r>
      </w:del>
      <w:r>
        <w:rPr>
          <w:sz w:val="24"/>
          <w:szCs w:val="24"/>
        </w:rPr>
        <w:fldChar w:fldCharType="end"/>
      </w:r>
      <w:del w:id="168" w:author="Shawn McMurtrey" w:date="2022-10-14T14:47:00Z">
        <w:r>
          <w:rPr>
            <w:sz w:val="24"/>
            <w:szCs w:val="24"/>
          </w:rPr>
          <w:delText>), both threatened species (USDA, 1990). The study area within the Siuslaw National Forest was chosen with prior knowledge that there was a high incidence rate of LRR. This was based upon a line intercept survey (Bloomberg et al., 1980) that was conducted in 1978. Our study is unique in that it provides insight into the comparison of collected data and modelled data of an area heavily infected with LRR.</w:delText>
        </w:r>
      </w:del>
      <w:commentRangeStart w:id="169"/>
      <w:commentRangeStart w:id="170"/>
      <w:commentRangeEnd w:id="169"/>
      <w:r>
        <w:rPr>
          <w:sz w:val="24"/>
          <w:szCs w:val="24"/>
        </w:rPr>
        <w:commentReference w:id="169"/>
      </w:r>
      <w:commentRangeEnd w:id="170"/>
      <w:r>
        <w:commentReference w:id="170"/>
      </w:r>
    </w:p>
    <w:p w14:paraId="03CE1390" w14:textId="77777777" w:rsidR="00D47A72" w:rsidRDefault="00000000">
      <w:pPr>
        <w:spacing w:line="480" w:lineRule="auto"/>
        <w:ind w:firstLine="720"/>
        <w:rPr>
          <w:ins w:id="171" w:author="Shawn McMurtrey" w:date="2022-10-14T09:31:00Z"/>
          <w:sz w:val="24"/>
          <w:szCs w:val="24"/>
        </w:rPr>
      </w:pPr>
      <w:r>
        <w:rPr>
          <w:sz w:val="24"/>
          <w:szCs w:val="24"/>
        </w:rPr>
        <w:tab/>
        <w:t>The overall aim of these two</w:t>
      </w:r>
      <w:ins w:id="172" w:author="Shawn McMurtrey" w:date="2022-08-31T21:25:00Z">
        <w:r>
          <w:rPr>
            <w:sz w:val="24"/>
            <w:szCs w:val="24"/>
          </w:rPr>
          <w:t xml:space="preserve"> </w:t>
        </w:r>
      </w:ins>
      <w:r>
        <w:rPr>
          <w:sz w:val="24"/>
          <w:szCs w:val="24"/>
        </w:rPr>
        <w:t xml:space="preserve">studies was to develop a better understanding of the interaction between forest management practices and </w:t>
      </w:r>
      <w:r>
        <w:rPr>
          <w:i/>
          <w:iCs/>
          <w:sz w:val="24"/>
          <w:szCs w:val="24"/>
        </w:rPr>
        <w:t>C. sulphurascens</w:t>
      </w:r>
      <w:r>
        <w:rPr>
          <w:sz w:val="24"/>
          <w:szCs w:val="24"/>
        </w:rPr>
        <w:t xml:space="preserve">, the cause of LRR. Specifically, </w:t>
      </w:r>
      <w:r>
        <w:rPr>
          <w:rFonts w:eastAsia="NSimSun" w:cs="Lucida Sans"/>
          <w:kern w:val="2"/>
          <w:sz w:val="24"/>
          <w:szCs w:val="24"/>
          <w:lang w:val="en-US" w:eastAsia="zh-CN" w:bidi="hi-IN"/>
        </w:rPr>
        <w:t xml:space="preserve">the studies aimed to </w:t>
      </w:r>
      <w:r>
        <w:rPr>
          <w:sz w:val="24"/>
          <w:szCs w:val="24"/>
        </w:rPr>
        <w:t xml:space="preserve">determine the effects of commercial thinning </w:t>
      </w:r>
      <w:r>
        <w:rPr>
          <w:rFonts w:eastAsia="NSimSun" w:cs="Lucida Sans"/>
          <w:kern w:val="2"/>
          <w:sz w:val="24"/>
          <w:szCs w:val="24"/>
          <w:lang w:val="en-US" w:eastAsia="zh-CN" w:bidi="hi-IN"/>
        </w:rPr>
        <w:t xml:space="preserve">treatments </w:t>
      </w:r>
      <w:r>
        <w:rPr>
          <w:sz w:val="24"/>
          <w:szCs w:val="24"/>
        </w:rPr>
        <w:t xml:space="preserve">and hardwood rotations on growth and mortality of Douglas-fir on sites with high </w:t>
      </w:r>
      <w:r>
        <w:rPr>
          <w:rFonts w:eastAsia="NSimSun" w:cs="Lucida Sans"/>
          <w:kern w:val="2"/>
          <w:sz w:val="24"/>
          <w:szCs w:val="24"/>
          <w:lang w:val="en-US" w:eastAsia="zh-CN" w:bidi="hi-IN"/>
        </w:rPr>
        <w:t xml:space="preserve">incidence of </w:t>
      </w:r>
      <w:r>
        <w:rPr>
          <w:sz w:val="24"/>
          <w:szCs w:val="24"/>
        </w:rPr>
        <w:t>LRR</w:t>
      </w:r>
      <w:r>
        <w:rPr>
          <w:i/>
          <w:iCs/>
          <w:sz w:val="24"/>
          <w:szCs w:val="24"/>
        </w:rPr>
        <w:t xml:space="preserve">. </w:t>
      </w:r>
      <w:r>
        <w:rPr>
          <w:sz w:val="24"/>
          <w:szCs w:val="24"/>
        </w:rPr>
        <w:t>The objectives were to: (</w:t>
      </w:r>
      <w:proofErr w:type="spellStart"/>
      <w:r>
        <w:rPr>
          <w:sz w:val="24"/>
          <w:szCs w:val="24"/>
        </w:rPr>
        <w:t>i</w:t>
      </w:r>
      <w:proofErr w:type="spellEnd"/>
      <w:r>
        <w:rPr>
          <w:sz w:val="24"/>
          <w:szCs w:val="24"/>
        </w:rPr>
        <w:t>) evaluate the effect of thinning on Douglas-fir growth and LRR</w:t>
      </w:r>
      <w:r>
        <w:rPr>
          <w:i/>
          <w:iCs/>
          <w:sz w:val="24"/>
          <w:szCs w:val="24"/>
        </w:rPr>
        <w:t>-</w:t>
      </w:r>
      <w:r>
        <w:rPr>
          <w:sz w:val="24"/>
          <w:szCs w:val="24"/>
        </w:rPr>
        <w:t xml:space="preserve">induced mortality; (ii) compare the rate of spread of </w:t>
      </w:r>
      <w:r>
        <w:rPr>
          <w:i/>
          <w:iCs/>
          <w:sz w:val="24"/>
          <w:szCs w:val="24"/>
        </w:rPr>
        <w:t>C. sulphurascens</w:t>
      </w:r>
      <w:r>
        <w:rPr>
          <w:sz w:val="24"/>
          <w:szCs w:val="24"/>
        </w:rPr>
        <w:t xml:space="preserve"> in thinned and unthinned stands; (iii) evaluate the effect of hardwood rotations on Douglas-fir growth and LRR-induced mortality; (iv) validate the ability of the Forest Vegetation Simulator and Western Root Disease Model to predict growth and yield of stands severely impacted by </w:t>
      </w:r>
      <w:r>
        <w:rPr>
          <w:i/>
          <w:iCs/>
          <w:sz w:val="24"/>
          <w:szCs w:val="24"/>
        </w:rPr>
        <w:t xml:space="preserve">C. sulphurascens </w:t>
      </w:r>
      <w:r>
        <w:rPr>
          <w:sz w:val="24"/>
          <w:szCs w:val="24"/>
        </w:rPr>
        <w:t>following thinning and alternate host rotation treatments.</w:t>
      </w:r>
    </w:p>
    <w:p w14:paraId="13D12A12" w14:textId="77777777" w:rsidR="00D47A72" w:rsidRDefault="00D47A72">
      <w:pPr>
        <w:spacing w:line="480" w:lineRule="auto"/>
        <w:rPr>
          <w:ins w:id="173" w:author="Shawn McMurtrey" w:date="2022-10-14T09:31:00Z"/>
          <w:sz w:val="24"/>
          <w:szCs w:val="24"/>
        </w:rPr>
      </w:pPr>
    </w:p>
    <w:p w14:paraId="5A47B533" w14:textId="77777777" w:rsidR="00D47A72" w:rsidRDefault="00000000">
      <w:pPr>
        <w:spacing w:line="480" w:lineRule="auto"/>
      </w:pPr>
      <w:r>
        <w:rPr>
          <w:noProof/>
        </w:rPr>
        <w:lastRenderedPageBreak/>
        <w:drawing>
          <wp:inline distT="0" distB="0" distL="0" distR="0" wp14:anchorId="077D5818" wp14:editId="6EA9507B">
            <wp:extent cx="5219700" cy="2933700"/>
            <wp:effectExtent l="0" t="0" r="0" b="0"/>
            <wp:docPr id="1" name="Picture 3" descr="Ma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Map&#10;&#10;Description automatically generated with low confidence"/>
                    <pic:cNvPicPr>
                      <a:picLocks noChangeAspect="1" noChangeArrowheads="1"/>
                    </pic:cNvPicPr>
                  </pic:nvPicPr>
                  <pic:blipFill>
                    <a:blip r:embed="rId16"/>
                    <a:stretch>
                      <a:fillRect/>
                    </a:stretch>
                  </pic:blipFill>
                  <pic:spPr bwMode="auto">
                    <a:xfrm>
                      <a:off x="0" y="0"/>
                      <a:ext cx="5219700" cy="2933700"/>
                    </a:xfrm>
                    <a:prstGeom prst="rect">
                      <a:avLst/>
                    </a:prstGeom>
                  </pic:spPr>
                </pic:pic>
              </a:graphicData>
            </a:graphic>
          </wp:inline>
        </w:drawing>
      </w:r>
    </w:p>
    <w:p w14:paraId="0BFF5C5E" w14:textId="77777777" w:rsidR="00D47A72" w:rsidRDefault="00000000">
      <w:pPr>
        <w:spacing w:line="480" w:lineRule="auto"/>
      </w:pPr>
      <w:ins w:id="174" w:author="Shawn McMurtrey" w:date="2022-10-14T09:31:00Z">
        <w:r>
          <w:t xml:space="preserve">We could </w:t>
        </w:r>
        <w:proofErr w:type="spellStart"/>
        <w:r>
          <w:t>potentiall</w:t>
        </w:r>
        <w:proofErr w:type="spellEnd"/>
        <w:r>
          <w:t xml:space="preserve"> add one more map </w:t>
        </w:r>
        <w:proofErr w:type="gramStart"/>
        <w:r>
          <w:t>similar to</w:t>
        </w:r>
        <w:proofErr w:type="gramEnd"/>
        <w:r>
          <w:t xml:space="preserve"> this one to show the location of the two study areas? I think it would help pain</w:t>
        </w:r>
      </w:ins>
      <w:r>
        <w:t>t</w:t>
      </w:r>
      <w:ins w:id="175" w:author="Shawn McMurtrey" w:date="2022-10-14T09:31:00Z">
        <w:r>
          <w:t xml:space="preserve"> the picture for the two studies and then I could remove my inset map from the </w:t>
        </w:r>
        <w:proofErr w:type="gramStart"/>
        <w:r>
          <w:t>woods</w:t>
        </w:r>
        <w:proofErr w:type="gramEnd"/>
        <w:r>
          <w:t xml:space="preserve"> creek study area. Thoughts?</w:t>
        </w:r>
      </w:ins>
    </w:p>
    <w:p w14:paraId="5E8738C5" w14:textId="77777777" w:rsidR="00D47A72" w:rsidRDefault="00000000">
      <w:pPr>
        <w:spacing w:line="480" w:lineRule="auto"/>
      </w:pPr>
      <w:r>
        <w:br/>
      </w:r>
      <w:r>
        <w:rPr>
          <w:b/>
          <w:sz w:val="28"/>
          <w:szCs w:val="28"/>
        </w:rPr>
        <w:t>2. Methods</w:t>
      </w:r>
    </w:p>
    <w:p w14:paraId="0499C75E" w14:textId="77777777" w:rsidR="00D47A72" w:rsidRDefault="00000000">
      <w:pPr>
        <w:spacing w:line="480" w:lineRule="auto"/>
      </w:pPr>
      <w:r>
        <w:rPr>
          <w:b/>
          <w:sz w:val="24"/>
          <w:szCs w:val="24"/>
        </w:rPr>
        <w:t>2.1 Woods Creek thinning study</w:t>
      </w:r>
    </w:p>
    <w:p w14:paraId="1A8226E9" w14:textId="77777777" w:rsidR="00D47A72" w:rsidRDefault="00000000">
      <w:pPr>
        <w:spacing w:line="480" w:lineRule="auto"/>
        <w:rPr>
          <w:sz w:val="24"/>
          <w:szCs w:val="24"/>
        </w:rPr>
      </w:pPr>
      <w:r>
        <w:rPr>
          <w:b/>
          <w:sz w:val="24"/>
          <w:szCs w:val="24"/>
        </w:rPr>
        <w:t>2.1.1 Study area</w:t>
      </w:r>
    </w:p>
    <w:p w14:paraId="0E1B703F" w14:textId="77777777" w:rsidR="00D47A72" w:rsidRDefault="00000000">
      <w:pPr>
        <w:spacing w:line="480" w:lineRule="auto"/>
        <w:ind w:firstLine="720"/>
        <w:rPr>
          <w:del w:id="176" w:author="Shawn McMurtrey" w:date="2022-10-14T14:42:00Z"/>
        </w:rPr>
      </w:pPr>
      <w:r>
        <w:rPr>
          <w:sz w:val="24"/>
          <w:szCs w:val="24"/>
        </w:rPr>
        <w:t>This study was conducted in the Coast Range of the Siuslaw National Forest located in western Oregon, USA. Forests here contain mostly mature and old-growth Douglas-fir, along with various other trees species to include western hemlock (</w:t>
      </w:r>
      <w:hyperlink r:id="rId17" w:tgtFrame="Learn more about Tsuga heterophylla from ScienceDirect's AI-generated Topic Pages">
        <w:r>
          <w:rPr>
            <w:i/>
            <w:iCs/>
            <w:sz w:val="24"/>
            <w:szCs w:val="24"/>
          </w:rPr>
          <w:t>Tsuga heterophylla</w:t>
        </w:r>
      </w:hyperlink>
      <w:r>
        <w:rPr>
          <w:i/>
          <w:iCs/>
          <w:sz w:val="24"/>
          <w:szCs w:val="24"/>
        </w:rPr>
        <w:t xml:space="preserve"> </w:t>
      </w:r>
      <w:r>
        <w:rPr>
          <w:sz w:val="24"/>
          <w:szCs w:val="24"/>
        </w:rPr>
        <w:t>(</w:t>
      </w:r>
      <w:proofErr w:type="spellStart"/>
      <w:r>
        <w:rPr>
          <w:sz w:val="24"/>
          <w:szCs w:val="24"/>
        </w:rPr>
        <w:t>Rafn</w:t>
      </w:r>
      <w:proofErr w:type="spellEnd"/>
      <w:r>
        <w:rPr>
          <w:sz w:val="24"/>
          <w:szCs w:val="24"/>
        </w:rPr>
        <w:t xml:space="preserve">.) </w:t>
      </w:r>
      <w:proofErr w:type="spellStart"/>
      <w:r>
        <w:rPr>
          <w:sz w:val="24"/>
          <w:szCs w:val="24"/>
        </w:rPr>
        <w:t>Sarg</w:t>
      </w:r>
      <w:proofErr w:type="spellEnd"/>
      <w:r>
        <w:rPr>
          <w:sz w:val="24"/>
          <w:szCs w:val="24"/>
        </w:rPr>
        <w:t>.), western redcedar (</w:t>
      </w:r>
      <w:hyperlink r:id="rId18" w:tgtFrame="Learn more about Thuja plicata from ScienceDirect's AI-generated Topic Pages">
        <w:r>
          <w:rPr>
            <w:i/>
            <w:iCs/>
            <w:sz w:val="24"/>
            <w:szCs w:val="24"/>
          </w:rPr>
          <w:t>Thuja plicata</w:t>
        </w:r>
      </w:hyperlink>
      <w:r>
        <w:rPr>
          <w:i/>
          <w:iCs/>
          <w:sz w:val="24"/>
          <w:szCs w:val="24"/>
        </w:rPr>
        <w:t xml:space="preserve"> </w:t>
      </w:r>
      <w:r>
        <w:rPr>
          <w:sz w:val="24"/>
          <w:szCs w:val="24"/>
        </w:rPr>
        <w:t>Donn ex D. Don), grand fir (</w:t>
      </w:r>
      <w:r>
        <w:rPr>
          <w:i/>
          <w:iCs/>
          <w:sz w:val="24"/>
          <w:szCs w:val="24"/>
        </w:rPr>
        <w:t>Abies grandis</w:t>
      </w:r>
      <w:r>
        <w:rPr>
          <w:sz w:val="24"/>
          <w:szCs w:val="24"/>
        </w:rPr>
        <w:t xml:space="preserve"> (</w:t>
      </w:r>
      <w:hyperlink r:id="rId19" w:tgtFrame="David Douglas (botanist)">
        <w:r>
          <w:rPr>
            <w:sz w:val="24"/>
            <w:szCs w:val="24"/>
          </w:rPr>
          <w:t>Douglas</w:t>
        </w:r>
      </w:hyperlink>
      <w:r>
        <w:rPr>
          <w:sz w:val="24"/>
          <w:szCs w:val="24"/>
        </w:rPr>
        <w:t xml:space="preserve"> ex </w:t>
      </w:r>
      <w:hyperlink r:id="rId20" w:tgtFrame="David Don">
        <w:r>
          <w:rPr>
            <w:sz w:val="24"/>
            <w:szCs w:val="24"/>
          </w:rPr>
          <w:t>D. Don</w:t>
        </w:r>
      </w:hyperlink>
      <w:r>
        <w:rPr>
          <w:sz w:val="24"/>
          <w:szCs w:val="24"/>
        </w:rPr>
        <w:t xml:space="preserve">) </w:t>
      </w:r>
      <w:hyperlink r:id="rId21" w:tgtFrame="John Lindley">
        <w:r>
          <w:rPr>
            <w:sz w:val="24"/>
            <w:szCs w:val="24"/>
          </w:rPr>
          <w:t>Lindley</w:t>
        </w:r>
      </w:hyperlink>
      <w:r>
        <w:rPr>
          <w:sz w:val="24"/>
          <w:szCs w:val="24"/>
        </w:rPr>
        <w:t>), noble fir (</w:t>
      </w:r>
      <w:r>
        <w:rPr>
          <w:i/>
          <w:iCs/>
          <w:sz w:val="24"/>
          <w:szCs w:val="24"/>
        </w:rPr>
        <w:t xml:space="preserve">Abies </w:t>
      </w:r>
      <w:proofErr w:type="spellStart"/>
      <w:r>
        <w:rPr>
          <w:i/>
          <w:iCs/>
          <w:sz w:val="24"/>
          <w:szCs w:val="24"/>
        </w:rPr>
        <w:t>procera</w:t>
      </w:r>
      <w:proofErr w:type="spellEnd"/>
      <w:r>
        <w:rPr>
          <w:sz w:val="24"/>
          <w:szCs w:val="24"/>
        </w:rPr>
        <w:t xml:space="preserve">, </w:t>
      </w:r>
      <w:proofErr w:type="spellStart"/>
      <w:r>
        <w:rPr>
          <w:sz w:val="24"/>
          <w:szCs w:val="24"/>
        </w:rPr>
        <w:t>Rehder</w:t>
      </w:r>
      <w:proofErr w:type="spellEnd"/>
      <w:r>
        <w:rPr>
          <w:sz w:val="24"/>
          <w:szCs w:val="24"/>
        </w:rPr>
        <w:t>), bigleaf maple (</w:t>
      </w:r>
      <w:r>
        <w:rPr>
          <w:i/>
          <w:iCs/>
          <w:sz w:val="24"/>
          <w:szCs w:val="24"/>
        </w:rPr>
        <w:t xml:space="preserve">Acer </w:t>
      </w:r>
      <w:proofErr w:type="spellStart"/>
      <w:r>
        <w:rPr>
          <w:i/>
          <w:iCs/>
          <w:sz w:val="24"/>
          <w:szCs w:val="24"/>
        </w:rPr>
        <w:t>macrophyllum</w:t>
      </w:r>
      <w:proofErr w:type="spellEnd"/>
      <w:r>
        <w:rPr>
          <w:i/>
          <w:iCs/>
          <w:sz w:val="24"/>
          <w:szCs w:val="24"/>
        </w:rPr>
        <w:t xml:space="preserve"> </w:t>
      </w:r>
      <w:proofErr w:type="spellStart"/>
      <w:r>
        <w:rPr>
          <w:sz w:val="24"/>
          <w:szCs w:val="24"/>
        </w:rPr>
        <w:t>Pursh</w:t>
      </w:r>
      <w:proofErr w:type="spellEnd"/>
      <w:r>
        <w:rPr>
          <w:sz w:val="24"/>
          <w:szCs w:val="24"/>
        </w:rPr>
        <w:t>), red alder (Alnus rubra Bong.), golden chinquapin (</w:t>
      </w:r>
      <w:proofErr w:type="spellStart"/>
      <w:r>
        <w:rPr>
          <w:i/>
          <w:iCs/>
          <w:sz w:val="24"/>
          <w:szCs w:val="24"/>
        </w:rPr>
        <w:t>Chrysolepis</w:t>
      </w:r>
      <w:proofErr w:type="spellEnd"/>
      <w:r>
        <w:rPr>
          <w:i/>
          <w:iCs/>
          <w:sz w:val="24"/>
          <w:szCs w:val="24"/>
        </w:rPr>
        <w:t xml:space="preserve"> </w:t>
      </w:r>
      <w:proofErr w:type="spellStart"/>
      <w:r>
        <w:rPr>
          <w:i/>
          <w:iCs/>
          <w:sz w:val="24"/>
          <w:szCs w:val="24"/>
        </w:rPr>
        <w:t>chrysophylla</w:t>
      </w:r>
      <w:proofErr w:type="spellEnd"/>
      <w:r>
        <w:rPr>
          <w:sz w:val="24"/>
          <w:szCs w:val="24"/>
        </w:rPr>
        <w:t xml:space="preserve"> (</w:t>
      </w:r>
      <w:hyperlink r:id="rId22" w:tgtFrame="David Douglas (botanist)">
        <w:r>
          <w:rPr>
            <w:sz w:val="24"/>
            <w:szCs w:val="24"/>
          </w:rPr>
          <w:t>Douglas</w:t>
        </w:r>
      </w:hyperlink>
      <w:r>
        <w:rPr>
          <w:sz w:val="24"/>
          <w:szCs w:val="24"/>
        </w:rPr>
        <w:t xml:space="preserve"> ex </w:t>
      </w:r>
      <w:hyperlink r:id="rId23" w:tgtFrame="William Jackson Hooker">
        <w:r>
          <w:rPr>
            <w:sz w:val="24"/>
            <w:szCs w:val="24"/>
          </w:rPr>
          <w:t>Hook.</w:t>
        </w:r>
      </w:hyperlink>
      <w:r>
        <w:rPr>
          <w:sz w:val="24"/>
          <w:szCs w:val="24"/>
        </w:rPr>
        <w:t xml:space="preserve">) </w:t>
      </w:r>
      <w:hyperlink r:id="rId24" w:tgtFrame="Hjelmq. (page does not exist)">
        <w:proofErr w:type="spellStart"/>
        <w:r>
          <w:rPr>
            <w:sz w:val="24"/>
            <w:szCs w:val="24"/>
          </w:rPr>
          <w:t>Hjelmq</w:t>
        </w:r>
        <w:proofErr w:type="spellEnd"/>
        <w:r>
          <w:rPr>
            <w:sz w:val="24"/>
            <w:szCs w:val="24"/>
          </w:rPr>
          <w:t>.</w:t>
        </w:r>
      </w:hyperlink>
      <w:r>
        <w:rPr>
          <w:sz w:val="24"/>
          <w:szCs w:val="24"/>
        </w:rPr>
        <w:t>), willow (</w:t>
      </w:r>
      <w:r>
        <w:rPr>
          <w:i/>
          <w:iCs/>
          <w:sz w:val="24"/>
          <w:szCs w:val="24"/>
        </w:rPr>
        <w:t>Salix</w:t>
      </w:r>
      <w:r>
        <w:rPr>
          <w:sz w:val="24"/>
          <w:szCs w:val="24"/>
        </w:rPr>
        <w:t xml:space="preserve"> </w:t>
      </w:r>
      <w:proofErr w:type="spellStart"/>
      <w:r>
        <w:rPr>
          <w:sz w:val="24"/>
          <w:szCs w:val="24"/>
        </w:rPr>
        <w:t>alab</w:t>
      </w:r>
      <w:proofErr w:type="spellEnd"/>
      <w:r>
        <w:rPr>
          <w:sz w:val="24"/>
          <w:szCs w:val="24"/>
        </w:rPr>
        <w:t xml:space="preserve"> L.), and silver </w:t>
      </w:r>
      <w:r>
        <w:rPr>
          <w:sz w:val="24"/>
          <w:szCs w:val="24"/>
        </w:rPr>
        <w:lastRenderedPageBreak/>
        <w:t>birch (</w:t>
      </w:r>
      <w:r>
        <w:rPr>
          <w:i/>
          <w:iCs/>
          <w:sz w:val="24"/>
          <w:szCs w:val="24"/>
        </w:rPr>
        <w:t>Betula pendula</w:t>
      </w:r>
      <w:r>
        <w:rPr>
          <w:sz w:val="24"/>
          <w:szCs w:val="24"/>
        </w:rPr>
        <w:t xml:space="preserve"> Roth). Mean annual precipitation of this area is 225 - 235 cm (Lan et al., 2019; </w:t>
      </w:r>
      <w:r>
        <w:rPr>
          <w:sz w:val="24"/>
          <w:szCs w:val="24"/>
          <w:highlight w:val="white"/>
        </w:rPr>
        <w:t>PRISM Climate Group, Oregon State University, 2018</w:t>
      </w:r>
      <w:r>
        <w:rPr>
          <w:sz w:val="24"/>
          <w:szCs w:val="24"/>
        </w:rPr>
        <w:t xml:space="preserve">). Mean annual temperature is 10.6 degrees C (Lan et al., 2019; </w:t>
      </w:r>
      <w:r>
        <w:rPr>
          <w:sz w:val="24"/>
          <w:szCs w:val="24"/>
          <w:highlight w:val="white"/>
        </w:rPr>
        <w:t>PRISM Climate Group, Oregon State University, 2018</w:t>
      </w:r>
      <w:r>
        <w:rPr>
          <w:sz w:val="24"/>
          <w:szCs w:val="24"/>
        </w:rPr>
        <w:t>), with soil types of the study area containing mostly gravelly clay loam and gravelly silty clay (</w:t>
      </w:r>
      <w:r>
        <w:rPr>
          <w:sz w:val="24"/>
          <w:szCs w:val="24"/>
          <w:highlight w:val="white"/>
        </w:rPr>
        <w:t>Soil Survey Staff, 2021)</w:t>
      </w:r>
      <w:del w:id="177" w:author="Shawn McMurtrey" w:date="2022-10-14T14:42:00Z">
        <w:r>
          <w:rPr>
            <w:sz w:val="24"/>
            <w:szCs w:val="24"/>
          </w:rPr>
          <w:delText>.</w:delText>
        </w:r>
      </w:del>
    </w:p>
    <w:p w14:paraId="4DADCBD2" w14:textId="77777777" w:rsidR="00D47A72" w:rsidRDefault="00D47A72">
      <w:pPr>
        <w:spacing w:line="480" w:lineRule="auto"/>
        <w:ind w:firstLine="720"/>
        <w:rPr>
          <w:sz w:val="24"/>
          <w:szCs w:val="24"/>
          <w:highlight w:val="white"/>
        </w:rPr>
      </w:pPr>
    </w:p>
    <w:p w14:paraId="1F711434" w14:textId="77777777" w:rsidR="00D47A72" w:rsidRDefault="00000000">
      <w:pPr>
        <w:spacing w:line="480" w:lineRule="auto"/>
        <w:ind w:firstLine="720"/>
        <w:rPr>
          <w:ins w:id="178" w:author="Shawn McMurtrey" w:date="2022-10-12T10:33:00Z"/>
          <w:sz w:val="24"/>
          <w:szCs w:val="24"/>
        </w:rPr>
      </w:pPr>
      <w:del w:id="179" w:author="Shawn McMurtrey" w:date="2022-10-14T14:44:00Z">
        <w:r>
          <w:rPr>
            <w:sz w:val="24"/>
            <w:szCs w:val="24"/>
          </w:rPr>
          <w:delText>The locat</w:delText>
        </w:r>
      </w:del>
      <w:del w:id="180" w:author="Shawn McMurtrey" w:date="2022-10-14T14:43:00Z">
        <w:r>
          <w:rPr>
            <w:sz w:val="24"/>
            <w:szCs w:val="24"/>
          </w:rPr>
          <w:delText>ion provides a unique ecosystem for surveying of LRR.</w:delText>
        </w:r>
      </w:del>
      <w:r>
        <w:rPr>
          <w:sz w:val="24"/>
          <w:szCs w:val="24"/>
        </w:rPr>
        <w:t xml:space="preserve"> </w:t>
      </w:r>
      <w:ins w:id="181" w:author="Shawn McMurtrey" w:date="2022-10-14T14:43:00Z">
        <w:r>
          <w:rPr>
            <w:sz w:val="24"/>
            <w:szCs w:val="24"/>
          </w:rPr>
          <w:t>The Woods Creek study area within the Siuslaw National Forest was chosen with prior knowledge that there was a high incidence rate of LRR. This was based upon a line intercept survey (Bloomberg et al., 1980) that was conducted in 1978</w:t>
        </w:r>
      </w:ins>
      <w:ins w:id="182" w:author="Shawn McMurtrey" w:date="2022-10-14T14:44:00Z">
        <w:r>
          <w:rPr>
            <w:sz w:val="24"/>
            <w:szCs w:val="24"/>
          </w:rPr>
          <w:t xml:space="preserve">. </w:t>
        </w:r>
      </w:ins>
      <w:r>
        <w:rPr>
          <w:sz w:val="24"/>
          <w:szCs w:val="24"/>
        </w:rPr>
        <w:t xml:space="preserve">The area was clear cut between 1910 and 1920, burned after </w:t>
      </w:r>
      <w:proofErr w:type="spellStart"/>
      <w:r>
        <w:rPr>
          <w:sz w:val="24"/>
          <w:szCs w:val="24"/>
        </w:rPr>
        <w:t>reharvest</w:t>
      </w:r>
      <w:proofErr w:type="spellEnd"/>
      <w:r>
        <w:rPr>
          <w:sz w:val="24"/>
          <w:szCs w:val="24"/>
        </w:rPr>
        <w:t>, and reestablished naturally from seed (</w:t>
      </w:r>
      <w:proofErr w:type="spellStart"/>
      <w:r>
        <w:rPr>
          <w:sz w:val="24"/>
          <w:szCs w:val="24"/>
        </w:rPr>
        <w:t>Tkacz</w:t>
      </w:r>
      <w:proofErr w:type="spellEnd"/>
      <w:r>
        <w:rPr>
          <w:sz w:val="24"/>
          <w:szCs w:val="24"/>
        </w:rPr>
        <w:t xml:space="preserve"> and Hansen, 1982). The study area encompassed 15 stands (mean = 9.7 hectares, range = 6.7 - 14.7 hectares) across </w:t>
      </w:r>
      <w:del w:id="183" w:author="Shawn McMurtrey" w:date="2022-10-12T10:32:00Z">
        <w:r>
          <w:rPr>
            <w:sz w:val="24"/>
            <w:szCs w:val="24"/>
          </w:rPr>
          <w:delText>ca.</w:delText>
        </w:r>
      </w:del>
      <w:r>
        <w:rPr>
          <w:sz w:val="24"/>
          <w:szCs w:val="24"/>
        </w:rPr>
        <w:t xml:space="preserve"> ~162 hectares (</w:t>
      </w:r>
      <w:r>
        <w:rPr>
          <w:b/>
          <w:sz w:val="24"/>
          <w:szCs w:val="24"/>
        </w:rPr>
        <w:t>Figure 1</w:t>
      </w:r>
      <w:r>
        <w:rPr>
          <w:sz w:val="24"/>
          <w:szCs w:val="24"/>
        </w:rPr>
        <w:t xml:space="preserve">). The stands were thinned in 1986 - 1990, which reduced the overall basal area by about ⅓; trees per 0.4 hectares were also reduced by about 40% (Hansen, unpublished data). </w:t>
      </w:r>
    </w:p>
    <w:p w14:paraId="5020CB5B" w14:textId="77777777" w:rsidR="00D47A72" w:rsidRDefault="00D47A72">
      <w:pPr>
        <w:spacing w:line="480" w:lineRule="auto"/>
      </w:pPr>
    </w:p>
    <w:p w14:paraId="1526524E" w14:textId="77777777" w:rsidR="00D47A72" w:rsidRDefault="00000000">
      <w:pPr>
        <w:spacing w:line="480" w:lineRule="auto"/>
        <w:ind w:firstLine="720"/>
      </w:pPr>
      <w:r>
        <w:rPr>
          <w:sz w:val="24"/>
          <w:szCs w:val="24"/>
        </w:rPr>
        <w:t>Three categories of treatment areas were originally designed for this study, with five replicates for each treatment. The treatment categories included the control, that contained five stands where no thinning occurred.</w:t>
      </w:r>
      <w:ins w:id="184" w:author="Shawn McMurtrey" w:date="2022-09-05T10:03:00Z">
        <w:r>
          <w:rPr>
            <w:sz w:val="24"/>
            <w:szCs w:val="24"/>
          </w:rPr>
          <w:t xml:space="preserve"> The </w:t>
        </w:r>
      </w:ins>
      <w:ins w:id="185" w:author="Shawn McMurtrey" w:date="2022-09-05T10:04:00Z">
        <w:r>
          <w:rPr>
            <w:sz w:val="24"/>
            <w:szCs w:val="24"/>
          </w:rPr>
          <w:t>basal area of the control</w:t>
        </w:r>
      </w:ins>
      <w:ins w:id="186" w:author="Shawn McMurtrey" w:date="2022-09-05T10:03:00Z">
        <w:r>
          <w:rPr>
            <w:sz w:val="24"/>
            <w:szCs w:val="24"/>
          </w:rPr>
          <w:t xml:space="preserve"> stands </w:t>
        </w:r>
      </w:ins>
      <w:ins w:id="187" w:author="Shawn McMurtrey" w:date="2022-09-05T10:04:00Z">
        <w:r>
          <w:rPr>
            <w:sz w:val="24"/>
            <w:szCs w:val="24"/>
          </w:rPr>
          <w:t>was 61.4 m</w:t>
        </w:r>
        <w:r>
          <w:rPr>
            <w:sz w:val="24"/>
            <w:szCs w:val="24"/>
            <w:vertAlign w:val="superscript"/>
          </w:rPr>
          <w:t>2</w:t>
        </w:r>
        <w:r>
          <w:rPr>
            <w:sz w:val="24"/>
            <w:szCs w:val="24"/>
          </w:rPr>
          <w:t>ha</w:t>
        </w:r>
      </w:ins>
      <w:r>
        <w:rPr>
          <w:sz w:val="24"/>
          <w:szCs w:val="24"/>
          <w:vertAlign w:val="superscript"/>
        </w:rPr>
        <w:t>-1</w:t>
      </w:r>
      <w:ins w:id="188" w:author="Shawn McMurtrey" w:date="2022-09-05T10:04:00Z">
        <w:r>
          <w:rPr>
            <w:sz w:val="24"/>
            <w:szCs w:val="24"/>
          </w:rPr>
          <w:t xml:space="preserve"> in 1990</w:t>
        </w:r>
      </w:ins>
      <w:ins w:id="189" w:author="Unknown Author" w:date="2022-10-19T15:07:00Z">
        <w:r>
          <w:rPr>
            <w:sz w:val="24"/>
            <w:szCs w:val="24"/>
          </w:rPr>
          <w:t xml:space="preserve"> with a stand mean quadratic mean diameter of 41 cm</w:t>
        </w:r>
      </w:ins>
      <w:ins w:id="190" w:author="Shawn McMurtrey" w:date="2022-09-05T10:04:00Z">
        <w:r>
          <w:rPr>
            <w:sz w:val="24"/>
            <w:szCs w:val="24"/>
          </w:rPr>
          <w:t>.</w:t>
        </w:r>
      </w:ins>
      <w:r>
        <w:rPr>
          <w:sz w:val="24"/>
          <w:szCs w:val="24"/>
        </w:rPr>
        <w:t xml:space="preserve"> The lightly thinned treatment area was made up of five stands that were thinned to </w:t>
      </w:r>
      <w:ins w:id="191" w:author="Unknown Author" w:date="2022-10-19T15:09:00Z">
        <w:r>
          <w:rPr>
            <w:sz w:val="24"/>
            <w:szCs w:val="24"/>
          </w:rPr>
          <w:t>43.1 m</w:t>
        </w:r>
        <w:r>
          <w:rPr>
            <w:sz w:val="24"/>
            <w:szCs w:val="24"/>
            <w:vertAlign w:val="superscript"/>
          </w:rPr>
          <w:t>2</w:t>
        </w:r>
        <w:r>
          <w:rPr>
            <w:sz w:val="24"/>
            <w:szCs w:val="24"/>
          </w:rPr>
          <w:t>ha</w:t>
        </w:r>
        <w:r>
          <w:rPr>
            <w:sz w:val="24"/>
            <w:szCs w:val="24"/>
            <w:vertAlign w:val="superscript"/>
          </w:rPr>
          <w:t xml:space="preserve">-1 </w:t>
        </w:r>
      </w:ins>
      <w:del w:id="192" w:author="Unknown Author" w:date="2022-10-19T15:09:00Z">
        <w:r>
          <w:rPr>
            <w:sz w:val="24"/>
            <w:szCs w:val="24"/>
            <w:vertAlign w:val="superscript"/>
          </w:rPr>
          <w:delText xml:space="preserve">35.3 m2/ha </w:delText>
        </w:r>
      </w:del>
      <w:r>
        <w:rPr>
          <w:sz w:val="24"/>
          <w:szCs w:val="24"/>
        </w:rPr>
        <w:t>of basal area</w:t>
      </w:r>
      <w:ins w:id="193" w:author="Unknown Author" w:date="2022-10-19T15:06:00Z">
        <w:r>
          <w:rPr>
            <w:sz w:val="24"/>
            <w:szCs w:val="24"/>
          </w:rPr>
          <w:t xml:space="preserve"> with a stand mean quadratic mean diameter of 47 </w:t>
        </w:r>
        <w:proofErr w:type="gramStart"/>
        <w:r>
          <w:rPr>
            <w:sz w:val="24"/>
            <w:szCs w:val="24"/>
          </w:rPr>
          <w:t xml:space="preserve">cm </w:t>
        </w:r>
      </w:ins>
      <w:r>
        <w:rPr>
          <w:sz w:val="24"/>
          <w:szCs w:val="24"/>
        </w:rPr>
        <w:t>.</w:t>
      </w:r>
      <w:proofErr w:type="gramEnd"/>
      <w:r>
        <w:rPr>
          <w:sz w:val="24"/>
          <w:szCs w:val="24"/>
        </w:rPr>
        <w:t xml:space="preserve"> </w:t>
      </w:r>
      <w:commentRangeStart w:id="194"/>
      <w:ins w:id="195" w:author="Shawn McMurtrey" w:date="2022-08-19T15:00:00Z">
        <w:r>
          <w:rPr>
            <w:sz w:val="24"/>
            <w:szCs w:val="24"/>
          </w:rPr>
          <w:t xml:space="preserve">The thinned treatment area </w:t>
        </w:r>
      </w:ins>
      <w:r>
        <w:rPr>
          <w:sz w:val="24"/>
          <w:szCs w:val="24"/>
        </w:rPr>
        <w:t>was made up of five stands that were thinned to</w:t>
      </w:r>
      <w:ins w:id="196" w:author="Unknown Author" w:date="2022-10-19T15:09:00Z">
        <w:r>
          <w:rPr>
            <w:sz w:val="24"/>
            <w:szCs w:val="24"/>
          </w:rPr>
          <w:t xml:space="preserve"> 35.3 m</w:t>
        </w:r>
        <w:r>
          <w:rPr>
            <w:sz w:val="24"/>
            <w:szCs w:val="24"/>
            <w:vertAlign w:val="superscript"/>
          </w:rPr>
          <w:t>2</w:t>
        </w:r>
        <w:r>
          <w:rPr>
            <w:sz w:val="24"/>
            <w:szCs w:val="24"/>
          </w:rPr>
          <w:t>ha</w:t>
        </w:r>
        <w:r>
          <w:rPr>
            <w:sz w:val="24"/>
            <w:szCs w:val="24"/>
            <w:vertAlign w:val="superscript"/>
          </w:rPr>
          <w:t>-1</w:t>
        </w:r>
        <w:r>
          <w:rPr>
            <w:sz w:val="24"/>
            <w:szCs w:val="24"/>
          </w:rPr>
          <w:t xml:space="preserve"> </w:t>
        </w:r>
      </w:ins>
      <w:del w:id="197" w:author="Unknown Author" w:date="2022-10-19T15:09:00Z">
        <w:r>
          <w:rPr>
            <w:sz w:val="24"/>
            <w:szCs w:val="24"/>
          </w:rPr>
          <w:delText xml:space="preserve"> </w:delText>
        </w:r>
        <w:r>
          <w:rPr>
            <w:sz w:val="24"/>
            <w:szCs w:val="24"/>
          </w:rPr>
          <w:lastRenderedPageBreak/>
          <w:delText>43.1 m</w:delText>
        </w:r>
        <w:r>
          <w:rPr>
            <w:sz w:val="24"/>
            <w:szCs w:val="24"/>
            <w:vertAlign w:val="superscript"/>
          </w:rPr>
          <w:delText>2</w:delText>
        </w:r>
        <w:r>
          <w:rPr>
            <w:sz w:val="24"/>
            <w:szCs w:val="24"/>
          </w:rPr>
          <w:delText>ha</w:delText>
        </w:r>
        <w:r>
          <w:rPr>
            <w:sz w:val="24"/>
            <w:szCs w:val="24"/>
            <w:vertAlign w:val="superscript"/>
          </w:rPr>
          <w:delText>-1</w:delText>
        </w:r>
      </w:del>
      <w:r>
        <w:rPr>
          <w:sz w:val="24"/>
          <w:szCs w:val="24"/>
        </w:rPr>
        <w:t xml:space="preserve"> of basal area</w:t>
      </w:r>
      <w:ins w:id="198" w:author="Unknown Author" w:date="2022-10-19T15:10:00Z">
        <w:r>
          <w:rPr>
            <w:sz w:val="24"/>
            <w:szCs w:val="24"/>
          </w:rPr>
          <w:t xml:space="preserve"> with a stand mean quadratic mean diameter of 55 cm</w:t>
        </w:r>
      </w:ins>
      <w:r>
        <w:rPr>
          <w:sz w:val="24"/>
          <w:szCs w:val="24"/>
        </w:rPr>
        <w:t>.</w:t>
      </w:r>
      <w:commentRangeEnd w:id="194"/>
      <w:r>
        <w:commentReference w:id="194"/>
      </w:r>
      <w:r>
        <w:rPr>
          <w:sz w:val="24"/>
          <w:szCs w:val="24"/>
        </w:rPr>
        <w:t xml:space="preserve"> </w:t>
      </w:r>
      <w:r>
        <w:rPr>
          <w:sz w:val="24"/>
          <w:szCs w:val="24"/>
        </w:rPr>
        <w:br/>
      </w:r>
    </w:p>
    <w:p w14:paraId="7A30318E" w14:textId="77777777" w:rsidR="00D47A72" w:rsidRDefault="00000000">
      <w:pPr>
        <w:spacing w:line="480" w:lineRule="auto"/>
      </w:pPr>
      <w:r>
        <w:rPr>
          <w:b/>
          <w:bCs/>
          <w:sz w:val="24"/>
          <w:szCs w:val="24"/>
        </w:rPr>
        <w:t xml:space="preserve">2.1.2 Plot network </w:t>
      </w:r>
    </w:p>
    <w:p w14:paraId="25EA0FC5" w14:textId="77777777" w:rsidR="00D47A72" w:rsidRDefault="00000000">
      <w:pPr>
        <w:spacing w:line="480" w:lineRule="auto"/>
        <w:ind w:firstLine="720"/>
      </w:pPr>
      <w:r>
        <w:rPr>
          <w:sz w:val="24"/>
          <w:szCs w:val="24"/>
        </w:rPr>
        <w:t>In 1985, prior to any treatments being conducted, a total of 75 circular, fixed radius plots were established (</w:t>
      </w:r>
      <w:r>
        <w:rPr>
          <w:b/>
          <w:sz w:val="24"/>
          <w:szCs w:val="24"/>
        </w:rPr>
        <w:t>Figure 1</w:t>
      </w:r>
      <w:r>
        <w:rPr>
          <w:sz w:val="24"/>
          <w:szCs w:val="24"/>
        </w:rPr>
        <w:t xml:space="preserve">). The plot network contained 25 plots in each of the three different treatment areas. The location of the plots was on the northeast slope of Mary’s Peak, Oregon, USA. Plots were semi randomized and chosen with respect to access points such as trails and roads. Each plot was 0.04 hectares with a plot radius of 11.3 m. The elevation of the plots ranged from 381 - 634m (mean = 511m). Elevation was found by using a Digital Elevation Model (DEM) in ArcGIS Pro 2.8.0 </w:t>
      </w:r>
      <w:r>
        <w:rPr>
          <w:sz w:val="24"/>
          <w:szCs w:val="24"/>
          <w:highlight w:val="white"/>
        </w:rPr>
        <w:t>(ESRI, 2011)</w:t>
      </w:r>
      <w:r>
        <w:rPr>
          <w:sz w:val="24"/>
          <w:szCs w:val="24"/>
        </w:rPr>
        <w:t>. The DEM was downloaded from the USGS Earth Explorer online website (</w:t>
      </w:r>
      <w:hyperlink r:id="rId25">
        <w:r>
          <w:rPr>
            <w:rStyle w:val="Hyperlink"/>
            <w:color w:val="auto"/>
            <w:sz w:val="24"/>
            <w:szCs w:val="24"/>
          </w:rPr>
          <w:t>http://earthexplorer.usgs.gov</w:t>
        </w:r>
      </w:hyperlink>
      <w:r>
        <w:rPr>
          <w:sz w:val="24"/>
          <w:szCs w:val="24"/>
        </w:rPr>
        <w:t xml:space="preserve">). </w:t>
      </w:r>
    </w:p>
    <w:p w14:paraId="1F6BC3B9" w14:textId="77777777" w:rsidR="00D47A72" w:rsidRDefault="00D47A72">
      <w:pPr>
        <w:spacing w:line="480" w:lineRule="auto"/>
        <w:rPr>
          <w:sz w:val="24"/>
          <w:szCs w:val="24"/>
        </w:rPr>
      </w:pPr>
    </w:p>
    <w:p w14:paraId="04404ACE" w14:textId="77777777" w:rsidR="00D47A72" w:rsidRDefault="00000000">
      <w:pPr>
        <w:spacing w:line="480" w:lineRule="auto"/>
        <w:rPr>
          <w:ins w:id="199" w:author="Shawn McMurtrey" w:date="2022-09-07T22:31:00Z"/>
          <w:sz w:val="24"/>
          <w:szCs w:val="24"/>
        </w:rPr>
      </w:pPr>
      <w:r>
        <w:rPr>
          <w:noProof/>
        </w:rPr>
        <w:lastRenderedPageBreak/>
        <w:drawing>
          <wp:inline distT="0" distB="0" distL="0" distR="0" wp14:anchorId="70816EA0" wp14:editId="307DD85A">
            <wp:extent cx="5895975" cy="412623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7"/>
                    <pic:cNvPicPr>
                      <a:picLocks noChangeAspect="1" noChangeArrowheads="1"/>
                    </pic:cNvPicPr>
                  </pic:nvPicPr>
                  <pic:blipFill>
                    <a:blip r:embed="rId26"/>
                    <a:stretch>
                      <a:fillRect/>
                    </a:stretch>
                  </pic:blipFill>
                  <pic:spPr bwMode="auto">
                    <a:xfrm>
                      <a:off x="0" y="0"/>
                      <a:ext cx="5895975" cy="4126230"/>
                    </a:xfrm>
                    <a:prstGeom prst="rect">
                      <a:avLst/>
                    </a:prstGeom>
                  </pic:spPr>
                </pic:pic>
              </a:graphicData>
            </a:graphic>
          </wp:inline>
        </w:drawing>
      </w:r>
      <w:commentRangeStart w:id="200"/>
      <w:commentRangeEnd w:id="200"/>
      <w:r>
        <w:commentReference w:id="200"/>
      </w:r>
    </w:p>
    <w:p w14:paraId="318275F6" w14:textId="77777777" w:rsidR="00D47A72" w:rsidRDefault="00000000">
      <w:pPr>
        <w:spacing w:line="480" w:lineRule="auto"/>
      </w:pPr>
      <w:r>
        <w:rPr>
          <w:b/>
          <w:sz w:val="24"/>
          <w:szCs w:val="24"/>
        </w:rPr>
        <w:t xml:space="preserve">Figure 1: </w:t>
      </w:r>
      <w:r>
        <w:rPr>
          <w:bCs/>
          <w:sz w:val="24"/>
          <w:szCs w:val="24"/>
        </w:rPr>
        <w:t>The Woods Creek study</w:t>
      </w:r>
      <w:r>
        <w:rPr>
          <w:sz w:val="24"/>
          <w:szCs w:val="24"/>
        </w:rPr>
        <w:t xml:space="preserve"> area was located along Woods Creek Road, within the Siuslaw National Forest in western Oregon, USA (Latitude 44.53263, Longitude        -123.53433). Triangles represent plots where LRR was detected (n = 62), circles represent plots where LRR was not detected (n = 13) over the 30-year duration of the study.   </w:t>
      </w:r>
    </w:p>
    <w:p w14:paraId="74F42FE3" w14:textId="77777777" w:rsidR="00D47A72" w:rsidRDefault="00D47A72">
      <w:pPr>
        <w:spacing w:line="480" w:lineRule="auto"/>
        <w:rPr>
          <w:iCs/>
          <w:sz w:val="24"/>
          <w:szCs w:val="24"/>
        </w:rPr>
      </w:pPr>
    </w:p>
    <w:p w14:paraId="56DE0948" w14:textId="77777777" w:rsidR="00D47A72" w:rsidRDefault="00000000">
      <w:pPr>
        <w:spacing w:line="480" w:lineRule="auto"/>
      </w:pPr>
      <w:r>
        <w:rPr>
          <w:b/>
          <w:iCs/>
          <w:sz w:val="24"/>
          <w:szCs w:val="24"/>
        </w:rPr>
        <w:t>2.1.3 Data collection</w:t>
      </w:r>
    </w:p>
    <w:p w14:paraId="1F16E5B3" w14:textId="77777777" w:rsidR="00D47A72" w:rsidRDefault="00000000">
      <w:pPr>
        <w:spacing w:line="480" w:lineRule="auto"/>
        <w:ind w:firstLine="720"/>
      </w:pPr>
      <w:r>
        <w:rPr>
          <w:sz w:val="24"/>
          <w:szCs w:val="24"/>
        </w:rPr>
        <w:t xml:space="preserve">Beginning in 1985, the plots were surveyed and each tree within the plot was tagged with a tree identification number. The tree species, diameter at breast height (DBH) measurements, and tree health condition codes were recorded.  DBH was taken </w:t>
      </w:r>
      <w:r>
        <w:rPr>
          <w:sz w:val="24"/>
          <w:szCs w:val="24"/>
        </w:rPr>
        <w:lastRenderedPageBreak/>
        <w:t>~1.37 m from the highest point of the surface of the soil, on the uphill side of the tree. A line had been spray painted at breast height from previous surveys, to ensure consistent measurements were replicated. The breakpoint DBH was 15.24 cm and all ingrown trees that were &gt; 15.24 cm were added to the plots. Tree health conditions were assigned a code from 1 - 4 (1 = healthy, 2 = live tree with symptoms, 3 = dead from</w:t>
      </w:r>
      <w:r>
        <w:rPr>
          <w:i/>
          <w:sz w:val="24"/>
          <w:szCs w:val="24"/>
        </w:rPr>
        <w:t xml:space="preserve"> C. sulphurascens</w:t>
      </w:r>
      <w:r>
        <w:rPr>
          <w:sz w:val="24"/>
          <w:szCs w:val="24"/>
        </w:rPr>
        <w:t xml:space="preserve">, 4 = dead not from </w:t>
      </w:r>
      <w:r>
        <w:rPr>
          <w:i/>
          <w:sz w:val="24"/>
          <w:szCs w:val="24"/>
        </w:rPr>
        <w:t>C. sulphurascens</w:t>
      </w:r>
      <w:r>
        <w:rPr>
          <w:sz w:val="24"/>
          <w:szCs w:val="24"/>
        </w:rPr>
        <w:t xml:space="preserve">). Windblown trees or stumps were given a code of 4 if signs of LRR were not present. Plots were surveyed in 1990, 1995, 2000, 2009, and 2020. </w:t>
      </w:r>
      <w:r>
        <w:rPr>
          <w:sz w:val="24"/>
          <w:szCs w:val="24"/>
        </w:rPr>
        <w:br/>
      </w:r>
    </w:p>
    <w:p w14:paraId="4C76D600" w14:textId="77777777" w:rsidR="00D47A72" w:rsidRDefault="00000000">
      <w:pPr>
        <w:tabs>
          <w:tab w:val="left" w:pos="6390"/>
        </w:tabs>
        <w:spacing w:line="480" w:lineRule="auto"/>
        <w:ind w:firstLine="720"/>
      </w:pPr>
      <w:r>
        <w:rPr>
          <w:sz w:val="24"/>
          <w:szCs w:val="24"/>
        </w:rPr>
        <w:t xml:space="preserve">Confirmation of </w:t>
      </w:r>
      <w:r>
        <w:rPr>
          <w:i/>
          <w:sz w:val="24"/>
          <w:szCs w:val="24"/>
        </w:rPr>
        <w:t xml:space="preserve">C. sulphurascens </w:t>
      </w:r>
      <w:r>
        <w:rPr>
          <w:sz w:val="24"/>
          <w:szCs w:val="24"/>
        </w:rPr>
        <w:t xml:space="preserve">was determined in the field by observation of pitted wood in advanced decay and setal hyphae under a hand lens (Hansen, 1979). If determination could not be identified in the field, samples were brought back to the lab and grown on malt extract agar (1.5% malt extract, 1.5% </w:t>
      </w:r>
      <w:proofErr w:type="spellStart"/>
      <w:r>
        <w:rPr>
          <w:sz w:val="24"/>
          <w:szCs w:val="24"/>
        </w:rPr>
        <w:t>Bacto</w:t>
      </w:r>
      <w:proofErr w:type="spellEnd"/>
      <w:r>
        <w:rPr>
          <w:sz w:val="24"/>
          <w:szCs w:val="24"/>
        </w:rPr>
        <w:t xml:space="preserve"> agar) in a low temperature incubator 815 (Precision Scientific Inc., Chicago, IL) at 20°C for 4 - 6 weeks. Confirmation of setal hyphae was later confirmed by viewing under a dissecting microscope. </w:t>
      </w:r>
    </w:p>
    <w:p w14:paraId="05FC8CE7" w14:textId="77777777" w:rsidR="00D47A72" w:rsidRDefault="00D47A72">
      <w:pPr>
        <w:tabs>
          <w:tab w:val="left" w:pos="6390"/>
        </w:tabs>
        <w:spacing w:line="480" w:lineRule="auto"/>
        <w:rPr>
          <w:sz w:val="24"/>
          <w:szCs w:val="24"/>
        </w:rPr>
      </w:pPr>
    </w:p>
    <w:p w14:paraId="44B637A9" w14:textId="77777777" w:rsidR="00D47A72" w:rsidRDefault="00000000">
      <w:pPr>
        <w:spacing w:line="480" w:lineRule="auto"/>
        <w:rPr>
          <w:sz w:val="24"/>
          <w:szCs w:val="24"/>
        </w:rPr>
      </w:pPr>
      <w:r>
        <w:rPr>
          <w:b/>
          <w:iCs/>
          <w:sz w:val="24"/>
          <w:szCs w:val="24"/>
        </w:rPr>
        <w:t>2.1.4 Data cleaning and analysis</w:t>
      </w:r>
    </w:p>
    <w:p w14:paraId="1D821BA6" w14:textId="77777777" w:rsidR="00D47A72" w:rsidRDefault="00000000">
      <w:pPr>
        <w:spacing w:line="480" w:lineRule="auto"/>
        <w:ind w:firstLine="720"/>
      </w:pPr>
      <w:r>
        <w:rPr>
          <w:sz w:val="24"/>
          <w:szCs w:val="24"/>
        </w:rPr>
        <w:t xml:space="preserve">Extensive data cleaning and validation was required to identify data entry errors, inconsistencies in variable names or values, to identify missing data, and to make sure that data from different years adhered to the same format. Data was also subset and reshaped (wide to long) and stand-level summary statistics were generated to facilitate statistics and visualization for specific questions such as mean DBH. The data was </w:t>
      </w:r>
      <w:r>
        <w:rPr>
          <w:sz w:val="24"/>
          <w:szCs w:val="24"/>
        </w:rPr>
        <w:lastRenderedPageBreak/>
        <w:t>primarily cleaned in Microsoft Excel</w:t>
      </w:r>
      <w:r>
        <w:t xml:space="preserve"> </w:t>
      </w:r>
      <w:r>
        <w:rPr>
          <w:sz w:val="24"/>
          <w:szCs w:val="24"/>
        </w:rPr>
        <w:t xml:space="preserve">and RStudio (v. 1.4.1103, </w:t>
      </w:r>
      <w:r>
        <w:rPr>
          <w:rFonts w:eastAsia="Times New Roman"/>
          <w:sz w:val="24"/>
          <w:szCs w:val="24"/>
        </w:rPr>
        <w:t>RStudio Team, 2021</w:t>
      </w:r>
      <w:r>
        <w:rPr>
          <w:sz w:val="24"/>
          <w:szCs w:val="24"/>
        </w:rPr>
        <w:t xml:space="preserve">). First, formatting was done for all years to make the data consistent. Next the sheet was sorted to ensure that there were no measurements included within the data that had &lt; 15.24cm DBH. All data with &lt; 15.24cm DBH were deleted, and a list was made to document all the trees that were removed. There were several large trees that were within the plots and added as part of the 2020 data collection. These trees had not been accounted for during any of the previous years. Any of these trees that were &gt; 25cm were also removed as part of the data cleaning process to account for larger outlier trees that might skew the data. Condition codes for all trees were then recorded if any were missing and could be positively identified from previous/current years or through the notes documented from previous years. Detailed steps of the data cleaning methods can be found </w:t>
      </w:r>
      <w:del w:id="201" w:author="Shawn McMurtrey" w:date="2022-08-31T21:41:00Z">
        <w:r>
          <w:rPr>
            <w:sz w:val="24"/>
            <w:szCs w:val="24"/>
          </w:rPr>
          <w:delText xml:space="preserve">here </w:delText>
        </w:r>
      </w:del>
      <w:ins w:id="202" w:author="Shawn McMurtrey" w:date="2022-08-31T21:41:00Z">
        <w:r>
          <w:rPr>
            <w:sz w:val="24"/>
            <w:szCs w:val="24"/>
          </w:rPr>
          <w:t xml:space="preserve">at the </w:t>
        </w:r>
        <w:proofErr w:type="spellStart"/>
        <w:r>
          <w:rPr>
            <w:sz w:val="24"/>
            <w:szCs w:val="24"/>
          </w:rPr>
          <w:t>Github</w:t>
        </w:r>
        <w:proofErr w:type="spellEnd"/>
        <w:r>
          <w:rPr>
            <w:sz w:val="24"/>
            <w:szCs w:val="24"/>
          </w:rPr>
          <w:t xml:space="preserve"> repository: </w:t>
        </w:r>
      </w:ins>
      <w:hyperlink r:id="rId27">
        <w:r>
          <w:rPr>
            <w:rStyle w:val="Hyperlink"/>
            <w:color w:val="auto"/>
            <w:sz w:val="24"/>
            <w:szCs w:val="24"/>
          </w:rPr>
          <w:t>https://mcmurtrs.github.io/WoodsCreek/</w:t>
        </w:r>
      </w:hyperlink>
      <w:ins w:id="203" w:author="Shawn McMurtrey" w:date="2022-08-31T21:41:00Z">
        <w:r>
          <w:rPr>
            <w:rStyle w:val="Hyperlink"/>
            <w:color w:val="auto"/>
            <w:sz w:val="24"/>
            <w:szCs w:val="24"/>
          </w:rPr>
          <w:t>.</w:t>
        </w:r>
      </w:ins>
    </w:p>
    <w:p w14:paraId="236B6D33" w14:textId="77777777" w:rsidR="00D47A72" w:rsidRDefault="00D47A72">
      <w:pPr>
        <w:spacing w:line="480" w:lineRule="auto"/>
        <w:rPr>
          <w:sz w:val="24"/>
          <w:szCs w:val="24"/>
        </w:rPr>
      </w:pPr>
    </w:p>
    <w:p w14:paraId="6B48F259" w14:textId="77777777" w:rsidR="00D47A72" w:rsidRDefault="00000000">
      <w:pPr>
        <w:spacing w:line="480" w:lineRule="auto"/>
        <w:ind w:firstLine="720"/>
      </w:pPr>
      <w:r>
        <w:rPr>
          <w:sz w:val="24"/>
          <w:szCs w:val="24"/>
        </w:rPr>
        <w:t>Over the course of this study, data were collected on over 1,900 trees with more than 7,500 tree measurements being recorded. For the final analysis, only data from 1990 - 2020 was used, as this was the years after the thinning treatments had been completed. The reduced dataset included around 1,100 different trees with approximately 4,100 DBH measurements.</w:t>
      </w:r>
    </w:p>
    <w:p w14:paraId="688642B5" w14:textId="77777777" w:rsidR="00D47A72" w:rsidRDefault="00D47A72">
      <w:pPr>
        <w:tabs>
          <w:tab w:val="left" w:pos="6390"/>
        </w:tabs>
        <w:spacing w:line="480" w:lineRule="auto"/>
        <w:rPr>
          <w:sz w:val="24"/>
          <w:szCs w:val="24"/>
        </w:rPr>
      </w:pPr>
    </w:p>
    <w:p w14:paraId="01B9F5B2" w14:textId="77777777" w:rsidR="00D47A72" w:rsidRDefault="00000000">
      <w:pPr>
        <w:tabs>
          <w:tab w:val="left" w:pos="6390"/>
        </w:tabs>
        <w:spacing w:line="480" w:lineRule="auto"/>
      </w:pPr>
      <w:r>
        <w:rPr>
          <w:b/>
          <w:iCs/>
          <w:sz w:val="24"/>
          <w:szCs w:val="24"/>
        </w:rPr>
        <w:t>2.1.5 Statistical analysis</w:t>
      </w:r>
    </w:p>
    <w:p w14:paraId="56135C45" w14:textId="77777777" w:rsidR="00D47A72" w:rsidRDefault="00000000">
      <w:pPr>
        <w:tabs>
          <w:tab w:val="left" w:pos="6390"/>
        </w:tabs>
        <w:spacing w:line="480" w:lineRule="auto"/>
        <w:ind w:firstLine="720"/>
      </w:pPr>
      <w:r>
        <w:rPr>
          <w:bCs/>
          <w:iCs/>
          <w:sz w:val="24"/>
          <w:szCs w:val="24"/>
        </w:rPr>
        <w:t xml:space="preserve">A one-way analysis of variance (ANOVA) was conducted to test the main effect of </w:t>
      </w:r>
      <w:ins w:id="204" w:author="Unknown Author" w:date="2022-10-07T14:46:00Z">
        <w:r>
          <w:rPr>
            <w:bCs/>
            <w:iCs/>
            <w:sz w:val="24"/>
            <w:szCs w:val="24"/>
          </w:rPr>
          <w:t xml:space="preserve">treatment on </w:t>
        </w:r>
      </w:ins>
      <w:ins w:id="205" w:author="Unknown Author" w:date="2022-10-07T14:47:00Z">
        <w:r>
          <w:rPr>
            <w:bCs/>
            <w:iCs/>
            <w:sz w:val="24"/>
            <w:szCs w:val="24"/>
          </w:rPr>
          <w:t xml:space="preserve">arcsine </w:t>
        </w:r>
        <w:proofErr w:type="spellStart"/>
        <w:r>
          <w:rPr>
            <w:bCs/>
            <w:iCs/>
            <w:sz w:val="24"/>
            <w:szCs w:val="24"/>
          </w:rPr>
          <w:t>sqaure</w:t>
        </w:r>
        <w:proofErr w:type="spellEnd"/>
        <w:r>
          <w:rPr>
            <w:bCs/>
            <w:iCs/>
            <w:sz w:val="24"/>
            <w:szCs w:val="24"/>
          </w:rPr>
          <w:t xml:space="preserve"> root transformed </w:t>
        </w:r>
      </w:ins>
      <w:r>
        <w:rPr>
          <w:bCs/>
          <w:iCs/>
          <w:sz w:val="24"/>
          <w:szCs w:val="24"/>
        </w:rPr>
        <w:t xml:space="preserve">cumulative </w:t>
      </w:r>
      <w:ins w:id="206" w:author="Unknown Author" w:date="2022-10-07T14:46:00Z">
        <w:r>
          <w:rPr>
            <w:bCs/>
            <w:iCs/>
            <w:sz w:val="24"/>
            <w:szCs w:val="24"/>
          </w:rPr>
          <w:t xml:space="preserve">proportional </w:t>
        </w:r>
      </w:ins>
      <w:r>
        <w:rPr>
          <w:bCs/>
          <w:iCs/>
          <w:sz w:val="24"/>
          <w:szCs w:val="24"/>
        </w:rPr>
        <w:t>stand mortality</w:t>
      </w:r>
      <w:ins w:id="207" w:author="Unknown Author" w:date="2022-10-07T14:49:00Z">
        <w:r>
          <w:rPr>
            <w:bCs/>
            <w:iCs/>
            <w:sz w:val="24"/>
            <w:szCs w:val="24"/>
          </w:rPr>
          <w:t xml:space="preserve"> </w:t>
        </w:r>
        <w:r>
          <w:rPr>
            <w:bCs/>
            <w:iCs/>
            <w:sz w:val="24"/>
            <w:szCs w:val="24"/>
          </w:rPr>
          <w:lastRenderedPageBreak/>
          <w:t>caused by LRR</w:t>
        </w:r>
      </w:ins>
      <w:ins w:id="208" w:author="Unknown Author" w:date="2022-10-07T14:55:00Z">
        <w:r>
          <w:rPr>
            <w:bCs/>
            <w:iCs/>
            <w:sz w:val="24"/>
            <w:szCs w:val="24"/>
          </w:rPr>
          <w:t>.</w:t>
        </w:r>
      </w:ins>
      <w:r>
        <w:rPr>
          <w:bCs/>
          <w:iCs/>
          <w:sz w:val="24"/>
          <w:szCs w:val="24"/>
        </w:rPr>
        <w:t xml:space="preserve"> </w:t>
      </w:r>
      <w:del w:id="209" w:author="Unknown Author" w:date="2022-10-07T14:49:00Z">
        <w:r>
          <w:rPr>
            <w:bCs/>
            <w:iCs/>
            <w:sz w:val="24"/>
            <w:szCs w:val="24"/>
          </w:rPr>
          <w:delText>(dead/total)</w:delText>
        </w:r>
      </w:del>
      <w:del w:id="210" w:author="Unknown Author" w:date="2022-10-07T14:47:00Z">
        <w:r>
          <w:rPr>
            <w:bCs/>
            <w:iCs/>
            <w:sz w:val="24"/>
            <w:szCs w:val="24"/>
          </w:rPr>
          <w:delText xml:space="preserve"> by</w:delText>
        </w:r>
      </w:del>
      <w:del w:id="211" w:author="Unknown Author" w:date="2022-10-07T14:46:00Z">
        <w:r>
          <w:rPr>
            <w:bCs/>
            <w:iCs/>
            <w:sz w:val="24"/>
            <w:szCs w:val="24"/>
          </w:rPr>
          <w:delText xml:space="preserve"> treatment</w:delText>
        </w:r>
      </w:del>
      <w:del w:id="212" w:author="Unknown Author" w:date="2022-10-07T14:49:00Z">
        <w:r>
          <w:rPr>
            <w:bCs/>
            <w:iCs/>
            <w:sz w:val="24"/>
            <w:szCs w:val="24"/>
          </w:rPr>
          <w:delText>.</w:delText>
        </w:r>
      </w:del>
      <w:r>
        <w:rPr>
          <w:bCs/>
          <w:iCs/>
          <w:sz w:val="24"/>
          <w:szCs w:val="24"/>
        </w:rPr>
        <w:t xml:space="preserve"> </w:t>
      </w:r>
      <w:ins w:id="213" w:author="Unknown Author" w:date="2022-10-07T14:50:00Z">
        <w:r>
          <w:rPr>
            <w:bCs/>
            <w:iCs/>
            <w:sz w:val="24"/>
            <w:szCs w:val="24"/>
            <w:highlight w:val="white"/>
          </w:rPr>
          <w:t xml:space="preserve">Cumulative proportional stand mortality was defined as number of confirmed dead trees showing LRR symptoms over the total number of trees within the stand. </w:t>
        </w:r>
      </w:ins>
      <w:r>
        <w:rPr>
          <w:bCs/>
          <w:iCs/>
          <w:sz w:val="24"/>
          <w:szCs w:val="24"/>
        </w:rPr>
        <w:t xml:space="preserve">A two-way ANOVA was also used to test </w:t>
      </w:r>
      <w:del w:id="214" w:author="Unknown Author" w:date="2022-10-07T14:47:00Z">
        <w:r>
          <w:rPr>
            <w:bCs/>
            <w:iCs/>
            <w:sz w:val="24"/>
            <w:szCs w:val="24"/>
          </w:rPr>
          <w:delText>for an</w:delText>
        </w:r>
      </w:del>
      <w:ins w:id="215" w:author="Unknown Author" w:date="2022-10-07T14:47:00Z">
        <w:r>
          <w:rPr>
            <w:bCs/>
            <w:iCs/>
            <w:sz w:val="24"/>
            <w:szCs w:val="24"/>
          </w:rPr>
          <w:t>the</w:t>
        </w:r>
      </w:ins>
      <w:r>
        <w:rPr>
          <w:bCs/>
          <w:iCs/>
          <w:sz w:val="24"/>
          <w:szCs w:val="24"/>
        </w:rPr>
        <w:t xml:space="preserve"> effect of </w:t>
      </w:r>
      <w:proofErr w:type="gramStart"/>
      <w:r>
        <w:rPr>
          <w:bCs/>
          <w:iCs/>
          <w:sz w:val="24"/>
          <w:szCs w:val="24"/>
        </w:rPr>
        <w:t xml:space="preserve">treatment </w:t>
      </w:r>
      <w:ins w:id="216" w:author="Unknown Author" w:date="2022-10-07T14:50:00Z">
        <w:r>
          <w:rPr>
            <w:bCs/>
            <w:iCs/>
            <w:sz w:val="24"/>
            <w:szCs w:val="24"/>
          </w:rPr>
          <w:t xml:space="preserve"> on</w:t>
        </w:r>
        <w:proofErr w:type="gramEnd"/>
        <w:r>
          <w:rPr>
            <w:bCs/>
            <w:iCs/>
            <w:sz w:val="24"/>
            <w:szCs w:val="24"/>
          </w:rPr>
          <w:t xml:space="preserve"> mortality while </w:t>
        </w:r>
      </w:ins>
      <w:del w:id="217" w:author="Unknown Author" w:date="2022-10-07T14:47:00Z">
        <w:r>
          <w:rPr>
            <w:bCs/>
            <w:iCs/>
            <w:sz w:val="24"/>
            <w:szCs w:val="24"/>
          </w:rPr>
          <w:delText>by</w:delText>
        </w:r>
      </w:del>
      <w:ins w:id="218" w:author="Unknown Author" w:date="2022-10-07T14:47:00Z">
        <w:r>
          <w:rPr>
            <w:bCs/>
            <w:iCs/>
            <w:sz w:val="24"/>
            <w:szCs w:val="24"/>
          </w:rPr>
          <w:t>using the relative</w:t>
        </w:r>
      </w:ins>
      <w:r>
        <w:rPr>
          <w:bCs/>
          <w:iCs/>
          <w:sz w:val="24"/>
          <w:szCs w:val="24"/>
        </w:rPr>
        <w:t xml:space="preserve"> </w:t>
      </w:r>
      <w:ins w:id="219" w:author="Unknown Author" w:date="2022-10-07T14:48:00Z">
        <w:r>
          <w:rPr>
            <w:bCs/>
            <w:iCs/>
            <w:sz w:val="24"/>
            <w:szCs w:val="24"/>
          </w:rPr>
          <w:t xml:space="preserve">stand </w:t>
        </w:r>
      </w:ins>
      <w:r>
        <w:rPr>
          <w:bCs/>
          <w:iCs/>
          <w:sz w:val="24"/>
          <w:szCs w:val="24"/>
        </w:rPr>
        <w:t xml:space="preserve">presence </w:t>
      </w:r>
      <w:ins w:id="220" w:author="Unknown Author" w:date="2022-10-07T14:48:00Z">
        <w:r>
          <w:rPr>
            <w:bCs/>
            <w:iCs/>
            <w:sz w:val="24"/>
            <w:szCs w:val="24"/>
          </w:rPr>
          <w:t xml:space="preserve">of </w:t>
        </w:r>
        <w:r>
          <w:rPr>
            <w:bCs/>
            <w:i/>
            <w:iCs/>
            <w:sz w:val="24"/>
            <w:szCs w:val="24"/>
          </w:rPr>
          <w:t>C. sulphurascens</w:t>
        </w:r>
        <w:r>
          <w:rPr>
            <w:bCs/>
            <w:sz w:val="24"/>
            <w:szCs w:val="24"/>
          </w:rPr>
          <w:t xml:space="preserve"> (stands with fungus present/ stands without fungus present) as a covariate</w:t>
        </w:r>
        <w:r>
          <w:rPr>
            <w:bCs/>
            <w:i/>
            <w:iCs/>
            <w:sz w:val="24"/>
            <w:szCs w:val="24"/>
          </w:rPr>
          <w:t xml:space="preserve">. </w:t>
        </w:r>
      </w:ins>
      <w:del w:id="221" w:author="Unknown Author" w:date="2022-10-07T14:49:00Z">
        <w:r>
          <w:rPr>
            <w:bCs/>
            <w:i/>
            <w:iCs/>
            <w:sz w:val="24"/>
            <w:szCs w:val="24"/>
          </w:rPr>
          <w:delText>(P) over absence (A) of</w:delText>
        </w:r>
      </w:del>
      <w:del w:id="222" w:author="Unknown Author" w:date="2022-10-07T14:47:00Z">
        <w:r>
          <w:rPr>
            <w:bCs/>
            <w:i/>
            <w:iCs/>
            <w:sz w:val="24"/>
            <w:szCs w:val="24"/>
          </w:rPr>
          <w:delText xml:space="preserve"> C. sulphurascens</w:delText>
        </w:r>
      </w:del>
      <w:r>
        <w:rPr>
          <w:bCs/>
          <w:i/>
          <w:sz w:val="24"/>
          <w:szCs w:val="24"/>
        </w:rPr>
        <w:t>.</w:t>
      </w:r>
      <w:r>
        <w:rPr>
          <w:sz w:val="24"/>
          <w:szCs w:val="24"/>
          <w:highlight w:val="white"/>
        </w:rPr>
        <w:t xml:space="preserve"> </w:t>
      </w:r>
      <w:del w:id="223" w:author="Unknown Author" w:date="2022-10-07T14:50:00Z">
        <w:r>
          <w:rPr>
            <w:sz w:val="24"/>
            <w:szCs w:val="24"/>
            <w:highlight w:val="white"/>
          </w:rPr>
          <w:delText>Cumulative stand mortality was defined as number of confirmed dead trees from LRR over total number of trees within the stand.</w:delText>
        </w:r>
      </w:del>
      <w:r>
        <w:rPr>
          <w:sz w:val="24"/>
          <w:szCs w:val="24"/>
          <w:highlight w:val="white"/>
        </w:rPr>
        <w:t xml:space="preserve"> Data cleaning and visualization were performed in R using packages</w:t>
      </w:r>
      <w:r>
        <w:rPr>
          <w:sz w:val="24"/>
          <w:szCs w:val="24"/>
        </w:rPr>
        <w:t xml:space="preserve"> </w:t>
      </w:r>
      <w:proofErr w:type="spellStart"/>
      <w:r>
        <w:rPr>
          <w:sz w:val="24"/>
          <w:szCs w:val="24"/>
        </w:rPr>
        <w:t>tidyverse</w:t>
      </w:r>
      <w:proofErr w:type="spellEnd"/>
      <w:r>
        <w:rPr>
          <w:sz w:val="24"/>
          <w:szCs w:val="24"/>
        </w:rPr>
        <w:t xml:space="preserve"> (Wickham, 2017) and ggplot2 (</w:t>
      </w:r>
      <w:r>
        <w:rPr>
          <w:color w:val="000000"/>
          <w:sz w:val="24"/>
          <w:szCs w:val="24"/>
          <w:shd w:val="clear" w:color="auto" w:fill="FFFFFF"/>
        </w:rPr>
        <w:t xml:space="preserve">Wickham, 2009). </w:t>
      </w:r>
      <w:r>
        <w:rPr>
          <w:color w:val="000000"/>
          <w:sz w:val="24"/>
          <w:szCs w:val="24"/>
          <w:highlight w:val="white"/>
          <w:shd w:val="clear" w:color="auto" w:fill="FFFFFF"/>
        </w:rPr>
        <w:t xml:space="preserve">ANOVA tests were performed in R using the stats package. The threshold for significance was set at </w:t>
      </w:r>
      <w:r>
        <w:rPr>
          <w:color w:val="000000"/>
          <w:sz w:val="24"/>
          <w:szCs w:val="24"/>
          <w:shd w:val="clear" w:color="auto" w:fill="FFFFFF"/>
        </w:rPr>
        <w:t>α = 0.05.</w:t>
      </w:r>
      <w:r>
        <w:rPr>
          <w:sz w:val="24"/>
          <w:szCs w:val="24"/>
          <w:highlight w:val="white"/>
        </w:rPr>
        <w:br/>
      </w:r>
      <w:del w:id="224" w:author="Unknown Author" w:date="2022-10-07T14:51:00Z">
        <w:r>
          <w:rPr>
            <w:sz w:val="24"/>
            <w:szCs w:val="24"/>
            <w:highlight w:val="white"/>
          </w:rPr>
          <w:delText xml:space="preserve"> </w:delText>
        </w:r>
      </w:del>
      <w:commentRangeStart w:id="225"/>
      <w:r>
        <w:rPr>
          <w:sz w:val="24"/>
          <w:szCs w:val="24"/>
        </w:rPr>
        <w:tab/>
      </w:r>
    </w:p>
    <w:p w14:paraId="3FC79C29" w14:textId="77777777" w:rsidR="00D47A72" w:rsidRDefault="00000000">
      <w:pPr>
        <w:tabs>
          <w:tab w:val="left" w:pos="6390"/>
        </w:tabs>
        <w:spacing w:line="480" w:lineRule="auto"/>
        <w:jc w:val="center"/>
      </w:pPr>
      <w:r>
        <w:rPr>
          <w:rFonts w:ascii="Segoe UI" w:hAnsi="Segoe UI" w:cs="Segoe UI"/>
          <w:b/>
          <w:bCs/>
          <w:color w:val="000000"/>
          <w:shd w:val="clear" w:color="auto" w:fill="FFFFFF"/>
        </w:rPr>
        <w:t xml:space="preserve">Cumulative Stand Mortality ~ </w:t>
      </w:r>
      <w:proofErr w:type="gramStart"/>
      <w:r>
        <w:rPr>
          <w:rFonts w:ascii="Segoe UI" w:hAnsi="Segoe UI" w:cs="Segoe UI"/>
          <w:b/>
          <w:bCs/>
          <w:color w:val="000000"/>
          <w:shd w:val="clear" w:color="auto" w:fill="FFFFFF"/>
        </w:rPr>
        <w:t xml:space="preserve">Treatment </w:t>
      </w:r>
      <w:ins w:id="226" w:author="Unknown Author" w:date="2022-10-07T14:52:00Z">
        <w:r>
          <w:rPr>
            <w:rFonts w:ascii="Segoe UI" w:hAnsi="Segoe UI" w:cs="Segoe UI"/>
            <w:b/>
            <w:bCs/>
            <w:color w:val="000000"/>
            <w:shd w:val="clear" w:color="auto" w:fill="FFFFFF"/>
          </w:rPr>
          <w:t xml:space="preserve"> (</w:t>
        </w:r>
      </w:ins>
      <w:proofErr w:type="gramEnd"/>
      <w:r>
        <w:rPr>
          <w:rFonts w:ascii="Segoe UI" w:hAnsi="Segoe UI" w:cs="Segoe UI"/>
          <w:b/>
          <w:bCs/>
          <w:color w:val="000000"/>
          <w:shd w:val="clear" w:color="auto" w:fill="FFFFFF"/>
        </w:rPr>
        <w:t>+ P/A</w:t>
      </w:r>
      <w:ins w:id="227" w:author="Unknown Author" w:date="2022-10-07T14:52:00Z">
        <w:r>
          <w:rPr>
            <w:rFonts w:ascii="Segoe UI" w:hAnsi="Segoe UI" w:cs="Segoe UI"/>
            <w:b/>
            <w:bCs/>
            <w:color w:val="000000"/>
            <w:shd w:val="clear" w:color="auto" w:fill="FFFFFF"/>
          </w:rPr>
          <w:t>)</w:t>
        </w:r>
      </w:ins>
    </w:p>
    <w:commentRangeEnd w:id="225"/>
    <w:p w14:paraId="67BE9A3F" w14:textId="77777777" w:rsidR="00D47A72" w:rsidRDefault="00000000">
      <w:pPr>
        <w:spacing w:line="480" w:lineRule="auto"/>
        <w:rPr>
          <w:ins w:id="228" w:author="Unknown Author" w:date="2022-10-07T14:55:00Z"/>
          <w:b/>
          <w:sz w:val="24"/>
          <w:szCs w:val="24"/>
        </w:rPr>
      </w:pPr>
      <w:r>
        <w:commentReference w:id="225"/>
      </w:r>
    </w:p>
    <w:p w14:paraId="16305C6C" w14:textId="77777777" w:rsidR="00D47A72" w:rsidRDefault="00000000">
      <w:pPr>
        <w:spacing w:line="480" w:lineRule="auto"/>
        <w:rPr>
          <w:b/>
          <w:sz w:val="24"/>
          <w:szCs w:val="24"/>
        </w:rPr>
      </w:pPr>
      <w:commentRangeStart w:id="229"/>
      <w:commentRangeEnd w:id="229"/>
      <w:r>
        <w:commentReference w:id="229"/>
      </w:r>
    </w:p>
    <w:p w14:paraId="58566689" w14:textId="77777777" w:rsidR="00D47A72" w:rsidRDefault="00000000">
      <w:pPr>
        <w:spacing w:line="480" w:lineRule="auto"/>
      </w:pPr>
      <w:r>
        <w:rPr>
          <w:b/>
          <w:sz w:val="24"/>
          <w:szCs w:val="24"/>
        </w:rPr>
        <w:t>2.1.6 Forest Vegetation Simulator</w:t>
      </w:r>
    </w:p>
    <w:p w14:paraId="05A884AB" w14:textId="77777777" w:rsidR="00D47A72" w:rsidRDefault="00000000">
      <w:pPr>
        <w:shd w:val="clear" w:color="auto" w:fill="FFFFFF"/>
        <w:spacing w:after="240" w:line="480" w:lineRule="auto"/>
        <w:ind w:firstLine="720"/>
      </w:pPr>
      <w:r>
        <w:rPr>
          <w:sz w:val="24"/>
          <w:szCs w:val="24"/>
        </w:rPr>
        <w:t xml:space="preserve">Individual stand files were each run within FVS v. 3261, RV: 2020.10.10, through the graphical user interface. The variant used for all modelled runs was the Pacific Northwest Coast (PN) variant. Cleaned excel files were formatted to work with FVS. Underlying data errors were initially checked in FVS using the “stand summary data'' option. For the FVS analysis, two comparisons were made; the first comparison involved the observed data compared to a default run in FVS. The second comparison included a comparison of the observed data with the WRDM extension using default </w:t>
      </w:r>
      <w:r>
        <w:rPr>
          <w:sz w:val="24"/>
          <w:szCs w:val="24"/>
        </w:rPr>
        <w:lastRenderedPageBreak/>
        <w:t>parameters.</w:t>
      </w:r>
      <w:r>
        <w:rPr>
          <w:sz w:val="24"/>
          <w:szCs w:val="24"/>
        </w:rPr>
        <w:br/>
      </w:r>
      <w:r>
        <w:rPr>
          <w:sz w:val="24"/>
          <w:szCs w:val="24"/>
        </w:rPr>
        <w:br/>
      </w:r>
      <w:r>
        <w:rPr>
          <w:sz w:val="24"/>
          <w:szCs w:val="24"/>
        </w:rPr>
        <w:tab/>
        <w:t xml:space="preserve">The data runs used the data collected from 1990, which included individual tree level, plot level, and stand level data. This data was run with default parameters from 1990-2020 and summarized at the stand level. For the observed data the standard basal area calculation was used to calculate basal area. For the WRDM, default parameters were used based upon sensitivity analysis testing and guidance from previous investigators </w:t>
      </w:r>
      <w:r>
        <w:rPr>
          <w:sz w:val="24"/>
          <w:szCs w:val="24"/>
          <w:highlight w:val="white"/>
        </w:rPr>
        <w:t xml:space="preserve">(Maffei et al., 2008; </w:t>
      </w:r>
      <w:proofErr w:type="spellStart"/>
      <w:r>
        <w:rPr>
          <w:sz w:val="24"/>
          <w:szCs w:val="24"/>
          <w:highlight w:val="white"/>
        </w:rPr>
        <w:t>Goheen</w:t>
      </w:r>
      <w:proofErr w:type="spellEnd"/>
      <w:r>
        <w:rPr>
          <w:sz w:val="24"/>
          <w:szCs w:val="24"/>
          <w:highlight w:val="white"/>
        </w:rPr>
        <w:t xml:space="preserve"> and Thompson, 1998; Marsden, 1992a; Smith and Zhang ,1997).</w:t>
      </w:r>
    </w:p>
    <w:p w14:paraId="2CF64101" w14:textId="77777777" w:rsidR="00D47A72" w:rsidRDefault="00000000">
      <w:pPr>
        <w:spacing w:line="480" w:lineRule="auto"/>
        <w:ind w:firstLine="720"/>
      </w:pPr>
      <w:r>
        <w:rPr>
          <w:iCs/>
          <w:sz w:val="24"/>
          <w:szCs w:val="24"/>
          <w:highlight w:val="white"/>
        </w:rPr>
        <w:t xml:space="preserve">For the WRDM, </w:t>
      </w:r>
      <w:r>
        <w:rPr>
          <w:i/>
          <w:sz w:val="24"/>
          <w:szCs w:val="24"/>
          <w:highlight w:val="white"/>
        </w:rPr>
        <w:t>Phellinus</w:t>
      </w:r>
      <w:r>
        <w:rPr>
          <w:sz w:val="24"/>
          <w:szCs w:val="24"/>
          <w:highlight w:val="white"/>
        </w:rPr>
        <w:t xml:space="preserve"> root disease was used for the root disease type. The keyword and number for this was RRTYPE = 4. Total stand area in acres was set to 0.5 as each of the 5 plots within each stand was 0.1 acres.</w:t>
      </w:r>
      <w:r>
        <w:rPr>
          <w:sz w:val="24"/>
          <w:szCs w:val="24"/>
        </w:rPr>
        <w:t xml:space="preserve"> The default value of 25% (0.125 acres) was used for total root disease areas. Number of root disease centers was set to the default value of 20. The number of infected and uninfected trees in disease centers was set at the default value of 50%. Level of root system infected was set at the default value of 10% (David 2018).</w:t>
      </w:r>
      <w:r>
        <w:rPr>
          <w:sz w:val="24"/>
          <w:szCs w:val="24"/>
          <w:highlight w:val="white"/>
        </w:rPr>
        <w:t xml:space="preserve"> Default parameters were used regarding bark beetles considering that the Douglas-fir beetle (</w:t>
      </w:r>
      <w:proofErr w:type="spellStart"/>
      <w:r>
        <w:rPr>
          <w:i/>
          <w:sz w:val="24"/>
          <w:szCs w:val="24"/>
          <w:highlight w:val="white"/>
        </w:rPr>
        <w:t>Dendroctonus</w:t>
      </w:r>
      <w:proofErr w:type="spellEnd"/>
      <w:r>
        <w:rPr>
          <w:i/>
          <w:sz w:val="24"/>
          <w:szCs w:val="24"/>
          <w:highlight w:val="white"/>
        </w:rPr>
        <w:t xml:space="preserve"> </w:t>
      </w:r>
      <w:proofErr w:type="spellStart"/>
      <w:r>
        <w:rPr>
          <w:i/>
          <w:sz w:val="24"/>
          <w:szCs w:val="24"/>
          <w:highlight w:val="white"/>
        </w:rPr>
        <w:t>pseudotsugae</w:t>
      </w:r>
      <w:proofErr w:type="spellEnd"/>
      <w:r>
        <w:rPr>
          <w:sz w:val="24"/>
          <w:szCs w:val="24"/>
          <w:highlight w:val="white"/>
        </w:rPr>
        <w:t xml:space="preserve"> Hopkins) occurs throughout the extensive range of </w:t>
      </w:r>
      <w:r>
        <w:rPr>
          <w:sz w:val="24"/>
          <w:szCs w:val="24"/>
        </w:rPr>
        <w:t>Douglas-fir</w:t>
      </w:r>
      <w:r>
        <w:rPr>
          <w:i/>
          <w:sz w:val="24"/>
          <w:szCs w:val="24"/>
        </w:rPr>
        <w:t xml:space="preserve"> </w:t>
      </w:r>
      <w:r>
        <w:rPr>
          <w:sz w:val="24"/>
          <w:szCs w:val="24"/>
        </w:rPr>
        <w:t xml:space="preserve">(Furniss and </w:t>
      </w:r>
      <w:proofErr w:type="spellStart"/>
      <w:r>
        <w:rPr>
          <w:sz w:val="24"/>
          <w:szCs w:val="24"/>
        </w:rPr>
        <w:t>Kegley</w:t>
      </w:r>
      <w:proofErr w:type="spellEnd"/>
      <w:r>
        <w:rPr>
          <w:sz w:val="24"/>
          <w:szCs w:val="24"/>
        </w:rPr>
        <w:t>, 2014).</w:t>
      </w:r>
      <w:r>
        <w:rPr>
          <w:i/>
          <w:sz w:val="24"/>
          <w:szCs w:val="24"/>
        </w:rPr>
        <w:t xml:space="preserve"> </w:t>
      </w:r>
    </w:p>
    <w:p w14:paraId="7E2895A2" w14:textId="77777777" w:rsidR="00D47A72" w:rsidRDefault="00000000">
      <w:pPr>
        <w:spacing w:line="480" w:lineRule="auto"/>
        <w:ind w:firstLine="720"/>
      </w:pPr>
      <w:r>
        <w:rPr>
          <w:sz w:val="24"/>
          <w:szCs w:val="24"/>
          <w:highlight w:val="white"/>
        </w:rPr>
        <w:t xml:space="preserve">Outputs of the modelled data tables were exported from FVS and used within </w:t>
      </w:r>
      <w:r>
        <w:rPr>
          <w:sz w:val="24"/>
          <w:szCs w:val="24"/>
        </w:rPr>
        <w:t xml:space="preserve">R Studio for downstream analysis. Over 30 separate runs were made using FVS and WRDM for the final analysis. For reproducibility purposes, all input data files, output data files, and log files can be found at </w:t>
      </w:r>
      <w:r>
        <w:rPr>
          <w:sz w:val="24"/>
          <w:szCs w:val="24"/>
          <w:u w:val="single"/>
        </w:rPr>
        <w:t>https://github.com/mcmurtrs/WoodsCreekFVS</w:t>
      </w:r>
    </w:p>
    <w:p w14:paraId="7601529F" w14:textId="77777777" w:rsidR="00D47A72" w:rsidRDefault="00D47A72">
      <w:pPr>
        <w:spacing w:line="480" w:lineRule="auto"/>
        <w:rPr>
          <w:sz w:val="24"/>
          <w:szCs w:val="24"/>
        </w:rPr>
      </w:pPr>
    </w:p>
    <w:p w14:paraId="2BCB97D2" w14:textId="77777777" w:rsidR="00D47A72" w:rsidRDefault="00000000">
      <w:pPr>
        <w:spacing w:line="480" w:lineRule="auto"/>
      </w:pPr>
      <w:r>
        <w:rPr>
          <w:b/>
          <w:sz w:val="24"/>
          <w:szCs w:val="24"/>
        </w:rPr>
        <w:t xml:space="preserve">2.2 </w:t>
      </w:r>
      <w:ins w:id="230" w:author="Shawn McMurtrey" w:date="2022-08-19T09:48:00Z">
        <w:r>
          <w:rPr>
            <w:b/>
            <w:sz w:val="24"/>
            <w:szCs w:val="24"/>
          </w:rPr>
          <w:t xml:space="preserve">Apiary </w:t>
        </w:r>
      </w:ins>
      <w:del w:id="231" w:author="Shawn McMurtrey" w:date="2022-08-19T09:48:00Z">
        <w:r>
          <w:rPr>
            <w:b/>
            <w:sz w:val="24"/>
            <w:szCs w:val="24"/>
          </w:rPr>
          <w:delText>H</w:delText>
        </w:r>
      </w:del>
      <w:ins w:id="232" w:author="Shawn McMurtrey" w:date="2022-08-19T09:48:00Z">
        <w:r>
          <w:rPr>
            <w:b/>
            <w:sz w:val="24"/>
            <w:szCs w:val="24"/>
          </w:rPr>
          <w:t>h</w:t>
        </w:r>
      </w:ins>
      <w:r>
        <w:rPr>
          <w:b/>
          <w:sz w:val="24"/>
          <w:szCs w:val="24"/>
        </w:rPr>
        <w:t>ardwood rotation study</w:t>
      </w:r>
    </w:p>
    <w:p w14:paraId="3C8C2915" w14:textId="77777777" w:rsidR="00D47A72" w:rsidRDefault="00000000">
      <w:pPr>
        <w:spacing w:line="480" w:lineRule="auto"/>
      </w:pPr>
      <w:r>
        <w:rPr>
          <w:b/>
          <w:sz w:val="24"/>
          <w:szCs w:val="24"/>
        </w:rPr>
        <w:t>2.2.1 Study area</w:t>
      </w:r>
    </w:p>
    <w:p w14:paraId="6810E3A4" w14:textId="77777777" w:rsidR="00D47A72" w:rsidRDefault="00000000">
      <w:pPr>
        <w:spacing w:line="480" w:lineRule="auto"/>
        <w:ind w:firstLine="720"/>
        <w:rPr>
          <w:sz w:val="24"/>
          <w:szCs w:val="24"/>
        </w:rPr>
      </w:pPr>
      <w:ins w:id="233" w:author="Shawn McMurtrey" w:date="2022-08-19T10:11:00Z">
        <w:r>
          <w:rPr>
            <w:sz w:val="24"/>
            <w:szCs w:val="24"/>
          </w:rPr>
          <w:t xml:space="preserve">The Apiary study </w:t>
        </w:r>
      </w:ins>
      <w:ins w:id="234" w:author="Shawn McMurtrey" w:date="2022-08-19T13:48:00Z">
        <w:r>
          <w:rPr>
            <w:sz w:val="24"/>
            <w:szCs w:val="24"/>
          </w:rPr>
          <w:t xml:space="preserve">area </w:t>
        </w:r>
      </w:ins>
      <w:ins w:id="235" w:author="Shawn McMurtrey" w:date="2022-08-19T13:49:00Z">
        <w:r>
          <w:rPr>
            <w:sz w:val="24"/>
            <w:szCs w:val="24"/>
          </w:rPr>
          <w:t>was a</w:t>
        </w:r>
      </w:ins>
      <w:del w:id="236" w:author="Shawn McMurtrey" w:date="2022-08-19T13:48:00Z">
        <w:r>
          <w:rPr>
            <w:sz w:val="24"/>
            <w:szCs w:val="24"/>
          </w:rPr>
          <w:delText xml:space="preserve">A </w:delText>
        </w:r>
      </w:del>
      <w:r>
        <w:rPr>
          <w:sz w:val="24"/>
          <w:szCs w:val="24"/>
        </w:rPr>
        <w:t xml:space="preserve">14 hectare privately owned stand of </w:t>
      </w:r>
      <w:ins w:id="237" w:author="Shawn McMurtrey" w:date="2022-08-19T14:00:00Z">
        <w:r>
          <w:rPr>
            <w:sz w:val="24"/>
            <w:szCs w:val="24"/>
          </w:rPr>
          <w:t xml:space="preserve">predominately </w:t>
        </w:r>
      </w:ins>
      <w:r>
        <w:rPr>
          <w:sz w:val="24"/>
          <w:szCs w:val="24"/>
        </w:rPr>
        <w:t>40-year-old Douglas-fir</w:t>
      </w:r>
      <w:ins w:id="238" w:author="Shawn McMurtrey" w:date="2022-08-19T14:00:00Z">
        <w:r>
          <w:rPr>
            <w:sz w:val="24"/>
            <w:szCs w:val="24"/>
          </w:rPr>
          <w:t xml:space="preserve"> located near the town of Apiary in NW Oregon, </w:t>
        </w:r>
        <w:proofErr w:type="spellStart"/>
        <w:r>
          <w:rPr>
            <w:sz w:val="24"/>
            <w:szCs w:val="24"/>
          </w:rPr>
          <w:t>USA</w:t>
        </w:r>
      </w:ins>
      <w:ins w:id="239" w:author="Shawn McMurtrey" w:date="2022-08-19T14:01:00Z">
        <w:r>
          <w:rPr>
            <w:sz w:val="24"/>
            <w:szCs w:val="24"/>
          </w:rPr>
          <w:t>.</w:t>
        </w:r>
      </w:ins>
      <w:del w:id="240" w:author="Shawn McMurtrey" w:date="2022-08-19T13:49:00Z">
        <w:r>
          <w:rPr>
            <w:sz w:val="24"/>
            <w:szCs w:val="24"/>
          </w:rPr>
          <w:delText>, at</w:delText>
        </w:r>
      </w:del>
      <w:del w:id="241" w:author="Shawn McMurtrey" w:date="2022-08-19T14:00:00Z">
        <w:r>
          <w:rPr>
            <w:sz w:val="24"/>
            <w:szCs w:val="24"/>
          </w:rPr>
          <w:delText xml:space="preserve"> </w:delText>
        </w:r>
      </w:del>
      <w:del w:id="242" w:author="Shawn McMurtrey" w:date="2022-08-19T13:50:00Z">
        <w:r>
          <w:rPr>
            <w:sz w:val="24"/>
            <w:szCs w:val="24"/>
          </w:rPr>
          <w:delText>t</w:delText>
        </w:r>
      </w:del>
      <w:del w:id="243" w:author="Shawn McMurtrey" w:date="2022-08-19T13:51:00Z">
        <w:r>
          <w:rPr>
            <w:sz w:val="24"/>
            <w:szCs w:val="24"/>
          </w:rPr>
          <w:delText>he</w:delText>
        </w:r>
      </w:del>
      <w:del w:id="244" w:author="Shawn McMurtrey" w:date="2022-08-19T14:00:00Z">
        <w:r>
          <w:rPr>
            <w:sz w:val="24"/>
            <w:szCs w:val="24"/>
          </w:rPr>
          <w:delText xml:space="preserve"> </w:delText>
        </w:r>
      </w:del>
      <w:ins w:id="245" w:author="Shawn McMurtrey" w:date="2022-08-19T13:51:00Z">
        <w:r>
          <w:rPr>
            <w:sz w:val="24"/>
            <w:szCs w:val="24"/>
          </w:rPr>
          <w:t>When</w:t>
        </w:r>
        <w:proofErr w:type="spellEnd"/>
        <w:r>
          <w:rPr>
            <w:sz w:val="24"/>
            <w:szCs w:val="24"/>
          </w:rPr>
          <w:t xml:space="preserve"> the study area was first established</w:t>
        </w:r>
      </w:ins>
      <w:r>
        <w:rPr>
          <w:sz w:val="24"/>
          <w:szCs w:val="24"/>
        </w:rPr>
        <w:t>,</w:t>
      </w:r>
      <w:ins w:id="246" w:author="Shawn McMurtrey" w:date="2022-08-19T13:51:00Z">
        <w:r>
          <w:rPr>
            <w:sz w:val="24"/>
            <w:szCs w:val="24"/>
          </w:rPr>
          <w:t xml:space="preserve"> it was </w:t>
        </w:r>
      </w:ins>
      <w:del w:id="247" w:author="Shawn McMurtrey" w:date="2022-08-19T13:51:00Z">
        <w:r>
          <w:rPr>
            <w:sz w:val="24"/>
            <w:szCs w:val="24"/>
          </w:rPr>
          <w:delText xml:space="preserve">time </w:delText>
        </w:r>
      </w:del>
      <w:r>
        <w:rPr>
          <w:sz w:val="24"/>
          <w:szCs w:val="24"/>
        </w:rPr>
        <w:t>owned by</w:t>
      </w:r>
      <w:ins w:id="248" w:author="Shawn McMurtrey" w:date="2022-08-19T13:52:00Z">
        <w:r>
          <w:rPr>
            <w:sz w:val="24"/>
            <w:szCs w:val="24"/>
          </w:rPr>
          <w:t xml:space="preserve"> the</w:t>
        </w:r>
      </w:ins>
      <w:r>
        <w:rPr>
          <w:sz w:val="24"/>
          <w:szCs w:val="24"/>
        </w:rPr>
        <w:t xml:space="preserve"> International Paper Co</w:t>
      </w:r>
      <w:ins w:id="249" w:author="Shawn McMurtrey" w:date="2022-08-19T13:52:00Z">
        <w:r>
          <w:rPr>
            <w:sz w:val="24"/>
            <w:szCs w:val="24"/>
          </w:rPr>
          <w:t>mpany.</w:t>
        </w:r>
      </w:ins>
      <w:del w:id="250" w:author="Shawn McMurtrey" w:date="2022-08-19T13:52:00Z">
        <w:r>
          <w:rPr>
            <w:sz w:val="24"/>
            <w:szCs w:val="24"/>
          </w:rPr>
          <w:delText>.,</w:delText>
        </w:r>
      </w:del>
      <w:r>
        <w:rPr>
          <w:sz w:val="24"/>
          <w:szCs w:val="24"/>
        </w:rPr>
        <w:t xml:space="preserve"> Forests in this region had been managed via clear cutting that was then followed by planting of Douglas-fir (</w:t>
      </w:r>
      <w:proofErr w:type="spellStart"/>
      <w:r>
        <w:rPr>
          <w:sz w:val="24"/>
          <w:szCs w:val="24"/>
        </w:rPr>
        <w:t>Zabowski</w:t>
      </w:r>
      <w:proofErr w:type="spellEnd"/>
      <w:r>
        <w:rPr>
          <w:sz w:val="24"/>
          <w:szCs w:val="24"/>
        </w:rPr>
        <w:t xml:space="preserve"> et al., 2008).</w:t>
      </w:r>
      <w:r>
        <w:rPr>
          <w:rFonts w:ascii="Georgia" w:hAnsi="Georgia"/>
          <w:color w:val="2E2E2E"/>
          <w:sz w:val="27"/>
          <w:szCs w:val="27"/>
        </w:rPr>
        <w:t xml:space="preserve"> </w:t>
      </w:r>
      <w:del w:id="251" w:author="Shawn McMurtrey" w:date="2022-08-19T14:01:00Z">
        <w:r>
          <w:rPr>
            <w:rFonts w:ascii="Georgia" w:hAnsi="Georgia"/>
            <w:color w:val="2E2E2E"/>
            <w:sz w:val="24"/>
            <w:szCs w:val="24"/>
          </w:rPr>
          <w:delText xml:space="preserve">was selected based on high incidence of </w:delText>
        </w:r>
      </w:del>
      <w:del w:id="252" w:author="Shawn McMurtrey" w:date="2022-08-19T13:53:00Z">
        <w:r>
          <w:rPr>
            <w:rFonts w:ascii="Georgia" w:hAnsi="Georgia"/>
            <w:color w:val="2E2E2E"/>
            <w:sz w:val="24"/>
            <w:szCs w:val="24"/>
          </w:rPr>
          <w:delText>laminated root rot</w:delText>
        </w:r>
      </w:del>
      <w:del w:id="253" w:author="Shawn McMurtrey" w:date="2022-08-19T14:01:00Z">
        <w:r>
          <w:rPr>
            <w:rFonts w:ascii="Georgia" w:hAnsi="Georgia"/>
            <w:color w:val="2E2E2E"/>
            <w:sz w:val="24"/>
            <w:szCs w:val="24"/>
          </w:rPr>
          <w:delText xml:space="preserve"> </w:delText>
        </w:r>
      </w:del>
      <w:del w:id="254" w:author="Shawn McMurtrey" w:date="2022-08-19T13:53:00Z">
        <w:r>
          <w:rPr>
            <w:rFonts w:ascii="Georgia" w:hAnsi="Georgia"/>
            <w:color w:val="2E2E2E"/>
            <w:sz w:val="24"/>
            <w:szCs w:val="24"/>
          </w:rPr>
          <w:delText>(</w:delText>
        </w:r>
      </w:del>
      <w:del w:id="255" w:author="Shawn McMurtrey" w:date="2022-08-19T14:01:00Z">
        <w:r>
          <w:rPr>
            <w:rFonts w:ascii="Georgia" w:hAnsi="Georgia"/>
            <w:color w:val="2E2E2E"/>
            <w:sz w:val="24"/>
            <w:szCs w:val="24"/>
          </w:rPr>
          <w:delText>LRR</w:delText>
        </w:r>
      </w:del>
      <w:del w:id="256" w:author="Shawn McMurtrey" w:date="2022-08-19T13:53:00Z">
        <w:r>
          <w:rPr>
            <w:rFonts w:ascii="Georgia" w:hAnsi="Georgia"/>
            <w:color w:val="2E2E2E"/>
            <w:sz w:val="24"/>
            <w:szCs w:val="24"/>
          </w:rPr>
          <w:delText>)</w:delText>
        </w:r>
      </w:del>
      <w:del w:id="257" w:author="Shawn McMurtrey" w:date="2022-08-19T14:01:00Z">
        <w:r>
          <w:rPr>
            <w:rFonts w:ascii="Georgia" w:hAnsi="Georgia"/>
            <w:color w:val="2E2E2E"/>
            <w:sz w:val="24"/>
            <w:szCs w:val="24"/>
          </w:rPr>
          <w:delText xml:space="preserve">. </w:delText>
        </w:r>
      </w:del>
      <w:r>
        <w:rPr>
          <w:sz w:val="24"/>
          <w:szCs w:val="24"/>
        </w:rPr>
        <w:t xml:space="preserve">The stands </w:t>
      </w:r>
      <w:r>
        <w:rPr>
          <w:rFonts w:eastAsia="NSimSun" w:cs="Lucida Sans"/>
          <w:kern w:val="2"/>
          <w:sz w:val="24"/>
          <w:szCs w:val="24"/>
          <w:lang w:val="en-US" w:eastAsia="zh-CN" w:bidi="hi-IN"/>
        </w:rPr>
        <w:t>lay</w:t>
      </w:r>
      <w:r>
        <w:rPr>
          <w:sz w:val="24"/>
          <w:szCs w:val="24"/>
        </w:rPr>
        <w:t xml:space="preserve"> on a </w:t>
      </w:r>
      <w:ins w:id="258" w:author="Shawn McMurtrey" w:date="2022-08-19T13:56:00Z">
        <w:r>
          <w:rPr>
            <w:sz w:val="24"/>
            <w:szCs w:val="24"/>
          </w:rPr>
          <w:t xml:space="preserve">15% </w:t>
        </w:r>
      </w:ins>
      <w:r>
        <w:rPr>
          <w:sz w:val="24"/>
          <w:szCs w:val="24"/>
        </w:rPr>
        <w:t xml:space="preserve">NE slope </w:t>
      </w:r>
      <w:del w:id="259" w:author="Shawn McMurtrey" w:date="2022-08-19T13:57:00Z">
        <w:r>
          <w:rPr>
            <w:sz w:val="24"/>
            <w:szCs w:val="24"/>
          </w:rPr>
          <w:delText xml:space="preserve">at about </w:delText>
        </w:r>
      </w:del>
      <w:ins w:id="260" w:author="Shawn McMurtrey" w:date="2022-08-19T13:57:00Z">
        <w:r>
          <w:rPr>
            <w:sz w:val="24"/>
            <w:szCs w:val="24"/>
          </w:rPr>
          <w:t xml:space="preserve"> with a mean</w:t>
        </w:r>
      </w:ins>
      <w:del w:id="261" w:author="Shawn McMurtrey" w:date="2022-08-19T13:57:00Z">
        <w:r>
          <w:rPr>
            <w:sz w:val="24"/>
            <w:szCs w:val="24"/>
          </w:rPr>
          <w:delText>1800’</w:delText>
        </w:r>
      </w:del>
      <w:r>
        <w:rPr>
          <w:sz w:val="24"/>
          <w:szCs w:val="24"/>
        </w:rPr>
        <w:t xml:space="preserve"> </w:t>
      </w:r>
      <w:proofErr w:type="spellStart"/>
      <w:r>
        <w:rPr>
          <w:sz w:val="24"/>
          <w:szCs w:val="24"/>
        </w:rPr>
        <w:t>elevation</w:t>
      </w:r>
      <w:del w:id="262" w:author="Shawn McMurtrey" w:date="2022-08-19T14:00:00Z">
        <w:r>
          <w:rPr>
            <w:sz w:val="24"/>
            <w:szCs w:val="24"/>
          </w:rPr>
          <w:delText xml:space="preserve"> </w:delText>
        </w:r>
      </w:del>
      <w:ins w:id="263" w:author="Shawn McMurtrey" w:date="2022-08-19T14:01:00Z">
        <w:r>
          <w:rPr>
            <w:sz w:val="24"/>
            <w:szCs w:val="24"/>
          </w:rPr>
          <w:t>of</w:t>
        </w:r>
        <w:proofErr w:type="spellEnd"/>
        <w:r>
          <w:rPr>
            <w:sz w:val="24"/>
            <w:szCs w:val="24"/>
          </w:rPr>
          <w:t xml:space="preserve"> 335 m</w:t>
        </w:r>
      </w:ins>
      <w:ins w:id="264" w:author="Shawn McMurtrey" w:date="2022-08-19T14:13:00Z">
        <w:r>
          <w:rPr>
            <w:sz w:val="24"/>
            <w:szCs w:val="24"/>
          </w:rPr>
          <w:t xml:space="preserve"> (</w:t>
        </w:r>
        <w:proofErr w:type="spellStart"/>
        <w:r>
          <w:rPr>
            <w:sz w:val="24"/>
            <w:szCs w:val="24"/>
          </w:rPr>
          <w:t>Thies</w:t>
        </w:r>
        <w:proofErr w:type="spellEnd"/>
        <w:r>
          <w:rPr>
            <w:sz w:val="24"/>
            <w:szCs w:val="24"/>
          </w:rPr>
          <w:t xml:space="preserve"> &amp;</w:t>
        </w:r>
      </w:ins>
      <w:ins w:id="265" w:author="Shawn McMurtrey" w:date="2022-08-19T14:14:00Z">
        <w:r>
          <w:rPr>
            <w:sz w:val="24"/>
            <w:szCs w:val="24"/>
          </w:rPr>
          <w:t xml:space="preserve"> </w:t>
        </w:r>
        <w:proofErr w:type="spellStart"/>
        <w:r>
          <w:rPr>
            <w:sz w:val="24"/>
            <w:szCs w:val="24"/>
          </w:rPr>
          <w:t>Westlind</w:t>
        </w:r>
        <w:proofErr w:type="spellEnd"/>
        <w:r>
          <w:rPr>
            <w:sz w:val="24"/>
            <w:szCs w:val="24"/>
          </w:rPr>
          <w:t xml:space="preserve"> 2005)</w:t>
        </w:r>
      </w:ins>
      <w:ins w:id="266" w:author="Shawn McMurtrey" w:date="2022-08-19T14:01:00Z">
        <w:r>
          <w:rPr>
            <w:sz w:val="24"/>
            <w:szCs w:val="24"/>
          </w:rPr>
          <w:t>.</w:t>
        </w:r>
      </w:ins>
      <w:del w:id="267" w:author="Shawn McMurtrey" w:date="2022-08-19T14:00:00Z">
        <w:r>
          <w:rPr>
            <w:sz w:val="24"/>
            <w:szCs w:val="24"/>
          </w:rPr>
          <w:delText>near the town of Apiary in NW Oregon</w:delText>
        </w:r>
      </w:del>
      <w:r>
        <w:rPr>
          <w:sz w:val="24"/>
          <w:szCs w:val="24"/>
        </w:rPr>
        <w:t xml:space="preserve">. </w:t>
      </w:r>
      <w:ins w:id="268" w:author="Shawn McMurtrey" w:date="2022-08-19T14:02:00Z">
        <w:r>
          <w:rPr>
            <w:sz w:val="24"/>
            <w:szCs w:val="24"/>
          </w:rPr>
          <w:t xml:space="preserve">Mean annual </w:t>
        </w:r>
      </w:ins>
      <w:ins w:id="269" w:author="Shawn McMurtrey" w:date="2022-08-19T14:03:00Z">
        <w:r>
          <w:rPr>
            <w:sz w:val="24"/>
            <w:szCs w:val="24"/>
          </w:rPr>
          <w:t>precipitation</w:t>
        </w:r>
      </w:ins>
      <w:ins w:id="270" w:author="Shawn McMurtrey" w:date="2022-08-19T14:02:00Z">
        <w:r>
          <w:rPr>
            <w:sz w:val="24"/>
            <w:szCs w:val="24"/>
          </w:rPr>
          <w:t xml:space="preserve"> </w:t>
        </w:r>
      </w:ins>
      <w:ins w:id="271" w:author="Shawn McMurtrey" w:date="2022-08-19T14:03:00Z">
        <w:r>
          <w:rPr>
            <w:sz w:val="24"/>
            <w:szCs w:val="24"/>
          </w:rPr>
          <w:t>at th</w:t>
        </w:r>
      </w:ins>
      <w:ins w:id="272" w:author="Shawn McMurtrey" w:date="2022-08-19T14:12:00Z">
        <w:r>
          <w:rPr>
            <w:sz w:val="24"/>
            <w:szCs w:val="24"/>
          </w:rPr>
          <w:t>is</w:t>
        </w:r>
      </w:ins>
      <w:ins w:id="273" w:author="Shawn McMurtrey" w:date="2022-08-19T14:03:00Z">
        <w:r>
          <w:rPr>
            <w:sz w:val="24"/>
            <w:szCs w:val="24"/>
          </w:rPr>
          <w:t xml:space="preserve"> site </w:t>
        </w:r>
      </w:ins>
      <w:ins w:id="274" w:author="Shawn McMurtrey" w:date="2022-08-19T14:12:00Z">
        <w:r>
          <w:rPr>
            <w:sz w:val="24"/>
            <w:szCs w:val="24"/>
          </w:rPr>
          <w:t>is 15</w:t>
        </w:r>
      </w:ins>
      <w:ins w:id="275" w:author="Shawn McMurtrey" w:date="2022-08-19T14:13:00Z">
        <w:r>
          <w:rPr>
            <w:sz w:val="24"/>
            <w:szCs w:val="24"/>
          </w:rPr>
          <w:t>0 – 160 cm</w:t>
        </w:r>
      </w:ins>
      <w:ins w:id="276" w:author="Shawn McMurtrey" w:date="2022-08-19T14:19:00Z">
        <w:r>
          <w:rPr>
            <w:sz w:val="24"/>
            <w:szCs w:val="24"/>
          </w:rPr>
          <w:t>.</w:t>
        </w:r>
      </w:ins>
      <w:ins w:id="277" w:author="Shawn McMurtrey" w:date="2022-08-19T14:13:00Z">
        <w:r>
          <w:rPr>
            <w:sz w:val="24"/>
            <w:szCs w:val="24"/>
          </w:rPr>
          <w:t xml:space="preserve"> </w:t>
        </w:r>
      </w:ins>
      <w:ins w:id="278" w:author="Shawn McMurtrey" w:date="2022-08-19T14:15:00Z">
        <w:r>
          <w:rPr>
            <w:color w:val="000000"/>
            <w:sz w:val="24"/>
            <w:szCs w:val="24"/>
          </w:rPr>
          <w:t xml:space="preserve">Mean annual temperature is </w:t>
        </w:r>
      </w:ins>
      <w:ins w:id="279" w:author="Shawn McMurtrey" w:date="2022-08-31T21:44:00Z">
        <w:r>
          <w:rPr>
            <w:color w:val="000000"/>
            <w:sz w:val="24"/>
            <w:szCs w:val="24"/>
          </w:rPr>
          <w:t xml:space="preserve">4 - </w:t>
        </w:r>
      </w:ins>
      <w:ins w:id="280" w:author="Shawn McMurtrey" w:date="2022-08-31T21:45:00Z">
        <w:r>
          <w:rPr>
            <w:color w:val="000000"/>
            <w:sz w:val="24"/>
            <w:szCs w:val="24"/>
          </w:rPr>
          <w:t>10</w:t>
        </w:r>
        <w:r>
          <w:rPr>
            <w:rFonts w:ascii="Roboto" w:hAnsi="Roboto"/>
            <w:color w:val="202124"/>
            <w:sz w:val="24"/>
            <w:szCs w:val="24"/>
            <w:shd w:val="clear" w:color="auto" w:fill="FFFFFF"/>
          </w:rPr>
          <w:t>°</w:t>
        </w:r>
      </w:ins>
      <w:ins w:id="281" w:author="Shawn McMurtrey" w:date="2022-09-12T06:05:00Z">
        <w:r>
          <w:rPr>
            <w:rFonts w:ascii="Roboto" w:hAnsi="Roboto"/>
            <w:color w:val="202124"/>
            <w:sz w:val="24"/>
            <w:szCs w:val="24"/>
            <w:shd w:val="clear" w:color="auto" w:fill="FFFFFF"/>
          </w:rPr>
          <w:t>c</w:t>
        </w:r>
      </w:ins>
      <w:ins w:id="282" w:author="Shawn McMurtrey" w:date="2022-08-19T14:19:00Z">
        <w:r>
          <w:rPr>
            <w:rFonts w:ascii="Roboto" w:hAnsi="Roboto"/>
            <w:color w:val="202124"/>
            <w:sz w:val="24"/>
            <w:szCs w:val="24"/>
            <w:shd w:val="clear" w:color="auto" w:fill="FFFFFF"/>
          </w:rPr>
          <w:t xml:space="preserve"> </w:t>
        </w:r>
        <w:r>
          <w:rPr>
            <w:sz w:val="24"/>
            <w:szCs w:val="24"/>
          </w:rPr>
          <w:t>(</w:t>
        </w:r>
        <w:r>
          <w:rPr>
            <w:color w:val="000000"/>
            <w:sz w:val="24"/>
            <w:szCs w:val="24"/>
            <w:shd w:val="clear" w:color="auto" w:fill="FFFFFF"/>
          </w:rPr>
          <w:t>PRISM Climate Group, Oregon State University, 2018</w:t>
        </w:r>
        <w:r>
          <w:rPr>
            <w:color w:val="000000"/>
            <w:sz w:val="24"/>
            <w:szCs w:val="24"/>
          </w:rPr>
          <w:t>).</w:t>
        </w:r>
      </w:ins>
      <w:ins w:id="283" w:author="Shawn McMurtrey" w:date="2022-08-19T14:20:00Z">
        <w:r>
          <w:rPr>
            <w:color w:val="000000"/>
            <w:sz w:val="24"/>
            <w:szCs w:val="24"/>
          </w:rPr>
          <w:t xml:space="preserve"> The soil of the study </w:t>
        </w:r>
      </w:ins>
      <w:ins w:id="284" w:author="Shawn McMurtrey" w:date="2022-08-31T21:45:00Z">
        <w:r>
          <w:rPr>
            <w:color w:val="000000"/>
            <w:sz w:val="24"/>
            <w:szCs w:val="24"/>
          </w:rPr>
          <w:t>is</w:t>
        </w:r>
      </w:ins>
      <w:ins w:id="285" w:author="Shawn McMurtrey" w:date="2022-08-19T14:21:00Z">
        <w:r>
          <w:rPr>
            <w:color w:val="000000"/>
            <w:sz w:val="24"/>
            <w:szCs w:val="24"/>
          </w:rPr>
          <w:t xml:space="preserve"> a </w:t>
        </w:r>
        <w:proofErr w:type="spellStart"/>
        <w:r>
          <w:rPr>
            <w:color w:val="000000"/>
            <w:sz w:val="24"/>
            <w:szCs w:val="24"/>
          </w:rPr>
          <w:t>Bacona</w:t>
        </w:r>
        <w:proofErr w:type="spellEnd"/>
        <w:r>
          <w:rPr>
            <w:color w:val="000000"/>
            <w:sz w:val="24"/>
            <w:szCs w:val="24"/>
          </w:rPr>
          <w:t xml:space="preserve"> silt loam with a surface layer of dark brown silt loam (</w:t>
        </w:r>
      </w:ins>
      <w:proofErr w:type="spellStart"/>
      <w:ins w:id="286" w:author="Shawn McMurtrey" w:date="2022-08-19T14:23:00Z">
        <w:r>
          <w:rPr>
            <w:color w:val="000000"/>
            <w:sz w:val="24"/>
            <w:szCs w:val="24"/>
          </w:rPr>
          <w:t>Thies</w:t>
        </w:r>
        <w:proofErr w:type="spellEnd"/>
        <w:r>
          <w:rPr>
            <w:color w:val="000000"/>
            <w:sz w:val="24"/>
            <w:szCs w:val="24"/>
          </w:rPr>
          <w:t xml:space="preserve"> &amp; </w:t>
        </w:r>
        <w:proofErr w:type="spellStart"/>
        <w:r>
          <w:rPr>
            <w:color w:val="000000"/>
            <w:sz w:val="24"/>
            <w:szCs w:val="24"/>
          </w:rPr>
          <w:t>Westlind</w:t>
        </w:r>
        <w:proofErr w:type="spellEnd"/>
        <w:r>
          <w:rPr>
            <w:color w:val="000000"/>
            <w:sz w:val="24"/>
            <w:szCs w:val="24"/>
          </w:rPr>
          <w:t xml:space="preserve"> 2005; Langridge 1987</w:t>
        </w:r>
      </w:ins>
      <w:ins w:id="287" w:author="Shawn McMurtrey" w:date="2022-08-19T14:21:00Z">
        <w:r>
          <w:rPr>
            <w:color w:val="000000"/>
            <w:sz w:val="24"/>
            <w:szCs w:val="24"/>
          </w:rPr>
          <w:t>)</w:t>
        </w:r>
      </w:ins>
      <w:ins w:id="288" w:author="Shawn McMurtrey" w:date="2022-08-19T14:23:00Z">
        <w:r>
          <w:rPr>
            <w:color w:val="000000"/>
            <w:sz w:val="24"/>
            <w:szCs w:val="24"/>
          </w:rPr>
          <w:t>.</w:t>
        </w:r>
      </w:ins>
    </w:p>
    <w:p w14:paraId="6AFA02B0" w14:textId="77777777" w:rsidR="00D47A72" w:rsidRDefault="00D47A72">
      <w:pPr>
        <w:spacing w:line="480" w:lineRule="auto"/>
        <w:rPr>
          <w:sz w:val="24"/>
          <w:szCs w:val="24"/>
        </w:rPr>
      </w:pPr>
    </w:p>
    <w:p w14:paraId="1445FA4C" w14:textId="77777777" w:rsidR="00D47A72" w:rsidRDefault="00000000">
      <w:pPr>
        <w:spacing w:line="480" w:lineRule="auto"/>
        <w:ind w:firstLine="720"/>
        <w:rPr>
          <w:sz w:val="24"/>
          <w:szCs w:val="24"/>
        </w:rPr>
      </w:pPr>
      <w:ins w:id="289" w:author="Shawn McMurtrey" w:date="2022-08-19T14:25:00Z">
        <w:r>
          <w:rPr>
            <w:sz w:val="24"/>
            <w:szCs w:val="24"/>
          </w:rPr>
          <w:t>Like the Woods Creek study area, t</w:t>
        </w:r>
      </w:ins>
      <w:ins w:id="290" w:author="Shawn McMurtrey" w:date="2022-08-19T14:01:00Z">
        <w:r>
          <w:rPr>
            <w:sz w:val="24"/>
            <w:szCs w:val="24"/>
          </w:rPr>
          <w:t>his location was</w:t>
        </w:r>
      </w:ins>
      <w:ins w:id="291" w:author="Shawn McMurtrey" w:date="2022-08-19T14:26:00Z">
        <w:r>
          <w:rPr>
            <w:sz w:val="24"/>
            <w:szCs w:val="24"/>
          </w:rPr>
          <w:t xml:space="preserve"> also</w:t>
        </w:r>
      </w:ins>
      <w:ins w:id="292" w:author="Shawn McMurtrey" w:date="2022-08-19T14:01:00Z">
        <w:r>
          <w:rPr>
            <w:sz w:val="24"/>
            <w:szCs w:val="24"/>
          </w:rPr>
          <w:t xml:space="preserve"> selected based on high incidence </w:t>
        </w:r>
        <w:proofErr w:type="gramStart"/>
        <w:r>
          <w:rPr>
            <w:sz w:val="24"/>
            <w:szCs w:val="24"/>
          </w:rPr>
          <w:t>of  LRR</w:t>
        </w:r>
        <w:proofErr w:type="gramEnd"/>
        <w:r>
          <w:rPr>
            <w:sz w:val="24"/>
            <w:szCs w:val="24"/>
          </w:rPr>
          <w:t xml:space="preserve">. </w:t>
        </w:r>
      </w:ins>
      <w:r>
        <w:rPr>
          <w:sz w:val="24"/>
          <w:szCs w:val="24"/>
        </w:rPr>
        <w:t xml:space="preserve">In March of 1973, the experimental </w:t>
      </w:r>
      <w:r>
        <w:rPr>
          <w:rFonts w:eastAsia="NSimSun" w:cs="Lucida Sans"/>
          <w:kern w:val="2"/>
          <w:sz w:val="24"/>
          <w:szCs w:val="24"/>
          <w:lang w:val="en-US" w:eastAsia="zh-CN" w:bidi="hi-IN"/>
        </w:rPr>
        <w:t>area</w:t>
      </w:r>
      <w:r>
        <w:rPr>
          <w:sz w:val="24"/>
          <w:szCs w:val="24"/>
        </w:rPr>
        <w:t xml:space="preserve"> was delimited by establishing a grid of stakes at 2-chain (</w:t>
      </w:r>
      <w:ins w:id="293" w:author="Shawn McMurtrey" w:date="2022-08-19T14:26:00Z">
        <w:r>
          <w:rPr>
            <w:sz w:val="24"/>
            <w:szCs w:val="24"/>
          </w:rPr>
          <w:t>40 m</w:t>
        </w:r>
      </w:ins>
      <w:del w:id="294" w:author="Shawn McMurtrey" w:date="2022-08-19T14:26:00Z">
        <w:r>
          <w:rPr>
            <w:sz w:val="24"/>
            <w:szCs w:val="24"/>
          </w:rPr>
          <w:delText>132’</w:delText>
        </w:r>
      </w:del>
      <w:r>
        <w:rPr>
          <w:sz w:val="24"/>
          <w:szCs w:val="24"/>
        </w:rPr>
        <w:t>) intervals running NE-SW and S</w:t>
      </w:r>
      <w:r>
        <w:rPr>
          <w:rFonts w:eastAsia="NSimSun" w:cs="Lucida Sans"/>
          <w:kern w:val="2"/>
          <w:sz w:val="24"/>
          <w:szCs w:val="24"/>
          <w:lang w:val="en-US" w:eastAsia="zh-CN" w:bidi="hi-IN"/>
        </w:rPr>
        <w:t xml:space="preserve">E-NW. </w:t>
      </w:r>
      <w:r>
        <w:rPr>
          <w:sz w:val="24"/>
          <w:szCs w:val="24"/>
        </w:rPr>
        <w:t xml:space="preserve">Each grid block was surveyed for evidence of laminated root rot, with each stump, log, or tree showing signs or symptoms recorded along with its diameter, </w:t>
      </w:r>
      <w:r>
        <w:rPr>
          <w:rFonts w:eastAsia="NSimSun" w:cs="Lucida Sans"/>
          <w:kern w:val="2"/>
          <w:sz w:val="24"/>
          <w:szCs w:val="24"/>
          <w:lang w:val="en-US" w:eastAsia="zh-CN" w:bidi="hi-IN"/>
        </w:rPr>
        <w:t>location relative to chain grid,</w:t>
      </w:r>
      <w:r>
        <w:rPr>
          <w:sz w:val="24"/>
          <w:szCs w:val="24"/>
        </w:rPr>
        <w:t xml:space="preserve"> and approximate date of </w:t>
      </w:r>
      <w:r>
        <w:rPr>
          <w:rFonts w:eastAsia="NSimSun" w:cs="Lucida Sans"/>
          <w:kern w:val="2"/>
          <w:sz w:val="24"/>
          <w:szCs w:val="24"/>
          <w:lang w:val="en-US" w:eastAsia="zh-CN" w:bidi="hi-IN"/>
        </w:rPr>
        <w:t>mortality</w:t>
      </w:r>
      <w:r>
        <w:rPr>
          <w:sz w:val="24"/>
          <w:szCs w:val="24"/>
        </w:rPr>
        <w:t xml:space="preserve">. Signs and symptoms included </w:t>
      </w:r>
      <w:r>
        <w:rPr>
          <w:rFonts w:eastAsia="NSimSun" w:cs="Lucida Sans"/>
          <w:kern w:val="2"/>
          <w:sz w:val="24"/>
          <w:szCs w:val="24"/>
          <w:lang w:val="en-US" w:eastAsia="zh-CN" w:bidi="hi-IN"/>
        </w:rPr>
        <w:t>crescent-shaped decay pockets extending from bole to roots</w:t>
      </w:r>
      <w:r>
        <w:rPr>
          <w:sz w:val="24"/>
          <w:szCs w:val="24"/>
        </w:rPr>
        <w:t xml:space="preserve">, ring lamination, and </w:t>
      </w:r>
      <w:r>
        <w:rPr>
          <w:sz w:val="24"/>
          <w:szCs w:val="24"/>
        </w:rPr>
        <w:lastRenderedPageBreak/>
        <w:t xml:space="preserve">presence of setal hyphae (Hansen 1979). The site was harvested </w:t>
      </w:r>
      <w:del w:id="295" w:author="Shawn McMurtrey" w:date="2022-08-19T14:27:00Z">
        <w:r>
          <w:rPr>
            <w:sz w:val="24"/>
            <w:szCs w:val="24"/>
          </w:rPr>
          <w:delText xml:space="preserve">in </w:delText>
        </w:r>
      </w:del>
      <w:r>
        <w:rPr>
          <w:sz w:val="24"/>
          <w:szCs w:val="24"/>
        </w:rPr>
        <w:t xml:space="preserve">in the autumn of 1973, at which point cut stumps were surveyed for presence of laminated root rot and recorded as before. </w:t>
      </w:r>
      <w:r>
        <w:rPr>
          <w:rFonts w:eastAsia="NSimSun" w:cs="Lucida Sans"/>
          <w:kern w:val="2"/>
          <w:sz w:val="24"/>
          <w:szCs w:val="24"/>
          <w:lang w:val="en-US" w:eastAsia="zh-CN" w:bidi="hi-IN"/>
        </w:rPr>
        <w:t>S</w:t>
      </w:r>
      <w:r>
        <w:rPr>
          <w:sz w:val="24"/>
          <w:szCs w:val="24"/>
        </w:rPr>
        <w:t xml:space="preserve">lash </w:t>
      </w:r>
      <w:r>
        <w:rPr>
          <w:rFonts w:eastAsia="NSimSun" w:cs="Lucida Sans"/>
          <w:kern w:val="2"/>
          <w:sz w:val="24"/>
          <w:szCs w:val="24"/>
          <w:lang w:val="en-US" w:eastAsia="zh-CN" w:bidi="hi-IN"/>
        </w:rPr>
        <w:t xml:space="preserve">was broadcast burned in </w:t>
      </w:r>
      <w:r>
        <w:rPr>
          <w:sz w:val="24"/>
          <w:szCs w:val="24"/>
        </w:rPr>
        <w:t xml:space="preserve">the spring of 1974.  </w:t>
      </w:r>
    </w:p>
    <w:p w14:paraId="5B9FFFDD" w14:textId="77777777" w:rsidR="00D47A72" w:rsidRDefault="00D47A72">
      <w:pPr>
        <w:spacing w:line="480" w:lineRule="auto"/>
        <w:ind w:firstLine="720"/>
        <w:rPr>
          <w:sz w:val="24"/>
          <w:szCs w:val="24"/>
        </w:rPr>
      </w:pPr>
    </w:p>
    <w:p w14:paraId="24279B5A" w14:textId="77777777" w:rsidR="00D47A72" w:rsidRDefault="00000000">
      <w:pPr>
        <w:spacing w:line="480" w:lineRule="auto"/>
      </w:pPr>
      <w:r>
        <w:rPr>
          <w:b/>
          <w:bCs/>
          <w:sz w:val="24"/>
          <w:szCs w:val="24"/>
        </w:rPr>
        <w:t>2.2.2 Plot network</w:t>
      </w:r>
    </w:p>
    <w:p w14:paraId="1E7F8BE9" w14:textId="77777777" w:rsidR="00D47A72" w:rsidRDefault="00000000">
      <w:pPr>
        <w:spacing w:line="480" w:lineRule="auto"/>
        <w:ind w:firstLine="720"/>
      </w:pPr>
      <w:r>
        <w:rPr>
          <w:sz w:val="24"/>
          <w:szCs w:val="24"/>
        </w:rPr>
        <w:t xml:space="preserve">Twenty-five plots were established and </w:t>
      </w:r>
      <w:r>
        <w:rPr>
          <w:rFonts w:eastAsia="NSimSun" w:cs="Lucida Sans"/>
          <w:kern w:val="2"/>
          <w:sz w:val="24"/>
          <w:szCs w:val="24"/>
          <w:lang w:val="en-US" w:eastAsia="zh-CN" w:bidi="hi-IN"/>
        </w:rPr>
        <w:t xml:space="preserve">blocked </w:t>
      </w:r>
      <w:r>
        <w:rPr>
          <w:sz w:val="24"/>
          <w:szCs w:val="24"/>
        </w:rPr>
        <w:t xml:space="preserve">by incidence and distribution of LRR. One </w:t>
      </w:r>
      <w:r>
        <w:rPr>
          <w:rFonts w:eastAsia="NSimSun" w:cs="Lucida Sans"/>
          <w:kern w:val="2"/>
          <w:sz w:val="24"/>
          <w:szCs w:val="24"/>
          <w:lang w:val="en-US" w:eastAsia="zh-CN" w:bidi="hi-IN"/>
        </w:rPr>
        <w:t>block</w:t>
      </w:r>
      <w:r>
        <w:rPr>
          <w:sz w:val="24"/>
          <w:szCs w:val="24"/>
        </w:rPr>
        <w:t xml:space="preserve"> included the five plots at the eastern corner of the site based on high incidence and density of LRR in the area (plots with “0” as first number in the lower left corner of Figure 2). The remaining 20 plots were assigned to an additional 4 </w:t>
      </w:r>
      <w:r>
        <w:rPr>
          <w:rFonts w:eastAsia="NSimSun" w:cs="Lucida Sans"/>
          <w:kern w:val="2"/>
          <w:sz w:val="24"/>
          <w:szCs w:val="24"/>
          <w:lang w:val="en-US" w:eastAsia="zh-CN" w:bidi="hi-IN"/>
        </w:rPr>
        <w:t>blocks</w:t>
      </w:r>
      <w:r>
        <w:rPr>
          <w:sz w:val="24"/>
          <w:szCs w:val="24"/>
        </w:rPr>
        <w:t xml:space="preserve"> based on disease incidence. </w:t>
      </w:r>
      <w:r>
        <w:rPr>
          <w:rFonts w:eastAsia="NSimSun" w:cs="Lucida Sans"/>
          <w:kern w:val="2"/>
          <w:sz w:val="24"/>
          <w:szCs w:val="24"/>
          <w:lang w:val="en-US" w:eastAsia="zh-CN" w:bidi="hi-IN"/>
        </w:rPr>
        <w:t>Five</w:t>
      </w:r>
      <w:r>
        <w:rPr>
          <w:sz w:val="24"/>
          <w:szCs w:val="24"/>
        </w:rPr>
        <w:t xml:space="preserve"> treatments were randomly assigned to plots in each disease severity </w:t>
      </w:r>
      <w:r>
        <w:rPr>
          <w:rFonts w:eastAsia="NSimSun" w:cs="Lucida Sans"/>
          <w:kern w:val="2"/>
          <w:sz w:val="24"/>
          <w:szCs w:val="24"/>
          <w:lang w:val="en-US" w:eastAsia="zh-CN" w:bidi="hi-IN"/>
        </w:rPr>
        <w:t>block</w:t>
      </w:r>
      <w:r>
        <w:rPr>
          <w:sz w:val="24"/>
          <w:szCs w:val="24"/>
        </w:rPr>
        <w:t xml:space="preserve">: </w:t>
      </w:r>
      <w:r>
        <w:rPr>
          <w:rFonts w:eastAsia="NSimSun" w:cs="Lucida Sans"/>
          <w:kern w:val="2"/>
          <w:sz w:val="24"/>
          <w:szCs w:val="24"/>
          <w:lang w:val="en-US" w:eastAsia="zh-CN" w:bidi="hi-IN"/>
        </w:rPr>
        <w:t xml:space="preserve">A) </w:t>
      </w:r>
      <w:proofErr w:type="gramStart"/>
      <w:r>
        <w:rPr>
          <w:rFonts w:eastAsia="NSimSun" w:cs="Lucida Sans"/>
          <w:kern w:val="2"/>
          <w:sz w:val="24"/>
          <w:szCs w:val="24"/>
          <w:lang w:val="en-US" w:eastAsia="zh-CN" w:bidi="hi-IN"/>
        </w:rPr>
        <w:t>12 year</w:t>
      </w:r>
      <w:proofErr w:type="gramEnd"/>
      <w:r>
        <w:rPr>
          <w:rFonts w:eastAsia="NSimSun" w:cs="Lucida Sans"/>
          <w:kern w:val="2"/>
          <w:sz w:val="24"/>
          <w:szCs w:val="24"/>
          <w:lang w:val="en-US" w:eastAsia="zh-CN" w:bidi="hi-IN"/>
        </w:rPr>
        <w:t xml:space="preserve"> rotation of red alder followed by Douglas-fir; B) 12 year rotation of cottonwood followed by Douglas-fir; C) immediate planting of Douglas-fir; D) 25 year red alder to Douglas-fir; and E) 25 year cottonwood to Douglas-fir. Five </w:t>
      </w:r>
      <w:ins w:id="296" w:author="Shawn McMurtrey" w:date="2022-09-12T06:02:00Z">
        <w:r>
          <w:rPr>
            <w:rFonts w:eastAsia="NSimSun" w:cs="Lucida Sans"/>
            <w:kern w:val="2"/>
            <w:sz w:val="24"/>
            <w:szCs w:val="24"/>
            <w:lang w:val="en-US" w:eastAsia="zh-CN" w:bidi="hi-IN"/>
          </w:rPr>
          <w:t xml:space="preserve">.02 </w:t>
        </w:r>
        <w:proofErr w:type="gramStart"/>
        <w:r>
          <w:rPr>
            <w:rFonts w:eastAsia="NSimSun" w:cs="Lucida Sans"/>
            <w:kern w:val="2"/>
            <w:sz w:val="24"/>
            <w:szCs w:val="24"/>
            <w:lang w:val="en-US" w:eastAsia="zh-CN" w:bidi="hi-IN"/>
          </w:rPr>
          <w:t>hectare</w:t>
        </w:r>
        <w:proofErr w:type="gramEnd"/>
        <w:r>
          <w:rPr>
            <w:rFonts w:eastAsia="NSimSun" w:cs="Lucida Sans"/>
            <w:kern w:val="2"/>
            <w:sz w:val="24"/>
            <w:szCs w:val="24"/>
            <w:lang w:val="en-US" w:eastAsia="zh-CN" w:bidi="hi-IN"/>
          </w:rPr>
          <w:t xml:space="preserve"> </w:t>
        </w:r>
      </w:ins>
      <w:del w:id="297" w:author="Shawn McMurtrey" w:date="2022-09-12T06:02:00Z">
        <w:r>
          <w:rPr>
            <w:rFonts w:eastAsia="NSimSun" w:cs="Lucida Sans"/>
            <w:kern w:val="2"/>
            <w:sz w:val="24"/>
            <w:szCs w:val="24"/>
            <w:lang w:val="en-US" w:eastAsia="zh-CN" w:bidi="hi-IN"/>
          </w:rPr>
          <w:delText>1/20 acre</w:delText>
        </w:r>
      </w:del>
      <w:r>
        <w:rPr>
          <w:rFonts w:eastAsia="NSimSun" w:cs="Lucida Sans"/>
          <w:kern w:val="2"/>
          <w:sz w:val="24"/>
          <w:szCs w:val="24"/>
          <w:lang w:val="en-US" w:eastAsia="zh-CN" w:bidi="hi-IN"/>
        </w:rPr>
        <w:t xml:space="preserve"> (</w:t>
      </w:r>
      <w:del w:id="298" w:author="Shawn McMurtrey" w:date="2022-08-19T14:32:00Z">
        <w:r>
          <w:rPr>
            <w:rFonts w:eastAsia="NSimSun" w:cs="Lucida Sans"/>
            <w:kern w:val="2"/>
            <w:sz w:val="24"/>
            <w:szCs w:val="24"/>
            <w:lang w:val="en-US" w:eastAsia="zh-CN" w:bidi="hi-IN"/>
          </w:rPr>
          <w:delText>26.3’</w:delText>
        </w:r>
      </w:del>
      <w:ins w:id="299" w:author="Shawn McMurtrey" w:date="2022-08-19T14:32:00Z">
        <w:r>
          <w:rPr>
            <w:rFonts w:eastAsia="NSimSun" w:cs="Lucida Sans"/>
            <w:kern w:val="2"/>
            <w:sz w:val="24"/>
            <w:szCs w:val="24"/>
            <w:lang w:val="en-US" w:eastAsia="zh-CN" w:bidi="hi-IN"/>
          </w:rPr>
          <w:t xml:space="preserve"> 8 m</w:t>
        </w:r>
      </w:ins>
      <w:r>
        <w:rPr>
          <w:rFonts w:eastAsia="NSimSun" w:cs="Lucida Sans"/>
          <w:kern w:val="2"/>
          <w:sz w:val="24"/>
          <w:szCs w:val="24"/>
          <w:lang w:val="en-US" w:eastAsia="zh-CN" w:bidi="hi-IN"/>
        </w:rPr>
        <w:t xml:space="preserve"> fixed </w:t>
      </w:r>
      <w:commentRangeStart w:id="300"/>
      <w:r>
        <w:rPr>
          <w:rFonts w:eastAsia="NSimSun" w:cs="Lucida Sans"/>
          <w:kern w:val="2"/>
          <w:sz w:val="24"/>
          <w:szCs w:val="24"/>
          <w:lang w:val="en-US" w:eastAsia="zh-CN" w:bidi="hi-IN"/>
        </w:rPr>
        <w:t>radius</w:t>
      </w:r>
      <w:commentRangeEnd w:id="300"/>
      <w:r>
        <w:commentReference w:id="300"/>
      </w:r>
      <w:r>
        <w:rPr>
          <w:rFonts w:eastAsia="NSimSun" w:cs="Lucida Sans"/>
          <w:kern w:val="2"/>
          <w:sz w:val="24"/>
          <w:szCs w:val="24"/>
          <w:lang w:val="en-US" w:eastAsia="zh-CN" w:bidi="hi-IN"/>
        </w:rPr>
        <w:t xml:space="preserve">) survey subplots were established within in each plot to include the maximum number of </w:t>
      </w:r>
      <w:r>
        <w:rPr>
          <w:rFonts w:eastAsia="NSimSun" w:cs="Lucida Sans"/>
          <w:i/>
          <w:iCs/>
          <w:kern w:val="2"/>
          <w:sz w:val="24"/>
          <w:szCs w:val="24"/>
          <w:lang w:val="en-US" w:eastAsia="zh-CN" w:bidi="hi-IN"/>
        </w:rPr>
        <w:t>C. sulphurascens</w:t>
      </w:r>
      <w:r>
        <w:rPr>
          <w:rFonts w:eastAsia="NSimSun" w:cs="Lucida Sans"/>
          <w:kern w:val="2"/>
          <w:sz w:val="24"/>
          <w:szCs w:val="24"/>
          <w:lang w:val="en-US" w:eastAsia="zh-CN" w:bidi="hi-IN"/>
        </w:rPr>
        <w:t xml:space="preserve"> infected stumps while maintaining a </w:t>
      </w:r>
      <w:del w:id="301" w:author="Shawn McMurtrey" w:date="2022-08-19T14:32:00Z">
        <w:r>
          <w:rPr>
            <w:rFonts w:eastAsia="NSimSun" w:cs="Lucida Sans"/>
            <w:kern w:val="2"/>
            <w:sz w:val="24"/>
            <w:szCs w:val="24"/>
            <w:lang w:val="en-US" w:eastAsia="zh-CN" w:bidi="hi-IN"/>
          </w:rPr>
          <w:delText>16’</w:delText>
        </w:r>
      </w:del>
      <w:ins w:id="302" w:author="Shawn McMurtrey" w:date="2022-08-19T14:32:00Z">
        <w:r>
          <w:rPr>
            <w:rFonts w:eastAsia="NSimSun" w:cs="Lucida Sans"/>
            <w:kern w:val="2"/>
            <w:sz w:val="24"/>
            <w:szCs w:val="24"/>
            <w:lang w:val="en-US" w:eastAsia="zh-CN" w:bidi="hi-IN"/>
          </w:rPr>
          <w:t xml:space="preserve"> 4.8m</w:t>
        </w:r>
      </w:ins>
      <w:r>
        <w:rPr>
          <w:rFonts w:eastAsia="NSimSun" w:cs="Lucida Sans"/>
          <w:kern w:val="2"/>
          <w:sz w:val="24"/>
          <w:szCs w:val="24"/>
          <w:lang w:val="en-US" w:eastAsia="zh-CN" w:bidi="hi-IN"/>
        </w:rPr>
        <w:t xml:space="preserve"> buffer from the plot boundary</w:t>
      </w:r>
      <w:ins w:id="303" w:author="Shawn McMurtrey" w:date="2022-09-22T22:03:00Z">
        <w:r>
          <w:rPr>
            <w:rFonts w:eastAsia="NSimSun" w:cs="Lucida Sans"/>
            <w:kern w:val="2"/>
            <w:sz w:val="24"/>
            <w:szCs w:val="24"/>
            <w:lang w:val="en-US" w:eastAsia="zh-CN" w:bidi="hi-IN"/>
          </w:rPr>
          <w:t xml:space="preserve"> (Figure 2)</w:t>
        </w:r>
      </w:ins>
      <w:r>
        <w:rPr>
          <w:rFonts w:eastAsia="NSimSun" w:cs="Lucida Sans"/>
          <w:kern w:val="2"/>
          <w:sz w:val="24"/>
          <w:szCs w:val="24"/>
          <w:lang w:val="en-US" w:eastAsia="zh-CN" w:bidi="hi-IN"/>
        </w:rPr>
        <w:t>. Plot centers were marked with metal stakes and mapped in reference to chain grid and later using GPS.</w:t>
      </w:r>
    </w:p>
    <w:p w14:paraId="1E2736AC" w14:textId="77777777" w:rsidR="00D47A72" w:rsidRDefault="00D47A72">
      <w:pPr>
        <w:spacing w:line="480" w:lineRule="auto"/>
        <w:rPr>
          <w:rFonts w:eastAsia="NSimSun" w:cs="Lucida Sans"/>
          <w:kern w:val="2"/>
          <w:sz w:val="24"/>
          <w:szCs w:val="24"/>
          <w:lang w:val="en-US" w:eastAsia="zh-CN" w:bidi="hi-IN"/>
        </w:rPr>
      </w:pPr>
    </w:p>
    <w:p w14:paraId="616933D5" w14:textId="77777777" w:rsidR="00D47A72" w:rsidRDefault="00000000">
      <w:pPr>
        <w:spacing w:line="480" w:lineRule="auto"/>
        <w:ind w:firstLine="720"/>
      </w:pPr>
      <w:r>
        <w:rPr>
          <w:rFonts w:eastAsia="NSimSun" w:cs="Lucida Sans"/>
          <w:kern w:val="2"/>
          <w:sz w:val="24"/>
          <w:szCs w:val="24"/>
          <w:lang w:val="en-US" w:eastAsia="zh-CN" w:bidi="hi-IN"/>
        </w:rPr>
        <w:t xml:space="preserve">In the fall of 1974 through spring 1975, all plots were stocked at </w:t>
      </w:r>
      <w:ins w:id="304" w:author="Shawn McMurtrey" w:date="2022-08-19T14:33:00Z">
        <w:r>
          <w:rPr>
            <w:rFonts w:eastAsia="NSimSun" w:cs="Lucida Sans"/>
            <w:kern w:val="2"/>
            <w:sz w:val="24"/>
            <w:szCs w:val="24"/>
            <w:lang w:val="en-US" w:eastAsia="zh-CN" w:bidi="hi-IN"/>
          </w:rPr>
          <w:t>2.4m</w:t>
        </w:r>
      </w:ins>
      <w:del w:id="305" w:author="Shawn McMurtrey" w:date="2022-08-19T14:33:00Z">
        <w:r>
          <w:rPr>
            <w:rFonts w:eastAsia="NSimSun" w:cs="Lucida Sans"/>
            <w:kern w:val="2"/>
            <w:sz w:val="24"/>
            <w:szCs w:val="24"/>
            <w:lang w:val="en-US" w:eastAsia="zh-CN" w:bidi="hi-IN"/>
          </w:rPr>
          <w:delText>8’</w:delText>
        </w:r>
      </w:del>
      <w:r>
        <w:rPr>
          <w:rFonts w:eastAsia="NSimSun" w:cs="Lucida Sans"/>
          <w:kern w:val="2"/>
          <w:sz w:val="24"/>
          <w:szCs w:val="24"/>
          <w:lang w:val="en-US" w:eastAsia="zh-CN" w:bidi="hi-IN"/>
        </w:rPr>
        <w:t xml:space="preserve"> x </w:t>
      </w:r>
      <w:del w:id="306" w:author="Shawn McMurtrey" w:date="2022-08-19T14:33:00Z">
        <w:r>
          <w:rPr>
            <w:rFonts w:eastAsia="NSimSun" w:cs="Lucida Sans"/>
            <w:kern w:val="2"/>
            <w:sz w:val="24"/>
            <w:szCs w:val="24"/>
            <w:lang w:val="en-US" w:eastAsia="zh-CN" w:bidi="hi-IN"/>
          </w:rPr>
          <w:delText>8’</w:delText>
        </w:r>
      </w:del>
      <w:ins w:id="307" w:author="Shawn McMurtrey" w:date="2022-08-19T14:33: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(680 trees/</w:t>
      </w:r>
      <w:ins w:id="308" w:author="Shawn McMurtrey" w:date="2022-09-22T22:04:00Z">
        <w:r>
          <w:t xml:space="preserve"> </w:t>
        </w:r>
        <w:r>
          <w:rPr>
            <w:rFonts w:eastAsia="NSimSun" w:cs="Lucida Sans"/>
            <w:kern w:val="2"/>
            <w:sz w:val="24"/>
            <w:szCs w:val="24"/>
            <w:lang w:val="en-US" w:eastAsia="zh-CN" w:bidi="hi-IN"/>
          </w:rPr>
          <w:t>0.4 hectare</w:t>
        </w:r>
      </w:ins>
      <w:ins w:id="309" w:author="Shawn McMurtrey" w:date="2022-09-22T22:05:00Z">
        <w:r>
          <w:rPr>
            <w:rFonts w:eastAsia="NSimSun" w:cs="Lucida Sans"/>
            <w:kern w:val="2"/>
            <w:sz w:val="24"/>
            <w:szCs w:val="24"/>
            <w:lang w:val="en-US" w:eastAsia="zh-CN" w:bidi="hi-IN"/>
          </w:rPr>
          <w:t xml:space="preserve"> </w:t>
        </w:r>
      </w:ins>
      <w:del w:id="310" w:author="Shawn McMurtrey" w:date="2022-09-22T22:04:00Z">
        <w:r>
          <w:rPr>
            <w:rFonts w:eastAsia="NSimSun" w:cs="Lucida Sans"/>
            <w:kern w:val="2"/>
            <w:sz w:val="24"/>
            <w:szCs w:val="24"/>
            <w:lang w:val="en-US" w:eastAsia="zh-CN" w:bidi="hi-IN"/>
          </w:rPr>
          <w:delText>acre</w:delText>
        </w:r>
      </w:del>
      <w:r>
        <w:rPr>
          <w:rFonts w:eastAsia="NSimSun" w:cs="Lucida Sans"/>
          <w:kern w:val="2"/>
          <w:sz w:val="24"/>
          <w:szCs w:val="24"/>
          <w:lang w:val="en-US" w:eastAsia="zh-CN" w:bidi="hi-IN"/>
        </w:rPr>
        <w:t xml:space="preserve">, 34 trees/subplot) with 1-year old seedlings of their respective species. Stocking density was chosen to accommodate disease transmission via root proximity while allowing some room for growth over 10 years. Regenerating </w:t>
      </w:r>
      <w:r>
        <w:rPr>
          <w:rFonts w:eastAsia="NSimSun" w:cs="Lucida Sans"/>
          <w:kern w:val="2"/>
          <w:sz w:val="24"/>
          <w:szCs w:val="24"/>
          <w:lang w:val="en-US" w:eastAsia="zh-CN" w:bidi="hi-IN"/>
        </w:rPr>
        <w:lastRenderedPageBreak/>
        <w:t>hardwoods were removed from Douglas-fir plots and vi</w:t>
      </w:r>
      <w:ins w:id="311" w:author="Shawn McMurtrey" w:date="2022-08-19T14:34:00Z">
        <w:r>
          <w:rPr>
            <w:rFonts w:eastAsia="NSimSun" w:cs="Lucida Sans"/>
            <w:kern w:val="2"/>
            <w:sz w:val="24"/>
            <w:szCs w:val="24"/>
            <w:lang w:val="en-US" w:eastAsia="zh-CN" w:bidi="hi-IN"/>
          </w:rPr>
          <w:t>ce</w:t>
        </w:r>
      </w:ins>
      <w:del w:id="312" w:author="Shawn McMurtrey" w:date="2022-08-19T14:34:00Z">
        <w:r>
          <w:rPr>
            <w:rFonts w:eastAsia="NSimSun" w:cs="Lucida Sans"/>
            <w:kern w:val="2"/>
            <w:sz w:val="24"/>
            <w:szCs w:val="24"/>
            <w:lang w:val="en-US" w:eastAsia="zh-CN" w:bidi="hi-IN"/>
          </w:rPr>
          <w:delText>s</w:delText>
        </w:r>
      </w:del>
      <w:del w:id="313" w:author="Shawn McMurtrey" w:date="2022-08-19T14:33:00Z">
        <w:r>
          <w:rPr>
            <w:rFonts w:eastAsia="NSimSun" w:cs="Lucida Sans"/>
            <w:kern w:val="2"/>
            <w:sz w:val="24"/>
            <w:szCs w:val="24"/>
            <w:lang w:val="en-US" w:eastAsia="zh-CN" w:bidi="hi-IN"/>
          </w:rPr>
          <w:delText>a</w:delText>
        </w:r>
      </w:del>
      <w:r>
        <w:rPr>
          <w:rFonts w:eastAsia="NSimSun" w:cs="Lucida Sans"/>
          <w:kern w:val="2"/>
          <w:sz w:val="24"/>
          <w:szCs w:val="24"/>
          <w:lang w:val="en-US" w:eastAsia="zh-CN" w:bidi="hi-IN"/>
        </w:rPr>
        <w:t xml:space="preserve"> versa. </w:t>
      </w:r>
      <w:ins w:id="314" w:author="Shawn McMurtrey" w:date="2022-09-22T22:07:00Z">
        <w:r>
          <w:rPr>
            <w:rFonts w:eastAsia="NSimSun" w:cs="Lucida Sans"/>
            <w:kern w:val="2"/>
            <w:sz w:val="24"/>
            <w:szCs w:val="24"/>
            <w:lang w:val="en-US" w:eastAsia="zh-CN" w:bidi="hi-IN"/>
          </w:rPr>
          <w:t xml:space="preserve">For a duration of two years </w:t>
        </w:r>
      </w:ins>
      <w:del w:id="315" w:author="Shawn McMurtrey" w:date="2022-09-22T22:07:00Z">
        <w:r>
          <w:rPr>
            <w:rFonts w:eastAsia="NSimSun" w:cs="Lucida Sans"/>
            <w:kern w:val="2"/>
            <w:sz w:val="24"/>
            <w:szCs w:val="24"/>
            <w:lang w:val="en-US" w:eastAsia="zh-CN" w:bidi="hi-IN"/>
          </w:rPr>
          <w:delText>D</w:delText>
        </w:r>
      </w:del>
      <w:ins w:id="316" w:author="Shawn McMurtrey" w:date="2022-09-22T22:07:00Z">
        <w:r>
          <w:rPr>
            <w:rFonts w:eastAsia="NSimSun" w:cs="Lucida Sans"/>
            <w:kern w:val="2"/>
            <w:sz w:val="24"/>
            <w:szCs w:val="24"/>
            <w:lang w:val="en-US" w:eastAsia="zh-CN" w:bidi="hi-IN"/>
          </w:rPr>
          <w:t>d</w:t>
        </w:r>
      </w:ins>
      <w:r>
        <w:rPr>
          <w:rFonts w:eastAsia="NSimSun" w:cs="Lucida Sans"/>
          <w:kern w:val="2"/>
          <w:sz w:val="24"/>
          <w:szCs w:val="24"/>
          <w:lang w:val="en-US" w:eastAsia="zh-CN" w:bidi="hi-IN"/>
        </w:rPr>
        <w:t xml:space="preserve">ead seedlings were replaced </w:t>
      </w:r>
      <w:del w:id="317" w:author="Shawn McMurtrey" w:date="2022-09-22T22:05:00Z">
        <w:r>
          <w:rPr>
            <w:rFonts w:eastAsia="NSimSun" w:cs="Lucida Sans"/>
            <w:kern w:val="2"/>
            <w:sz w:val="24"/>
            <w:szCs w:val="24"/>
            <w:lang w:val="en-US" w:eastAsia="zh-CN" w:bidi="hi-IN"/>
          </w:rPr>
          <w:delText>for</w:delText>
        </w:r>
      </w:del>
      <w:del w:id="318" w:author="Shawn McMurtrey" w:date="2022-09-22T22:07:00Z">
        <w:r>
          <w:rPr>
            <w:rFonts w:eastAsia="NSimSun" w:cs="Lucida Sans"/>
            <w:kern w:val="2"/>
            <w:sz w:val="24"/>
            <w:szCs w:val="24"/>
            <w:lang w:val="en-US" w:eastAsia="zh-CN" w:bidi="hi-IN"/>
          </w:rPr>
          <w:delText xml:space="preserve"> two years</w:delText>
        </w:r>
      </w:del>
      <w:r>
        <w:rPr>
          <w:rFonts w:eastAsia="NSimSun" w:cs="Lucida Sans"/>
          <w:kern w:val="2"/>
          <w:sz w:val="24"/>
          <w:szCs w:val="24"/>
          <w:lang w:val="en-US" w:eastAsia="zh-CN" w:bidi="hi-IN"/>
        </w:rPr>
        <w:t xml:space="preserve"> within and near subplots to maintain stocking levels during establishment.</w:t>
      </w:r>
    </w:p>
    <w:p w14:paraId="1BF659EF" w14:textId="77777777" w:rsidR="00D47A72" w:rsidRDefault="00D47A72">
      <w:pPr>
        <w:spacing w:line="480" w:lineRule="auto"/>
        <w:rPr>
          <w:rFonts w:eastAsia="NSimSun" w:cs="Lucida Sans"/>
          <w:i/>
          <w:iCs/>
          <w:kern w:val="2"/>
          <w:lang w:val="en-US" w:eastAsia="zh-CN" w:bidi="hi-IN"/>
        </w:rPr>
      </w:pPr>
    </w:p>
    <w:p w14:paraId="54E4DA59" w14:textId="77777777" w:rsidR="00D47A72" w:rsidRDefault="00000000">
      <w:pPr>
        <w:spacing w:line="480" w:lineRule="auto"/>
        <w:ind w:firstLine="720"/>
      </w:pPr>
      <w:r>
        <w:rPr>
          <w:rFonts w:eastAsia="NSimSun" w:cs="Lucida Sans"/>
          <w:kern w:val="2"/>
          <w:sz w:val="24"/>
          <w:szCs w:val="24"/>
          <w:lang w:val="en-US" w:eastAsia="zh-CN" w:bidi="hi-IN"/>
        </w:rPr>
        <w:t xml:space="preserve">In the fall of 1986, the 12-year hardwood rotation plots (except red alder plots 1 and 3 which were missed) were harvested and in spring 1987 Douglas-fir was planted in those plots with the same </w:t>
      </w:r>
      <w:ins w:id="319" w:author="Shawn McMurtrey" w:date="2022-08-19T14:34:00Z">
        <w:r>
          <w:rPr>
            <w:rFonts w:eastAsia="NSimSun" w:cs="Lucida Sans"/>
            <w:kern w:val="2"/>
            <w:sz w:val="24"/>
            <w:szCs w:val="24"/>
            <w:lang w:val="en-US" w:eastAsia="zh-CN" w:bidi="hi-IN"/>
          </w:rPr>
          <w:t>2.4m</w:t>
        </w:r>
      </w:ins>
      <w:del w:id="320" w:author="Shawn McMurtrey" w:date="2022-08-19T14:34:00Z">
        <w:r>
          <w:rPr>
            <w:rFonts w:eastAsia="NSimSun" w:cs="Lucida Sans"/>
            <w:kern w:val="2"/>
            <w:sz w:val="24"/>
            <w:szCs w:val="24"/>
            <w:lang w:val="en-US" w:eastAsia="zh-CN" w:bidi="hi-IN"/>
          </w:rPr>
          <w:delText>8’</w:delText>
        </w:r>
      </w:del>
      <w:r>
        <w:rPr>
          <w:rFonts w:eastAsia="NSimSun" w:cs="Lucida Sans"/>
          <w:kern w:val="2"/>
          <w:sz w:val="24"/>
          <w:szCs w:val="24"/>
          <w:lang w:val="en-US" w:eastAsia="zh-CN" w:bidi="hi-IN"/>
        </w:rPr>
        <w:t xml:space="preserve">x </w:t>
      </w:r>
      <w:del w:id="321" w:author="Shawn McMurtrey" w:date="2022-08-19T14:34:00Z">
        <w:r>
          <w:rPr>
            <w:rFonts w:eastAsia="NSimSun" w:cs="Lucida Sans"/>
            <w:kern w:val="2"/>
            <w:sz w:val="24"/>
            <w:szCs w:val="24"/>
            <w:lang w:val="en-US" w:eastAsia="zh-CN" w:bidi="hi-IN"/>
          </w:rPr>
          <w:delText>8’</w:delText>
        </w:r>
      </w:del>
      <w:ins w:id="322" w:author="Shawn McMurtrey" w:date="2022-08-19T14:34: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and replacement of initial mortality.  Extensive re-sprouting of hardwoods occurred following harvest, and thus suppression of these sprouts using cutting and herbicide was conducted in 1990 and 1992. In the fall of 1999 and </w:t>
      </w:r>
      <w:proofErr w:type="gramStart"/>
      <w:r>
        <w:rPr>
          <w:rFonts w:eastAsia="NSimSun" w:cs="Lucida Sans"/>
          <w:kern w:val="2"/>
          <w:sz w:val="24"/>
          <w:szCs w:val="24"/>
          <w:lang w:val="en-US" w:eastAsia="zh-CN" w:bidi="hi-IN"/>
        </w:rPr>
        <w:t>spring of 2000</w:t>
      </w:r>
      <w:proofErr w:type="gramEnd"/>
      <w:r>
        <w:rPr>
          <w:rFonts w:eastAsia="NSimSun" w:cs="Lucida Sans"/>
          <w:kern w:val="2"/>
          <w:sz w:val="24"/>
          <w:szCs w:val="24"/>
          <w:lang w:val="en-US" w:eastAsia="zh-CN" w:bidi="hi-IN"/>
        </w:rPr>
        <w:t xml:space="preserve"> the 25-year hardwood plots were harvested, and Douglas-fir was again planted with </w:t>
      </w:r>
      <w:del w:id="323" w:author="Shawn McMurtrey" w:date="2022-08-19T14:35:00Z">
        <w:r>
          <w:rPr>
            <w:rFonts w:eastAsia="NSimSun" w:cs="Lucida Sans"/>
            <w:kern w:val="2"/>
            <w:sz w:val="24"/>
            <w:szCs w:val="24"/>
            <w:lang w:val="en-US" w:eastAsia="zh-CN" w:bidi="hi-IN"/>
          </w:rPr>
          <w:delText>8’</w:delText>
        </w:r>
      </w:del>
      <w:ins w:id="324" w:author="Shawn McMurtrey" w:date="2022-08-19T14:35: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x </w:t>
      </w:r>
      <w:del w:id="325" w:author="Shawn McMurtrey" w:date="2022-08-19T14:35:00Z">
        <w:r>
          <w:rPr>
            <w:rFonts w:eastAsia="NSimSun" w:cs="Lucida Sans"/>
            <w:kern w:val="2"/>
            <w:sz w:val="24"/>
            <w:szCs w:val="24"/>
            <w:lang w:val="en-US" w:eastAsia="zh-CN" w:bidi="hi-IN"/>
          </w:rPr>
          <w:delText>8’</w:delText>
        </w:r>
      </w:del>
      <w:ins w:id="326" w:author="Shawn McMurtrey" w:date="2022-08-19T14:35:00Z">
        <w:r>
          <w:rPr>
            <w:rFonts w:eastAsia="NSimSun" w:cs="Lucida Sans"/>
            <w:kern w:val="2"/>
            <w:sz w:val="24"/>
            <w:szCs w:val="24"/>
            <w:lang w:val="en-US" w:eastAsia="zh-CN" w:bidi="hi-IN"/>
          </w:rPr>
          <w:t>2.4m</w:t>
        </w:r>
      </w:ins>
      <w:r>
        <w:rPr>
          <w:rFonts w:eastAsia="NSimSun" w:cs="Lucida Sans"/>
          <w:kern w:val="2"/>
          <w:sz w:val="24"/>
          <w:szCs w:val="24"/>
          <w:lang w:val="en-US" w:eastAsia="zh-CN" w:bidi="hi-IN"/>
        </w:rPr>
        <w:t xml:space="preserve"> spacing and replacement of initial mortality. The site was clearcut in 2020 when the first Douglas-fir replanted were 45 years old.</w:t>
      </w:r>
    </w:p>
    <w:p w14:paraId="6A996ED5" w14:textId="77777777" w:rsidR="00D47A72" w:rsidRDefault="00D47A72">
      <w:pPr>
        <w:spacing w:line="480" w:lineRule="auto"/>
        <w:rPr>
          <w:rFonts w:eastAsia="NSimSun" w:cs="Lucida Sans"/>
          <w:b/>
          <w:iCs/>
          <w:kern w:val="2"/>
          <w:sz w:val="24"/>
          <w:szCs w:val="24"/>
          <w:lang w:val="en-US" w:eastAsia="zh-CN" w:bidi="hi-IN"/>
        </w:rPr>
      </w:pPr>
    </w:p>
    <w:p w14:paraId="1B3DCDCD" w14:textId="77777777" w:rsidR="00D47A72" w:rsidRDefault="00000000">
      <w:pPr>
        <w:spacing w:line="480" w:lineRule="auto"/>
      </w:pPr>
      <w:r>
        <w:rPr>
          <w:b/>
          <w:iCs/>
          <w:sz w:val="24"/>
          <w:szCs w:val="24"/>
        </w:rPr>
        <w:t>2.2.3 Data collection</w:t>
      </w:r>
    </w:p>
    <w:p w14:paraId="2D0D04F2" w14:textId="77777777" w:rsidR="00D47A72" w:rsidRDefault="00000000">
      <w:pPr>
        <w:spacing w:line="480" w:lineRule="auto"/>
        <w:ind w:firstLine="720"/>
        <w:rPr>
          <w:b/>
          <w:iCs/>
          <w:sz w:val="24"/>
          <w:szCs w:val="24"/>
        </w:rPr>
        <w:sectPr w:rsidR="00D47A72">
          <w:headerReference w:type="default" r:id="rId28"/>
          <w:pgSz w:w="12240" w:h="15840"/>
          <w:pgMar w:top="2013" w:right="1440" w:bottom="1440" w:left="1440" w:header="1440" w:footer="0" w:gutter="0"/>
          <w:lnNumType w:countBy="1" w:distance="283" w:restart="continuous"/>
          <w:pgNumType w:start="1"/>
          <w:cols w:space="720"/>
          <w:formProt w:val="0"/>
          <w:docGrid w:linePitch="299" w:charSpace="28672"/>
        </w:sectPr>
      </w:pPr>
      <w:r>
        <w:rPr>
          <w:rFonts w:eastAsia="NSimSun" w:cs="Lucida Sans"/>
          <w:kern w:val="2"/>
          <w:sz w:val="24"/>
          <w:szCs w:val="24"/>
          <w:lang w:val="en-US" w:eastAsia="zh-CN" w:bidi="hi-IN"/>
        </w:rPr>
        <w:t>Tree positions were mapped, diameters measured, and conditions recorded multiple times across the study: 1986 (immediate Douglas-fir plots only); 1995 (Douglas-fir following 12-year hardwood rotation plots); 2011 (all plots); and 2020 (all plots).</w:t>
      </w:r>
    </w:p>
    <w:p w14:paraId="678378BA" w14:textId="77777777" w:rsidR="00D47A72" w:rsidRDefault="00000000">
      <w:pPr>
        <w:spacing w:line="480" w:lineRule="auto"/>
        <w:rPr>
          <w:b/>
          <w:iCs/>
          <w:sz w:val="24"/>
          <w:szCs w:val="24"/>
        </w:rPr>
      </w:pPr>
      <w:r>
        <w:rPr>
          <w:noProof/>
        </w:rPr>
        <w:lastRenderedPageBreak/>
        <w:drawing>
          <wp:inline distT="0" distB="0" distL="0" distR="0" wp14:anchorId="66E1C1A5" wp14:editId="7DCEC5AF">
            <wp:extent cx="7058660" cy="4609465"/>
            <wp:effectExtent l="0" t="0" r="0" b="0"/>
            <wp:docPr id="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5"/>
                    <pic:cNvPicPr>
                      <a:picLocks noChangeAspect="1" noChangeArrowheads="1"/>
                    </pic:cNvPicPr>
                  </pic:nvPicPr>
                  <pic:blipFill>
                    <a:blip r:embed="rId29"/>
                    <a:stretch>
                      <a:fillRect/>
                    </a:stretch>
                  </pic:blipFill>
                  <pic:spPr bwMode="auto">
                    <a:xfrm>
                      <a:off x="0" y="0"/>
                      <a:ext cx="7058660" cy="4609465"/>
                    </a:xfrm>
                    <a:prstGeom prst="rect">
                      <a:avLst/>
                    </a:prstGeom>
                  </pic:spPr>
                </pic:pic>
              </a:graphicData>
            </a:graphic>
          </wp:inline>
        </w:drawing>
      </w:r>
    </w:p>
    <w:p w14:paraId="39BB55FB" w14:textId="77777777" w:rsidR="00D47A72" w:rsidRDefault="00000000">
      <w:pPr>
        <w:spacing w:line="480" w:lineRule="auto"/>
        <w:rPr>
          <w:iCs/>
          <w:sz w:val="24"/>
          <w:szCs w:val="24"/>
        </w:rPr>
        <w:sectPr w:rsidR="00D47A72">
          <w:headerReference w:type="default" r:id="rId30"/>
          <w:pgSz w:w="15840" w:h="12240" w:orient="landscape"/>
          <w:pgMar w:top="1497" w:right="2013" w:bottom="1440" w:left="1440" w:header="1440" w:footer="0" w:gutter="0"/>
          <w:lnNumType w:countBy="1" w:distance="283" w:restart="continuous"/>
          <w:pgNumType w:start="1"/>
          <w:cols w:space="720"/>
          <w:formProt w:val="0"/>
          <w:docGrid w:linePitch="299" w:charSpace="28672"/>
        </w:sectPr>
      </w:pPr>
      <w:r>
        <w:rPr>
          <w:b/>
          <w:iCs/>
          <w:sz w:val="24"/>
          <w:szCs w:val="24"/>
        </w:rPr>
        <w:t xml:space="preserve">Figure 2. </w:t>
      </w:r>
      <w:r>
        <w:rPr>
          <w:iCs/>
          <w:sz w:val="24"/>
          <w:szCs w:val="24"/>
        </w:rPr>
        <w:t xml:space="preserve">Hardwood rotation site near Apiary, OR. Colored polygons delimit plots (experimental units) to which rotation treatments were </w:t>
      </w:r>
      <w:proofErr w:type="spellStart"/>
      <w:r>
        <w:rPr>
          <w:iCs/>
          <w:sz w:val="24"/>
          <w:szCs w:val="24"/>
        </w:rPr>
        <w:t>appliled</w:t>
      </w:r>
      <w:proofErr w:type="spellEnd"/>
      <w:r>
        <w:rPr>
          <w:iCs/>
          <w:sz w:val="24"/>
          <w:szCs w:val="24"/>
        </w:rPr>
        <w:t xml:space="preserve"> following 1973 clearcut of site: Purple (A), 12-year rotation with red alder before replanting Douglas-fir; Blue (B), 12- year rotation with western cottonwood before replanting with Douglas-fir; Aqua</w:t>
      </w:r>
      <w:del w:id="327" w:author="Unknown Author" w:date="2022-10-07T15:13:00Z">
        <w:r>
          <w:rPr>
            <w:iCs/>
            <w:sz w:val="24"/>
            <w:szCs w:val="24"/>
          </w:rPr>
          <w:delText>,</w:delText>
        </w:r>
      </w:del>
      <w:r>
        <w:rPr>
          <w:iCs/>
          <w:sz w:val="24"/>
          <w:szCs w:val="24"/>
        </w:rPr>
        <w:t xml:space="preserve"> </w:t>
      </w:r>
      <w:r>
        <w:rPr>
          <w:iCs/>
          <w:sz w:val="24"/>
          <w:szCs w:val="24"/>
        </w:rPr>
        <w:lastRenderedPageBreak/>
        <w:t>(C)</w:t>
      </w:r>
      <w:ins w:id="328" w:author="Unknown Author" w:date="2022-10-07T15:13:00Z">
        <w:r>
          <w:rPr>
            <w:iCs/>
            <w:sz w:val="24"/>
            <w:szCs w:val="24"/>
          </w:rPr>
          <w:t>,</w:t>
        </w:r>
      </w:ins>
      <w:r>
        <w:rPr>
          <w:iCs/>
          <w:sz w:val="24"/>
          <w:szCs w:val="24"/>
        </w:rPr>
        <w:t xml:space="preserve"> immediate replanting of Douglas-fir; Green (D), 25-year red alder; Yellow (E), 25-year wester cottonwood. Black circles denote 8m fixed radius measurement subplots. Letter and two numerical digits within each plot indicate treatment, block, and subplot number. Semitransparent shapes indicate the location and status of trees with LRR symptoms prior to the 1973 clearcut: Cross, tree dead &gt; 10 years with signs of </w:t>
      </w:r>
      <w:proofErr w:type="gramStart"/>
      <w:r>
        <w:rPr>
          <w:iCs/>
          <w:sz w:val="24"/>
          <w:szCs w:val="24"/>
        </w:rPr>
        <w:t>LRR ;</w:t>
      </w:r>
      <w:proofErr w:type="gramEnd"/>
      <w:r>
        <w:rPr>
          <w:iCs/>
          <w:sz w:val="24"/>
          <w:szCs w:val="24"/>
        </w:rPr>
        <w:t xml:space="preserve"> Square, tree dead &lt; 10 years with signs of LRR; Triangle, live tree showing LRR symptoms; Circle, live tree with symptoms detected only following clear cut.</w:t>
      </w:r>
    </w:p>
    <w:p w14:paraId="62DE52ED" w14:textId="77777777" w:rsidR="00D47A72" w:rsidRDefault="00000000">
      <w:pPr>
        <w:spacing w:line="480" w:lineRule="auto"/>
        <w:rPr>
          <w:b/>
          <w:iCs/>
          <w:sz w:val="24"/>
          <w:szCs w:val="24"/>
        </w:rPr>
      </w:pPr>
      <w:r>
        <w:rPr>
          <w:rFonts w:eastAsia="NSimSun" w:cs="Lucida Sans"/>
          <w:b/>
          <w:bCs/>
          <w:iCs/>
          <w:kern w:val="2"/>
          <w:sz w:val="24"/>
          <w:szCs w:val="24"/>
          <w:lang w:val="en-US" w:eastAsia="zh-CN" w:bidi="hi-IN"/>
        </w:rPr>
        <w:lastRenderedPageBreak/>
        <w:t>2.2.4 Data cleaning and analysis</w:t>
      </w:r>
    </w:p>
    <w:p w14:paraId="062038A6" w14:textId="77777777" w:rsidR="00D47A72" w:rsidRDefault="00000000">
      <w:pPr>
        <w:tabs>
          <w:tab w:val="left" w:pos="6390"/>
        </w:tabs>
        <w:spacing w:line="480" w:lineRule="auto"/>
        <w:ind w:firstLine="720"/>
        <w:rPr>
          <w:b/>
          <w:iCs/>
          <w:sz w:val="24"/>
          <w:szCs w:val="24"/>
        </w:rPr>
      </w:pPr>
      <w:r>
        <w:rPr>
          <w:iCs/>
          <w:sz w:val="24"/>
          <w:szCs w:val="24"/>
        </w:rPr>
        <w:t>Because Douglas-fir replanting was staggered for the different rotation treatments and stand measurements were not at consistent ages across all treatments, the measurements were binned into three periods: early, middle, and late. The starting and ending measurements for the early period were age 8 and 24 years for the 12-year hardwood rotation treatments and age 11 and 20 years for the 25-year hardwood rotation treatments. The starting and ending measurements for the middle period were age 8 and 33 years for the 12-year hardwood rotation treatments and age 12 and 36 years for the immediate Douglas-fir treatment. The starting and ending measurements for the late period were age 36 and 45 years for the immediate Douglas-fir treatment. Slopes (annual increments) across the time periods were used as response variables in the statistical analysis of growth and mortality.</w:t>
      </w:r>
    </w:p>
    <w:p w14:paraId="1D29F706" w14:textId="77777777" w:rsidR="00D47A72" w:rsidRDefault="00D47A72">
      <w:pPr>
        <w:tabs>
          <w:tab w:val="left" w:pos="6390"/>
        </w:tabs>
        <w:spacing w:line="480" w:lineRule="auto"/>
        <w:rPr>
          <w:b/>
          <w:iCs/>
          <w:sz w:val="24"/>
          <w:szCs w:val="24"/>
        </w:rPr>
      </w:pPr>
    </w:p>
    <w:p w14:paraId="6DF655ED" w14:textId="77777777" w:rsidR="00D47A72" w:rsidRDefault="00000000">
      <w:pPr>
        <w:tabs>
          <w:tab w:val="left" w:pos="6390"/>
        </w:tabs>
        <w:spacing w:line="480" w:lineRule="auto"/>
        <w:rPr>
          <w:b/>
          <w:iCs/>
          <w:sz w:val="24"/>
          <w:szCs w:val="24"/>
        </w:rPr>
      </w:pPr>
      <w:r>
        <w:rPr>
          <w:b/>
          <w:iCs/>
          <w:sz w:val="24"/>
          <w:szCs w:val="24"/>
        </w:rPr>
        <w:t>2.1.5 Statistical analysis</w:t>
      </w:r>
    </w:p>
    <w:p w14:paraId="1E4B6082" w14:textId="77777777" w:rsidR="00D47A72" w:rsidRDefault="00000000">
      <w:pPr>
        <w:tabs>
          <w:tab w:val="left" w:pos="6390"/>
        </w:tabs>
        <w:spacing w:line="480" w:lineRule="auto"/>
        <w:ind w:firstLine="720"/>
        <w:rPr>
          <w:iCs/>
          <w:sz w:val="24"/>
          <w:szCs w:val="24"/>
        </w:rPr>
      </w:pPr>
      <w:r>
        <w:rPr>
          <w:iCs/>
          <w:sz w:val="24"/>
          <w:szCs w:val="24"/>
        </w:rPr>
        <w:t xml:space="preserve">Analyses of variance (ANOVAs) based on generalized linear mixed models were used to test the random effect of block and the fixed effect of rotation treatment on annual basal area increment and annual arcsine square root transformed proportion of mortality across the tree time periods of the study (early, middle, late). Tukey’s HSD tests were used to determine significant differences between treatment levels. Analyses were performed using the lme4 (Bates et al. 2015) and </w:t>
      </w:r>
      <w:proofErr w:type="spellStart"/>
      <w:r>
        <w:rPr>
          <w:iCs/>
          <w:sz w:val="24"/>
          <w:szCs w:val="24"/>
        </w:rPr>
        <w:t>emmeans</w:t>
      </w:r>
      <w:proofErr w:type="spellEnd"/>
      <w:r>
        <w:rPr>
          <w:iCs/>
          <w:sz w:val="24"/>
          <w:szCs w:val="24"/>
        </w:rPr>
        <w:t xml:space="preserve"> (</w:t>
      </w:r>
      <w:proofErr w:type="spellStart"/>
      <w:r>
        <w:rPr>
          <w:iCs/>
          <w:sz w:val="24"/>
          <w:szCs w:val="24"/>
        </w:rPr>
        <w:t>Lenth</w:t>
      </w:r>
      <w:proofErr w:type="spellEnd"/>
      <w:r>
        <w:rPr>
          <w:iCs/>
          <w:sz w:val="24"/>
          <w:szCs w:val="24"/>
        </w:rPr>
        <w:t xml:space="preserve"> 2022) packages in R. </w:t>
      </w:r>
      <w:proofErr w:type="gramStart"/>
      <w:r>
        <w:rPr>
          <w:iCs/>
          <w:sz w:val="24"/>
          <w:szCs w:val="24"/>
        </w:rPr>
        <w:t>Back-transformed</w:t>
      </w:r>
      <w:proofErr w:type="gramEnd"/>
      <w:r>
        <w:rPr>
          <w:iCs/>
          <w:sz w:val="24"/>
          <w:szCs w:val="24"/>
        </w:rPr>
        <w:t xml:space="preserve"> (estimated marginal) means and 95% confidence intervals were reported and used for graphing.</w:t>
      </w:r>
    </w:p>
    <w:p w14:paraId="4CC214FF" w14:textId="77777777" w:rsidR="00D47A72" w:rsidRDefault="00D47A72">
      <w:pPr>
        <w:tabs>
          <w:tab w:val="left" w:pos="6390"/>
        </w:tabs>
        <w:spacing w:line="480" w:lineRule="auto"/>
        <w:rPr>
          <w:b/>
          <w:iCs/>
          <w:sz w:val="24"/>
          <w:szCs w:val="24"/>
        </w:rPr>
      </w:pPr>
    </w:p>
    <w:p w14:paraId="4CAC5633" w14:textId="77777777" w:rsidR="00D47A72" w:rsidRDefault="00000000">
      <w:pPr>
        <w:tabs>
          <w:tab w:val="left" w:pos="6390"/>
        </w:tabs>
        <w:spacing w:line="480" w:lineRule="auto"/>
        <w:rPr>
          <w:b/>
          <w:iCs/>
          <w:sz w:val="24"/>
          <w:szCs w:val="24"/>
        </w:rPr>
      </w:pPr>
      <w:r>
        <w:rPr>
          <w:b/>
          <w:bCs/>
          <w:iCs/>
          <w:sz w:val="24"/>
          <w:szCs w:val="24"/>
        </w:rPr>
        <w:t>2.1.6 Forest Vegetation Simulator</w:t>
      </w:r>
    </w:p>
    <w:p w14:paraId="0A73BB05" w14:textId="77777777" w:rsidR="00D47A72" w:rsidRDefault="00000000">
      <w:pPr>
        <w:tabs>
          <w:tab w:val="left" w:pos="6390"/>
        </w:tabs>
        <w:spacing w:line="480" w:lineRule="auto"/>
        <w:ind w:firstLine="720"/>
        <w:rPr>
          <w:sz w:val="24"/>
          <w:szCs w:val="24"/>
        </w:rPr>
      </w:pPr>
      <w:r>
        <w:rPr>
          <w:sz w:val="24"/>
          <w:szCs w:val="24"/>
        </w:rPr>
        <w:t>FVS analysis was conducted using the same methods as the Woods Creek study. Measured 1987 diameters for the immediate Douglas fir treatment as well as the diameters of dead trees and cut stumps from 1973-4 survey were entered into the models.</w:t>
      </w:r>
      <w:ins w:id="329" w:author="Shawn McMurtrey" w:date="2022-10-11T15:47:00Z">
        <w:r>
          <w:rPr>
            <w:sz w:val="24"/>
            <w:szCs w:val="24"/>
          </w:rPr>
          <w:t xml:space="preserve"> Input, output, and log files for each FVS and WRDM run can be found at the same </w:t>
        </w:r>
        <w:proofErr w:type="spellStart"/>
        <w:r>
          <w:rPr>
            <w:sz w:val="24"/>
            <w:szCs w:val="24"/>
          </w:rPr>
          <w:t>Github</w:t>
        </w:r>
        <w:proofErr w:type="spellEnd"/>
        <w:r>
          <w:rPr>
            <w:sz w:val="24"/>
            <w:szCs w:val="24"/>
          </w:rPr>
          <w:t xml:space="preserve"> repository </w:t>
        </w:r>
      </w:ins>
      <w:ins w:id="330" w:author="Shawn McMurtrey" w:date="2022-10-11T15:48:00Z">
        <w:r>
          <w:rPr>
            <w:sz w:val="24"/>
            <w:szCs w:val="24"/>
          </w:rPr>
          <w:t>as the Woods Creek data.</w:t>
        </w:r>
      </w:ins>
    </w:p>
    <w:p w14:paraId="14DA7627" w14:textId="77777777" w:rsidR="00D47A72" w:rsidRDefault="00D47A72">
      <w:pPr>
        <w:tabs>
          <w:tab w:val="left" w:pos="6390"/>
        </w:tabs>
        <w:spacing w:line="480" w:lineRule="auto"/>
        <w:rPr>
          <w:sz w:val="24"/>
          <w:szCs w:val="24"/>
        </w:rPr>
      </w:pPr>
    </w:p>
    <w:p w14:paraId="1BF366A6" w14:textId="77777777" w:rsidR="00D47A72" w:rsidRDefault="00000000">
      <w:pPr>
        <w:spacing w:line="480" w:lineRule="auto"/>
        <w:rPr>
          <w:b/>
          <w:iCs/>
          <w:sz w:val="24"/>
          <w:szCs w:val="24"/>
        </w:rPr>
      </w:pPr>
      <w:r>
        <w:rPr>
          <w:b/>
          <w:sz w:val="28"/>
          <w:szCs w:val="28"/>
        </w:rPr>
        <w:t>3. Results</w:t>
      </w:r>
    </w:p>
    <w:p w14:paraId="63B5B5C9" w14:textId="77777777" w:rsidR="00D47A72" w:rsidRDefault="00000000">
      <w:pPr>
        <w:spacing w:line="480" w:lineRule="auto"/>
        <w:rPr>
          <w:b/>
          <w:iCs/>
          <w:sz w:val="24"/>
          <w:szCs w:val="24"/>
        </w:rPr>
      </w:pPr>
      <w:r>
        <w:rPr>
          <w:b/>
          <w:sz w:val="24"/>
          <w:szCs w:val="24"/>
        </w:rPr>
        <w:t xml:space="preserve">3.1 Thinning Study, Species </w:t>
      </w:r>
      <w:proofErr w:type="spellStart"/>
      <w:r>
        <w:rPr>
          <w:b/>
          <w:sz w:val="24"/>
          <w:szCs w:val="24"/>
        </w:rPr>
        <w:t>composition</w:t>
      </w:r>
      <w:del w:id="331" w:author="Shawn McMurtrey" w:date="2022-10-12T12:04:00Z">
        <w:r>
          <w:rPr>
            <w:b/>
            <w:sz w:val="24"/>
            <w:szCs w:val="24"/>
          </w:rPr>
          <w:delText xml:space="preserve"> </w:delText>
        </w:r>
      </w:del>
      <w:ins w:id="332" w:author="Shawn McMurtrey" w:date="2022-10-12T12:05:00Z">
        <w:r>
          <w:rPr>
            <w:b/>
            <w:sz w:val="24"/>
            <w:szCs w:val="24"/>
          </w:rPr>
          <w:t>and</w:t>
        </w:r>
        <w:proofErr w:type="spellEnd"/>
        <w:r>
          <w:rPr>
            <w:b/>
            <w:sz w:val="24"/>
            <w:szCs w:val="24"/>
          </w:rPr>
          <w:t xml:space="preserve"> basal area</w:t>
        </w:r>
      </w:ins>
    </w:p>
    <w:p w14:paraId="4D0BC4CC" w14:textId="77777777" w:rsidR="00D47A72" w:rsidRDefault="00000000">
      <w:pPr>
        <w:spacing w:line="480" w:lineRule="auto"/>
        <w:ind w:firstLine="720"/>
        <w:rPr>
          <w:sz w:val="24"/>
          <w:szCs w:val="24"/>
        </w:rPr>
      </w:pPr>
      <w:r>
        <w:rPr>
          <w:sz w:val="24"/>
          <w:szCs w:val="24"/>
        </w:rPr>
        <w:t xml:space="preserve">In 1990, the </w:t>
      </w:r>
      <w:ins w:id="333" w:author="Shawn McMurtrey" w:date="2022-08-19T14:35:00Z">
        <w:r>
          <w:rPr>
            <w:sz w:val="24"/>
            <w:szCs w:val="24"/>
          </w:rPr>
          <w:t xml:space="preserve">Woods Creek </w:t>
        </w:r>
      </w:ins>
      <w:r>
        <w:rPr>
          <w:sz w:val="24"/>
          <w:szCs w:val="24"/>
        </w:rPr>
        <w:t xml:space="preserve">study area was made up of 82% Douglas-fir trees, 11% western hemlock, </w:t>
      </w:r>
      <w:proofErr w:type="gramStart"/>
      <w:r>
        <w:rPr>
          <w:sz w:val="24"/>
          <w:szCs w:val="24"/>
        </w:rPr>
        <w:t xml:space="preserve">and </w:t>
      </w:r>
      <w:ins w:id="334" w:author="Unknown Author" w:date="2022-10-19T15:05:00Z">
        <w:r>
          <w:rPr>
            <w:sz w:val="24"/>
            <w:szCs w:val="24"/>
          </w:rPr>
          <w:t xml:space="preserve"> 7</w:t>
        </w:r>
        <w:proofErr w:type="gramEnd"/>
        <w:r>
          <w:rPr>
            <w:sz w:val="24"/>
            <w:szCs w:val="24"/>
          </w:rPr>
          <w:t xml:space="preserve">% </w:t>
        </w:r>
      </w:ins>
      <w:r>
        <w:rPr>
          <w:sz w:val="24"/>
          <w:szCs w:val="24"/>
        </w:rPr>
        <w:t>a combination of</w:t>
      </w:r>
      <w:del w:id="335" w:author="Unknown Author" w:date="2022-10-19T15:05:00Z">
        <w:r>
          <w:rPr>
            <w:sz w:val="24"/>
            <w:szCs w:val="24"/>
          </w:rPr>
          <w:delText xml:space="preserve"> 7%</w:delText>
        </w:r>
      </w:del>
      <w:r>
        <w:rPr>
          <w:sz w:val="24"/>
          <w:szCs w:val="24"/>
        </w:rPr>
        <w:t xml:space="preserve"> other species. By the conclusion of this study, 77% were Douglas-fir, 17% were western hemlock, and 6% were other species. </w:t>
      </w:r>
      <w:ins w:id="336" w:author="Shawn McMurtrey" w:date="2022-10-17T20:27:00Z">
        <w:r>
          <w:rPr>
            <w:sz w:val="24"/>
            <w:szCs w:val="24"/>
          </w:rPr>
          <w:t>In</w:t>
        </w:r>
      </w:ins>
      <w:ins w:id="337" w:author="Shawn McMurtrey" w:date="2022-10-17T20:24:00Z">
        <w:r>
          <w:rPr>
            <w:sz w:val="24"/>
            <w:szCs w:val="24"/>
          </w:rPr>
          <w:t xml:space="preserve"> total </w:t>
        </w:r>
      </w:ins>
      <w:ins w:id="338" w:author="Shawn McMurtrey" w:date="2022-10-17T20:27:00Z">
        <w:r>
          <w:rPr>
            <w:i/>
            <w:iCs/>
            <w:sz w:val="24"/>
            <w:szCs w:val="24"/>
          </w:rPr>
          <w:t xml:space="preserve">C. sulphurascens </w:t>
        </w:r>
        <w:r>
          <w:rPr>
            <w:sz w:val="24"/>
            <w:szCs w:val="24"/>
          </w:rPr>
          <w:t>was responsib</w:t>
        </w:r>
      </w:ins>
      <w:ins w:id="339" w:author="Shawn McMurtrey" w:date="2022-10-17T20:28:00Z">
        <w:r>
          <w:rPr>
            <w:sz w:val="24"/>
            <w:szCs w:val="24"/>
          </w:rPr>
          <w:t xml:space="preserve">le for the death </w:t>
        </w:r>
        <w:proofErr w:type="gramStart"/>
        <w:r>
          <w:rPr>
            <w:sz w:val="24"/>
            <w:szCs w:val="24"/>
          </w:rPr>
          <w:t>of</w:t>
        </w:r>
      </w:ins>
      <w:ins w:id="340" w:author="Shawn McMurtrey" w:date="2022-10-17T20:27:00Z">
        <w:r>
          <w:rPr>
            <w:sz w:val="24"/>
            <w:szCs w:val="24"/>
          </w:rPr>
          <w:t xml:space="preserve"> </w:t>
        </w:r>
      </w:ins>
      <w:ins w:id="341" w:author="Shawn McMurtrey" w:date="2022-10-17T20:24:00Z">
        <w:r>
          <w:rPr>
            <w:sz w:val="24"/>
            <w:szCs w:val="24"/>
          </w:rPr>
          <w:t xml:space="preserve"> _</w:t>
        </w:r>
        <w:proofErr w:type="gramEnd"/>
        <w:r>
          <w:rPr>
            <w:sz w:val="24"/>
            <w:szCs w:val="24"/>
          </w:rPr>
          <w:t xml:space="preserve">_________ </w:t>
        </w:r>
      </w:ins>
      <w:ins w:id="342" w:author="Shawn McMurtrey" w:date="2022-10-17T20:25:00Z">
        <w:r>
          <w:rPr>
            <w:sz w:val="24"/>
            <w:szCs w:val="24"/>
          </w:rPr>
          <w:t xml:space="preserve"> Douglas-fir, _</w:t>
        </w:r>
      </w:ins>
      <w:ins w:id="343" w:author="Shawn McMurtrey" w:date="2022-10-17T20:26:00Z">
        <w:r>
          <w:rPr>
            <w:sz w:val="24"/>
            <w:szCs w:val="24"/>
          </w:rPr>
          <w:t>_______ western hemlock, and  _____ western red cedar</w:t>
        </w:r>
      </w:ins>
      <w:ins w:id="344" w:author="Shawn McMurtrey" w:date="2022-10-17T20:28:00Z">
        <w:r>
          <w:rPr>
            <w:sz w:val="24"/>
            <w:szCs w:val="24"/>
          </w:rPr>
          <w:t>.</w:t>
        </w:r>
      </w:ins>
      <w:ins w:id="345" w:author="Shawn McMurtrey" w:date="2022-10-17T20:26:00Z">
        <w:r>
          <w:rPr>
            <w:sz w:val="24"/>
            <w:szCs w:val="24"/>
          </w:rPr>
          <w:t xml:space="preserve"> </w:t>
        </w:r>
      </w:ins>
      <w:r>
        <w:rPr>
          <w:sz w:val="24"/>
          <w:szCs w:val="24"/>
        </w:rPr>
        <w:t>Differences between total Douglas-fir basal area from initial to final surveys was 16.79 m</w:t>
      </w:r>
      <w:r>
        <w:rPr>
          <w:b/>
          <w:bCs/>
          <w:sz w:val="24"/>
          <w:szCs w:val="24"/>
          <w:vertAlign w:val="superscript"/>
        </w:rPr>
        <w:t>2</w:t>
      </w:r>
      <w:r>
        <w:rPr>
          <w:sz w:val="24"/>
          <w:szCs w:val="24"/>
        </w:rPr>
        <w:t>ha</w:t>
      </w:r>
      <w:r>
        <w:rPr>
          <w:sz w:val="24"/>
          <w:szCs w:val="24"/>
          <w:vertAlign w:val="superscript"/>
        </w:rPr>
        <w:t>-1</w:t>
      </w:r>
      <w:r>
        <w:rPr>
          <w:sz w:val="24"/>
          <w:szCs w:val="24"/>
        </w:rPr>
        <w:t xml:space="preserve"> </w:t>
      </w:r>
      <w:ins w:id="346" w:author="Unknown Author" w:date="2022-10-19T15:16:00Z">
        <w:r>
          <w:rPr>
            <w:sz w:val="24"/>
            <w:szCs w:val="24"/>
          </w:rPr>
          <w:t xml:space="preserve">(21% increase) </w:t>
        </w:r>
      </w:ins>
      <w:r>
        <w:rPr>
          <w:sz w:val="24"/>
          <w:szCs w:val="24"/>
        </w:rPr>
        <w:t>for</w:t>
      </w:r>
      <w:ins w:id="347" w:author="Shawn McMurtrey" w:date="2022-08-19T14:54:00Z">
        <w:r>
          <w:rPr>
            <w:sz w:val="24"/>
            <w:szCs w:val="24"/>
          </w:rPr>
          <w:t xml:space="preserve"> the unthinned treatment</w:t>
        </w:r>
      </w:ins>
      <w:r>
        <w:rPr>
          <w:sz w:val="24"/>
          <w:szCs w:val="24"/>
        </w:rPr>
        <w:t>, 17.01 m</w:t>
      </w:r>
      <w:r>
        <w:rPr>
          <w:b/>
          <w:bCs/>
          <w:sz w:val="24"/>
          <w:szCs w:val="24"/>
          <w:vertAlign w:val="superscript"/>
        </w:rPr>
        <w:t>2</w:t>
      </w:r>
      <w:r>
        <w:rPr>
          <w:sz w:val="24"/>
          <w:szCs w:val="24"/>
        </w:rPr>
        <w:t>ha</w:t>
      </w:r>
      <w:r>
        <w:rPr>
          <w:sz w:val="24"/>
          <w:szCs w:val="24"/>
          <w:vertAlign w:val="superscript"/>
        </w:rPr>
        <w:t>-1</w:t>
      </w:r>
      <w:r>
        <w:rPr>
          <w:sz w:val="24"/>
          <w:szCs w:val="24"/>
        </w:rPr>
        <w:t xml:space="preserve"> </w:t>
      </w:r>
      <w:ins w:id="348" w:author="Unknown Author" w:date="2022-10-19T15:16:00Z">
        <w:r>
          <w:rPr>
            <w:sz w:val="24"/>
            <w:szCs w:val="24"/>
          </w:rPr>
          <w:t xml:space="preserve">(32% increase) </w:t>
        </w:r>
      </w:ins>
      <w:r>
        <w:rPr>
          <w:sz w:val="24"/>
          <w:szCs w:val="24"/>
        </w:rPr>
        <w:t xml:space="preserve">for </w:t>
      </w:r>
      <w:ins w:id="349" w:author="Shawn McMurtrey" w:date="2022-08-19T14:58:00Z">
        <w:r>
          <w:rPr>
            <w:sz w:val="24"/>
            <w:szCs w:val="24"/>
          </w:rPr>
          <w:t>the lightly thinned</w:t>
        </w:r>
      </w:ins>
      <w:r>
        <w:rPr>
          <w:sz w:val="24"/>
          <w:szCs w:val="24"/>
        </w:rPr>
        <w:t>, and 18.14 m</w:t>
      </w:r>
      <w:r>
        <w:rPr>
          <w:b/>
          <w:bCs/>
          <w:sz w:val="24"/>
          <w:szCs w:val="24"/>
          <w:vertAlign w:val="superscript"/>
        </w:rPr>
        <w:t>2</w:t>
      </w:r>
      <w:r>
        <w:rPr>
          <w:sz w:val="24"/>
          <w:szCs w:val="24"/>
        </w:rPr>
        <w:t>ha</w:t>
      </w:r>
      <w:r>
        <w:rPr>
          <w:sz w:val="24"/>
          <w:szCs w:val="24"/>
          <w:vertAlign w:val="superscript"/>
        </w:rPr>
        <w:t>-1</w:t>
      </w:r>
      <w:r>
        <w:rPr>
          <w:sz w:val="24"/>
          <w:szCs w:val="24"/>
        </w:rPr>
        <w:t xml:space="preserve"> </w:t>
      </w:r>
      <w:ins w:id="350" w:author="Unknown Author" w:date="2022-10-19T15:17:00Z">
        <w:r>
          <w:rPr>
            <w:sz w:val="24"/>
            <w:szCs w:val="24"/>
          </w:rPr>
          <w:t xml:space="preserve">(29% increase) </w:t>
        </w:r>
      </w:ins>
      <w:r>
        <w:rPr>
          <w:sz w:val="24"/>
          <w:szCs w:val="24"/>
        </w:rPr>
        <w:t>for</w:t>
      </w:r>
      <w:ins w:id="351" w:author="Shawn McMurtrey" w:date="2022-08-19T15:00:00Z">
        <w:r>
          <w:rPr>
            <w:sz w:val="24"/>
            <w:szCs w:val="24"/>
          </w:rPr>
          <w:t xml:space="preserve"> </w:t>
        </w:r>
      </w:ins>
      <w:ins w:id="352" w:author="Shawn McMurtrey" w:date="2022-08-19T15:01:00Z">
        <w:r>
          <w:rPr>
            <w:sz w:val="24"/>
            <w:szCs w:val="24"/>
          </w:rPr>
          <w:t xml:space="preserve">the </w:t>
        </w:r>
      </w:ins>
      <w:ins w:id="353" w:author="Shawn McMurtrey" w:date="2022-08-19T15:00:00Z">
        <w:r>
          <w:rPr>
            <w:sz w:val="24"/>
            <w:szCs w:val="24"/>
          </w:rPr>
          <w:t>thinned treat</w:t>
        </w:r>
      </w:ins>
      <w:ins w:id="354" w:author="Shawn McMurtrey" w:date="2022-08-19T15:01:00Z">
        <w:r>
          <w:rPr>
            <w:sz w:val="24"/>
            <w:szCs w:val="24"/>
          </w:rPr>
          <w:t>ment</w:t>
        </w:r>
      </w:ins>
      <w:r>
        <w:rPr>
          <w:sz w:val="24"/>
          <w:szCs w:val="24"/>
        </w:rPr>
        <w:t xml:space="preserve"> (</w:t>
      </w:r>
      <w:ins w:id="355" w:author="Shawn McMurtrey" w:date="2022-10-12T12:08:00Z">
        <w:r>
          <w:rPr>
            <w:b/>
            <w:bCs/>
            <w:sz w:val="24"/>
            <w:szCs w:val="24"/>
          </w:rPr>
          <w:t>Figure 3</w:t>
        </w:r>
      </w:ins>
      <w:del w:id="356" w:author="Shawn McMurtrey" w:date="2022-10-12T12:08:00Z">
        <w:r>
          <w:rPr>
            <w:b/>
            <w:bCs/>
            <w:sz w:val="24"/>
            <w:szCs w:val="24"/>
          </w:rPr>
          <w:delText>Table 1</w:delText>
        </w:r>
      </w:del>
      <w:r>
        <w:rPr>
          <w:sz w:val="24"/>
          <w:szCs w:val="24"/>
        </w:rPr>
        <w:t xml:space="preserve">). </w:t>
      </w:r>
      <w:del w:id="357" w:author="Unknown Author" w:date="2022-10-19T15:04:00Z">
        <w:r>
          <w:rPr>
            <w:sz w:val="24"/>
            <w:szCs w:val="24"/>
          </w:rPr>
          <w:delText xml:space="preserve">Mean DBH of all trees was 46.5 cm with a maximum DBH of 165.8 cm belonging to a </w:delText>
        </w:r>
        <w:r>
          <w:rPr>
            <w:iCs/>
            <w:sz w:val="24"/>
            <w:szCs w:val="24"/>
          </w:rPr>
          <w:delText>Douglas-fir</w:delText>
        </w:r>
        <w:r>
          <w:rPr>
            <w:i/>
            <w:sz w:val="24"/>
            <w:szCs w:val="24"/>
          </w:rPr>
          <w:delText xml:space="preserve"> </w:delText>
        </w:r>
        <w:r>
          <w:rPr>
            <w:sz w:val="24"/>
            <w:szCs w:val="24"/>
          </w:rPr>
          <w:delText>tree. The largest western hemlock measured had a DBH of 135 cm.</w:delText>
        </w:r>
      </w:del>
      <w:r>
        <w:rPr>
          <w:sz w:val="24"/>
          <w:szCs w:val="24"/>
        </w:rPr>
        <w:t xml:space="preserve"> </w:t>
      </w:r>
      <w:del w:id="358" w:author="Unknown Author" w:date="2022-10-19T15:04:00Z">
        <w:r>
          <w:rPr>
            <w:sz w:val="24"/>
            <w:szCs w:val="24"/>
          </w:rPr>
          <w:delText>The mean mortality DBH for all trees was 29.7 cm.</w:delText>
        </w:r>
      </w:del>
    </w:p>
    <w:p w14:paraId="5789ABB6" w14:textId="77777777" w:rsidR="00D47A72" w:rsidRDefault="00000000">
      <w:pPr>
        <w:spacing w:line="480" w:lineRule="auto"/>
        <w:ind w:firstLine="720"/>
        <w:rPr>
          <w:ins w:id="359" w:author="Shawn McMurtrey" w:date="2022-10-15T15:42:00Z"/>
          <w:sz w:val="24"/>
          <w:szCs w:val="24"/>
        </w:rPr>
        <w:sectPr w:rsidR="00D47A72">
          <w:headerReference w:type="default" r:id="rId31"/>
          <w:pgSz w:w="12240" w:h="15840"/>
          <w:pgMar w:top="2013" w:right="1440" w:bottom="1440" w:left="1440" w:header="1440" w:footer="0" w:gutter="0"/>
          <w:lnNumType w:countBy="1" w:distance="283" w:restart="continuous"/>
          <w:pgNumType w:start="1"/>
          <w:cols w:space="720"/>
          <w:formProt w:val="0"/>
          <w:docGrid w:linePitch="299" w:charSpace="28672"/>
        </w:sectPr>
      </w:pPr>
      <w:del w:id="360" w:author="Unknown Author" w:date="2022-10-19T15:17:00Z">
        <w:r>
          <w:rPr>
            <w:sz w:val="24"/>
            <w:szCs w:val="24"/>
          </w:rPr>
          <w:lastRenderedPageBreak/>
          <w:delText xml:space="preserve">For differences </w:delText>
        </w:r>
        <w:commentRangeStart w:id="361"/>
        <w:commentRangeEnd w:id="361"/>
        <w:r>
          <w:rPr>
            <w:sz w:val="24"/>
            <w:szCs w:val="24"/>
          </w:rPr>
          <w:commentReference w:id="361"/>
        </w:r>
        <w:r>
          <w:rPr>
            <w:sz w:val="24"/>
            <w:szCs w:val="24"/>
          </w:rPr>
          <w:delText>of BA for the 2020 and 1990 time points, there was a 21% increase in BA for the unthinned treatments, a 32% increase for lighly thinned treatments, and a 29% increase in basal area for the thinned treatments (</w:delText>
        </w:r>
        <w:r>
          <w:rPr>
            <w:b/>
            <w:bCs/>
            <w:sz w:val="24"/>
            <w:szCs w:val="24"/>
          </w:rPr>
          <w:delText>Figure 3</w:delText>
        </w:r>
        <w:r>
          <w:rPr>
            <w:sz w:val="24"/>
            <w:szCs w:val="24"/>
          </w:rPr>
          <w:delText xml:space="preserve">). </w:delText>
        </w:r>
      </w:del>
    </w:p>
    <w:p w14:paraId="578D4AA5" w14:textId="77777777" w:rsidR="00D47A72" w:rsidRDefault="00000000">
      <w:pPr>
        <w:spacing w:line="480" w:lineRule="auto"/>
        <w:rPr>
          <w:sz w:val="24"/>
          <w:szCs w:val="24"/>
        </w:rPr>
      </w:pPr>
      <w:r>
        <w:rPr>
          <w:b/>
          <w:sz w:val="24"/>
          <w:szCs w:val="24"/>
        </w:rPr>
        <w:lastRenderedPageBreak/>
        <w:t>Table 1</w:t>
      </w:r>
      <w:r>
        <w:rPr>
          <w:sz w:val="24"/>
          <w:szCs w:val="24"/>
        </w:rPr>
        <w:t>: Initial and final stand summary statistics for the Woods Creek study. BA = basal area,</w:t>
      </w:r>
      <w:ins w:id="362" w:author="Shawn McMurtrey" w:date="2022-10-16T20:15:00Z">
        <w:r>
          <w:rPr>
            <w:sz w:val="24"/>
            <w:szCs w:val="24"/>
          </w:rPr>
          <w:t xml:space="preserve"> CI = 95% confidence interval</w:t>
        </w:r>
      </w:ins>
      <w:del w:id="363" w:author="Shawn McMurtrey" w:date="2022-10-16T20:15:00Z">
        <w:r>
          <w:rPr>
            <w:sz w:val="24"/>
            <w:szCs w:val="24"/>
          </w:rPr>
          <w:delText xml:space="preserve"> SE = standard error</w:delText>
        </w:r>
      </w:del>
      <w:commentRangeStart w:id="364"/>
      <w:commentRangeEnd w:id="364"/>
      <w:r>
        <w:rPr>
          <w:sz w:val="24"/>
          <w:szCs w:val="24"/>
        </w:rPr>
        <w:commentReference w:id="364"/>
      </w:r>
      <w:r>
        <w:rPr>
          <w:sz w:val="24"/>
          <w:szCs w:val="24"/>
        </w:rPr>
        <w:t xml:space="preserve">.  </w:t>
      </w:r>
    </w:p>
    <w:tbl>
      <w:tblPr>
        <w:tblW w:w="10713" w:type="dxa"/>
        <w:tblInd w:w="-360" w:type="dxa"/>
        <w:tblLayout w:type="fixed"/>
        <w:tblLook w:val="04A0" w:firstRow="1" w:lastRow="0" w:firstColumn="1" w:lastColumn="0" w:noHBand="0" w:noVBand="1"/>
      </w:tblPr>
      <w:tblGrid>
        <w:gridCol w:w="1900"/>
        <w:gridCol w:w="782"/>
        <w:gridCol w:w="1006"/>
        <w:gridCol w:w="271"/>
        <w:gridCol w:w="676"/>
        <w:gridCol w:w="405"/>
        <w:gridCol w:w="677"/>
        <w:gridCol w:w="268"/>
        <w:gridCol w:w="678"/>
        <w:gridCol w:w="403"/>
        <w:gridCol w:w="678"/>
        <w:gridCol w:w="266"/>
        <w:gridCol w:w="678"/>
        <w:gridCol w:w="403"/>
        <w:gridCol w:w="678"/>
        <w:gridCol w:w="260"/>
        <w:gridCol w:w="684"/>
      </w:tblGrid>
      <w:tr w:rsidR="00D47A72" w14:paraId="4016E949" w14:textId="77777777">
        <w:trPr>
          <w:trHeight w:val="300"/>
        </w:trPr>
        <w:tc>
          <w:tcPr>
            <w:tcW w:w="1900" w:type="dxa"/>
            <w:shd w:val="clear" w:color="auto" w:fill="auto"/>
            <w:vAlign w:val="bottom"/>
          </w:tcPr>
          <w:p w14:paraId="62757A80" w14:textId="77777777" w:rsidR="00D47A72" w:rsidRDefault="00D47A72">
            <w:pPr>
              <w:widowControl w:val="0"/>
              <w:spacing w:line="480" w:lineRule="auto"/>
              <w:rPr>
                <w:rFonts w:eastAsia="Times New Roman"/>
                <w:sz w:val="20"/>
                <w:szCs w:val="20"/>
                <w:lang w:val="en-US"/>
              </w:rPr>
            </w:pPr>
          </w:p>
        </w:tc>
        <w:tc>
          <w:tcPr>
            <w:tcW w:w="782" w:type="dxa"/>
            <w:shd w:val="clear" w:color="auto" w:fill="auto"/>
            <w:vAlign w:val="bottom"/>
          </w:tcPr>
          <w:p w14:paraId="4FE9632E" w14:textId="77777777" w:rsidR="00D47A72" w:rsidRDefault="00D47A72">
            <w:pPr>
              <w:widowControl w:val="0"/>
              <w:spacing w:line="480" w:lineRule="auto"/>
              <w:rPr>
                <w:rFonts w:eastAsia="Times New Roman"/>
                <w:sz w:val="20"/>
                <w:szCs w:val="20"/>
                <w:lang w:val="en-US"/>
              </w:rPr>
            </w:pPr>
          </w:p>
        </w:tc>
        <w:tc>
          <w:tcPr>
            <w:tcW w:w="1953" w:type="dxa"/>
            <w:gridSpan w:val="3"/>
            <w:tcBorders>
              <w:bottom w:val="single" w:sz="8" w:space="0" w:color="000000"/>
            </w:tcBorders>
            <w:shd w:val="clear" w:color="auto" w:fill="auto"/>
            <w:vAlign w:val="bottom"/>
          </w:tcPr>
          <w:p w14:paraId="478EBE04"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Unthinned</w:t>
            </w:r>
          </w:p>
        </w:tc>
        <w:tc>
          <w:tcPr>
            <w:tcW w:w="405" w:type="dxa"/>
            <w:shd w:val="clear" w:color="auto" w:fill="auto"/>
            <w:vAlign w:val="bottom"/>
          </w:tcPr>
          <w:p w14:paraId="4A1C8548" w14:textId="77777777" w:rsidR="00D47A72" w:rsidRDefault="00D47A72">
            <w:pPr>
              <w:widowControl w:val="0"/>
              <w:spacing w:line="240" w:lineRule="auto"/>
              <w:jc w:val="center"/>
              <w:rPr>
                <w:rFonts w:eastAsia="Times New Roman"/>
                <w:b/>
                <w:bCs/>
                <w:sz w:val="20"/>
                <w:szCs w:val="20"/>
                <w:lang w:val="en-US"/>
              </w:rPr>
            </w:pPr>
          </w:p>
        </w:tc>
        <w:tc>
          <w:tcPr>
            <w:tcW w:w="1623" w:type="dxa"/>
            <w:gridSpan w:val="3"/>
            <w:tcBorders>
              <w:bottom w:val="single" w:sz="8" w:space="0" w:color="000000"/>
            </w:tcBorders>
            <w:shd w:val="clear" w:color="auto" w:fill="auto"/>
            <w:vAlign w:val="bottom"/>
          </w:tcPr>
          <w:p w14:paraId="4331EF3A"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Light thin</w:t>
            </w:r>
          </w:p>
        </w:tc>
        <w:tc>
          <w:tcPr>
            <w:tcW w:w="403" w:type="dxa"/>
            <w:shd w:val="clear" w:color="auto" w:fill="auto"/>
            <w:vAlign w:val="bottom"/>
          </w:tcPr>
          <w:p w14:paraId="6DB35644" w14:textId="77777777" w:rsidR="00D47A72" w:rsidRDefault="00D47A72">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14015283"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Thin</w:t>
            </w:r>
          </w:p>
        </w:tc>
        <w:tc>
          <w:tcPr>
            <w:tcW w:w="403" w:type="dxa"/>
            <w:shd w:val="clear" w:color="auto" w:fill="auto"/>
            <w:vAlign w:val="bottom"/>
          </w:tcPr>
          <w:p w14:paraId="11C71CF9" w14:textId="77777777" w:rsidR="00D47A72" w:rsidRDefault="00D47A72">
            <w:pPr>
              <w:widowControl w:val="0"/>
              <w:spacing w:line="240" w:lineRule="auto"/>
              <w:jc w:val="center"/>
              <w:rPr>
                <w:rFonts w:eastAsia="Times New Roman"/>
                <w:b/>
                <w:bCs/>
                <w:sz w:val="20"/>
                <w:szCs w:val="20"/>
                <w:lang w:val="en-US"/>
              </w:rPr>
            </w:pPr>
          </w:p>
        </w:tc>
        <w:tc>
          <w:tcPr>
            <w:tcW w:w="1622" w:type="dxa"/>
            <w:gridSpan w:val="3"/>
            <w:tcBorders>
              <w:bottom w:val="single" w:sz="8" w:space="0" w:color="000000"/>
            </w:tcBorders>
            <w:shd w:val="clear" w:color="auto" w:fill="auto"/>
            <w:vAlign w:val="bottom"/>
          </w:tcPr>
          <w:p w14:paraId="1EAF2479"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r>
      <w:tr w:rsidR="00D47A72" w14:paraId="23ABC86A" w14:textId="77777777">
        <w:trPr>
          <w:trHeight w:val="20"/>
        </w:trPr>
        <w:tc>
          <w:tcPr>
            <w:tcW w:w="1900" w:type="dxa"/>
            <w:shd w:val="clear" w:color="auto" w:fill="auto"/>
            <w:vAlign w:val="bottom"/>
          </w:tcPr>
          <w:p w14:paraId="4A005941" w14:textId="77777777" w:rsidR="00D47A72" w:rsidRDefault="00D47A72">
            <w:pPr>
              <w:widowControl w:val="0"/>
              <w:spacing w:line="480" w:lineRule="auto"/>
              <w:jc w:val="center"/>
              <w:rPr>
                <w:rFonts w:eastAsia="Times New Roman"/>
                <w:sz w:val="20"/>
                <w:szCs w:val="20"/>
                <w:lang w:val="en-US"/>
              </w:rPr>
            </w:pPr>
          </w:p>
        </w:tc>
        <w:tc>
          <w:tcPr>
            <w:tcW w:w="782" w:type="dxa"/>
            <w:shd w:val="clear" w:color="auto" w:fill="auto"/>
            <w:vAlign w:val="bottom"/>
          </w:tcPr>
          <w:p w14:paraId="0A6CF440" w14:textId="77777777" w:rsidR="00D47A72" w:rsidRDefault="00D47A72">
            <w:pPr>
              <w:widowControl w:val="0"/>
              <w:spacing w:line="480" w:lineRule="auto"/>
              <w:jc w:val="center"/>
              <w:rPr>
                <w:rFonts w:eastAsia="Times New Roman"/>
                <w:sz w:val="20"/>
                <w:szCs w:val="20"/>
                <w:lang w:val="en-US"/>
              </w:rPr>
            </w:pPr>
          </w:p>
        </w:tc>
        <w:tc>
          <w:tcPr>
            <w:tcW w:w="1006" w:type="dxa"/>
            <w:tcBorders>
              <w:top w:val="single" w:sz="4" w:space="0" w:color="000000"/>
              <w:bottom w:val="single" w:sz="8" w:space="0" w:color="000000"/>
            </w:tcBorders>
            <w:shd w:val="clear" w:color="auto" w:fill="auto"/>
            <w:vAlign w:val="bottom"/>
          </w:tcPr>
          <w:p w14:paraId="10E2E25E"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71" w:type="dxa"/>
            <w:shd w:val="clear" w:color="auto" w:fill="auto"/>
            <w:vAlign w:val="bottom"/>
          </w:tcPr>
          <w:p w14:paraId="6B12DC94" w14:textId="77777777" w:rsidR="00D47A72" w:rsidRDefault="00D47A72">
            <w:pPr>
              <w:widowControl w:val="0"/>
              <w:spacing w:line="240" w:lineRule="auto"/>
              <w:jc w:val="center"/>
              <w:rPr>
                <w:rFonts w:eastAsia="Times New Roman"/>
                <w:sz w:val="20"/>
                <w:szCs w:val="20"/>
                <w:lang w:val="en-US"/>
              </w:rPr>
            </w:pPr>
          </w:p>
        </w:tc>
        <w:tc>
          <w:tcPr>
            <w:tcW w:w="676" w:type="dxa"/>
            <w:tcBorders>
              <w:top w:val="single" w:sz="4" w:space="0" w:color="000000"/>
              <w:bottom w:val="single" w:sz="8" w:space="0" w:color="000000"/>
            </w:tcBorders>
            <w:shd w:val="clear" w:color="auto" w:fill="auto"/>
            <w:vAlign w:val="bottom"/>
          </w:tcPr>
          <w:p w14:paraId="4DA50EF4"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5" w:type="dxa"/>
            <w:shd w:val="clear" w:color="auto" w:fill="auto"/>
            <w:vAlign w:val="bottom"/>
          </w:tcPr>
          <w:p w14:paraId="503B83C7" w14:textId="77777777" w:rsidR="00D47A72" w:rsidRDefault="00D47A72">
            <w:pPr>
              <w:widowControl w:val="0"/>
              <w:spacing w:line="240" w:lineRule="auto"/>
              <w:jc w:val="center"/>
              <w:rPr>
                <w:rFonts w:eastAsia="Times New Roman"/>
                <w:sz w:val="20"/>
                <w:szCs w:val="20"/>
                <w:lang w:val="en-US"/>
              </w:rPr>
            </w:pPr>
          </w:p>
        </w:tc>
        <w:tc>
          <w:tcPr>
            <w:tcW w:w="677" w:type="dxa"/>
            <w:tcBorders>
              <w:top w:val="single" w:sz="4" w:space="0" w:color="000000"/>
              <w:bottom w:val="single" w:sz="8" w:space="0" w:color="000000"/>
            </w:tcBorders>
            <w:shd w:val="clear" w:color="auto" w:fill="auto"/>
            <w:vAlign w:val="bottom"/>
          </w:tcPr>
          <w:p w14:paraId="163B3AAB"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8" w:type="dxa"/>
            <w:shd w:val="clear" w:color="auto" w:fill="auto"/>
            <w:vAlign w:val="bottom"/>
          </w:tcPr>
          <w:p w14:paraId="79466FA2" w14:textId="77777777" w:rsidR="00D47A72" w:rsidRDefault="00D47A72">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1E359EED"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0A1EB45B" w14:textId="77777777" w:rsidR="00D47A72" w:rsidRDefault="00D47A72">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56F9BAC2"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6" w:type="dxa"/>
            <w:shd w:val="clear" w:color="auto" w:fill="auto"/>
            <w:vAlign w:val="bottom"/>
          </w:tcPr>
          <w:p w14:paraId="457E8B0E" w14:textId="77777777" w:rsidR="00D47A72" w:rsidRDefault="00D47A72">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22A9651D"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c>
          <w:tcPr>
            <w:tcW w:w="403" w:type="dxa"/>
            <w:shd w:val="clear" w:color="auto" w:fill="auto"/>
            <w:vAlign w:val="bottom"/>
          </w:tcPr>
          <w:p w14:paraId="5798D8E2" w14:textId="77777777" w:rsidR="00D47A72" w:rsidRDefault="00D47A72">
            <w:pPr>
              <w:widowControl w:val="0"/>
              <w:spacing w:line="240" w:lineRule="auto"/>
              <w:jc w:val="center"/>
              <w:rPr>
                <w:rFonts w:eastAsia="Times New Roman"/>
                <w:sz w:val="20"/>
                <w:szCs w:val="20"/>
                <w:lang w:val="en-US"/>
              </w:rPr>
            </w:pPr>
          </w:p>
        </w:tc>
        <w:tc>
          <w:tcPr>
            <w:tcW w:w="678" w:type="dxa"/>
            <w:tcBorders>
              <w:top w:val="single" w:sz="4" w:space="0" w:color="000000"/>
              <w:bottom w:val="single" w:sz="8" w:space="0" w:color="000000"/>
            </w:tcBorders>
            <w:shd w:val="clear" w:color="auto" w:fill="auto"/>
            <w:vAlign w:val="bottom"/>
          </w:tcPr>
          <w:p w14:paraId="1DC53DA8"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1990</w:t>
            </w:r>
          </w:p>
        </w:tc>
        <w:tc>
          <w:tcPr>
            <w:tcW w:w="260" w:type="dxa"/>
            <w:shd w:val="clear" w:color="auto" w:fill="auto"/>
            <w:vAlign w:val="bottom"/>
          </w:tcPr>
          <w:p w14:paraId="32DB0A8F" w14:textId="77777777" w:rsidR="00D47A72" w:rsidRDefault="00D47A72">
            <w:pPr>
              <w:widowControl w:val="0"/>
              <w:spacing w:line="240" w:lineRule="auto"/>
              <w:jc w:val="center"/>
              <w:rPr>
                <w:rFonts w:eastAsia="Times New Roman"/>
                <w:sz w:val="20"/>
                <w:szCs w:val="20"/>
                <w:lang w:val="en-US"/>
              </w:rPr>
            </w:pPr>
          </w:p>
        </w:tc>
        <w:tc>
          <w:tcPr>
            <w:tcW w:w="684" w:type="dxa"/>
            <w:tcBorders>
              <w:top w:val="single" w:sz="4" w:space="0" w:color="000000"/>
              <w:bottom w:val="single" w:sz="8" w:space="0" w:color="000000"/>
            </w:tcBorders>
            <w:shd w:val="clear" w:color="auto" w:fill="auto"/>
            <w:vAlign w:val="bottom"/>
          </w:tcPr>
          <w:p w14:paraId="1830D017"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2020</w:t>
            </w:r>
          </w:p>
        </w:tc>
      </w:tr>
      <w:tr w:rsidR="00D47A72" w14:paraId="1311B04B" w14:textId="77777777">
        <w:trPr>
          <w:trHeight w:val="88"/>
        </w:trPr>
        <w:tc>
          <w:tcPr>
            <w:tcW w:w="1900" w:type="dxa"/>
            <w:tcBorders>
              <w:bottom w:val="single" w:sz="4" w:space="0" w:color="000000"/>
            </w:tcBorders>
            <w:shd w:val="clear" w:color="auto" w:fill="auto"/>
            <w:vAlign w:val="bottom"/>
          </w:tcPr>
          <w:p w14:paraId="10345DFB" w14:textId="77777777" w:rsidR="00D47A72" w:rsidRDefault="00D47A72">
            <w:pPr>
              <w:widowControl w:val="0"/>
              <w:spacing w:line="240" w:lineRule="auto"/>
              <w:jc w:val="center"/>
              <w:rPr>
                <w:rFonts w:eastAsia="Times New Roman"/>
                <w:sz w:val="20"/>
                <w:szCs w:val="20"/>
                <w:lang w:val="en-US"/>
              </w:rPr>
            </w:pPr>
          </w:p>
        </w:tc>
        <w:tc>
          <w:tcPr>
            <w:tcW w:w="782" w:type="dxa"/>
            <w:tcBorders>
              <w:bottom w:val="single" w:sz="4" w:space="0" w:color="000000"/>
            </w:tcBorders>
            <w:shd w:val="clear" w:color="auto" w:fill="auto"/>
            <w:vAlign w:val="bottom"/>
          </w:tcPr>
          <w:p w14:paraId="440626FF" w14:textId="77777777" w:rsidR="00D47A72" w:rsidRDefault="00D47A72">
            <w:pPr>
              <w:widowControl w:val="0"/>
              <w:spacing w:line="240" w:lineRule="auto"/>
              <w:jc w:val="center"/>
              <w:rPr>
                <w:rFonts w:eastAsia="Times New Roman"/>
                <w:sz w:val="20"/>
                <w:szCs w:val="20"/>
                <w:lang w:val="en-US"/>
              </w:rPr>
            </w:pPr>
          </w:p>
        </w:tc>
        <w:tc>
          <w:tcPr>
            <w:tcW w:w="1006" w:type="dxa"/>
            <w:tcBorders>
              <w:bottom w:val="single" w:sz="4" w:space="0" w:color="000000"/>
            </w:tcBorders>
            <w:shd w:val="clear" w:color="auto" w:fill="auto"/>
            <w:vAlign w:val="bottom"/>
          </w:tcPr>
          <w:p w14:paraId="3B12E30C" w14:textId="77777777" w:rsidR="00D47A72" w:rsidRDefault="00D47A72">
            <w:pPr>
              <w:widowControl w:val="0"/>
              <w:spacing w:line="240" w:lineRule="auto"/>
              <w:jc w:val="center"/>
              <w:rPr>
                <w:rFonts w:eastAsia="Times New Roman"/>
                <w:sz w:val="20"/>
                <w:szCs w:val="20"/>
                <w:lang w:val="en-US"/>
              </w:rPr>
            </w:pPr>
          </w:p>
        </w:tc>
        <w:tc>
          <w:tcPr>
            <w:tcW w:w="271" w:type="dxa"/>
            <w:tcBorders>
              <w:bottom w:val="single" w:sz="4" w:space="0" w:color="000000"/>
            </w:tcBorders>
            <w:shd w:val="clear" w:color="auto" w:fill="auto"/>
            <w:vAlign w:val="bottom"/>
          </w:tcPr>
          <w:p w14:paraId="5E9D181A" w14:textId="77777777" w:rsidR="00D47A72" w:rsidRDefault="00D47A72">
            <w:pPr>
              <w:widowControl w:val="0"/>
              <w:spacing w:line="240" w:lineRule="auto"/>
              <w:jc w:val="center"/>
              <w:rPr>
                <w:rFonts w:eastAsia="Times New Roman"/>
                <w:sz w:val="20"/>
                <w:szCs w:val="20"/>
                <w:lang w:val="en-US"/>
              </w:rPr>
            </w:pPr>
          </w:p>
        </w:tc>
        <w:tc>
          <w:tcPr>
            <w:tcW w:w="676" w:type="dxa"/>
            <w:tcBorders>
              <w:bottom w:val="single" w:sz="4" w:space="0" w:color="000000"/>
            </w:tcBorders>
            <w:shd w:val="clear" w:color="auto" w:fill="auto"/>
            <w:vAlign w:val="bottom"/>
          </w:tcPr>
          <w:p w14:paraId="4BB287FE" w14:textId="77777777" w:rsidR="00D47A72" w:rsidRDefault="00D47A72">
            <w:pPr>
              <w:widowControl w:val="0"/>
              <w:spacing w:line="240" w:lineRule="auto"/>
              <w:jc w:val="center"/>
              <w:rPr>
                <w:rFonts w:eastAsia="Times New Roman"/>
                <w:sz w:val="20"/>
                <w:szCs w:val="20"/>
                <w:lang w:val="en-US"/>
              </w:rPr>
            </w:pPr>
          </w:p>
        </w:tc>
        <w:tc>
          <w:tcPr>
            <w:tcW w:w="405" w:type="dxa"/>
            <w:tcBorders>
              <w:bottom w:val="single" w:sz="4" w:space="0" w:color="000000"/>
            </w:tcBorders>
            <w:shd w:val="clear" w:color="auto" w:fill="auto"/>
            <w:vAlign w:val="bottom"/>
          </w:tcPr>
          <w:p w14:paraId="1B18005B" w14:textId="77777777" w:rsidR="00D47A72" w:rsidRDefault="00D47A72">
            <w:pPr>
              <w:widowControl w:val="0"/>
              <w:spacing w:line="240" w:lineRule="auto"/>
              <w:jc w:val="center"/>
              <w:rPr>
                <w:rFonts w:eastAsia="Times New Roman"/>
                <w:sz w:val="20"/>
                <w:szCs w:val="20"/>
                <w:lang w:val="en-US"/>
              </w:rPr>
            </w:pPr>
          </w:p>
        </w:tc>
        <w:tc>
          <w:tcPr>
            <w:tcW w:w="677" w:type="dxa"/>
            <w:tcBorders>
              <w:bottom w:val="single" w:sz="4" w:space="0" w:color="000000"/>
            </w:tcBorders>
            <w:shd w:val="clear" w:color="auto" w:fill="auto"/>
            <w:vAlign w:val="bottom"/>
          </w:tcPr>
          <w:p w14:paraId="02D257D0" w14:textId="77777777" w:rsidR="00D47A72" w:rsidRDefault="00D47A72">
            <w:pPr>
              <w:widowControl w:val="0"/>
              <w:spacing w:line="240" w:lineRule="auto"/>
              <w:jc w:val="center"/>
              <w:rPr>
                <w:rFonts w:eastAsia="Times New Roman"/>
                <w:sz w:val="20"/>
                <w:szCs w:val="20"/>
                <w:lang w:val="en-US"/>
              </w:rPr>
            </w:pPr>
          </w:p>
        </w:tc>
        <w:tc>
          <w:tcPr>
            <w:tcW w:w="268" w:type="dxa"/>
            <w:tcBorders>
              <w:bottom w:val="single" w:sz="4" w:space="0" w:color="000000"/>
            </w:tcBorders>
            <w:shd w:val="clear" w:color="auto" w:fill="auto"/>
            <w:vAlign w:val="bottom"/>
          </w:tcPr>
          <w:p w14:paraId="5A7F753E"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66C1AB95" w14:textId="77777777" w:rsidR="00D47A72" w:rsidRDefault="00D47A72">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2EE05EBA"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709ED91D" w14:textId="77777777" w:rsidR="00D47A72" w:rsidRDefault="00D47A72">
            <w:pPr>
              <w:widowControl w:val="0"/>
              <w:spacing w:line="240" w:lineRule="auto"/>
              <w:jc w:val="center"/>
              <w:rPr>
                <w:rFonts w:eastAsia="Times New Roman"/>
                <w:sz w:val="20"/>
                <w:szCs w:val="20"/>
                <w:lang w:val="en-US"/>
              </w:rPr>
            </w:pPr>
          </w:p>
        </w:tc>
        <w:tc>
          <w:tcPr>
            <w:tcW w:w="266" w:type="dxa"/>
            <w:tcBorders>
              <w:bottom w:val="single" w:sz="4" w:space="0" w:color="000000"/>
            </w:tcBorders>
            <w:shd w:val="clear" w:color="auto" w:fill="auto"/>
            <w:vAlign w:val="bottom"/>
          </w:tcPr>
          <w:p w14:paraId="18FC1BAF"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1ABEBCA7" w14:textId="77777777" w:rsidR="00D47A72" w:rsidRDefault="00D47A72">
            <w:pPr>
              <w:widowControl w:val="0"/>
              <w:spacing w:line="240" w:lineRule="auto"/>
              <w:jc w:val="center"/>
              <w:rPr>
                <w:rFonts w:eastAsia="Times New Roman"/>
                <w:sz w:val="20"/>
                <w:szCs w:val="20"/>
                <w:lang w:val="en-US"/>
              </w:rPr>
            </w:pPr>
          </w:p>
        </w:tc>
        <w:tc>
          <w:tcPr>
            <w:tcW w:w="403" w:type="dxa"/>
            <w:tcBorders>
              <w:bottom w:val="single" w:sz="4" w:space="0" w:color="000000"/>
            </w:tcBorders>
            <w:shd w:val="clear" w:color="auto" w:fill="auto"/>
            <w:vAlign w:val="bottom"/>
          </w:tcPr>
          <w:p w14:paraId="22580F5D"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4" w:space="0" w:color="000000"/>
            </w:tcBorders>
            <w:shd w:val="clear" w:color="auto" w:fill="auto"/>
            <w:vAlign w:val="bottom"/>
          </w:tcPr>
          <w:p w14:paraId="27521B35" w14:textId="77777777" w:rsidR="00D47A72" w:rsidRDefault="00D47A72">
            <w:pPr>
              <w:widowControl w:val="0"/>
              <w:spacing w:line="240" w:lineRule="auto"/>
              <w:jc w:val="center"/>
              <w:rPr>
                <w:rFonts w:eastAsia="Times New Roman"/>
                <w:sz w:val="20"/>
                <w:szCs w:val="20"/>
                <w:lang w:val="en-US"/>
              </w:rPr>
            </w:pPr>
          </w:p>
        </w:tc>
        <w:tc>
          <w:tcPr>
            <w:tcW w:w="260" w:type="dxa"/>
            <w:tcBorders>
              <w:bottom w:val="single" w:sz="4" w:space="0" w:color="000000"/>
            </w:tcBorders>
            <w:shd w:val="clear" w:color="auto" w:fill="auto"/>
            <w:vAlign w:val="bottom"/>
          </w:tcPr>
          <w:p w14:paraId="13EA917B" w14:textId="77777777" w:rsidR="00D47A72" w:rsidRDefault="00D47A72">
            <w:pPr>
              <w:widowControl w:val="0"/>
              <w:spacing w:line="240" w:lineRule="auto"/>
              <w:jc w:val="center"/>
              <w:rPr>
                <w:rFonts w:eastAsia="Times New Roman"/>
                <w:sz w:val="20"/>
                <w:szCs w:val="20"/>
                <w:lang w:val="en-US"/>
              </w:rPr>
            </w:pPr>
          </w:p>
        </w:tc>
        <w:tc>
          <w:tcPr>
            <w:tcW w:w="684" w:type="dxa"/>
            <w:tcBorders>
              <w:bottom w:val="single" w:sz="4" w:space="0" w:color="000000"/>
            </w:tcBorders>
            <w:shd w:val="clear" w:color="auto" w:fill="auto"/>
            <w:vAlign w:val="bottom"/>
          </w:tcPr>
          <w:p w14:paraId="28DBCB44" w14:textId="77777777" w:rsidR="00D47A72" w:rsidRDefault="00D47A72">
            <w:pPr>
              <w:widowControl w:val="0"/>
              <w:spacing w:line="240" w:lineRule="auto"/>
              <w:jc w:val="center"/>
              <w:rPr>
                <w:rFonts w:eastAsia="Times New Roman"/>
                <w:sz w:val="20"/>
                <w:szCs w:val="20"/>
                <w:lang w:val="en-US"/>
              </w:rPr>
            </w:pPr>
          </w:p>
        </w:tc>
      </w:tr>
      <w:tr w:rsidR="00D47A72" w14:paraId="607574AF" w14:textId="77777777">
        <w:trPr>
          <w:trHeight w:val="280"/>
        </w:trPr>
        <w:tc>
          <w:tcPr>
            <w:tcW w:w="1900" w:type="dxa"/>
            <w:shd w:val="clear" w:color="auto" w:fill="auto"/>
            <w:vAlign w:val="bottom"/>
          </w:tcPr>
          <w:p w14:paraId="28A4F6C1" w14:textId="77777777" w:rsidR="00D47A72" w:rsidRDefault="00D47A72">
            <w:pPr>
              <w:widowControl w:val="0"/>
              <w:spacing w:beforeAutospacing="1" w:line="240" w:lineRule="auto"/>
              <w:jc w:val="center"/>
              <w:rPr>
                <w:rFonts w:eastAsia="Times New Roman"/>
                <w:sz w:val="20"/>
                <w:szCs w:val="20"/>
                <w:lang w:val="en-US"/>
              </w:rPr>
            </w:pPr>
          </w:p>
        </w:tc>
        <w:tc>
          <w:tcPr>
            <w:tcW w:w="782" w:type="dxa"/>
            <w:shd w:val="clear" w:color="auto" w:fill="auto"/>
            <w:vAlign w:val="bottom"/>
          </w:tcPr>
          <w:p w14:paraId="5B9B04DB"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65162EFB"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77</w:t>
            </w:r>
          </w:p>
        </w:tc>
        <w:tc>
          <w:tcPr>
            <w:tcW w:w="271" w:type="dxa"/>
            <w:shd w:val="clear" w:color="auto" w:fill="auto"/>
            <w:vAlign w:val="bottom"/>
          </w:tcPr>
          <w:p w14:paraId="1F1542D4"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0DB18B39"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53.4</w:t>
            </w:r>
          </w:p>
        </w:tc>
        <w:tc>
          <w:tcPr>
            <w:tcW w:w="405" w:type="dxa"/>
            <w:shd w:val="clear" w:color="auto" w:fill="auto"/>
            <w:vAlign w:val="bottom"/>
          </w:tcPr>
          <w:p w14:paraId="6F36B2C4"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2074F7B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8" w:type="dxa"/>
            <w:shd w:val="clear" w:color="auto" w:fill="auto"/>
            <w:vAlign w:val="bottom"/>
          </w:tcPr>
          <w:p w14:paraId="42504B0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D5BF935"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403" w:type="dxa"/>
            <w:shd w:val="clear" w:color="auto" w:fill="auto"/>
            <w:vAlign w:val="bottom"/>
          </w:tcPr>
          <w:p w14:paraId="6C7424AB"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EAF99B9"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Change w:id="365" w:author="Shawn McMurtrey" w:date="2022-09-12T05:51:00Z">
                  <w:rPr/>
                </w:rPrChange>
              </w:rPr>
              <w:t>28.2</w:t>
            </w:r>
          </w:p>
        </w:tc>
        <w:tc>
          <w:tcPr>
            <w:tcW w:w="266" w:type="dxa"/>
            <w:shd w:val="clear" w:color="auto" w:fill="auto"/>
            <w:vAlign w:val="bottom"/>
          </w:tcPr>
          <w:p w14:paraId="71A933BB"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33291DC"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23.6</w:t>
            </w:r>
          </w:p>
        </w:tc>
        <w:tc>
          <w:tcPr>
            <w:tcW w:w="403" w:type="dxa"/>
            <w:shd w:val="clear" w:color="auto" w:fill="auto"/>
            <w:vAlign w:val="bottom"/>
          </w:tcPr>
          <w:p w14:paraId="4612616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A2F0336"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46.9</w:t>
            </w:r>
          </w:p>
        </w:tc>
        <w:tc>
          <w:tcPr>
            <w:tcW w:w="260" w:type="dxa"/>
            <w:shd w:val="clear" w:color="auto" w:fill="auto"/>
            <w:vAlign w:val="bottom"/>
          </w:tcPr>
          <w:p w14:paraId="089AFCD9"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shd w:val="clear" w:color="auto" w:fill="auto"/>
            <w:vAlign w:val="bottom"/>
          </w:tcPr>
          <w:p w14:paraId="3CE2B639"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w:t>
            </w:r>
          </w:p>
        </w:tc>
      </w:tr>
      <w:tr w:rsidR="00D47A72" w14:paraId="2572A02C" w14:textId="77777777">
        <w:trPr>
          <w:trHeight w:val="126"/>
        </w:trPr>
        <w:tc>
          <w:tcPr>
            <w:tcW w:w="1900" w:type="dxa"/>
            <w:shd w:val="clear" w:color="auto" w:fill="auto"/>
            <w:vAlign w:val="center"/>
          </w:tcPr>
          <w:p w14:paraId="150A3E76" w14:textId="77777777" w:rsidR="00D47A72"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Live Douglas-fir</w:t>
            </w:r>
          </w:p>
        </w:tc>
        <w:tc>
          <w:tcPr>
            <w:tcW w:w="782" w:type="dxa"/>
            <w:shd w:val="clear" w:color="auto" w:fill="auto"/>
            <w:vAlign w:val="bottom"/>
          </w:tcPr>
          <w:p w14:paraId="450AE306"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4DB432D2" w14:textId="77777777" w:rsidR="00D47A72" w:rsidRDefault="00000000">
            <w:pPr>
              <w:widowControl w:val="0"/>
              <w:spacing w:line="240" w:lineRule="auto"/>
              <w:jc w:val="center"/>
              <w:rPr>
                <w:rFonts w:eastAsia="Times New Roman"/>
                <w:color w:val="000000" w:themeColor="text1"/>
                <w:sz w:val="20"/>
                <w:szCs w:val="20"/>
                <w:lang w:val="en-US"/>
              </w:rPr>
            </w:pPr>
            <w:ins w:id="366" w:author="Shawn McMurtrey" w:date="2022-10-16T20:04:00Z">
              <w:r>
                <w:rPr>
                  <w:rFonts w:eastAsia="Times New Roman"/>
                  <w:color w:val="000000" w:themeColor="text1"/>
                  <w:sz w:val="20"/>
                  <w:szCs w:val="20"/>
                  <w:lang w:val="en-US"/>
                </w:rPr>
                <w:t>31.34</w:t>
              </w:r>
            </w:ins>
            <w:r>
              <w:rPr>
                <w:rFonts w:eastAsia="Times New Roman"/>
                <w:color w:val="000000" w:themeColor="text1"/>
                <w:sz w:val="20"/>
                <w:szCs w:val="20"/>
                <w:lang w:val="en-US"/>
              </w:rPr>
              <w:t xml:space="preserve"> </w:t>
            </w:r>
            <w:del w:id="367" w:author="Shawn McMurtrey" w:date="2022-10-16T20:04:00Z">
              <w:r>
                <w:rPr>
                  <w:rFonts w:eastAsia="Times New Roman"/>
                  <w:color w:val="000000" w:themeColor="text1"/>
                  <w:sz w:val="20"/>
                  <w:szCs w:val="20"/>
                  <w:lang w:val="en-US"/>
                </w:rPr>
                <w:delText>1</w:delText>
              </w:r>
            </w:del>
            <w:del w:id="368" w:author="Shawn McMurtrey" w:date="2022-10-16T20:03:00Z">
              <w:r>
                <w:rPr>
                  <w:rFonts w:eastAsia="Times New Roman"/>
                  <w:color w:val="000000" w:themeColor="text1"/>
                  <w:sz w:val="20"/>
                  <w:szCs w:val="20"/>
                  <w:lang w:val="en-US"/>
                </w:rPr>
                <w:delText>5.99</w:delText>
              </w:r>
            </w:del>
          </w:p>
        </w:tc>
        <w:tc>
          <w:tcPr>
            <w:tcW w:w="271" w:type="dxa"/>
            <w:shd w:val="clear" w:color="auto" w:fill="auto"/>
            <w:vAlign w:val="bottom"/>
          </w:tcPr>
          <w:p w14:paraId="150E93BC"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6B4646EC" w14:textId="77777777" w:rsidR="00D47A72" w:rsidRDefault="00000000">
            <w:pPr>
              <w:widowControl w:val="0"/>
              <w:spacing w:line="240" w:lineRule="auto"/>
              <w:jc w:val="center"/>
              <w:rPr>
                <w:rFonts w:eastAsia="Times New Roman"/>
                <w:color w:val="000000" w:themeColor="text1"/>
                <w:sz w:val="20"/>
                <w:szCs w:val="20"/>
                <w:lang w:val="en-US"/>
              </w:rPr>
            </w:pPr>
            <w:ins w:id="369" w:author="Shawn McMurtrey" w:date="2022-10-16T20:19:00Z">
              <w:r>
                <w:rPr>
                  <w:rFonts w:eastAsia="Times New Roman"/>
                  <w:color w:val="000000" w:themeColor="text1"/>
                  <w:sz w:val="20"/>
                  <w:szCs w:val="20"/>
                  <w:lang w:val="en-US"/>
                </w:rPr>
                <w:t xml:space="preserve">23.22 </w:t>
              </w:r>
            </w:ins>
            <w:del w:id="370" w:author="Shawn McMurtrey" w:date="2022-10-16T20:19:00Z">
              <w:r>
                <w:rPr>
                  <w:rFonts w:eastAsia="Times New Roman"/>
                  <w:color w:val="000000" w:themeColor="text1"/>
                  <w:sz w:val="20"/>
                  <w:szCs w:val="20"/>
                  <w:lang w:val="en-US"/>
                </w:rPr>
                <w:delText>11.9</w:delText>
              </w:r>
            </w:del>
          </w:p>
        </w:tc>
        <w:tc>
          <w:tcPr>
            <w:tcW w:w="405" w:type="dxa"/>
            <w:shd w:val="clear" w:color="auto" w:fill="auto"/>
            <w:vAlign w:val="bottom"/>
          </w:tcPr>
          <w:p w14:paraId="021BAB59"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7A89201D" w14:textId="77777777" w:rsidR="00D47A72" w:rsidRDefault="00000000">
            <w:pPr>
              <w:widowControl w:val="0"/>
              <w:spacing w:line="240" w:lineRule="auto"/>
              <w:jc w:val="center"/>
              <w:rPr>
                <w:rFonts w:eastAsia="Times New Roman"/>
                <w:color w:val="000000" w:themeColor="text1"/>
                <w:sz w:val="20"/>
                <w:szCs w:val="20"/>
                <w:lang w:val="en-US"/>
              </w:rPr>
            </w:pPr>
            <w:ins w:id="371" w:author="Shawn McMurtrey" w:date="2022-10-16T20:05:00Z">
              <w:r>
                <w:rPr>
                  <w:rFonts w:eastAsia="Times New Roman"/>
                  <w:color w:val="000000" w:themeColor="text1"/>
                  <w:sz w:val="20"/>
                  <w:szCs w:val="20"/>
                  <w:lang w:val="en-US"/>
                </w:rPr>
                <w:t>6.91</w:t>
              </w:r>
            </w:ins>
            <w:del w:id="372" w:author="Shawn McMurtrey" w:date="2022-10-16T20:05:00Z">
              <w:r>
                <w:rPr>
                  <w:rFonts w:eastAsia="Times New Roman"/>
                  <w:color w:val="000000" w:themeColor="text1"/>
                  <w:sz w:val="20"/>
                  <w:szCs w:val="20"/>
                  <w:lang w:val="en-US"/>
                </w:rPr>
                <w:delText>3.52</w:delText>
              </w:r>
            </w:del>
          </w:p>
        </w:tc>
        <w:tc>
          <w:tcPr>
            <w:tcW w:w="268" w:type="dxa"/>
            <w:shd w:val="clear" w:color="auto" w:fill="auto"/>
            <w:vAlign w:val="bottom"/>
          </w:tcPr>
          <w:p w14:paraId="79A1EDDF"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42F8629" w14:textId="77777777" w:rsidR="00D47A72" w:rsidRDefault="00000000" w:rsidP="00D47A72">
            <w:pPr>
              <w:widowControl w:val="0"/>
              <w:spacing w:line="240" w:lineRule="auto"/>
              <w:rPr>
                <w:rFonts w:eastAsia="Times New Roman"/>
                <w:color w:val="000000" w:themeColor="text1"/>
                <w:sz w:val="20"/>
                <w:szCs w:val="20"/>
                <w:lang w:val="en-US"/>
              </w:rPr>
              <w:pPrChange w:id="373" w:author="Shawn McMurtrey" w:date="2022-10-16T20:26:00Z">
                <w:pPr>
                  <w:widowControl w:val="0"/>
                  <w:spacing w:line="240" w:lineRule="auto"/>
                  <w:jc w:val="center"/>
                </w:pPr>
              </w:pPrChange>
            </w:pPr>
            <w:r>
              <w:rPr>
                <w:rFonts w:eastAsia="Times New Roman"/>
                <w:color w:val="000000" w:themeColor="text1"/>
                <w:sz w:val="20"/>
                <w:szCs w:val="20"/>
                <w:lang w:val="en-US"/>
              </w:rPr>
              <w:t xml:space="preserve">  8.24 </w:t>
            </w:r>
            <w:del w:id="374" w:author="Shawn McMurtrey" w:date="2022-10-16T20:26:00Z">
              <w:r>
                <w:rPr>
                  <w:rFonts w:eastAsia="Times New Roman"/>
                  <w:color w:val="000000" w:themeColor="text1"/>
                  <w:sz w:val="20"/>
                  <w:szCs w:val="20"/>
                  <w:lang w:val="en-US"/>
                </w:rPr>
                <w:delText>4.2</w:delText>
              </w:r>
            </w:del>
          </w:p>
        </w:tc>
        <w:tc>
          <w:tcPr>
            <w:tcW w:w="403" w:type="dxa"/>
            <w:shd w:val="clear" w:color="auto" w:fill="auto"/>
            <w:vAlign w:val="bottom"/>
          </w:tcPr>
          <w:p w14:paraId="3E3AC05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EF29815" w14:textId="77777777" w:rsidR="00D47A72" w:rsidRDefault="00000000">
            <w:pPr>
              <w:widowControl w:val="0"/>
              <w:spacing w:line="240" w:lineRule="auto"/>
              <w:jc w:val="center"/>
              <w:rPr>
                <w:rFonts w:eastAsia="Times New Roman"/>
                <w:color w:val="000000" w:themeColor="text1"/>
                <w:sz w:val="20"/>
                <w:szCs w:val="20"/>
                <w:lang w:val="en-US"/>
              </w:rPr>
            </w:pPr>
            <w:ins w:id="375" w:author="Shawn McMurtrey" w:date="2022-10-16T20:11:00Z">
              <w:r>
                <w:rPr>
                  <w:rFonts w:eastAsia="Times New Roman"/>
                  <w:color w:val="000000" w:themeColor="text1"/>
                  <w:sz w:val="20"/>
                  <w:szCs w:val="20"/>
                  <w:lang w:val="en-US"/>
                </w:rPr>
                <w:t>9.96</w:t>
              </w:r>
            </w:ins>
            <w:del w:id="376" w:author="Shawn McMurtrey" w:date="2022-10-16T20:11:00Z">
              <w:r>
                <w:rPr>
                  <w:rFonts w:eastAsia="Times New Roman"/>
                  <w:color w:val="000000" w:themeColor="text1"/>
                  <w:sz w:val="20"/>
                  <w:szCs w:val="20"/>
                  <w:lang w:val="en-US"/>
                </w:rPr>
                <w:delText>5.08</w:delText>
              </w:r>
            </w:del>
          </w:p>
        </w:tc>
        <w:tc>
          <w:tcPr>
            <w:tcW w:w="266" w:type="dxa"/>
            <w:shd w:val="clear" w:color="auto" w:fill="auto"/>
            <w:vAlign w:val="bottom"/>
          </w:tcPr>
          <w:p w14:paraId="6BC157D6"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3539078" w14:textId="77777777" w:rsidR="00D47A72" w:rsidRDefault="00000000">
            <w:pPr>
              <w:widowControl w:val="0"/>
              <w:spacing w:line="240" w:lineRule="auto"/>
              <w:jc w:val="center"/>
              <w:rPr>
                <w:rFonts w:eastAsia="Times New Roman"/>
                <w:color w:val="000000" w:themeColor="text1"/>
                <w:sz w:val="20"/>
                <w:szCs w:val="20"/>
                <w:lang w:val="en-US"/>
              </w:rPr>
            </w:pPr>
            <w:ins w:id="377" w:author="Shawn McMurtrey" w:date="2022-10-16T20:27:00Z">
              <w:r>
                <w:rPr>
                  <w:rFonts w:eastAsia="Times New Roman"/>
                  <w:color w:val="000000" w:themeColor="text1"/>
                  <w:sz w:val="20"/>
                  <w:szCs w:val="20"/>
                  <w:lang w:val="en-US"/>
                </w:rPr>
                <w:t>8.46</w:t>
              </w:r>
            </w:ins>
            <w:del w:id="378" w:author="Shawn McMurtrey" w:date="2022-10-16T20:27:00Z">
              <w:r>
                <w:rPr>
                  <w:rFonts w:eastAsia="Times New Roman"/>
                  <w:color w:val="000000" w:themeColor="text1"/>
                  <w:sz w:val="20"/>
                  <w:szCs w:val="20"/>
                  <w:lang w:val="en-US"/>
                </w:rPr>
                <w:delText>4.31</w:delText>
              </w:r>
            </w:del>
          </w:p>
        </w:tc>
        <w:tc>
          <w:tcPr>
            <w:tcW w:w="403" w:type="dxa"/>
            <w:shd w:val="clear" w:color="auto" w:fill="auto"/>
            <w:vAlign w:val="bottom"/>
          </w:tcPr>
          <w:p w14:paraId="67DA42C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B41B260"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379" w:author="Shawn McMurtrey" w:date="2022-10-16T20:13:00Z">
              <w:r>
                <w:rPr>
                  <w:rFonts w:eastAsia="Times New Roman"/>
                  <w:color w:val="000000" w:themeColor="text1"/>
                  <w:sz w:val="20"/>
                  <w:szCs w:val="20"/>
                  <w:lang w:val="en-US"/>
                </w:rPr>
                <w:t xml:space="preserve">15.29 </w:t>
              </w:r>
            </w:ins>
            <w:del w:id="380" w:author="Shawn McMurtrey" w:date="2022-10-16T20:13:00Z">
              <w:r>
                <w:rPr>
                  <w:rFonts w:eastAsia="Times New Roman"/>
                  <w:color w:val="000000" w:themeColor="text1"/>
                  <w:sz w:val="20"/>
                  <w:szCs w:val="20"/>
                  <w:lang w:val="en-US"/>
                </w:rPr>
                <w:delText>7.8</w:delText>
              </w:r>
            </w:del>
          </w:p>
        </w:tc>
        <w:tc>
          <w:tcPr>
            <w:tcW w:w="260" w:type="dxa"/>
            <w:shd w:val="clear" w:color="auto" w:fill="auto"/>
            <w:vAlign w:val="bottom"/>
          </w:tcPr>
          <w:p w14:paraId="6264E909"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44CE824"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381" w:author="Shawn McMurtrey" w:date="2022-10-16T20:29:00Z">
              <w:r>
                <w:rPr>
                  <w:rFonts w:eastAsia="Times New Roman"/>
                  <w:color w:val="000000" w:themeColor="text1"/>
                  <w:sz w:val="20"/>
                  <w:szCs w:val="20"/>
                  <w:lang w:val="en-US"/>
                </w:rPr>
                <w:t xml:space="preserve">10.58 </w:t>
              </w:r>
            </w:ins>
            <w:del w:id="382" w:author="Shawn McMurtrey" w:date="2022-10-16T20:29:00Z">
              <w:r>
                <w:rPr>
                  <w:rFonts w:eastAsia="Times New Roman"/>
                  <w:color w:val="000000" w:themeColor="text1"/>
                  <w:sz w:val="20"/>
                  <w:szCs w:val="20"/>
                  <w:lang w:val="en-US"/>
                </w:rPr>
                <w:delText>5.4</w:delText>
              </w:r>
            </w:del>
          </w:p>
        </w:tc>
      </w:tr>
      <w:tr w:rsidR="00D47A72" w14:paraId="20A5EA16" w14:textId="77777777">
        <w:trPr>
          <w:trHeight w:val="280"/>
        </w:trPr>
        <w:tc>
          <w:tcPr>
            <w:tcW w:w="1900" w:type="dxa"/>
            <w:tcBorders>
              <w:bottom w:val="single" w:sz="8" w:space="0" w:color="000000"/>
            </w:tcBorders>
            <w:shd w:val="clear" w:color="auto" w:fill="auto"/>
            <w:vAlign w:val="center"/>
          </w:tcPr>
          <w:p w14:paraId="39776B76" w14:textId="77777777" w:rsidR="00D47A72" w:rsidRDefault="00D47A72">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35625F8A"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19F80A86"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385</w:t>
            </w:r>
          </w:p>
        </w:tc>
        <w:tc>
          <w:tcPr>
            <w:tcW w:w="271" w:type="dxa"/>
            <w:tcBorders>
              <w:bottom w:val="single" w:sz="8" w:space="0" w:color="000000"/>
            </w:tcBorders>
            <w:shd w:val="clear" w:color="auto" w:fill="auto"/>
            <w:vAlign w:val="bottom"/>
          </w:tcPr>
          <w:p w14:paraId="5BB884E7"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50CF8408"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267</w:t>
            </w:r>
          </w:p>
        </w:tc>
        <w:tc>
          <w:tcPr>
            <w:tcW w:w="405" w:type="dxa"/>
            <w:tcBorders>
              <w:bottom w:val="single" w:sz="8" w:space="0" w:color="000000"/>
            </w:tcBorders>
            <w:shd w:val="clear" w:color="auto" w:fill="auto"/>
            <w:vAlign w:val="bottom"/>
          </w:tcPr>
          <w:p w14:paraId="4409193F"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2C1A66C5"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8" w:type="dxa"/>
            <w:tcBorders>
              <w:bottom w:val="single" w:sz="8" w:space="0" w:color="000000"/>
            </w:tcBorders>
            <w:shd w:val="clear" w:color="auto" w:fill="auto"/>
            <w:vAlign w:val="bottom"/>
          </w:tcPr>
          <w:p w14:paraId="0BE56817"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AD6E9A2"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140</w:t>
            </w:r>
          </w:p>
        </w:tc>
        <w:tc>
          <w:tcPr>
            <w:tcW w:w="403" w:type="dxa"/>
            <w:tcBorders>
              <w:bottom w:val="single" w:sz="8" w:space="0" w:color="000000"/>
            </w:tcBorders>
            <w:shd w:val="clear" w:color="auto" w:fill="auto"/>
            <w:vAlign w:val="bottom"/>
          </w:tcPr>
          <w:p w14:paraId="21CDDD4C"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1AF6062"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141</w:t>
            </w:r>
          </w:p>
        </w:tc>
        <w:tc>
          <w:tcPr>
            <w:tcW w:w="266" w:type="dxa"/>
            <w:tcBorders>
              <w:bottom w:val="single" w:sz="8" w:space="0" w:color="000000"/>
            </w:tcBorders>
            <w:shd w:val="clear" w:color="auto" w:fill="auto"/>
            <w:vAlign w:val="bottom"/>
          </w:tcPr>
          <w:p w14:paraId="70117D25"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9FAE3DC"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118</w:t>
            </w:r>
          </w:p>
        </w:tc>
        <w:tc>
          <w:tcPr>
            <w:tcW w:w="403" w:type="dxa"/>
            <w:tcBorders>
              <w:bottom w:val="single" w:sz="8" w:space="0" w:color="000000"/>
            </w:tcBorders>
            <w:shd w:val="clear" w:color="auto" w:fill="auto"/>
            <w:vAlign w:val="bottom"/>
          </w:tcPr>
          <w:p w14:paraId="59044CA8"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14FDABC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704</w:t>
            </w:r>
          </w:p>
        </w:tc>
        <w:tc>
          <w:tcPr>
            <w:tcW w:w="260" w:type="dxa"/>
            <w:tcBorders>
              <w:bottom w:val="single" w:sz="8" w:space="0" w:color="000000"/>
            </w:tcBorders>
            <w:shd w:val="clear" w:color="auto" w:fill="auto"/>
            <w:vAlign w:val="bottom"/>
          </w:tcPr>
          <w:p w14:paraId="62B4274B"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345449F4"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525</w:t>
            </w:r>
          </w:p>
        </w:tc>
      </w:tr>
      <w:tr w:rsidR="00D47A72" w14:paraId="426BFC2A" w14:textId="77777777">
        <w:trPr>
          <w:trHeight w:val="280"/>
        </w:trPr>
        <w:tc>
          <w:tcPr>
            <w:tcW w:w="1900" w:type="dxa"/>
            <w:vMerge w:val="restart"/>
            <w:tcBorders>
              <w:bottom w:val="single" w:sz="8" w:space="0" w:color="000000"/>
            </w:tcBorders>
            <w:shd w:val="clear" w:color="auto" w:fill="auto"/>
            <w:vAlign w:val="center"/>
          </w:tcPr>
          <w:p w14:paraId="18121CAB" w14:textId="77777777" w:rsidR="00D47A72"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Western hemlock</w:t>
            </w:r>
          </w:p>
        </w:tc>
        <w:tc>
          <w:tcPr>
            <w:tcW w:w="782" w:type="dxa"/>
            <w:shd w:val="clear" w:color="auto" w:fill="auto"/>
            <w:vAlign w:val="center"/>
          </w:tcPr>
          <w:p w14:paraId="09E29B53"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556D726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10.6</w:t>
            </w:r>
          </w:p>
        </w:tc>
        <w:tc>
          <w:tcPr>
            <w:tcW w:w="271" w:type="dxa"/>
            <w:shd w:val="clear" w:color="auto" w:fill="auto"/>
            <w:vAlign w:val="bottom"/>
          </w:tcPr>
          <w:p w14:paraId="62CABC8C"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16B02C9D"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10.2</w:t>
            </w:r>
          </w:p>
        </w:tc>
        <w:tc>
          <w:tcPr>
            <w:tcW w:w="405" w:type="dxa"/>
            <w:shd w:val="clear" w:color="auto" w:fill="auto"/>
            <w:vAlign w:val="bottom"/>
          </w:tcPr>
          <w:p w14:paraId="7FAC5022"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08B2509"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2.8</w:t>
            </w:r>
          </w:p>
        </w:tc>
        <w:tc>
          <w:tcPr>
            <w:tcW w:w="268" w:type="dxa"/>
            <w:shd w:val="clear" w:color="auto" w:fill="auto"/>
            <w:vAlign w:val="bottom"/>
          </w:tcPr>
          <w:p w14:paraId="45188756"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90CC98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5.8</w:t>
            </w:r>
          </w:p>
        </w:tc>
        <w:tc>
          <w:tcPr>
            <w:tcW w:w="403" w:type="dxa"/>
            <w:shd w:val="clear" w:color="auto" w:fill="auto"/>
            <w:vAlign w:val="bottom"/>
          </w:tcPr>
          <w:p w14:paraId="5A9B3CD8"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07A024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w:t>
            </w:r>
          </w:p>
        </w:tc>
        <w:tc>
          <w:tcPr>
            <w:tcW w:w="266" w:type="dxa"/>
            <w:shd w:val="clear" w:color="auto" w:fill="auto"/>
            <w:vAlign w:val="bottom"/>
          </w:tcPr>
          <w:p w14:paraId="33B67FD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B5416D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8.4</w:t>
            </w:r>
          </w:p>
        </w:tc>
        <w:tc>
          <w:tcPr>
            <w:tcW w:w="403" w:type="dxa"/>
            <w:shd w:val="clear" w:color="auto" w:fill="auto"/>
            <w:vAlign w:val="bottom"/>
          </w:tcPr>
          <w:p w14:paraId="63FD93AB"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216E54F" w14:textId="77777777" w:rsidR="00D47A72"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5.87</w:t>
            </w:r>
          </w:p>
        </w:tc>
        <w:tc>
          <w:tcPr>
            <w:tcW w:w="260" w:type="dxa"/>
            <w:shd w:val="clear" w:color="auto" w:fill="auto"/>
            <w:vAlign w:val="bottom"/>
          </w:tcPr>
          <w:p w14:paraId="1367C78B"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0F5EC9AF" w14:textId="77777777" w:rsidR="00D47A72"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7.62</w:t>
            </w:r>
          </w:p>
        </w:tc>
      </w:tr>
      <w:tr w:rsidR="00D47A72" w14:paraId="5C919108" w14:textId="77777777">
        <w:trPr>
          <w:trHeight w:val="280"/>
        </w:trPr>
        <w:tc>
          <w:tcPr>
            <w:tcW w:w="1900" w:type="dxa"/>
            <w:vMerge/>
            <w:shd w:val="clear" w:color="auto" w:fill="auto"/>
            <w:vAlign w:val="center"/>
          </w:tcPr>
          <w:p w14:paraId="43B5BCF0" w14:textId="77777777" w:rsidR="00D47A72" w:rsidRDefault="00D47A72">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2E1E0952"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5158693A" w14:textId="77777777" w:rsidR="00D47A72" w:rsidRDefault="00000000">
            <w:pPr>
              <w:widowControl w:val="0"/>
              <w:spacing w:line="240" w:lineRule="auto"/>
              <w:jc w:val="center"/>
              <w:rPr>
                <w:rFonts w:eastAsia="Times New Roman"/>
                <w:color w:val="000000" w:themeColor="text1"/>
                <w:sz w:val="20"/>
                <w:szCs w:val="20"/>
                <w:lang w:val="en-US"/>
              </w:rPr>
            </w:pPr>
            <w:ins w:id="383" w:author="Shawn McMurtrey" w:date="2022-10-17T09:19:00Z">
              <w:r>
                <w:rPr>
                  <w:rFonts w:eastAsia="Times New Roman"/>
                  <w:color w:val="000000" w:themeColor="text1"/>
                  <w:sz w:val="20"/>
                  <w:szCs w:val="20"/>
                  <w:lang w:val="en-US"/>
                </w:rPr>
                <w:t xml:space="preserve">11.8 </w:t>
              </w:r>
            </w:ins>
            <w:del w:id="384" w:author="Shawn McMurtrey" w:date="2022-10-17T09:19:00Z">
              <w:r>
                <w:rPr>
                  <w:rFonts w:eastAsia="Times New Roman"/>
                  <w:color w:val="000000" w:themeColor="text1"/>
                  <w:sz w:val="20"/>
                  <w:szCs w:val="20"/>
                  <w:lang w:val="en-US"/>
                </w:rPr>
                <w:delText>6.02</w:delText>
              </w:r>
            </w:del>
          </w:p>
        </w:tc>
        <w:tc>
          <w:tcPr>
            <w:tcW w:w="271" w:type="dxa"/>
            <w:shd w:val="clear" w:color="auto" w:fill="auto"/>
            <w:vAlign w:val="bottom"/>
          </w:tcPr>
          <w:p w14:paraId="47C9B920"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0CFDF69" w14:textId="77777777" w:rsidR="00D47A72" w:rsidRDefault="00000000">
            <w:pPr>
              <w:widowControl w:val="0"/>
              <w:spacing w:line="240" w:lineRule="auto"/>
              <w:rPr>
                <w:rFonts w:eastAsia="Times New Roman"/>
                <w:color w:val="000000" w:themeColor="text1"/>
                <w:sz w:val="20"/>
                <w:szCs w:val="20"/>
                <w:lang w:val="en-US"/>
              </w:rPr>
            </w:pPr>
            <w:ins w:id="385" w:author="Shawn McMurtrey" w:date="2022-10-17T13:18:00Z">
              <w:r>
                <w:rPr>
                  <w:rFonts w:eastAsia="Times New Roman"/>
                  <w:color w:val="000000" w:themeColor="text1"/>
                  <w:sz w:val="20"/>
                  <w:szCs w:val="20"/>
                  <w:lang w:val="en-US"/>
                </w:rPr>
                <w:t>8.11</w:t>
              </w:r>
            </w:ins>
            <w:ins w:id="386" w:author="Shawn McMurtrey" w:date="2022-10-17T11:26:00Z">
              <w:r>
                <w:rPr>
                  <w:rFonts w:eastAsia="Times New Roman"/>
                  <w:color w:val="000000" w:themeColor="text1"/>
                  <w:sz w:val="20"/>
                  <w:szCs w:val="20"/>
                  <w:lang w:val="en-US"/>
                </w:rPr>
                <w:t xml:space="preserve"> </w:t>
              </w:r>
            </w:ins>
            <w:del w:id="387" w:author="Shawn McMurtrey" w:date="2022-10-17T11:26:00Z">
              <w:r>
                <w:rPr>
                  <w:rFonts w:eastAsia="Times New Roman"/>
                  <w:color w:val="000000" w:themeColor="text1"/>
                  <w:sz w:val="20"/>
                  <w:szCs w:val="20"/>
                  <w:lang w:val="en-US"/>
                </w:rPr>
                <w:delText>4.14</w:delText>
              </w:r>
            </w:del>
          </w:p>
        </w:tc>
        <w:tc>
          <w:tcPr>
            <w:tcW w:w="405" w:type="dxa"/>
            <w:shd w:val="clear" w:color="auto" w:fill="auto"/>
            <w:vAlign w:val="bottom"/>
          </w:tcPr>
          <w:p w14:paraId="61BA905D"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4D413C17" w14:textId="77777777" w:rsidR="00D47A72" w:rsidRDefault="00000000" w:rsidP="00D47A72">
            <w:pPr>
              <w:widowControl w:val="0"/>
              <w:spacing w:line="240" w:lineRule="auto"/>
              <w:rPr>
                <w:rFonts w:eastAsia="Times New Roman"/>
                <w:color w:val="000000" w:themeColor="text1"/>
                <w:sz w:val="20"/>
                <w:szCs w:val="20"/>
                <w:lang w:val="en-US"/>
              </w:rPr>
              <w:pPrChange w:id="388" w:author="Shawn McMurtrey" w:date="2022-09-12T05:46:00Z">
                <w:pPr>
                  <w:widowControl w:val="0"/>
                  <w:spacing w:line="480" w:lineRule="auto"/>
                  <w:jc w:val="center"/>
                </w:pPr>
              </w:pPrChange>
            </w:pPr>
            <w:r>
              <w:rPr>
                <w:rFonts w:eastAsia="Times New Roman"/>
                <w:color w:val="000000" w:themeColor="text1"/>
                <w:sz w:val="20"/>
                <w:szCs w:val="20"/>
                <w:lang w:val="en-US"/>
              </w:rPr>
              <w:t xml:space="preserve">4.08 </w:t>
            </w:r>
            <w:del w:id="389" w:author="Shawn McMurtrey" w:date="2022-10-17T09:20:00Z">
              <w:r>
                <w:rPr>
                  <w:rFonts w:eastAsia="Times New Roman"/>
                  <w:color w:val="000000" w:themeColor="text1"/>
                  <w:sz w:val="20"/>
                  <w:szCs w:val="20"/>
                  <w:lang w:val="en-US"/>
                </w:rPr>
                <w:delText>2.08</w:delText>
              </w:r>
            </w:del>
          </w:p>
        </w:tc>
        <w:tc>
          <w:tcPr>
            <w:tcW w:w="268" w:type="dxa"/>
            <w:shd w:val="clear" w:color="auto" w:fill="auto"/>
            <w:vAlign w:val="bottom"/>
          </w:tcPr>
          <w:p w14:paraId="5AAB254E"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2C31133" w14:textId="77777777" w:rsidR="00D47A72" w:rsidRDefault="00000000">
            <w:pPr>
              <w:widowControl w:val="0"/>
              <w:spacing w:line="240" w:lineRule="auto"/>
              <w:jc w:val="center"/>
              <w:rPr>
                <w:rFonts w:eastAsia="Times New Roman"/>
                <w:color w:val="000000" w:themeColor="text1"/>
                <w:sz w:val="20"/>
                <w:szCs w:val="20"/>
                <w:lang w:val="en-US"/>
              </w:rPr>
            </w:pPr>
            <w:ins w:id="390" w:author="Shawn McMurtrey" w:date="2022-10-17T11:29:00Z">
              <w:r>
                <w:rPr>
                  <w:rFonts w:eastAsia="Times New Roman"/>
                  <w:color w:val="000000" w:themeColor="text1"/>
                  <w:sz w:val="20"/>
                  <w:szCs w:val="20"/>
                  <w:lang w:val="en-US"/>
                </w:rPr>
                <w:t>6.24</w:t>
              </w:r>
            </w:ins>
            <w:del w:id="391" w:author="Shawn McMurtrey" w:date="2022-10-17T11:29:00Z">
              <w:r>
                <w:rPr>
                  <w:rFonts w:eastAsia="Times New Roman"/>
                  <w:color w:val="000000" w:themeColor="text1"/>
                  <w:sz w:val="20"/>
                  <w:szCs w:val="20"/>
                  <w:lang w:val="en-US"/>
                </w:rPr>
                <w:delText>3.18</w:delText>
              </w:r>
            </w:del>
          </w:p>
        </w:tc>
        <w:tc>
          <w:tcPr>
            <w:tcW w:w="403" w:type="dxa"/>
            <w:shd w:val="clear" w:color="auto" w:fill="auto"/>
            <w:vAlign w:val="bottom"/>
          </w:tcPr>
          <w:p w14:paraId="4077D8FF"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0CC980F" w14:textId="77777777" w:rsidR="00D47A72" w:rsidRDefault="00000000" w:rsidP="00D47A72">
            <w:pPr>
              <w:widowControl w:val="0"/>
              <w:spacing w:line="240" w:lineRule="auto"/>
              <w:rPr>
                <w:rFonts w:eastAsia="Times New Roman"/>
                <w:color w:val="000000" w:themeColor="text1"/>
                <w:sz w:val="20"/>
                <w:szCs w:val="20"/>
                <w:lang w:val="en-US"/>
              </w:rPr>
              <w:pPrChange w:id="392" w:author="Shawn McMurtrey" w:date="2022-09-12T05:54:00Z">
                <w:pPr>
                  <w:widowControl w:val="0"/>
                  <w:spacing w:line="480" w:lineRule="auto"/>
                  <w:jc w:val="center"/>
                </w:pPr>
              </w:pPrChange>
            </w:pPr>
            <w:r>
              <w:rPr>
                <w:rFonts w:eastAsia="Times New Roman"/>
                <w:color w:val="000000" w:themeColor="text1"/>
                <w:sz w:val="20"/>
                <w:szCs w:val="20"/>
                <w:lang w:val="en-US"/>
              </w:rPr>
              <w:t xml:space="preserve"> </w:t>
            </w:r>
            <w:ins w:id="393" w:author="Shawn McMurtrey" w:date="2022-10-17T09:21:00Z">
              <w:r>
                <w:rPr>
                  <w:rFonts w:eastAsia="Times New Roman"/>
                  <w:color w:val="000000" w:themeColor="text1"/>
                  <w:sz w:val="20"/>
                  <w:szCs w:val="20"/>
                  <w:lang w:val="en-US"/>
                </w:rPr>
                <w:t xml:space="preserve">6.66 </w:t>
              </w:r>
            </w:ins>
            <w:del w:id="394" w:author="Shawn McMurtrey" w:date="2022-10-17T09:21:00Z">
              <w:r>
                <w:rPr>
                  <w:rFonts w:eastAsia="Times New Roman"/>
                  <w:color w:val="000000" w:themeColor="text1"/>
                  <w:sz w:val="20"/>
                  <w:szCs w:val="20"/>
                  <w:lang w:val="en-US"/>
                </w:rPr>
                <w:delText>3.4</w:delText>
              </w:r>
            </w:del>
          </w:p>
        </w:tc>
        <w:tc>
          <w:tcPr>
            <w:tcW w:w="266" w:type="dxa"/>
            <w:shd w:val="clear" w:color="auto" w:fill="auto"/>
            <w:vAlign w:val="bottom"/>
          </w:tcPr>
          <w:p w14:paraId="53F26717"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569CFEC" w14:textId="77777777" w:rsidR="00D47A72" w:rsidRDefault="00000000">
            <w:pPr>
              <w:widowControl w:val="0"/>
              <w:spacing w:line="240" w:lineRule="auto"/>
              <w:jc w:val="center"/>
              <w:rPr>
                <w:rFonts w:eastAsia="Times New Roman"/>
                <w:color w:val="000000" w:themeColor="text1"/>
                <w:sz w:val="20"/>
                <w:szCs w:val="20"/>
                <w:lang w:val="en-US"/>
              </w:rPr>
            </w:pPr>
            <w:ins w:id="395" w:author="Shawn McMurtrey" w:date="2022-10-17T12:24:00Z">
              <w:r>
                <w:rPr>
                  <w:rFonts w:eastAsia="Times New Roman"/>
                  <w:color w:val="000000" w:themeColor="text1"/>
                  <w:sz w:val="20"/>
                  <w:szCs w:val="20"/>
                  <w:lang w:val="en-US"/>
                </w:rPr>
                <w:t xml:space="preserve">7.7 </w:t>
              </w:r>
            </w:ins>
            <w:del w:id="396" w:author="Shawn McMurtrey" w:date="2022-10-17T12:24:00Z">
              <w:r>
                <w:rPr>
                  <w:rFonts w:eastAsia="Times New Roman"/>
                  <w:color w:val="000000" w:themeColor="text1"/>
                  <w:sz w:val="20"/>
                  <w:szCs w:val="20"/>
                  <w:lang w:val="en-US"/>
                </w:rPr>
                <w:delText>3.92</w:delText>
              </w:r>
            </w:del>
          </w:p>
        </w:tc>
        <w:tc>
          <w:tcPr>
            <w:tcW w:w="403" w:type="dxa"/>
            <w:shd w:val="clear" w:color="auto" w:fill="auto"/>
            <w:vAlign w:val="bottom"/>
          </w:tcPr>
          <w:p w14:paraId="175A6029"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127CD0E"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397" w:author="Shawn McMurtrey" w:date="2022-10-17T09:23:00Z">
              <w:r>
                <w:rPr>
                  <w:rFonts w:eastAsia="Times New Roman"/>
                  <w:color w:val="000000" w:themeColor="text1"/>
                  <w:sz w:val="20"/>
                  <w:szCs w:val="20"/>
                  <w:lang w:val="en-US"/>
                </w:rPr>
                <w:t xml:space="preserve">4.45 </w:t>
              </w:r>
            </w:ins>
            <w:del w:id="398" w:author="Shawn McMurtrey" w:date="2022-10-17T09:23:00Z">
              <w:r>
                <w:rPr>
                  <w:rFonts w:eastAsia="Times New Roman"/>
                  <w:color w:val="000000" w:themeColor="text1"/>
                  <w:sz w:val="20"/>
                  <w:szCs w:val="20"/>
                  <w:lang w:val="en-US"/>
                </w:rPr>
                <w:delText>2.27</w:delText>
              </w:r>
            </w:del>
          </w:p>
        </w:tc>
        <w:tc>
          <w:tcPr>
            <w:tcW w:w="260" w:type="dxa"/>
            <w:shd w:val="clear" w:color="auto" w:fill="auto"/>
            <w:vAlign w:val="bottom"/>
          </w:tcPr>
          <w:p w14:paraId="6EF2427D"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EED9C49"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399" w:author="Shawn McMurtrey" w:date="2022-10-17T11:32:00Z">
              <w:r>
                <w:rPr>
                  <w:rFonts w:eastAsia="Times New Roman"/>
                  <w:color w:val="000000" w:themeColor="text1"/>
                  <w:sz w:val="20"/>
                  <w:szCs w:val="20"/>
                  <w:lang w:val="en-US"/>
                </w:rPr>
                <w:t xml:space="preserve">3.96 </w:t>
              </w:r>
            </w:ins>
            <w:del w:id="400" w:author="Shawn McMurtrey" w:date="2022-10-17T11:32:00Z">
              <w:r>
                <w:rPr>
                  <w:rFonts w:eastAsia="Times New Roman"/>
                  <w:color w:val="000000" w:themeColor="text1"/>
                  <w:sz w:val="20"/>
                  <w:szCs w:val="20"/>
                  <w:lang w:val="en-US"/>
                </w:rPr>
                <w:delText>2.02</w:delText>
              </w:r>
            </w:del>
          </w:p>
        </w:tc>
      </w:tr>
      <w:tr w:rsidR="00D47A72" w14:paraId="27FA5DF9" w14:textId="77777777">
        <w:trPr>
          <w:trHeight w:val="280"/>
        </w:trPr>
        <w:tc>
          <w:tcPr>
            <w:tcW w:w="1900" w:type="dxa"/>
            <w:vMerge/>
            <w:tcBorders>
              <w:bottom w:val="single" w:sz="8" w:space="0" w:color="000000"/>
            </w:tcBorders>
            <w:shd w:val="clear" w:color="auto" w:fill="auto"/>
            <w:vAlign w:val="center"/>
          </w:tcPr>
          <w:p w14:paraId="5775CB0D" w14:textId="77777777" w:rsidR="00D47A72" w:rsidRDefault="00D47A72">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5CFBA82F"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3D6FF395"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53</w:t>
            </w:r>
          </w:p>
        </w:tc>
        <w:tc>
          <w:tcPr>
            <w:tcW w:w="271" w:type="dxa"/>
            <w:tcBorders>
              <w:bottom w:val="single" w:sz="8" w:space="0" w:color="000000"/>
            </w:tcBorders>
            <w:shd w:val="clear" w:color="auto" w:fill="auto"/>
            <w:vAlign w:val="bottom"/>
          </w:tcPr>
          <w:p w14:paraId="0AE0732C"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5FAF22DE"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51</w:t>
            </w:r>
          </w:p>
        </w:tc>
        <w:tc>
          <w:tcPr>
            <w:tcW w:w="405" w:type="dxa"/>
            <w:tcBorders>
              <w:bottom w:val="single" w:sz="8" w:space="0" w:color="000000"/>
            </w:tcBorders>
            <w:shd w:val="clear" w:color="auto" w:fill="auto"/>
            <w:vAlign w:val="bottom"/>
          </w:tcPr>
          <w:p w14:paraId="5CD98E37"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2131BF94"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c>
          <w:tcPr>
            <w:tcW w:w="268" w:type="dxa"/>
            <w:tcBorders>
              <w:bottom w:val="single" w:sz="8" w:space="0" w:color="000000"/>
            </w:tcBorders>
            <w:shd w:val="clear" w:color="auto" w:fill="auto"/>
            <w:vAlign w:val="bottom"/>
          </w:tcPr>
          <w:p w14:paraId="0C8F6450"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740818D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29</w:t>
            </w:r>
          </w:p>
        </w:tc>
        <w:tc>
          <w:tcPr>
            <w:tcW w:w="403" w:type="dxa"/>
            <w:tcBorders>
              <w:bottom w:val="single" w:sz="8" w:space="0" w:color="000000"/>
            </w:tcBorders>
            <w:shd w:val="clear" w:color="auto" w:fill="auto"/>
            <w:vAlign w:val="bottom"/>
          </w:tcPr>
          <w:p w14:paraId="75ADF0C1"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CFA17AC"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27</w:t>
            </w:r>
          </w:p>
        </w:tc>
        <w:tc>
          <w:tcPr>
            <w:tcW w:w="266" w:type="dxa"/>
            <w:tcBorders>
              <w:bottom w:val="single" w:sz="8" w:space="0" w:color="000000"/>
            </w:tcBorders>
            <w:shd w:val="clear" w:color="auto" w:fill="auto"/>
            <w:vAlign w:val="bottom"/>
          </w:tcPr>
          <w:p w14:paraId="116AE932"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D80D01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42</w:t>
            </w:r>
          </w:p>
        </w:tc>
        <w:tc>
          <w:tcPr>
            <w:tcW w:w="403" w:type="dxa"/>
            <w:tcBorders>
              <w:bottom w:val="single" w:sz="8" w:space="0" w:color="000000"/>
            </w:tcBorders>
            <w:shd w:val="clear" w:color="auto" w:fill="auto"/>
            <w:vAlign w:val="bottom"/>
          </w:tcPr>
          <w:p w14:paraId="61BD0E80"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CE22B2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94</w:t>
            </w:r>
          </w:p>
        </w:tc>
        <w:tc>
          <w:tcPr>
            <w:tcW w:w="260" w:type="dxa"/>
            <w:tcBorders>
              <w:bottom w:val="single" w:sz="8" w:space="0" w:color="000000"/>
            </w:tcBorders>
            <w:shd w:val="clear" w:color="auto" w:fill="auto"/>
            <w:vAlign w:val="bottom"/>
          </w:tcPr>
          <w:p w14:paraId="7B9E4B29"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02B6557D"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122</w:t>
            </w:r>
          </w:p>
        </w:tc>
      </w:tr>
      <w:tr w:rsidR="00D47A72" w14:paraId="09852F62" w14:textId="77777777">
        <w:trPr>
          <w:trHeight w:val="280"/>
        </w:trPr>
        <w:tc>
          <w:tcPr>
            <w:tcW w:w="1900" w:type="dxa"/>
            <w:vMerge w:val="restart"/>
            <w:tcBorders>
              <w:bottom w:val="single" w:sz="8" w:space="0" w:color="000000"/>
            </w:tcBorders>
            <w:shd w:val="clear" w:color="auto" w:fill="auto"/>
            <w:vAlign w:val="center"/>
          </w:tcPr>
          <w:p w14:paraId="4AF3F0D3" w14:textId="77777777" w:rsidR="00D47A72"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Live other species</w:t>
            </w:r>
          </w:p>
        </w:tc>
        <w:tc>
          <w:tcPr>
            <w:tcW w:w="782" w:type="dxa"/>
            <w:shd w:val="clear" w:color="auto" w:fill="auto"/>
            <w:vAlign w:val="bottom"/>
          </w:tcPr>
          <w:p w14:paraId="0B6AB78E"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18108174"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7.6</w:t>
            </w:r>
          </w:p>
        </w:tc>
        <w:tc>
          <w:tcPr>
            <w:tcW w:w="271" w:type="dxa"/>
            <w:shd w:val="clear" w:color="auto" w:fill="auto"/>
            <w:vAlign w:val="bottom"/>
          </w:tcPr>
          <w:p w14:paraId="4C4301D4"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41A9EED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c>
          <w:tcPr>
            <w:tcW w:w="405" w:type="dxa"/>
            <w:shd w:val="clear" w:color="auto" w:fill="auto"/>
            <w:vAlign w:val="bottom"/>
          </w:tcPr>
          <w:p w14:paraId="2F3BA8BC"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1EC501D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w:t>
            </w:r>
          </w:p>
        </w:tc>
        <w:tc>
          <w:tcPr>
            <w:tcW w:w="268" w:type="dxa"/>
            <w:shd w:val="clear" w:color="auto" w:fill="auto"/>
            <w:vAlign w:val="bottom"/>
          </w:tcPr>
          <w:p w14:paraId="06E4BB9A"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FFDA74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c>
          <w:tcPr>
            <w:tcW w:w="403" w:type="dxa"/>
            <w:shd w:val="clear" w:color="auto" w:fill="auto"/>
            <w:vAlign w:val="bottom"/>
          </w:tcPr>
          <w:p w14:paraId="11077909"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6BAF5C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w:t>
            </w:r>
          </w:p>
        </w:tc>
        <w:tc>
          <w:tcPr>
            <w:tcW w:w="266" w:type="dxa"/>
            <w:shd w:val="clear" w:color="auto" w:fill="auto"/>
            <w:vAlign w:val="bottom"/>
          </w:tcPr>
          <w:p w14:paraId="2D72E2C1"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B71C056"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shd w:val="clear" w:color="auto" w:fill="auto"/>
            <w:vAlign w:val="bottom"/>
          </w:tcPr>
          <w:p w14:paraId="45EC5BE3"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78DF998" w14:textId="77777777" w:rsidR="00D47A72"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4.13</w:t>
            </w:r>
          </w:p>
        </w:tc>
        <w:tc>
          <w:tcPr>
            <w:tcW w:w="260" w:type="dxa"/>
            <w:shd w:val="clear" w:color="auto" w:fill="auto"/>
            <w:vAlign w:val="bottom"/>
          </w:tcPr>
          <w:p w14:paraId="3CAD05CD"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4C44B2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2.4</w:t>
            </w:r>
          </w:p>
        </w:tc>
      </w:tr>
      <w:tr w:rsidR="00D47A72" w14:paraId="7B1B664C" w14:textId="77777777">
        <w:trPr>
          <w:trHeight w:val="280"/>
        </w:trPr>
        <w:tc>
          <w:tcPr>
            <w:tcW w:w="1900" w:type="dxa"/>
            <w:vMerge/>
            <w:shd w:val="clear" w:color="auto" w:fill="auto"/>
            <w:vAlign w:val="center"/>
          </w:tcPr>
          <w:p w14:paraId="557765E4" w14:textId="77777777" w:rsidR="00D47A72" w:rsidRDefault="00D47A72">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608CCADF" w14:textId="77777777" w:rsidR="00D47A72" w:rsidRDefault="00000000" w:rsidP="00D47A72">
            <w:pPr>
              <w:widowControl w:val="0"/>
              <w:spacing w:line="240" w:lineRule="auto"/>
              <w:rPr>
                <w:rFonts w:eastAsia="Times New Roman"/>
                <w:b/>
                <w:bCs/>
                <w:sz w:val="20"/>
                <w:szCs w:val="20"/>
                <w:lang w:val="en-US"/>
              </w:rPr>
              <w:pPrChange w:id="401" w:author="Shawn McMurtrey" w:date="2022-10-17T12:28:00Z">
                <w:pPr>
                  <w:widowControl w:val="0"/>
                  <w:spacing w:line="240" w:lineRule="auto"/>
                  <w:jc w:val="center"/>
                </w:pPr>
              </w:pPrChange>
            </w:pPr>
            <w:r>
              <w:rPr>
                <w:rFonts w:eastAsia="Times New Roman"/>
                <w:b/>
                <w:bCs/>
                <w:sz w:val="20"/>
                <w:szCs w:val="20"/>
                <w:lang w:val="en-US"/>
              </w:rPr>
              <w:t xml:space="preserve">   CI</w:t>
            </w:r>
          </w:p>
        </w:tc>
        <w:tc>
          <w:tcPr>
            <w:tcW w:w="1006" w:type="dxa"/>
            <w:shd w:val="clear" w:color="auto" w:fill="auto"/>
            <w:vAlign w:val="bottom"/>
          </w:tcPr>
          <w:p w14:paraId="144FAE32" w14:textId="77777777" w:rsidR="00D47A72" w:rsidRDefault="00000000">
            <w:pPr>
              <w:widowControl w:val="0"/>
              <w:spacing w:line="240" w:lineRule="auto"/>
              <w:jc w:val="center"/>
              <w:rPr>
                <w:rFonts w:eastAsia="Times New Roman"/>
                <w:color w:val="000000" w:themeColor="text1"/>
                <w:sz w:val="20"/>
                <w:szCs w:val="20"/>
                <w:lang w:val="en-US"/>
              </w:rPr>
            </w:pPr>
            <w:ins w:id="402" w:author="Shawn McMurtrey" w:date="2022-10-17T09:24:00Z">
              <w:r>
                <w:rPr>
                  <w:rFonts w:eastAsia="Times New Roman"/>
                  <w:color w:val="000000" w:themeColor="text1"/>
                  <w:sz w:val="20"/>
                  <w:szCs w:val="20"/>
                  <w:lang w:val="en-US"/>
                </w:rPr>
                <w:t xml:space="preserve">7.34 </w:t>
              </w:r>
            </w:ins>
            <w:del w:id="403" w:author="Shawn McMurtrey" w:date="2022-10-17T09:24:00Z">
              <w:r>
                <w:rPr>
                  <w:rFonts w:eastAsia="Times New Roman"/>
                  <w:color w:val="000000" w:themeColor="text1"/>
                  <w:sz w:val="20"/>
                  <w:szCs w:val="20"/>
                  <w:lang w:val="en-US"/>
                </w:rPr>
                <w:delText>3.74</w:delText>
              </w:r>
            </w:del>
          </w:p>
        </w:tc>
        <w:tc>
          <w:tcPr>
            <w:tcW w:w="271" w:type="dxa"/>
            <w:shd w:val="clear" w:color="auto" w:fill="auto"/>
            <w:vAlign w:val="bottom"/>
          </w:tcPr>
          <w:p w14:paraId="4FDA7E31"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0C280954" w14:textId="77777777" w:rsidR="00D47A72" w:rsidRDefault="00000000" w:rsidP="00D47A72">
            <w:pPr>
              <w:widowControl w:val="0"/>
              <w:spacing w:line="240" w:lineRule="auto"/>
              <w:rPr>
                <w:rFonts w:eastAsia="Times New Roman"/>
                <w:color w:val="000000" w:themeColor="text1"/>
                <w:sz w:val="20"/>
                <w:szCs w:val="20"/>
                <w:lang w:val="en-US"/>
              </w:rPr>
              <w:pPrChange w:id="404" w:author="Shawn McMurtrey" w:date="2022-10-17T12:12:00Z">
                <w:pPr>
                  <w:widowControl w:val="0"/>
                  <w:spacing w:line="240" w:lineRule="auto"/>
                  <w:jc w:val="center"/>
                </w:pPr>
              </w:pPrChange>
            </w:pPr>
            <w:ins w:id="405" w:author="Shawn McMurtrey" w:date="2022-10-17T12:12:00Z">
              <w:r>
                <w:rPr>
                  <w:rFonts w:eastAsia="Times New Roman"/>
                  <w:color w:val="000000" w:themeColor="text1"/>
                  <w:sz w:val="20"/>
                  <w:szCs w:val="20"/>
                  <w:lang w:val="en-US"/>
                </w:rPr>
                <w:t xml:space="preserve"> 5.01</w:t>
              </w:r>
            </w:ins>
            <w:del w:id="406" w:author="Shawn McMurtrey" w:date="2022-10-17T12:12:00Z">
              <w:r>
                <w:rPr>
                  <w:rFonts w:eastAsia="Times New Roman"/>
                  <w:color w:val="000000" w:themeColor="text1"/>
                  <w:sz w:val="20"/>
                  <w:szCs w:val="20"/>
                  <w:lang w:val="en-US"/>
                </w:rPr>
                <w:delText>2.55</w:delText>
              </w:r>
            </w:del>
          </w:p>
        </w:tc>
        <w:tc>
          <w:tcPr>
            <w:tcW w:w="405" w:type="dxa"/>
            <w:shd w:val="clear" w:color="auto" w:fill="auto"/>
            <w:vAlign w:val="bottom"/>
          </w:tcPr>
          <w:p w14:paraId="76FA81BA"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034FAED7" w14:textId="77777777" w:rsidR="00D47A72" w:rsidRDefault="00000000">
            <w:pPr>
              <w:widowControl w:val="0"/>
              <w:spacing w:line="240" w:lineRule="auto"/>
              <w:jc w:val="center"/>
              <w:rPr>
                <w:rFonts w:eastAsia="Times New Roman"/>
                <w:color w:val="000000" w:themeColor="text1"/>
                <w:sz w:val="20"/>
                <w:szCs w:val="20"/>
                <w:lang w:val="en-US"/>
              </w:rPr>
            </w:pPr>
            <w:ins w:id="407" w:author="Shawn McMurtrey" w:date="2022-10-17T10:41:00Z">
              <w:r>
                <w:rPr>
                  <w:rFonts w:eastAsia="Times New Roman"/>
                  <w:color w:val="000000" w:themeColor="text1"/>
                  <w:sz w:val="20"/>
                  <w:szCs w:val="20"/>
                  <w:lang w:val="en-US"/>
                </w:rPr>
                <w:t>4.</w:t>
              </w:r>
            </w:ins>
            <w:ins w:id="408" w:author="Shawn McMurtrey" w:date="2022-10-17T13:54:00Z">
              <w:r>
                <w:rPr>
                  <w:rFonts w:eastAsia="Times New Roman"/>
                  <w:color w:val="000000" w:themeColor="text1"/>
                  <w:sz w:val="20"/>
                  <w:szCs w:val="20"/>
                  <w:lang w:val="en-US"/>
                </w:rPr>
                <w:t>46</w:t>
              </w:r>
            </w:ins>
            <w:del w:id="409" w:author="Shawn McMurtrey" w:date="2022-10-17T13:54:00Z">
              <w:r>
                <w:rPr>
                  <w:rFonts w:eastAsia="Times New Roman"/>
                  <w:color w:val="000000" w:themeColor="text1"/>
                  <w:sz w:val="20"/>
                  <w:szCs w:val="20"/>
                  <w:lang w:val="en-US"/>
                </w:rPr>
                <w:delText>2</w:delText>
              </w:r>
            </w:del>
            <w:del w:id="410" w:author="Shawn McMurtrey" w:date="2022-10-17T10:41:00Z">
              <w:r>
                <w:rPr>
                  <w:rFonts w:eastAsia="Times New Roman"/>
                  <w:color w:val="000000" w:themeColor="text1"/>
                  <w:sz w:val="20"/>
                  <w:szCs w:val="20"/>
                  <w:lang w:val="en-US"/>
                </w:rPr>
                <w:delText>.65</w:delText>
              </w:r>
            </w:del>
          </w:p>
        </w:tc>
        <w:tc>
          <w:tcPr>
            <w:tcW w:w="268" w:type="dxa"/>
            <w:shd w:val="clear" w:color="auto" w:fill="auto"/>
            <w:vAlign w:val="bottom"/>
          </w:tcPr>
          <w:p w14:paraId="22F321BC"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461E28B" w14:textId="77777777" w:rsidR="00D47A72" w:rsidRDefault="00000000">
            <w:pPr>
              <w:widowControl w:val="0"/>
              <w:spacing w:line="240" w:lineRule="auto"/>
              <w:jc w:val="center"/>
              <w:rPr>
                <w:rFonts w:eastAsia="Times New Roman"/>
                <w:color w:val="000000" w:themeColor="text1"/>
                <w:sz w:val="20"/>
                <w:szCs w:val="20"/>
                <w:lang w:val="en-US"/>
              </w:rPr>
            </w:pPr>
            <w:ins w:id="411" w:author="Shawn McMurtrey" w:date="2022-10-17T11:36:00Z">
              <w:r>
                <w:rPr>
                  <w:rFonts w:eastAsia="Times New Roman"/>
                  <w:color w:val="000000" w:themeColor="text1"/>
                  <w:sz w:val="20"/>
                  <w:szCs w:val="20"/>
                  <w:lang w:val="en-US"/>
                </w:rPr>
                <w:t>0.99</w:t>
              </w:r>
            </w:ins>
            <w:del w:id="412" w:author="Shawn McMurtrey" w:date="2022-10-17T11:36:00Z">
              <w:r>
                <w:rPr>
                  <w:rFonts w:eastAsia="Times New Roman"/>
                  <w:color w:val="000000" w:themeColor="text1"/>
                  <w:sz w:val="20"/>
                  <w:szCs w:val="20"/>
                  <w:lang w:val="en-US"/>
                </w:rPr>
                <w:delText>0.5</w:delText>
              </w:r>
            </w:del>
          </w:p>
        </w:tc>
        <w:tc>
          <w:tcPr>
            <w:tcW w:w="403" w:type="dxa"/>
            <w:shd w:val="clear" w:color="auto" w:fill="auto"/>
            <w:vAlign w:val="bottom"/>
          </w:tcPr>
          <w:p w14:paraId="1A3CD6A6"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2B036437" w14:textId="77777777" w:rsidR="00D47A72" w:rsidRDefault="00000000">
            <w:pPr>
              <w:widowControl w:val="0"/>
              <w:spacing w:line="240" w:lineRule="auto"/>
              <w:jc w:val="center"/>
              <w:rPr>
                <w:rFonts w:eastAsia="Times New Roman"/>
                <w:color w:val="000000" w:themeColor="text1"/>
                <w:sz w:val="20"/>
                <w:szCs w:val="20"/>
                <w:lang w:val="en-US"/>
              </w:rPr>
            </w:pPr>
            <w:ins w:id="413" w:author="Shawn McMurtrey" w:date="2022-10-17T11:19:00Z">
              <w:r>
                <w:rPr>
                  <w:rFonts w:eastAsia="Times New Roman"/>
                  <w:color w:val="000000" w:themeColor="text1"/>
                  <w:sz w:val="20"/>
                  <w:szCs w:val="20"/>
                  <w:lang w:val="en-US"/>
                </w:rPr>
                <w:t>2.23</w:t>
              </w:r>
            </w:ins>
            <w:del w:id="414" w:author="Shawn McMurtrey" w:date="2022-10-17T11:19:00Z">
              <w:r>
                <w:rPr>
                  <w:rFonts w:eastAsia="Times New Roman"/>
                  <w:color w:val="000000" w:themeColor="text1"/>
                  <w:sz w:val="20"/>
                  <w:szCs w:val="20"/>
                  <w:lang w:val="en-US"/>
                </w:rPr>
                <w:delText>1.14</w:delText>
              </w:r>
            </w:del>
          </w:p>
        </w:tc>
        <w:tc>
          <w:tcPr>
            <w:tcW w:w="266" w:type="dxa"/>
            <w:shd w:val="clear" w:color="auto" w:fill="auto"/>
            <w:vAlign w:val="bottom"/>
          </w:tcPr>
          <w:p w14:paraId="3C28578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2B22C01" w14:textId="77777777" w:rsidR="00D47A72" w:rsidRDefault="00000000">
            <w:pPr>
              <w:widowControl w:val="0"/>
              <w:spacing w:line="240" w:lineRule="auto"/>
              <w:jc w:val="center"/>
              <w:rPr>
                <w:rFonts w:eastAsia="Times New Roman"/>
                <w:color w:val="000000" w:themeColor="text1"/>
                <w:sz w:val="20"/>
                <w:szCs w:val="20"/>
                <w:lang w:val="en-US"/>
              </w:rPr>
            </w:pPr>
            <w:ins w:id="415" w:author="Shawn McMurtrey" w:date="2022-10-17T12:27:00Z">
              <w:r>
                <w:rPr>
                  <w:rFonts w:eastAsia="Times New Roman"/>
                  <w:color w:val="000000" w:themeColor="text1"/>
                  <w:sz w:val="20"/>
                  <w:szCs w:val="20"/>
                  <w:lang w:val="en-US"/>
                </w:rPr>
                <w:t>1.14</w:t>
              </w:r>
            </w:ins>
            <w:del w:id="416" w:author="Shawn McMurtrey" w:date="2022-10-17T12:27:00Z">
              <w:r>
                <w:rPr>
                  <w:rFonts w:eastAsia="Times New Roman"/>
                  <w:color w:val="000000" w:themeColor="text1"/>
                  <w:sz w:val="20"/>
                  <w:szCs w:val="20"/>
                  <w:lang w:val="en-US"/>
                </w:rPr>
                <w:delText>0.58</w:delText>
              </w:r>
            </w:del>
          </w:p>
        </w:tc>
        <w:tc>
          <w:tcPr>
            <w:tcW w:w="403" w:type="dxa"/>
            <w:shd w:val="clear" w:color="auto" w:fill="auto"/>
            <w:vAlign w:val="bottom"/>
          </w:tcPr>
          <w:p w14:paraId="384F2663"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F807FE7"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417" w:author="Shawn McMurtrey" w:date="2022-10-17T11:48:00Z">
              <w:r>
                <w:rPr>
                  <w:rFonts w:eastAsia="Times New Roman"/>
                  <w:color w:val="000000" w:themeColor="text1"/>
                  <w:sz w:val="20"/>
                  <w:szCs w:val="20"/>
                  <w:lang w:val="en-US"/>
                </w:rPr>
                <w:t>3.29</w:t>
              </w:r>
            </w:ins>
            <w:del w:id="418" w:author="Shawn McMurtrey" w:date="2022-10-17T11:48:00Z">
              <w:r>
                <w:rPr>
                  <w:rFonts w:eastAsia="Times New Roman"/>
                  <w:color w:val="000000" w:themeColor="text1"/>
                  <w:sz w:val="20"/>
                  <w:szCs w:val="20"/>
                  <w:lang w:val="en-US"/>
                </w:rPr>
                <w:delText>1.52</w:delText>
              </w:r>
            </w:del>
          </w:p>
        </w:tc>
        <w:tc>
          <w:tcPr>
            <w:tcW w:w="260" w:type="dxa"/>
            <w:shd w:val="clear" w:color="auto" w:fill="auto"/>
            <w:vAlign w:val="bottom"/>
          </w:tcPr>
          <w:p w14:paraId="0FB795E4"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10FDFE8F" w14:textId="77777777" w:rsidR="00D47A72" w:rsidRDefault="00000000">
            <w:pPr>
              <w:widowControl w:val="0"/>
              <w:spacing w:line="240" w:lineRule="auto"/>
              <w:jc w:val="center"/>
              <w:rPr>
                <w:rFonts w:eastAsia="Times New Roman"/>
                <w:color w:val="000000" w:themeColor="text1"/>
                <w:sz w:val="20"/>
                <w:szCs w:val="20"/>
                <w:lang w:val="en-US"/>
              </w:rPr>
            </w:pPr>
            <w:ins w:id="419" w:author="Shawn McMurtrey" w:date="2022-10-17T11:50:00Z">
              <w:r>
                <w:rPr>
                  <w:rFonts w:eastAsia="Times New Roman"/>
                  <w:color w:val="000000" w:themeColor="text1"/>
                  <w:sz w:val="20"/>
                  <w:szCs w:val="20"/>
                  <w:lang w:val="en-US"/>
                </w:rPr>
                <w:t>1.22</w:t>
              </w:r>
            </w:ins>
            <w:del w:id="420" w:author="Shawn McMurtrey" w:date="2022-10-17T11:49:00Z">
              <w:r>
                <w:rPr>
                  <w:rFonts w:eastAsia="Times New Roman"/>
                  <w:color w:val="000000" w:themeColor="text1"/>
                  <w:sz w:val="20"/>
                  <w:szCs w:val="20"/>
                  <w:lang w:val="en-US"/>
                </w:rPr>
                <w:delText>0.62</w:delText>
              </w:r>
            </w:del>
          </w:p>
        </w:tc>
      </w:tr>
      <w:tr w:rsidR="00D47A72" w14:paraId="16AB5937" w14:textId="77777777">
        <w:trPr>
          <w:trHeight w:val="280"/>
        </w:trPr>
        <w:tc>
          <w:tcPr>
            <w:tcW w:w="1900" w:type="dxa"/>
            <w:vMerge/>
            <w:tcBorders>
              <w:bottom w:val="single" w:sz="8" w:space="0" w:color="000000"/>
            </w:tcBorders>
            <w:shd w:val="clear" w:color="auto" w:fill="auto"/>
            <w:vAlign w:val="center"/>
          </w:tcPr>
          <w:p w14:paraId="65307435" w14:textId="77777777" w:rsidR="00D47A72" w:rsidRDefault="00D47A72">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0EE7062D"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4FE4958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38</w:t>
            </w:r>
          </w:p>
        </w:tc>
        <w:tc>
          <w:tcPr>
            <w:tcW w:w="271" w:type="dxa"/>
            <w:tcBorders>
              <w:bottom w:val="single" w:sz="8" w:space="0" w:color="000000"/>
            </w:tcBorders>
            <w:shd w:val="clear" w:color="auto" w:fill="auto"/>
            <w:vAlign w:val="bottom"/>
          </w:tcPr>
          <w:p w14:paraId="0F4A650C"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34132586"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5" w:type="dxa"/>
            <w:tcBorders>
              <w:bottom w:val="single" w:sz="8" w:space="0" w:color="000000"/>
            </w:tcBorders>
            <w:shd w:val="clear" w:color="auto" w:fill="auto"/>
            <w:vAlign w:val="bottom"/>
          </w:tcPr>
          <w:p w14:paraId="5D9346F1"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76156D6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15</w:t>
            </w:r>
          </w:p>
        </w:tc>
        <w:tc>
          <w:tcPr>
            <w:tcW w:w="268" w:type="dxa"/>
            <w:tcBorders>
              <w:bottom w:val="single" w:sz="8" w:space="0" w:color="000000"/>
            </w:tcBorders>
            <w:shd w:val="clear" w:color="auto" w:fill="auto"/>
            <w:vAlign w:val="bottom"/>
          </w:tcPr>
          <w:p w14:paraId="2F13112A"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09863EC5"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w:t>
            </w:r>
          </w:p>
        </w:tc>
        <w:tc>
          <w:tcPr>
            <w:tcW w:w="403" w:type="dxa"/>
            <w:tcBorders>
              <w:bottom w:val="single" w:sz="8" w:space="0" w:color="000000"/>
            </w:tcBorders>
            <w:shd w:val="clear" w:color="auto" w:fill="auto"/>
            <w:vAlign w:val="bottom"/>
          </w:tcPr>
          <w:p w14:paraId="7E22BC1E"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1597BFB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6" w:type="dxa"/>
            <w:tcBorders>
              <w:bottom w:val="single" w:sz="8" w:space="0" w:color="000000"/>
            </w:tcBorders>
            <w:shd w:val="clear" w:color="auto" w:fill="auto"/>
            <w:vAlign w:val="bottom"/>
          </w:tcPr>
          <w:p w14:paraId="79A289D9"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B8F36C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w:t>
            </w:r>
          </w:p>
        </w:tc>
        <w:tc>
          <w:tcPr>
            <w:tcW w:w="403" w:type="dxa"/>
            <w:tcBorders>
              <w:bottom w:val="single" w:sz="8" w:space="0" w:color="000000"/>
            </w:tcBorders>
            <w:shd w:val="clear" w:color="auto" w:fill="auto"/>
            <w:vAlign w:val="bottom"/>
          </w:tcPr>
          <w:p w14:paraId="70354E53"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480AC4DB"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63</w:t>
            </w:r>
          </w:p>
        </w:tc>
        <w:tc>
          <w:tcPr>
            <w:tcW w:w="260" w:type="dxa"/>
            <w:tcBorders>
              <w:bottom w:val="single" w:sz="8" w:space="0" w:color="000000"/>
            </w:tcBorders>
            <w:shd w:val="clear" w:color="auto" w:fill="auto"/>
            <w:vAlign w:val="bottom"/>
          </w:tcPr>
          <w:p w14:paraId="602EE564"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02231362"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w:t>
            </w:r>
          </w:p>
        </w:tc>
      </w:tr>
      <w:tr w:rsidR="00D47A72" w14:paraId="72E2BB65" w14:textId="77777777">
        <w:trPr>
          <w:trHeight w:val="290"/>
        </w:trPr>
        <w:tc>
          <w:tcPr>
            <w:tcW w:w="1900" w:type="dxa"/>
            <w:vMerge w:val="restart"/>
            <w:tcBorders>
              <w:bottom w:val="single" w:sz="8" w:space="0" w:color="000000"/>
            </w:tcBorders>
            <w:shd w:val="clear" w:color="auto" w:fill="auto"/>
            <w:vAlign w:val="center"/>
          </w:tcPr>
          <w:p w14:paraId="468A58D1" w14:textId="77777777" w:rsidR="00D47A72"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Total</w:t>
            </w:r>
            <w:r>
              <w:rPr>
                <w:rFonts w:eastAsia="Times New Roman"/>
                <w:b/>
                <w:bCs/>
                <w:sz w:val="20"/>
                <w:szCs w:val="20"/>
                <w:lang w:val="en-US"/>
              </w:rPr>
              <w:br/>
              <w:t>live trees</w:t>
            </w:r>
          </w:p>
        </w:tc>
        <w:tc>
          <w:tcPr>
            <w:tcW w:w="782" w:type="dxa"/>
            <w:shd w:val="clear" w:color="auto" w:fill="auto"/>
            <w:vAlign w:val="bottom"/>
          </w:tcPr>
          <w:p w14:paraId="447E1F7E"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358B0F3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95.2</w:t>
            </w:r>
          </w:p>
        </w:tc>
        <w:tc>
          <w:tcPr>
            <w:tcW w:w="271" w:type="dxa"/>
            <w:shd w:val="clear" w:color="auto" w:fill="auto"/>
            <w:vAlign w:val="bottom"/>
          </w:tcPr>
          <w:p w14:paraId="32D4C1FF"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72332D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69.4</w:t>
            </w:r>
          </w:p>
        </w:tc>
        <w:tc>
          <w:tcPr>
            <w:tcW w:w="405" w:type="dxa"/>
            <w:shd w:val="clear" w:color="auto" w:fill="auto"/>
            <w:vAlign w:val="bottom"/>
          </w:tcPr>
          <w:p w14:paraId="0C6369AF"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CDA1BC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43</w:t>
            </w:r>
          </w:p>
        </w:tc>
        <w:tc>
          <w:tcPr>
            <w:tcW w:w="268" w:type="dxa"/>
            <w:shd w:val="clear" w:color="auto" w:fill="auto"/>
            <w:vAlign w:val="bottom"/>
          </w:tcPr>
          <w:p w14:paraId="3668FD95"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4D517DD"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36.2</w:t>
            </w:r>
          </w:p>
        </w:tc>
        <w:tc>
          <w:tcPr>
            <w:tcW w:w="403" w:type="dxa"/>
            <w:shd w:val="clear" w:color="auto" w:fill="auto"/>
            <w:vAlign w:val="bottom"/>
          </w:tcPr>
          <w:p w14:paraId="2E017837"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96DA46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35.6</w:t>
            </w:r>
          </w:p>
        </w:tc>
        <w:tc>
          <w:tcPr>
            <w:tcW w:w="266" w:type="dxa"/>
            <w:shd w:val="clear" w:color="auto" w:fill="auto"/>
            <w:vAlign w:val="bottom"/>
          </w:tcPr>
          <w:p w14:paraId="4E49F09E"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05A0C36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32.8</w:t>
            </w:r>
          </w:p>
        </w:tc>
        <w:tc>
          <w:tcPr>
            <w:tcW w:w="403" w:type="dxa"/>
            <w:shd w:val="clear" w:color="auto" w:fill="auto"/>
            <w:vAlign w:val="bottom"/>
          </w:tcPr>
          <w:p w14:paraId="03741BE3"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185E770F" w14:textId="77777777" w:rsidR="00D47A72"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18.7</w:t>
            </w:r>
          </w:p>
        </w:tc>
        <w:tc>
          <w:tcPr>
            <w:tcW w:w="260" w:type="dxa"/>
            <w:shd w:val="clear" w:color="auto" w:fill="auto"/>
            <w:vAlign w:val="bottom"/>
          </w:tcPr>
          <w:p w14:paraId="7B0A38A3"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22BBC46" w14:textId="77777777" w:rsidR="00D47A72" w:rsidRDefault="00000000">
            <w:pPr>
              <w:widowControl w:val="0"/>
              <w:spacing w:line="240" w:lineRule="auto"/>
              <w:jc w:val="center"/>
              <w:rPr>
                <w:rFonts w:eastAsia="Times New Roman"/>
                <w:color w:val="000000" w:themeColor="text1"/>
                <w:sz w:val="20"/>
                <w:szCs w:val="20"/>
                <w:highlight w:val="yellow"/>
                <w:lang w:val="en-US"/>
              </w:rPr>
            </w:pPr>
            <w:r>
              <w:rPr>
                <w:rFonts w:eastAsia="Times New Roman"/>
                <w:color w:val="000000" w:themeColor="text1"/>
                <w:sz w:val="20"/>
                <w:szCs w:val="20"/>
                <w:lang w:val="en-US"/>
              </w:rPr>
              <w:t>14.8</w:t>
            </w:r>
          </w:p>
        </w:tc>
      </w:tr>
      <w:tr w:rsidR="00D47A72" w14:paraId="6FFDFB2E" w14:textId="77777777">
        <w:trPr>
          <w:trHeight w:val="290"/>
        </w:trPr>
        <w:tc>
          <w:tcPr>
            <w:tcW w:w="1900" w:type="dxa"/>
            <w:vMerge/>
            <w:shd w:val="clear" w:color="auto" w:fill="auto"/>
            <w:vAlign w:val="center"/>
          </w:tcPr>
          <w:p w14:paraId="7F3BF617" w14:textId="77777777" w:rsidR="00D47A72" w:rsidRDefault="00D47A72">
            <w:pPr>
              <w:widowControl w:val="0"/>
              <w:spacing w:beforeAutospacing="1" w:line="240" w:lineRule="auto"/>
              <w:jc w:val="center"/>
              <w:rPr>
                <w:rFonts w:eastAsia="Times New Roman"/>
                <w:b/>
                <w:bCs/>
                <w:sz w:val="20"/>
                <w:szCs w:val="20"/>
                <w:lang w:val="en-US"/>
              </w:rPr>
            </w:pPr>
          </w:p>
        </w:tc>
        <w:tc>
          <w:tcPr>
            <w:tcW w:w="782" w:type="dxa"/>
            <w:shd w:val="clear" w:color="auto" w:fill="auto"/>
            <w:vAlign w:val="bottom"/>
          </w:tcPr>
          <w:p w14:paraId="3A5CDFD8"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shd w:val="clear" w:color="auto" w:fill="auto"/>
            <w:vAlign w:val="bottom"/>
          </w:tcPr>
          <w:p w14:paraId="18043551" w14:textId="77777777" w:rsidR="00D47A72" w:rsidRDefault="00000000">
            <w:pPr>
              <w:widowControl w:val="0"/>
              <w:spacing w:line="240" w:lineRule="auto"/>
              <w:jc w:val="center"/>
              <w:rPr>
                <w:rFonts w:eastAsia="Times New Roman"/>
                <w:color w:val="000000" w:themeColor="text1"/>
                <w:sz w:val="20"/>
                <w:szCs w:val="20"/>
                <w:lang w:val="en-US"/>
              </w:rPr>
            </w:pPr>
            <w:ins w:id="421" w:author="Shawn McMurtrey" w:date="2022-10-17T13:51:00Z">
              <w:r>
                <w:rPr>
                  <w:rFonts w:eastAsia="Times New Roman"/>
                  <w:color w:val="000000" w:themeColor="text1"/>
                  <w:sz w:val="20"/>
                  <w:szCs w:val="20"/>
                  <w:lang w:val="en-US"/>
                </w:rPr>
                <w:t xml:space="preserve">19.83 </w:t>
              </w:r>
            </w:ins>
            <w:del w:id="422" w:author="Shawn McMurtrey" w:date="2022-10-17T13:51:00Z">
              <w:r>
                <w:rPr>
                  <w:rFonts w:eastAsia="Times New Roman"/>
                  <w:color w:val="000000" w:themeColor="text1"/>
                  <w:sz w:val="20"/>
                  <w:szCs w:val="20"/>
                  <w:lang w:val="en-US"/>
                </w:rPr>
                <w:delText>10.12</w:delText>
              </w:r>
            </w:del>
          </w:p>
        </w:tc>
        <w:tc>
          <w:tcPr>
            <w:tcW w:w="271" w:type="dxa"/>
            <w:shd w:val="clear" w:color="auto" w:fill="auto"/>
            <w:vAlign w:val="bottom"/>
          </w:tcPr>
          <w:p w14:paraId="747E21B7"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25E059A6" w14:textId="77777777" w:rsidR="00D47A72" w:rsidRDefault="00000000">
            <w:pPr>
              <w:widowControl w:val="0"/>
              <w:spacing w:line="240" w:lineRule="auto"/>
              <w:jc w:val="center"/>
              <w:rPr>
                <w:rFonts w:eastAsia="Times New Roman"/>
                <w:color w:val="000000" w:themeColor="text1"/>
                <w:sz w:val="20"/>
                <w:szCs w:val="20"/>
                <w:lang w:val="en-US"/>
              </w:rPr>
            </w:pPr>
            <w:ins w:id="423" w:author="Shawn McMurtrey" w:date="2022-10-17T12:16:00Z">
              <w:r>
                <w:rPr>
                  <w:rFonts w:eastAsia="Times New Roman"/>
                  <w:color w:val="000000" w:themeColor="text1"/>
                  <w:sz w:val="20"/>
                  <w:szCs w:val="20"/>
                  <w:lang w:val="en-US"/>
                </w:rPr>
                <w:t xml:space="preserve">13.85 </w:t>
              </w:r>
            </w:ins>
            <w:del w:id="424" w:author="Shawn McMurtrey" w:date="2022-10-17T12:16:00Z">
              <w:r>
                <w:rPr>
                  <w:rFonts w:eastAsia="Times New Roman"/>
                  <w:color w:val="000000" w:themeColor="text1"/>
                  <w:sz w:val="20"/>
                  <w:szCs w:val="20"/>
                  <w:lang w:val="en-US"/>
                </w:rPr>
                <w:delText>7.06</w:delText>
              </w:r>
            </w:del>
          </w:p>
        </w:tc>
        <w:tc>
          <w:tcPr>
            <w:tcW w:w="405" w:type="dxa"/>
            <w:shd w:val="clear" w:color="auto" w:fill="auto"/>
            <w:vAlign w:val="bottom"/>
          </w:tcPr>
          <w:p w14:paraId="2ADC0C00"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shd w:val="clear" w:color="auto" w:fill="auto"/>
            <w:vAlign w:val="bottom"/>
          </w:tcPr>
          <w:p w14:paraId="56C5158B" w14:textId="77777777" w:rsidR="00D47A72" w:rsidRDefault="00000000">
            <w:pPr>
              <w:widowControl w:val="0"/>
              <w:spacing w:line="240" w:lineRule="auto"/>
              <w:jc w:val="center"/>
              <w:rPr>
                <w:rFonts w:eastAsia="Times New Roman"/>
                <w:color w:val="000000" w:themeColor="text1"/>
                <w:sz w:val="20"/>
                <w:szCs w:val="20"/>
                <w:lang w:val="en-US"/>
              </w:rPr>
            </w:pPr>
            <w:ins w:id="425" w:author="Shawn McMurtrey" w:date="2022-10-17T13:52:00Z">
              <w:r>
                <w:rPr>
                  <w:rFonts w:eastAsia="Times New Roman"/>
                  <w:color w:val="000000" w:themeColor="text1"/>
                  <w:sz w:val="20"/>
                  <w:szCs w:val="20"/>
                  <w:lang w:val="en-US"/>
                </w:rPr>
                <w:t xml:space="preserve">8.55 </w:t>
              </w:r>
            </w:ins>
            <w:del w:id="426" w:author="Shawn McMurtrey" w:date="2022-10-17T13:52:00Z">
              <w:r>
                <w:rPr>
                  <w:rFonts w:eastAsia="Times New Roman"/>
                  <w:color w:val="000000" w:themeColor="text1"/>
                  <w:sz w:val="20"/>
                  <w:szCs w:val="20"/>
                  <w:lang w:val="en-US"/>
                </w:rPr>
                <w:delText>7.07</w:delText>
              </w:r>
            </w:del>
          </w:p>
        </w:tc>
        <w:tc>
          <w:tcPr>
            <w:tcW w:w="268" w:type="dxa"/>
            <w:shd w:val="clear" w:color="auto" w:fill="auto"/>
            <w:vAlign w:val="bottom"/>
          </w:tcPr>
          <w:p w14:paraId="61D8628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54846CE" w14:textId="77777777" w:rsidR="00D47A72" w:rsidRDefault="00000000">
            <w:pPr>
              <w:widowControl w:val="0"/>
              <w:spacing w:line="240" w:lineRule="auto"/>
              <w:jc w:val="center"/>
              <w:rPr>
                <w:rFonts w:eastAsia="Times New Roman"/>
                <w:color w:val="000000" w:themeColor="text1"/>
                <w:sz w:val="20"/>
                <w:szCs w:val="20"/>
                <w:lang w:val="en-US"/>
              </w:rPr>
            </w:pPr>
            <w:ins w:id="427" w:author="Shawn McMurtrey" w:date="2022-10-17T12:19:00Z">
              <w:r>
                <w:rPr>
                  <w:rFonts w:eastAsia="Times New Roman"/>
                  <w:color w:val="000000" w:themeColor="text1"/>
                  <w:sz w:val="20"/>
                  <w:szCs w:val="20"/>
                  <w:lang w:val="en-US"/>
                </w:rPr>
                <w:t>6.63</w:t>
              </w:r>
            </w:ins>
            <w:del w:id="428" w:author="Shawn McMurtrey" w:date="2022-10-17T12:19:00Z">
              <w:r>
                <w:rPr>
                  <w:rFonts w:eastAsia="Times New Roman"/>
                  <w:color w:val="000000" w:themeColor="text1"/>
                  <w:sz w:val="20"/>
                  <w:szCs w:val="20"/>
                  <w:lang w:val="en-US"/>
                </w:rPr>
                <w:delText>3.38</w:delText>
              </w:r>
            </w:del>
          </w:p>
        </w:tc>
        <w:tc>
          <w:tcPr>
            <w:tcW w:w="403" w:type="dxa"/>
            <w:shd w:val="clear" w:color="auto" w:fill="auto"/>
            <w:vAlign w:val="bottom"/>
          </w:tcPr>
          <w:p w14:paraId="00D13969"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5942C2F" w14:textId="77777777" w:rsidR="00D47A72" w:rsidRDefault="00000000">
            <w:pPr>
              <w:widowControl w:val="0"/>
              <w:spacing w:line="240" w:lineRule="auto"/>
              <w:jc w:val="center"/>
              <w:rPr>
                <w:rFonts w:eastAsia="Times New Roman"/>
                <w:color w:val="000000" w:themeColor="text1"/>
                <w:sz w:val="20"/>
                <w:szCs w:val="20"/>
                <w:lang w:val="en-US"/>
              </w:rPr>
            </w:pPr>
            <w:ins w:id="429" w:author="Shawn McMurtrey" w:date="2022-10-17T13:53:00Z">
              <w:r>
                <w:rPr>
                  <w:rFonts w:eastAsia="Times New Roman"/>
                  <w:color w:val="000000" w:themeColor="text1"/>
                  <w:sz w:val="20"/>
                  <w:szCs w:val="20"/>
                  <w:lang w:val="en-US"/>
                </w:rPr>
                <w:t>7.16</w:t>
              </w:r>
            </w:ins>
            <w:del w:id="430" w:author="Shawn McMurtrey" w:date="2022-10-17T13:53:00Z">
              <w:r>
                <w:rPr>
                  <w:rFonts w:eastAsia="Times New Roman"/>
                  <w:color w:val="000000" w:themeColor="text1"/>
                  <w:sz w:val="20"/>
                  <w:szCs w:val="20"/>
                  <w:lang w:val="en-US"/>
                </w:rPr>
                <w:delText>7.13</w:delText>
              </w:r>
            </w:del>
          </w:p>
        </w:tc>
        <w:tc>
          <w:tcPr>
            <w:tcW w:w="266" w:type="dxa"/>
            <w:shd w:val="clear" w:color="auto" w:fill="auto"/>
            <w:vAlign w:val="bottom"/>
          </w:tcPr>
          <w:p w14:paraId="50700C5F"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5978348" w14:textId="77777777" w:rsidR="00D47A72" w:rsidRDefault="00000000">
            <w:pPr>
              <w:widowControl w:val="0"/>
              <w:spacing w:line="240" w:lineRule="auto"/>
              <w:jc w:val="center"/>
              <w:rPr>
                <w:rFonts w:eastAsia="Times New Roman"/>
                <w:color w:val="000000" w:themeColor="text1"/>
                <w:sz w:val="20"/>
                <w:szCs w:val="20"/>
                <w:lang w:val="en-US"/>
              </w:rPr>
            </w:pPr>
            <w:ins w:id="431" w:author="Shawn McMurtrey" w:date="2022-10-17T12:33:00Z">
              <w:r>
                <w:rPr>
                  <w:rFonts w:eastAsia="Times New Roman"/>
                  <w:color w:val="000000" w:themeColor="text1"/>
                  <w:sz w:val="20"/>
                  <w:szCs w:val="20"/>
                  <w:lang w:val="en-US"/>
                </w:rPr>
                <w:t>6.02</w:t>
              </w:r>
            </w:ins>
            <w:del w:id="432" w:author="Shawn McMurtrey" w:date="2022-10-17T12:32:00Z">
              <w:r>
                <w:rPr>
                  <w:rFonts w:eastAsia="Times New Roman"/>
                  <w:color w:val="000000" w:themeColor="text1"/>
                  <w:sz w:val="20"/>
                  <w:szCs w:val="20"/>
                  <w:lang w:val="en-US"/>
                </w:rPr>
                <w:delText>2.86</w:delText>
              </w:r>
            </w:del>
          </w:p>
        </w:tc>
        <w:tc>
          <w:tcPr>
            <w:tcW w:w="403" w:type="dxa"/>
            <w:shd w:val="clear" w:color="auto" w:fill="auto"/>
            <w:vAlign w:val="bottom"/>
          </w:tcPr>
          <w:p w14:paraId="50945B2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667942D3"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433" w:author="Shawn McMurtrey" w:date="2022-10-17T11:57:00Z">
              <w:r>
                <w:rPr>
                  <w:rFonts w:eastAsia="Times New Roman"/>
                  <w:color w:val="000000" w:themeColor="text1"/>
                  <w:sz w:val="20"/>
                  <w:szCs w:val="20"/>
                  <w:lang w:val="en-US"/>
                </w:rPr>
                <w:t>7.74</w:t>
              </w:r>
            </w:ins>
            <w:del w:id="434" w:author="Shawn McMurtrey" w:date="2022-10-17T11:57:00Z">
              <w:r>
                <w:rPr>
                  <w:rFonts w:eastAsia="Times New Roman"/>
                  <w:color w:val="000000" w:themeColor="text1"/>
                  <w:sz w:val="20"/>
                  <w:szCs w:val="20"/>
                  <w:lang w:val="en-US"/>
                </w:rPr>
                <w:delText>3.94</w:delText>
              </w:r>
            </w:del>
          </w:p>
        </w:tc>
        <w:tc>
          <w:tcPr>
            <w:tcW w:w="260" w:type="dxa"/>
            <w:shd w:val="clear" w:color="auto" w:fill="auto"/>
            <w:vAlign w:val="bottom"/>
          </w:tcPr>
          <w:p w14:paraId="5505952F"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84" w:type="dxa"/>
            <w:shd w:val="clear" w:color="auto" w:fill="auto"/>
            <w:vAlign w:val="bottom"/>
          </w:tcPr>
          <w:p w14:paraId="52390191" w14:textId="77777777" w:rsidR="00D47A72" w:rsidRDefault="00000000">
            <w:pPr>
              <w:widowControl w:val="0"/>
              <w:spacing w:line="240" w:lineRule="auto"/>
              <w:jc w:val="center"/>
              <w:rPr>
                <w:rFonts w:eastAsia="Times New Roman"/>
                <w:color w:val="000000" w:themeColor="text1"/>
                <w:sz w:val="20"/>
                <w:szCs w:val="20"/>
                <w:highlight w:val="yellow"/>
                <w:lang w:val="en-US"/>
              </w:rPr>
            </w:pPr>
            <w:ins w:id="435" w:author="Shawn McMurtrey" w:date="2022-10-17T11:59:00Z">
              <w:r>
                <w:rPr>
                  <w:rFonts w:eastAsia="Times New Roman"/>
                  <w:color w:val="000000" w:themeColor="text1"/>
                  <w:sz w:val="20"/>
                  <w:szCs w:val="20"/>
                  <w:lang w:val="en-US"/>
                </w:rPr>
                <w:t>5.52</w:t>
              </w:r>
            </w:ins>
            <w:del w:id="436" w:author="Shawn McMurtrey" w:date="2022-10-17T11:59:00Z">
              <w:r>
                <w:rPr>
                  <w:rFonts w:eastAsia="Times New Roman"/>
                  <w:color w:val="000000" w:themeColor="text1"/>
                  <w:sz w:val="20"/>
                  <w:szCs w:val="20"/>
                  <w:lang w:val="en-US"/>
                </w:rPr>
                <w:delText>2.81</w:delText>
              </w:r>
            </w:del>
          </w:p>
        </w:tc>
      </w:tr>
      <w:tr w:rsidR="00D47A72" w14:paraId="3DE8D1B1" w14:textId="77777777">
        <w:trPr>
          <w:trHeight w:val="300"/>
        </w:trPr>
        <w:tc>
          <w:tcPr>
            <w:tcW w:w="1900" w:type="dxa"/>
            <w:vMerge/>
            <w:tcBorders>
              <w:bottom w:val="single" w:sz="8" w:space="0" w:color="000000"/>
            </w:tcBorders>
            <w:shd w:val="clear" w:color="auto" w:fill="auto"/>
            <w:vAlign w:val="center"/>
          </w:tcPr>
          <w:p w14:paraId="7D99F5F0" w14:textId="77777777" w:rsidR="00D47A72" w:rsidRDefault="00D47A72">
            <w:pPr>
              <w:widowControl w:val="0"/>
              <w:spacing w:line="240" w:lineRule="auto"/>
              <w:jc w:val="center"/>
              <w:rPr>
                <w:rFonts w:eastAsia="Times New Roman"/>
                <w:sz w:val="20"/>
                <w:szCs w:val="20"/>
                <w:lang w:val="en-US"/>
              </w:rPr>
            </w:pPr>
          </w:p>
        </w:tc>
        <w:tc>
          <w:tcPr>
            <w:tcW w:w="782" w:type="dxa"/>
            <w:tcBorders>
              <w:bottom w:val="single" w:sz="8" w:space="0" w:color="000000"/>
            </w:tcBorders>
            <w:shd w:val="clear" w:color="auto" w:fill="auto"/>
            <w:vAlign w:val="bottom"/>
          </w:tcPr>
          <w:p w14:paraId="167CFD7D"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Total</w:t>
            </w:r>
          </w:p>
        </w:tc>
        <w:tc>
          <w:tcPr>
            <w:tcW w:w="1006" w:type="dxa"/>
            <w:tcBorders>
              <w:bottom w:val="single" w:sz="8" w:space="0" w:color="000000"/>
            </w:tcBorders>
            <w:shd w:val="clear" w:color="auto" w:fill="auto"/>
            <w:vAlign w:val="bottom"/>
          </w:tcPr>
          <w:p w14:paraId="54155D48"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476</w:t>
            </w:r>
          </w:p>
        </w:tc>
        <w:tc>
          <w:tcPr>
            <w:tcW w:w="271" w:type="dxa"/>
            <w:tcBorders>
              <w:bottom w:val="single" w:sz="8" w:space="0" w:color="000000"/>
            </w:tcBorders>
            <w:shd w:val="clear" w:color="auto" w:fill="auto"/>
            <w:vAlign w:val="bottom"/>
          </w:tcPr>
          <w:p w14:paraId="52A867D3"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tcBorders>
              <w:bottom w:val="single" w:sz="8" w:space="0" w:color="000000"/>
            </w:tcBorders>
            <w:shd w:val="clear" w:color="auto" w:fill="auto"/>
            <w:vAlign w:val="bottom"/>
          </w:tcPr>
          <w:p w14:paraId="21A3ED3C"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336</w:t>
            </w:r>
          </w:p>
        </w:tc>
        <w:tc>
          <w:tcPr>
            <w:tcW w:w="405" w:type="dxa"/>
            <w:tcBorders>
              <w:bottom w:val="single" w:sz="8" w:space="0" w:color="000000"/>
            </w:tcBorders>
            <w:shd w:val="clear" w:color="auto" w:fill="auto"/>
            <w:vAlign w:val="bottom"/>
          </w:tcPr>
          <w:p w14:paraId="28D0D9A2"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tcBorders>
              <w:bottom w:val="single" w:sz="8" w:space="0" w:color="000000"/>
            </w:tcBorders>
            <w:shd w:val="clear" w:color="auto" w:fill="auto"/>
            <w:vAlign w:val="bottom"/>
          </w:tcPr>
          <w:p w14:paraId="6F39F696"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207</w:t>
            </w:r>
          </w:p>
        </w:tc>
        <w:tc>
          <w:tcPr>
            <w:tcW w:w="268" w:type="dxa"/>
            <w:tcBorders>
              <w:bottom w:val="single" w:sz="8" w:space="0" w:color="000000"/>
            </w:tcBorders>
            <w:shd w:val="clear" w:color="auto" w:fill="auto"/>
            <w:vAlign w:val="bottom"/>
          </w:tcPr>
          <w:p w14:paraId="1DB5D76C"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641618AF"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182</w:t>
            </w:r>
          </w:p>
        </w:tc>
        <w:tc>
          <w:tcPr>
            <w:tcW w:w="403" w:type="dxa"/>
            <w:tcBorders>
              <w:bottom w:val="single" w:sz="8" w:space="0" w:color="000000"/>
            </w:tcBorders>
            <w:shd w:val="clear" w:color="auto" w:fill="auto"/>
            <w:vAlign w:val="bottom"/>
          </w:tcPr>
          <w:p w14:paraId="3EBDD23B"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1337076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178</w:t>
            </w:r>
          </w:p>
        </w:tc>
        <w:tc>
          <w:tcPr>
            <w:tcW w:w="266" w:type="dxa"/>
            <w:tcBorders>
              <w:bottom w:val="single" w:sz="8" w:space="0" w:color="000000"/>
            </w:tcBorders>
            <w:shd w:val="clear" w:color="auto" w:fill="auto"/>
            <w:vAlign w:val="bottom"/>
          </w:tcPr>
          <w:p w14:paraId="41242927"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234B8720"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166</w:t>
            </w:r>
          </w:p>
        </w:tc>
        <w:tc>
          <w:tcPr>
            <w:tcW w:w="403" w:type="dxa"/>
            <w:tcBorders>
              <w:bottom w:val="single" w:sz="8" w:space="0" w:color="000000"/>
            </w:tcBorders>
            <w:shd w:val="clear" w:color="auto" w:fill="auto"/>
            <w:vAlign w:val="bottom"/>
          </w:tcPr>
          <w:p w14:paraId="238B94D1"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8" w:space="0" w:color="000000"/>
            </w:tcBorders>
            <w:shd w:val="clear" w:color="auto" w:fill="auto"/>
            <w:vAlign w:val="bottom"/>
          </w:tcPr>
          <w:p w14:paraId="3CD8E6A0"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860</w:t>
            </w:r>
          </w:p>
        </w:tc>
        <w:tc>
          <w:tcPr>
            <w:tcW w:w="260" w:type="dxa"/>
            <w:tcBorders>
              <w:bottom w:val="single" w:sz="8" w:space="0" w:color="000000"/>
            </w:tcBorders>
            <w:shd w:val="clear" w:color="auto" w:fill="auto"/>
            <w:vAlign w:val="bottom"/>
          </w:tcPr>
          <w:p w14:paraId="681453A7"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tcBorders>
              <w:bottom w:val="single" w:sz="8" w:space="0" w:color="000000"/>
            </w:tcBorders>
            <w:shd w:val="clear" w:color="auto" w:fill="auto"/>
            <w:vAlign w:val="bottom"/>
          </w:tcPr>
          <w:p w14:paraId="6EDA0B1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683</w:t>
            </w:r>
          </w:p>
        </w:tc>
      </w:tr>
      <w:tr w:rsidR="00D47A72" w14:paraId="62E40844" w14:textId="77777777">
        <w:trPr>
          <w:trHeight w:val="290"/>
        </w:trPr>
        <w:tc>
          <w:tcPr>
            <w:tcW w:w="1900" w:type="dxa"/>
            <w:shd w:val="clear" w:color="auto" w:fill="auto"/>
            <w:vAlign w:val="center"/>
          </w:tcPr>
          <w:p w14:paraId="27C146D9" w14:textId="77777777" w:rsidR="00D47A72" w:rsidRDefault="00000000">
            <w:pPr>
              <w:widowControl w:val="0"/>
              <w:spacing w:beforeAutospacing="1" w:line="240" w:lineRule="auto"/>
              <w:jc w:val="center"/>
              <w:rPr>
                <w:rFonts w:eastAsia="Times New Roman"/>
                <w:b/>
                <w:bCs/>
                <w:sz w:val="20"/>
                <w:szCs w:val="20"/>
                <w:lang w:val="en-US"/>
              </w:rPr>
            </w:pPr>
            <w:r>
              <w:rPr>
                <w:rFonts w:eastAsia="Times New Roman"/>
                <w:b/>
                <w:bCs/>
                <w:sz w:val="20"/>
                <w:szCs w:val="20"/>
                <w:lang w:val="en-US"/>
              </w:rPr>
              <w:t>Total BA of</w:t>
            </w:r>
          </w:p>
        </w:tc>
        <w:tc>
          <w:tcPr>
            <w:tcW w:w="782" w:type="dxa"/>
            <w:shd w:val="clear" w:color="auto" w:fill="auto"/>
            <w:vAlign w:val="bottom"/>
          </w:tcPr>
          <w:p w14:paraId="3CC7BA9D"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Mean</w:t>
            </w:r>
          </w:p>
        </w:tc>
        <w:tc>
          <w:tcPr>
            <w:tcW w:w="1006" w:type="dxa"/>
            <w:shd w:val="clear" w:color="auto" w:fill="auto"/>
            <w:vAlign w:val="bottom"/>
          </w:tcPr>
          <w:p w14:paraId="554EF353"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9.3</w:t>
            </w:r>
          </w:p>
        </w:tc>
        <w:tc>
          <w:tcPr>
            <w:tcW w:w="271" w:type="dxa"/>
            <w:shd w:val="clear" w:color="auto" w:fill="auto"/>
            <w:vAlign w:val="bottom"/>
          </w:tcPr>
          <w:p w14:paraId="50D98C45"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shd w:val="clear" w:color="auto" w:fill="auto"/>
            <w:vAlign w:val="bottom"/>
          </w:tcPr>
          <w:p w14:paraId="44E71A18"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12.6</w:t>
            </w:r>
          </w:p>
        </w:tc>
        <w:tc>
          <w:tcPr>
            <w:tcW w:w="405" w:type="dxa"/>
            <w:shd w:val="clear" w:color="auto" w:fill="auto"/>
            <w:vAlign w:val="bottom"/>
          </w:tcPr>
          <w:p w14:paraId="70E0DB30" w14:textId="77777777" w:rsidR="00D47A72" w:rsidRDefault="00D47A72">
            <w:pPr>
              <w:widowControl w:val="0"/>
              <w:spacing w:line="240" w:lineRule="auto"/>
              <w:jc w:val="center"/>
              <w:rPr>
                <w:rFonts w:eastAsia="Times New Roman"/>
                <w:color w:val="000000" w:themeColor="text1"/>
                <w:sz w:val="20"/>
                <w:szCs w:val="20"/>
                <w:highlight w:val="yellow"/>
                <w:lang w:val="en-US"/>
              </w:rPr>
            </w:pPr>
          </w:p>
        </w:tc>
        <w:tc>
          <w:tcPr>
            <w:tcW w:w="677" w:type="dxa"/>
            <w:shd w:val="clear" w:color="auto" w:fill="auto"/>
            <w:vAlign w:val="bottom"/>
          </w:tcPr>
          <w:p w14:paraId="7D45C3C9"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5.43</w:t>
            </w:r>
          </w:p>
        </w:tc>
        <w:tc>
          <w:tcPr>
            <w:tcW w:w="268" w:type="dxa"/>
            <w:shd w:val="clear" w:color="auto" w:fill="auto"/>
            <w:vAlign w:val="bottom"/>
          </w:tcPr>
          <w:p w14:paraId="7874DFE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36BE20FE"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9.72</w:t>
            </w:r>
          </w:p>
        </w:tc>
        <w:tc>
          <w:tcPr>
            <w:tcW w:w="403" w:type="dxa"/>
            <w:shd w:val="clear" w:color="auto" w:fill="auto"/>
            <w:vAlign w:val="bottom"/>
          </w:tcPr>
          <w:p w14:paraId="37049128"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4541800D"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5.9</w:t>
            </w:r>
          </w:p>
        </w:tc>
        <w:tc>
          <w:tcPr>
            <w:tcW w:w="266" w:type="dxa"/>
            <w:shd w:val="clear" w:color="auto" w:fill="auto"/>
            <w:vAlign w:val="bottom"/>
          </w:tcPr>
          <w:p w14:paraId="7CDA485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5D17093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9.5</w:t>
            </w:r>
          </w:p>
        </w:tc>
        <w:tc>
          <w:tcPr>
            <w:tcW w:w="403" w:type="dxa"/>
            <w:shd w:val="clear" w:color="auto" w:fill="auto"/>
            <w:vAlign w:val="bottom"/>
          </w:tcPr>
          <w:p w14:paraId="57C9D035"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shd w:val="clear" w:color="auto" w:fill="auto"/>
            <w:vAlign w:val="bottom"/>
          </w:tcPr>
          <w:p w14:paraId="74456ECC"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6.9</w:t>
            </w:r>
          </w:p>
        </w:tc>
        <w:tc>
          <w:tcPr>
            <w:tcW w:w="260" w:type="dxa"/>
            <w:shd w:val="clear" w:color="auto" w:fill="auto"/>
            <w:vAlign w:val="bottom"/>
          </w:tcPr>
          <w:p w14:paraId="26B87761"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shd w:val="clear" w:color="auto" w:fill="auto"/>
            <w:vAlign w:val="bottom"/>
          </w:tcPr>
          <w:p w14:paraId="0DC8940A" w14:textId="77777777" w:rsidR="00D47A72" w:rsidRDefault="00000000">
            <w:pPr>
              <w:widowControl w:val="0"/>
              <w:spacing w:line="240" w:lineRule="auto"/>
              <w:rPr>
                <w:rFonts w:eastAsia="Times New Roman"/>
                <w:color w:val="000000" w:themeColor="text1"/>
                <w:sz w:val="20"/>
                <w:szCs w:val="20"/>
                <w:lang w:val="en-US"/>
              </w:rPr>
            </w:pPr>
            <w:r>
              <w:rPr>
                <w:rFonts w:eastAsia="Times New Roman"/>
                <w:color w:val="000000" w:themeColor="text1"/>
                <w:sz w:val="20"/>
                <w:szCs w:val="20"/>
                <w:lang w:val="en-US"/>
              </w:rPr>
              <w:t>10.6</w:t>
            </w:r>
          </w:p>
        </w:tc>
      </w:tr>
      <w:tr w:rsidR="00D47A72" w14:paraId="2C74A4BE" w14:textId="77777777">
        <w:trPr>
          <w:trHeight w:val="290"/>
        </w:trPr>
        <w:tc>
          <w:tcPr>
            <w:tcW w:w="1900" w:type="dxa"/>
            <w:tcBorders>
              <w:bottom w:val="single" w:sz="4" w:space="0" w:color="000000"/>
            </w:tcBorders>
            <w:shd w:val="clear" w:color="auto" w:fill="auto"/>
            <w:vAlign w:val="center"/>
          </w:tcPr>
          <w:p w14:paraId="611E013A" w14:textId="77777777" w:rsidR="00D47A72" w:rsidRDefault="00000000">
            <w:pPr>
              <w:widowControl w:val="0"/>
              <w:spacing w:beforeAutospacing="1" w:line="240" w:lineRule="auto"/>
              <w:jc w:val="center"/>
              <w:rPr>
                <w:b/>
                <w:bCs/>
                <w:sz w:val="20"/>
                <w:szCs w:val="20"/>
              </w:rPr>
            </w:pPr>
            <w:r>
              <w:rPr>
                <w:rFonts w:eastAsia="Times New Roman"/>
                <w:b/>
                <w:bCs/>
                <w:sz w:val="20"/>
                <w:szCs w:val="20"/>
                <w:lang w:val="en-US"/>
              </w:rPr>
              <w:t>Douglas-fir</w:t>
            </w:r>
            <w:r>
              <w:rPr>
                <w:rFonts w:eastAsia="Times New Roman"/>
                <w:b/>
                <w:bCs/>
                <w:sz w:val="20"/>
                <w:szCs w:val="20"/>
                <w:lang w:val="en-US"/>
              </w:rPr>
              <w:br/>
              <w:t>(m</w:t>
            </w:r>
            <w:r>
              <w:rPr>
                <w:b/>
                <w:bCs/>
                <w:sz w:val="20"/>
                <w:szCs w:val="20"/>
                <w:vertAlign w:val="superscript"/>
              </w:rPr>
              <w:t>2</w:t>
            </w:r>
            <w:r>
              <w:rPr>
                <w:rFonts w:eastAsia="Times New Roman"/>
                <w:b/>
                <w:bCs/>
                <w:sz w:val="20"/>
                <w:szCs w:val="20"/>
                <w:lang w:val="en-US"/>
              </w:rPr>
              <w:t>ha</w:t>
            </w:r>
            <w:r>
              <w:rPr>
                <w:rFonts w:eastAsia="Times New Roman"/>
                <w:b/>
                <w:bCs/>
                <w:sz w:val="20"/>
                <w:szCs w:val="20"/>
                <w:vertAlign w:val="superscript"/>
                <w:lang w:val="en-US"/>
              </w:rPr>
              <w:t>-1</w:t>
            </w:r>
            <w:r>
              <w:rPr>
                <w:rFonts w:eastAsia="Times New Roman"/>
                <w:b/>
                <w:bCs/>
                <w:sz w:val="20"/>
                <w:szCs w:val="20"/>
                <w:lang w:val="en-US"/>
              </w:rPr>
              <w:t>)</w:t>
            </w:r>
          </w:p>
        </w:tc>
        <w:tc>
          <w:tcPr>
            <w:tcW w:w="782" w:type="dxa"/>
            <w:tcBorders>
              <w:bottom w:val="single" w:sz="4" w:space="0" w:color="000000"/>
            </w:tcBorders>
            <w:shd w:val="clear" w:color="auto" w:fill="auto"/>
            <w:vAlign w:val="bottom"/>
          </w:tcPr>
          <w:p w14:paraId="5721F6D2" w14:textId="77777777" w:rsidR="00D47A72" w:rsidRDefault="00000000">
            <w:pPr>
              <w:widowControl w:val="0"/>
              <w:spacing w:line="240" w:lineRule="auto"/>
              <w:jc w:val="center"/>
              <w:rPr>
                <w:rFonts w:eastAsia="Times New Roman"/>
                <w:b/>
                <w:bCs/>
                <w:sz w:val="20"/>
                <w:szCs w:val="20"/>
                <w:lang w:val="en-US"/>
              </w:rPr>
            </w:pPr>
            <w:r>
              <w:rPr>
                <w:rFonts w:eastAsia="Times New Roman"/>
                <w:b/>
                <w:bCs/>
                <w:sz w:val="20"/>
                <w:szCs w:val="20"/>
                <w:lang w:val="en-US"/>
              </w:rPr>
              <w:t>CI</w:t>
            </w:r>
          </w:p>
        </w:tc>
        <w:tc>
          <w:tcPr>
            <w:tcW w:w="1006" w:type="dxa"/>
            <w:tcBorders>
              <w:bottom w:val="single" w:sz="4" w:space="0" w:color="000000"/>
            </w:tcBorders>
            <w:shd w:val="clear" w:color="auto" w:fill="auto"/>
            <w:vAlign w:val="bottom"/>
          </w:tcPr>
          <w:p w14:paraId="4D06AD94"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1.08</w:t>
            </w:r>
          </w:p>
        </w:tc>
        <w:tc>
          <w:tcPr>
            <w:tcW w:w="271" w:type="dxa"/>
            <w:tcBorders>
              <w:bottom w:val="single" w:sz="4" w:space="0" w:color="000000"/>
            </w:tcBorders>
            <w:shd w:val="clear" w:color="auto" w:fill="auto"/>
            <w:vAlign w:val="bottom"/>
          </w:tcPr>
          <w:p w14:paraId="143DF80F" w14:textId="77777777" w:rsidR="00D47A72" w:rsidRDefault="00D47A72">
            <w:pPr>
              <w:widowControl w:val="0"/>
              <w:spacing w:line="240" w:lineRule="auto"/>
              <w:jc w:val="center"/>
              <w:rPr>
                <w:rFonts w:eastAsia="Times New Roman"/>
                <w:color w:val="000000" w:themeColor="text1"/>
                <w:sz w:val="20"/>
                <w:szCs w:val="20"/>
                <w:lang w:val="en-US"/>
              </w:rPr>
            </w:pPr>
          </w:p>
        </w:tc>
        <w:tc>
          <w:tcPr>
            <w:tcW w:w="676" w:type="dxa"/>
            <w:tcBorders>
              <w:bottom w:val="single" w:sz="4" w:space="0" w:color="000000"/>
            </w:tcBorders>
            <w:shd w:val="clear" w:color="auto" w:fill="auto"/>
            <w:vAlign w:val="bottom"/>
          </w:tcPr>
          <w:p w14:paraId="2862238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3.52</w:t>
            </w:r>
          </w:p>
        </w:tc>
        <w:tc>
          <w:tcPr>
            <w:tcW w:w="405" w:type="dxa"/>
            <w:tcBorders>
              <w:bottom w:val="single" w:sz="4" w:space="0" w:color="000000"/>
            </w:tcBorders>
            <w:shd w:val="clear" w:color="auto" w:fill="auto"/>
            <w:vAlign w:val="bottom"/>
          </w:tcPr>
          <w:p w14:paraId="57F8CD59" w14:textId="77777777" w:rsidR="00D47A72" w:rsidRDefault="00D47A72">
            <w:pPr>
              <w:widowControl w:val="0"/>
              <w:spacing w:line="240" w:lineRule="auto"/>
              <w:jc w:val="center"/>
              <w:rPr>
                <w:rFonts w:eastAsia="Times New Roman"/>
                <w:color w:val="000000" w:themeColor="text1"/>
                <w:sz w:val="20"/>
                <w:szCs w:val="20"/>
                <w:lang w:val="en-US"/>
              </w:rPr>
            </w:pPr>
          </w:p>
        </w:tc>
        <w:tc>
          <w:tcPr>
            <w:tcW w:w="677" w:type="dxa"/>
            <w:tcBorders>
              <w:bottom w:val="single" w:sz="4" w:space="0" w:color="000000"/>
            </w:tcBorders>
            <w:shd w:val="clear" w:color="auto" w:fill="auto"/>
            <w:vAlign w:val="bottom"/>
          </w:tcPr>
          <w:p w14:paraId="7EEAC617"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0.71</w:t>
            </w:r>
          </w:p>
        </w:tc>
        <w:tc>
          <w:tcPr>
            <w:tcW w:w="268" w:type="dxa"/>
            <w:tcBorders>
              <w:bottom w:val="single" w:sz="4" w:space="0" w:color="000000"/>
            </w:tcBorders>
            <w:shd w:val="clear" w:color="auto" w:fill="auto"/>
            <w:vAlign w:val="bottom"/>
          </w:tcPr>
          <w:p w14:paraId="0FBE5CBD"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14F88638"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1.33</w:t>
            </w:r>
          </w:p>
        </w:tc>
        <w:tc>
          <w:tcPr>
            <w:tcW w:w="403" w:type="dxa"/>
            <w:tcBorders>
              <w:bottom w:val="single" w:sz="4" w:space="0" w:color="000000"/>
            </w:tcBorders>
            <w:shd w:val="clear" w:color="auto" w:fill="auto"/>
            <w:vAlign w:val="bottom"/>
          </w:tcPr>
          <w:p w14:paraId="1D41D7BB"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01FDDC0E"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266" w:type="dxa"/>
            <w:tcBorders>
              <w:bottom w:val="single" w:sz="4" w:space="0" w:color="000000"/>
            </w:tcBorders>
            <w:shd w:val="clear" w:color="auto" w:fill="auto"/>
            <w:vAlign w:val="bottom"/>
          </w:tcPr>
          <w:p w14:paraId="02EFC4A1"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4357092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1.8</w:t>
            </w:r>
          </w:p>
        </w:tc>
        <w:tc>
          <w:tcPr>
            <w:tcW w:w="403" w:type="dxa"/>
            <w:tcBorders>
              <w:bottom w:val="single" w:sz="4" w:space="0" w:color="000000"/>
            </w:tcBorders>
            <w:shd w:val="clear" w:color="auto" w:fill="auto"/>
            <w:vAlign w:val="bottom"/>
          </w:tcPr>
          <w:p w14:paraId="7D077554" w14:textId="77777777" w:rsidR="00D47A72" w:rsidRDefault="00D47A72">
            <w:pPr>
              <w:widowControl w:val="0"/>
              <w:spacing w:line="240" w:lineRule="auto"/>
              <w:jc w:val="center"/>
              <w:rPr>
                <w:rFonts w:eastAsia="Times New Roman"/>
                <w:color w:val="000000" w:themeColor="text1"/>
                <w:sz w:val="20"/>
                <w:szCs w:val="20"/>
                <w:lang w:val="en-US"/>
              </w:rPr>
            </w:pPr>
          </w:p>
        </w:tc>
        <w:tc>
          <w:tcPr>
            <w:tcW w:w="678" w:type="dxa"/>
            <w:tcBorders>
              <w:bottom w:val="single" w:sz="4" w:space="0" w:color="000000"/>
            </w:tcBorders>
            <w:shd w:val="clear" w:color="auto" w:fill="auto"/>
            <w:vAlign w:val="bottom"/>
          </w:tcPr>
          <w:p w14:paraId="222D115A"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1.0</w:t>
            </w:r>
          </w:p>
        </w:tc>
        <w:tc>
          <w:tcPr>
            <w:tcW w:w="260" w:type="dxa"/>
            <w:tcBorders>
              <w:bottom w:val="single" w:sz="4" w:space="0" w:color="000000"/>
            </w:tcBorders>
            <w:shd w:val="clear" w:color="auto" w:fill="auto"/>
            <w:vAlign w:val="bottom"/>
          </w:tcPr>
          <w:p w14:paraId="35FF6AA9" w14:textId="77777777" w:rsidR="00D47A72" w:rsidRDefault="00D47A72">
            <w:pPr>
              <w:widowControl w:val="0"/>
              <w:spacing w:line="240" w:lineRule="auto"/>
              <w:jc w:val="center"/>
              <w:rPr>
                <w:rFonts w:eastAsia="Times New Roman"/>
                <w:color w:val="000000" w:themeColor="text1"/>
                <w:sz w:val="20"/>
                <w:szCs w:val="20"/>
                <w:lang w:val="en-US"/>
              </w:rPr>
            </w:pPr>
          </w:p>
        </w:tc>
        <w:tc>
          <w:tcPr>
            <w:tcW w:w="684" w:type="dxa"/>
            <w:tcBorders>
              <w:bottom w:val="single" w:sz="4" w:space="0" w:color="000000"/>
            </w:tcBorders>
            <w:shd w:val="clear" w:color="auto" w:fill="auto"/>
            <w:vAlign w:val="bottom"/>
          </w:tcPr>
          <w:p w14:paraId="22AB9B61" w14:textId="77777777" w:rsidR="00D47A72" w:rsidRDefault="00000000">
            <w:pPr>
              <w:widowControl w:val="0"/>
              <w:spacing w:line="240" w:lineRule="auto"/>
              <w:jc w:val="center"/>
              <w:rPr>
                <w:rFonts w:eastAsia="Times New Roman"/>
                <w:color w:val="000000" w:themeColor="text1"/>
                <w:sz w:val="20"/>
                <w:szCs w:val="20"/>
                <w:lang w:val="en-US"/>
              </w:rPr>
            </w:pPr>
            <w:r>
              <w:rPr>
                <w:rFonts w:eastAsia="Times New Roman"/>
                <w:color w:val="000000" w:themeColor="text1"/>
                <w:sz w:val="20"/>
                <w:szCs w:val="20"/>
                <w:lang w:val="en-US"/>
              </w:rPr>
              <w:t>1.4</w:t>
            </w:r>
          </w:p>
        </w:tc>
      </w:tr>
      <w:tr w:rsidR="00D47A72" w14:paraId="7D1B017D" w14:textId="77777777">
        <w:trPr>
          <w:trHeight w:val="300"/>
        </w:trPr>
        <w:tc>
          <w:tcPr>
            <w:tcW w:w="1900" w:type="dxa"/>
            <w:shd w:val="clear" w:color="auto" w:fill="auto"/>
            <w:vAlign w:val="center"/>
          </w:tcPr>
          <w:p w14:paraId="11E0D1F6" w14:textId="77777777" w:rsidR="00D47A72"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Douglas-fir as</w:t>
            </w:r>
            <w:r>
              <w:rPr>
                <w:rFonts w:eastAsia="Times New Roman"/>
                <w:sz w:val="20"/>
                <w:szCs w:val="20"/>
                <w:lang w:val="en-US"/>
              </w:rPr>
              <w:t xml:space="preserve"> </w:t>
            </w:r>
            <w:r>
              <w:rPr>
                <w:rFonts w:eastAsia="Times New Roman"/>
                <w:b/>
                <w:bCs/>
                <w:sz w:val="20"/>
                <w:szCs w:val="20"/>
                <w:lang w:val="en-US"/>
              </w:rPr>
              <w:t>percentage</w:t>
            </w:r>
          </w:p>
        </w:tc>
        <w:tc>
          <w:tcPr>
            <w:tcW w:w="782" w:type="dxa"/>
            <w:shd w:val="clear" w:color="auto" w:fill="auto"/>
            <w:vAlign w:val="bottom"/>
          </w:tcPr>
          <w:p w14:paraId="78E38209" w14:textId="77777777" w:rsidR="00D47A72" w:rsidRDefault="00000000">
            <w:pPr>
              <w:widowControl w:val="0"/>
              <w:spacing w:line="240" w:lineRule="auto"/>
              <w:rPr>
                <w:rFonts w:eastAsia="Times New Roman"/>
                <w:b/>
                <w:bCs/>
                <w:sz w:val="20"/>
                <w:szCs w:val="20"/>
                <w:lang w:val="en-US"/>
              </w:rPr>
            </w:pPr>
            <w:r>
              <w:rPr>
                <w:rFonts w:eastAsia="Times New Roman"/>
                <w:b/>
                <w:bCs/>
                <w:sz w:val="20"/>
                <w:szCs w:val="20"/>
                <w:lang w:val="en-US"/>
              </w:rPr>
              <w:t>Total</w:t>
            </w:r>
          </w:p>
        </w:tc>
        <w:tc>
          <w:tcPr>
            <w:tcW w:w="1006" w:type="dxa"/>
            <w:shd w:val="clear" w:color="auto" w:fill="auto"/>
            <w:vAlign w:val="bottom"/>
          </w:tcPr>
          <w:p w14:paraId="4B0091E6"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81%</w:t>
            </w:r>
          </w:p>
        </w:tc>
        <w:tc>
          <w:tcPr>
            <w:tcW w:w="271" w:type="dxa"/>
            <w:shd w:val="clear" w:color="auto" w:fill="auto"/>
            <w:vAlign w:val="bottom"/>
          </w:tcPr>
          <w:p w14:paraId="6FE9FD7E" w14:textId="77777777" w:rsidR="00D47A72" w:rsidRDefault="00D47A72">
            <w:pPr>
              <w:widowControl w:val="0"/>
              <w:spacing w:line="240" w:lineRule="auto"/>
              <w:jc w:val="center"/>
              <w:rPr>
                <w:rFonts w:eastAsia="Times New Roman"/>
                <w:sz w:val="20"/>
                <w:szCs w:val="20"/>
                <w:lang w:val="en-US"/>
              </w:rPr>
            </w:pPr>
          </w:p>
        </w:tc>
        <w:tc>
          <w:tcPr>
            <w:tcW w:w="676" w:type="dxa"/>
            <w:shd w:val="clear" w:color="auto" w:fill="auto"/>
            <w:vAlign w:val="bottom"/>
          </w:tcPr>
          <w:p w14:paraId="7EAEBBE9"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405" w:type="dxa"/>
            <w:shd w:val="clear" w:color="auto" w:fill="auto"/>
            <w:vAlign w:val="bottom"/>
          </w:tcPr>
          <w:p w14:paraId="106BE4A4" w14:textId="77777777" w:rsidR="00D47A72" w:rsidRDefault="00D47A72">
            <w:pPr>
              <w:widowControl w:val="0"/>
              <w:spacing w:line="240" w:lineRule="auto"/>
              <w:jc w:val="center"/>
              <w:rPr>
                <w:rFonts w:eastAsia="Times New Roman"/>
                <w:sz w:val="20"/>
                <w:szCs w:val="20"/>
                <w:lang w:val="en-US"/>
              </w:rPr>
            </w:pPr>
          </w:p>
        </w:tc>
        <w:tc>
          <w:tcPr>
            <w:tcW w:w="677" w:type="dxa"/>
            <w:shd w:val="clear" w:color="auto" w:fill="auto"/>
            <w:vAlign w:val="bottom"/>
          </w:tcPr>
          <w:p w14:paraId="162F18F5"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86%</w:t>
            </w:r>
          </w:p>
        </w:tc>
        <w:tc>
          <w:tcPr>
            <w:tcW w:w="268" w:type="dxa"/>
            <w:shd w:val="clear" w:color="auto" w:fill="auto"/>
            <w:vAlign w:val="bottom"/>
          </w:tcPr>
          <w:p w14:paraId="27DD3D61" w14:textId="77777777" w:rsidR="00D47A72" w:rsidRDefault="00D47A72">
            <w:pPr>
              <w:widowControl w:val="0"/>
              <w:spacing w:line="240" w:lineRule="auto"/>
              <w:jc w:val="center"/>
              <w:rPr>
                <w:rFonts w:eastAsia="Times New Roman"/>
                <w:sz w:val="20"/>
                <w:szCs w:val="20"/>
                <w:lang w:val="en-US"/>
              </w:rPr>
            </w:pPr>
          </w:p>
        </w:tc>
        <w:tc>
          <w:tcPr>
            <w:tcW w:w="678" w:type="dxa"/>
            <w:shd w:val="clear" w:color="auto" w:fill="auto"/>
            <w:vAlign w:val="bottom"/>
          </w:tcPr>
          <w:p w14:paraId="6D888BED"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c>
          <w:tcPr>
            <w:tcW w:w="403" w:type="dxa"/>
            <w:shd w:val="clear" w:color="auto" w:fill="auto"/>
            <w:vAlign w:val="bottom"/>
          </w:tcPr>
          <w:p w14:paraId="2A6CED33" w14:textId="77777777" w:rsidR="00D47A72" w:rsidRDefault="00D47A72">
            <w:pPr>
              <w:widowControl w:val="0"/>
              <w:spacing w:line="240" w:lineRule="auto"/>
              <w:jc w:val="center"/>
              <w:rPr>
                <w:rFonts w:eastAsia="Times New Roman"/>
                <w:sz w:val="20"/>
                <w:szCs w:val="20"/>
                <w:lang w:val="en-US"/>
              </w:rPr>
            </w:pPr>
          </w:p>
        </w:tc>
        <w:tc>
          <w:tcPr>
            <w:tcW w:w="678" w:type="dxa"/>
            <w:shd w:val="clear" w:color="auto" w:fill="auto"/>
            <w:vAlign w:val="bottom"/>
          </w:tcPr>
          <w:p w14:paraId="2FD478CC"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79%</w:t>
            </w:r>
          </w:p>
        </w:tc>
        <w:tc>
          <w:tcPr>
            <w:tcW w:w="266" w:type="dxa"/>
            <w:shd w:val="clear" w:color="auto" w:fill="auto"/>
            <w:vAlign w:val="bottom"/>
          </w:tcPr>
          <w:p w14:paraId="052AF797" w14:textId="77777777" w:rsidR="00D47A72" w:rsidRDefault="00D47A72">
            <w:pPr>
              <w:widowControl w:val="0"/>
              <w:spacing w:line="240" w:lineRule="auto"/>
              <w:jc w:val="center"/>
              <w:rPr>
                <w:rFonts w:eastAsia="Times New Roman"/>
                <w:sz w:val="20"/>
                <w:szCs w:val="20"/>
                <w:lang w:val="en-US"/>
              </w:rPr>
            </w:pPr>
          </w:p>
        </w:tc>
        <w:tc>
          <w:tcPr>
            <w:tcW w:w="678" w:type="dxa"/>
            <w:shd w:val="clear" w:color="auto" w:fill="auto"/>
            <w:vAlign w:val="bottom"/>
          </w:tcPr>
          <w:p w14:paraId="5C690849"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71%</w:t>
            </w:r>
          </w:p>
        </w:tc>
        <w:tc>
          <w:tcPr>
            <w:tcW w:w="403" w:type="dxa"/>
            <w:shd w:val="clear" w:color="auto" w:fill="auto"/>
            <w:vAlign w:val="bottom"/>
          </w:tcPr>
          <w:p w14:paraId="446FCDB5" w14:textId="77777777" w:rsidR="00D47A72" w:rsidRDefault="00D47A72">
            <w:pPr>
              <w:widowControl w:val="0"/>
              <w:spacing w:line="240" w:lineRule="auto"/>
              <w:jc w:val="center"/>
              <w:rPr>
                <w:rFonts w:eastAsia="Times New Roman"/>
                <w:sz w:val="20"/>
                <w:szCs w:val="20"/>
                <w:lang w:val="en-US"/>
              </w:rPr>
            </w:pPr>
          </w:p>
        </w:tc>
        <w:tc>
          <w:tcPr>
            <w:tcW w:w="678" w:type="dxa"/>
            <w:shd w:val="clear" w:color="auto" w:fill="auto"/>
            <w:vAlign w:val="bottom"/>
          </w:tcPr>
          <w:p w14:paraId="103375E5"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82%</w:t>
            </w:r>
          </w:p>
        </w:tc>
        <w:tc>
          <w:tcPr>
            <w:tcW w:w="260" w:type="dxa"/>
            <w:shd w:val="clear" w:color="auto" w:fill="auto"/>
            <w:vAlign w:val="bottom"/>
          </w:tcPr>
          <w:p w14:paraId="213E7D34" w14:textId="77777777" w:rsidR="00D47A72" w:rsidRDefault="00D47A72">
            <w:pPr>
              <w:widowControl w:val="0"/>
              <w:spacing w:line="240" w:lineRule="auto"/>
              <w:jc w:val="center"/>
              <w:rPr>
                <w:rFonts w:eastAsia="Times New Roman"/>
                <w:sz w:val="20"/>
                <w:szCs w:val="20"/>
                <w:lang w:val="en-US"/>
              </w:rPr>
            </w:pPr>
          </w:p>
        </w:tc>
        <w:tc>
          <w:tcPr>
            <w:tcW w:w="684" w:type="dxa"/>
            <w:shd w:val="clear" w:color="auto" w:fill="auto"/>
            <w:vAlign w:val="bottom"/>
          </w:tcPr>
          <w:p w14:paraId="7555F167" w14:textId="77777777" w:rsidR="00D47A72" w:rsidRDefault="00000000">
            <w:pPr>
              <w:widowControl w:val="0"/>
              <w:spacing w:line="240" w:lineRule="auto"/>
              <w:jc w:val="center"/>
              <w:rPr>
                <w:rFonts w:eastAsia="Times New Roman"/>
                <w:sz w:val="20"/>
                <w:szCs w:val="20"/>
                <w:lang w:val="en-US"/>
              </w:rPr>
            </w:pPr>
            <w:r>
              <w:rPr>
                <w:rFonts w:eastAsia="Times New Roman"/>
                <w:sz w:val="20"/>
                <w:szCs w:val="20"/>
                <w:lang w:val="en-US"/>
              </w:rPr>
              <w:t>77%</w:t>
            </w:r>
          </w:p>
        </w:tc>
      </w:tr>
      <w:tr w:rsidR="00D47A72" w14:paraId="644C9944" w14:textId="77777777">
        <w:trPr>
          <w:trHeight w:hRule="exact" w:val="290"/>
        </w:trPr>
        <w:tc>
          <w:tcPr>
            <w:tcW w:w="1900" w:type="dxa"/>
            <w:tcBorders>
              <w:bottom w:val="single" w:sz="8" w:space="0" w:color="000000"/>
            </w:tcBorders>
            <w:shd w:val="clear" w:color="auto" w:fill="auto"/>
            <w:vAlign w:val="center"/>
          </w:tcPr>
          <w:p w14:paraId="10150908" w14:textId="77777777" w:rsidR="00D47A72" w:rsidRDefault="00000000">
            <w:pPr>
              <w:widowControl w:val="0"/>
              <w:spacing w:beforeAutospacing="1" w:line="240" w:lineRule="auto"/>
              <w:jc w:val="center"/>
              <w:rPr>
                <w:rFonts w:eastAsia="Times New Roman"/>
                <w:sz w:val="20"/>
                <w:szCs w:val="20"/>
                <w:lang w:val="en-US"/>
              </w:rPr>
            </w:pPr>
            <w:r>
              <w:rPr>
                <w:rFonts w:eastAsia="Times New Roman"/>
                <w:b/>
                <w:bCs/>
                <w:sz w:val="20"/>
                <w:szCs w:val="20"/>
                <w:lang w:val="en-US"/>
              </w:rPr>
              <w:t>of total trees</w:t>
            </w:r>
            <w:r>
              <w:rPr>
                <w:rFonts w:eastAsia="Times New Roman"/>
                <w:b/>
                <w:bCs/>
                <w:sz w:val="20"/>
                <w:szCs w:val="20"/>
                <w:lang w:val="en-US"/>
              </w:rPr>
              <w:br/>
            </w:r>
          </w:p>
        </w:tc>
        <w:tc>
          <w:tcPr>
            <w:tcW w:w="782" w:type="dxa"/>
            <w:tcBorders>
              <w:bottom w:val="single" w:sz="8" w:space="0" w:color="000000"/>
            </w:tcBorders>
            <w:shd w:val="clear" w:color="auto" w:fill="auto"/>
            <w:vAlign w:val="bottom"/>
          </w:tcPr>
          <w:p w14:paraId="12082BAF" w14:textId="77777777" w:rsidR="00D47A72" w:rsidRDefault="00D47A72">
            <w:pPr>
              <w:widowControl w:val="0"/>
              <w:spacing w:line="240" w:lineRule="auto"/>
              <w:jc w:val="center"/>
              <w:rPr>
                <w:rFonts w:eastAsia="Times New Roman"/>
                <w:sz w:val="20"/>
                <w:szCs w:val="20"/>
                <w:lang w:val="en-US"/>
              </w:rPr>
            </w:pPr>
          </w:p>
        </w:tc>
        <w:tc>
          <w:tcPr>
            <w:tcW w:w="1006" w:type="dxa"/>
            <w:tcBorders>
              <w:bottom w:val="single" w:sz="8" w:space="0" w:color="000000"/>
            </w:tcBorders>
            <w:shd w:val="clear" w:color="auto" w:fill="auto"/>
            <w:vAlign w:val="bottom"/>
          </w:tcPr>
          <w:p w14:paraId="5E809FC1" w14:textId="77777777" w:rsidR="00D47A72" w:rsidRDefault="00D47A72">
            <w:pPr>
              <w:widowControl w:val="0"/>
              <w:spacing w:line="240" w:lineRule="auto"/>
              <w:jc w:val="center"/>
              <w:rPr>
                <w:rFonts w:eastAsia="Times New Roman"/>
                <w:sz w:val="20"/>
                <w:szCs w:val="20"/>
                <w:lang w:val="en-US"/>
              </w:rPr>
            </w:pPr>
          </w:p>
        </w:tc>
        <w:tc>
          <w:tcPr>
            <w:tcW w:w="271" w:type="dxa"/>
            <w:tcBorders>
              <w:bottom w:val="single" w:sz="8" w:space="0" w:color="000000"/>
            </w:tcBorders>
            <w:shd w:val="clear" w:color="auto" w:fill="auto"/>
            <w:vAlign w:val="bottom"/>
          </w:tcPr>
          <w:p w14:paraId="077D9E63" w14:textId="77777777" w:rsidR="00D47A72" w:rsidRDefault="00D47A72">
            <w:pPr>
              <w:widowControl w:val="0"/>
              <w:spacing w:line="240" w:lineRule="auto"/>
              <w:jc w:val="center"/>
              <w:rPr>
                <w:rFonts w:eastAsia="Times New Roman"/>
                <w:sz w:val="20"/>
                <w:szCs w:val="20"/>
                <w:lang w:val="en-US"/>
              </w:rPr>
            </w:pPr>
          </w:p>
        </w:tc>
        <w:tc>
          <w:tcPr>
            <w:tcW w:w="676" w:type="dxa"/>
            <w:tcBorders>
              <w:bottom w:val="single" w:sz="8" w:space="0" w:color="000000"/>
            </w:tcBorders>
            <w:shd w:val="clear" w:color="auto" w:fill="auto"/>
            <w:vAlign w:val="bottom"/>
          </w:tcPr>
          <w:p w14:paraId="7931E552" w14:textId="77777777" w:rsidR="00D47A72" w:rsidRDefault="00D47A72">
            <w:pPr>
              <w:widowControl w:val="0"/>
              <w:spacing w:line="240" w:lineRule="auto"/>
              <w:jc w:val="center"/>
              <w:rPr>
                <w:rFonts w:eastAsia="Times New Roman"/>
                <w:sz w:val="20"/>
                <w:szCs w:val="20"/>
                <w:lang w:val="en-US"/>
              </w:rPr>
            </w:pPr>
          </w:p>
        </w:tc>
        <w:tc>
          <w:tcPr>
            <w:tcW w:w="405" w:type="dxa"/>
            <w:tcBorders>
              <w:bottom w:val="single" w:sz="8" w:space="0" w:color="000000"/>
            </w:tcBorders>
            <w:shd w:val="clear" w:color="auto" w:fill="auto"/>
            <w:vAlign w:val="bottom"/>
          </w:tcPr>
          <w:p w14:paraId="0A37852F" w14:textId="77777777" w:rsidR="00D47A72" w:rsidRDefault="00D47A72">
            <w:pPr>
              <w:widowControl w:val="0"/>
              <w:spacing w:line="240" w:lineRule="auto"/>
              <w:jc w:val="center"/>
              <w:rPr>
                <w:rFonts w:eastAsia="Times New Roman"/>
                <w:sz w:val="20"/>
                <w:szCs w:val="20"/>
                <w:lang w:val="en-US"/>
              </w:rPr>
            </w:pPr>
          </w:p>
        </w:tc>
        <w:tc>
          <w:tcPr>
            <w:tcW w:w="677" w:type="dxa"/>
            <w:tcBorders>
              <w:bottom w:val="single" w:sz="8" w:space="0" w:color="000000"/>
            </w:tcBorders>
            <w:shd w:val="clear" w:color="auto" w:fill="auto"/>
            <w:vAlign w:val="bottom"/>
          </w:tcPr>
          <w:p w14:paraId="0EFD226F" w14:textId="77777777" w:rsidR="00D47A72" w:rsidRDefault="00D47A72">
            <w:pPr>
              <w:widowControl w:val="0"/>
              <w:spacing w:line="240" w:lineRule="auto"/>
              <w:jc w:val="center"/>
              <w:rPr>
                <w:rFonts w:eastAsia="Times New Roman"/>
                <w:sz w:val="20"/>
                <w:szCs w:val="20"/>
                <w:lang w:val="en-US"/>
              </w:rPr>
            </w:pPr>
          </w:p>
        </w:tc>
        <w:tc>
          <w:tcPr>
            <w:tcW w:w="268" w:type="dxa"/>
            <w:tcBorders>
              <w:bottom w:val="single" w:sz="8" w:space="0" w:color="000000"/>
            </w:tcBorders>
            <w:shd w:val="clear" w:color="auto" w:fill="auto"/>
            <w:vAlign w:val="bottom"/>
          </w:tcPr>
          <w:p w14:paraId="201EC54F"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57841807" w14:textId="77777777" w:rsidR="00D47A72" w:rsidRDefault="00D47A72">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019AA475"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24A3BCCD" w14:textId="77777777" w:rsidR="00D47A72" w:rsidRDefault="00D47A72">
            <w:pPr>
              <w:widowControl w:val="0"/>
              <w:spacing w:line="240" w:lineRule="auto"/>
              <w:jc w:val="center"/>
              <w:rPr>
                <w:rFonts w:eastAsia="Times New Roman"/>
                <w:sz w:val="20"/>
                <w:szCs w:val="20"/>
                <w:lang w:val="en-US"/>
              </w:rPr>
            </w:pPr>
          </w:p>
        </w:tc>
        <w:tc>
          <w:tcPr>
            <w:tcW w:w="266" w:type="dxa"/>
            <w:tcBorders>
              <w:bottom w:val="single" w:sz="8" w:space="0" w:color="000000"/>
            </w:tcBorders>
            <w:shd w:val="clear" w:color="auto" w:fill="auto"/>
            <w:vAlign w:val="bottom"/>
          </w:tcPr>
          <w:p w14:paraId="388EC2F7"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57DA4F70" w14:textId="77777777" w:rsidR="00D47A72" w:rsidRDefault="00D47A72">
            <w:pPr>
              <w:widowControl w:val="0"/>
              <w:spacing w:line="240" w:lineRule="auto"/>
              <w:jc w:val="center"/>
              <w:rPr>
                <w:rFonts w:eastAsia="Times New Roman"/>
                <w:sz w:val="20"/>
                <w:szCs w:val="20"/>
                <w:lang w:val="en-US"/>
              </w:rPr>
            </w:pPr>
          </w:p>
        </w:tc>
        <w:tc>
          <w:tcPr>
            <w:tcW w:w="403" w:type="dxa"/>
            <w:tcBorders>
              <w:bottom w:val="single" w:sz="8" w:space="0" w:color="000000"/>
            </w:tcBorders>
            <w:shd w:val="clear" w:color="auto" w:fill="auto"/>
            <w:vAlign w:val="bottom"/>
          </w:tcPr>
          <w:p w14:paraId="6D266BC7" w14:textId="77777777" w:rsidR="00D47A72" w:rsidRDefault="00D47A72">
            <w:pPr>
              <w:widowControl w:val="0"/>
              <w:spacing w:line="240" w:lineRule="auto"/>
              <w:jc w:val="center"/>
              <w:rPr>
                <w:rFonts w:eastAsia="Times New Roman"/>
                <w:sz w:val="20"/>
                <w:szCs w:val="20"/>
                <w:lang w:val="en-US"/>
              </w:rPr>
            </w:pPr>
          </w:p>
        </w:tc>
        <w:tc>
          <w:tcPr>
            <w:tcW w:w="678" w:type="dxa"/>
            <w:tcBorders>
              <w:bottom w:val="single" w:sz="8" w:space="0" w:color="000000"/>
            </w:tcBorders>
            <w:shd w:val="clear" w:color="auto" w:fill="auto"/>
            <w:vAlign w:val="bottom"/>
          </w:tcPr>
          <w:p w14:paraId="7601A74D" w14:textId="77777777" w:rsidR="00D47A72" w:rsidRDefault="00D47A72">
            <w:pPr>
              <w:widowControl w:val="0"/>
              <w:spacing w:line="240" w:lineRule="auto"/>
              <w:jc w:val="center"/>
              <w:rPr>
                <w:rFonts w:eastAsia="Times New Roman"/>
                <w:sz w:val="20"/>
                <w:szCs w:val="20"/>
                <w:lang w:val="en-US"/>
              </w:rPr>
            </w:pPr>
          </w:p>
        </w:tc>
        <w:tc>
          <w:tcPr>
            <w:tcW w:w="260" w:type="dxa"/>
            <w:tcBorders>
              <w:bottom w:val="single" w:sz="8" w:space="0" w:color="000000"/>
            </w:tcBorders>
            <w:shd w:val="clear" w:color="auto" w:fill="auto"/>
            <w:vAlign w:val="bottom"/>
          </w:tcPr>
          <w:p w14:paraId="387C3879" w14:textId="77777777" w:rsidR="00D47A72" w:rsidRDefault="00D47A72">
            <w:pPr>
              <w:widowControl w:val="0"/>
              <w:spacing w:line="240" w:lineRule="auto"/>
              <w:jc w:val="center"/>
              <w:rPr>
                <w:rFonts w:eastAsia="Times New Roman"/>
                <w:sz w:val="20"/>
                <w:szCs w:val="20"/>
                <w:lang w:val="en-US"/>
              </w:rPr>
            </w:pPr>
          </w:p>
        </w:tc>
        <w:tc>
          <w:tcPr>
            <w:tcW w:w="684" w:type="dxa"/>
            <w:tcBorders>
              <w:bottom w:val="single" w:sz="8" w:space="0" w:color="000000"/>
            </w:tcBorders>
            <w:shd w:val="clear" w:color="auto" w:fill="auto"/>
            <w:vAlign w:val="bottom"/>
          </w:tcPr>
          <w:p w14:paraId="108F4B68" w14:textId="77777777" w:rsidR="00D47A72" w:rsidRDefault="00D47A72">
            <w:pPr>
              <w:widowControl w:val="0"/>
              <w:spacing w:line="240" w:lineRule="auto"/>
              <w:jc w:val="center"/>
              <w:rPr>
                <w:rFonts w:eastAsia="Times New Roman"/>
                <w:sz w:val="20"/>
                <w:szCs w:val="20"/>
                <w:lang w:val="en-US"/>
              </w:rPr>
            </w:pPr>
          </w:p>
        </w:tc>
      </w:tr>
    </w:tbl>
    <w:p w14:paraId="69A0A04A" w14:textId="77777777" w:rsidR="00D47A72" w:rsidRDefault="00D47A72">
      <w:pPr>
        <w:sectPr w:rsidR="00D47A72">
          <w:headerReference w:type="default" r:id="rId32"/>
          <w:pgSz w:w="15840" w:h="12240" w:orient="landscape"/>
          <w:pgMar w:top="1497" w:right="2013" w:bottom="1440" w:left="1440" w:header="1440" w:footer="0" w:gutter="0"/>
          <w:lnNumType w:countBy="1" w:distance="283" w:restart="continuous"/>
          <w:pgNumType w:start="1"/>
          <w:cols w:space="720"/>
          <w:formProt w:val="0"/>
          <w:docGrid w:linePitch="299" w:charSpace="28672"/>
        </w:sectPr>
      </w:pPr>
    </w:p>
    <w:p w14:paraId="523227E0" w14:textId="77777777" w:rsidR="00D47A72" w:rsidRDefault="00000000">
      <w:pPr>
        <w:spacing w:line="480" w:lineRule="auto"/>
        <w:rPr>
          <w:sz w:val="24"/>
          <w:szCs w:val="24"/>
        </w:rPr>
      </w:pPr>
      <w:r>
        <w:rPr>
          <w:b/>
          <w:sz w:val="24"/>
          <w:szCs w:val="24"/>
        </w:rPr>
        <w:lastRenderedPageBreak/>
        <w:t xml:space="preserve">3.2 </w:t>
      </w:r>
      <w:del w:id="437" w:author="Unknown Author" w:date="2022-10-07T15:13:00Z">
        <w:r>
          <w:rPr>
            <w:b/>
            <w:sz w:val="24"/>
            <w:szCs w:val="24"/>
          </w:rPr>
          <w:delText>Statistical analysis</w:delText>
        </w:r>
      </w:del>
      <w:r>
        <w:rPr>
          <w:b/>
          <w:sz w:val="24"/>
          <w:szCs w:val="24"/>
        </w:rPr>
        <w:t xml:space="preserve">Thinning Study, </w:t>
      </w:r>
      <w:ins w:id="438" w:author="Unknown Author" w:date="2022-10-07T15:13:00Z">
        <w:r>
          <w:rPr>
            <w:b/>
            <w:sz w:val="24"/>
            <w:szCs w:val="24"/>
          </w:rPr>
          <w:t>Cumula</w:t>
        </w:r>
      </w:ins>
      <w:ins w:id="439" w:author="Unknown Author" w:date="2022-10-07T15:14:00Z">
        <w:r>
          <w:rPr>
            <w:b/>
            <w:sz w:val="24"/>
            <w:szCs w:val="24"/>
          </w:rPr>
          <w:t>tive proportional mortality to LRR</w:t>
        </w:r>
      </w:ins>
    </w:p>
    <w:p w14:paraId="693092EA" w14:textId="77777777" w:rsidR="00D47A72" w:rsidRDefault="00000000">
      <w:pPr>
        <w:spacing w:line="480" w:lineRule="auto"/>
        <w:ind w:firstLine="720"/>
        <w:rPr>
          <w:sz w:val="24"/>
          <w:szCs w:val="24"/>
        </w:rPr>
      </w:pPr>
      <w:r>
        <w:rPr>
          <w:sz w:val="24"/>
          <w:szCs w:val="24"/>
          <w:highlight w:val="white"/>
        </w:rPr>
        <w:t>The one-way analysis of variance showed no significan</w:t>
      </w:r>
      <w:ins w:id="440" w:author="Unknown Author" w:date="2022-10-07T14:42:00Z">
        <w:r>
          <w:rPr>
            <w:sz w:val="24"/>
            <w:szCs w:val="24"/>
            <w:highlight w:val="white"/>
          </w:rPr>
          <w:t>t</w:t>
        </w:r>
      </w:ins>
      <w:del w:id="441" w:author="Unknown Author" w:date="2022-10-07T14:42:00Z">
        <w:r>
          <w:rPr>
            <w:sz w:val="24"/>
            <w:szCs w:val="24"/>
            <w:highlight w:val="white"/>
          </w:rPr>
          <w:delText>ce</w:delText>
        </w:r>
      </w:del>
      <w:r>
        <w:rPr>
          <w:sz w:val="24"/>
          <w:szCs w:val="24"/>
          <w:highlight w:val="white"/>
        </w:rPr>
        <w:t xml:space="preserve"> of effect </w:t>
      </w:r>
      <w:del w:id="442" w:author="Unknown Author" w:date="2022-10-07T14:42:00Z">
        <w:r>
          <w:rPr>
            <w:sz w:val="24"/>
            <w:szCs w:val="24"/>
            <w:highlight w:val="white"/>
          </w:rPr>
          <w:delText>on</w:delText>
        </w:r>
      </w:del>
      <w:ins w:id="443" w:author="Unknown Author" w:date="2022-10-07T14:42:00Z">
        <w:r>
          <w:rPr>
            <w:sz w:val="24"/>
            <w:szCs w:val="24"/>
            <w:highlight w:val="white"/>
          </w:rPr>
          <w:t>of</w:t>
        </w:r>
      </w:ins>
      <w:r>
        <w:rPr>
          <w:sz w:val="24"/>
          <w:szCs w:val="24"/>
          <w:highlight w:val="white"/>
        </w:rPr>
        <w:t xml:space="preserve"> treatment</w:t>
      </w:r>
      <w:ins w:id="444" w:author="Unknown Author" w:date="2022-10-07T14:42:00Z">
        <w:r>
          <w:rPr>
            <w:sz w:val="24"/>
            <w:szCs w:val="24"/>
            <w:highlight w:val="white"/>
          </w:rPr>
          <w:t xml:space="preserve"> on</w:t>
        </w:r>
      </w:ins>
      <w:r>
        <w:rPr>
          <w:sz w:val="24"/>
          <w:szCs w:val="24"/>
          <w:highlight w:val="white"/>
        </w:rPr>
        <w:t xml:space="preserve"> </w:t>
      </w:r>
      <w:ins w:id="445" w:author="Unknown Author" w:date="2022-10-07T15:08:00Z">
        <w:r>
          <w:rPr>
            <w:sz w:val="24"/>
            <w:szCs w:val="24"/>
            <w:highlight w:val="white"/>
          </w:rPr>
          <w:t xml:space="preserve">(arcsine square root transformed) </w:t>
        </w:r>
      </w:ins>
      <w:ins w:id="446" w:author="Unknown Author" w:date="2022-10-07T14:42:00Z">
        <w:r>
          <w:rPr>
            <w:sz w:val="24"/>
            <w:szCs w:val="24"/>
            <w:highlight w:val="white"/>
          </w:rPr>
          <w:t xml:space="preserve">proportion of mortality </w:t>
        </w:r>
      </w:ins>
      <w:r>
        <w:rPr>
          <w:sz w:val="24"/>
          <w:szCs w:val="24"/>
          <w:highlight w:val="white"/>
        </w:rPr>
        <w:t>(</w:t>
      </w:r>
      <w:ins w:id="447" w:author="Unknown Author" w:date="2022-10-07T15:07:00Z">
        <w:r>
          <w:rPr>
            <w:sz w:val="24"/>
            <w:szCs w:val="24"/>
            <w:highlight w:val="white"/>
          </w:rPr>
          <w:t>F</w:t>
        </w:r>
        <w:r>
          <w:rPr>
            <w:sz w:val="24"/>
            <w:szCs w:val="24"/>
            <w:highlight w:val="white"/>
            <w:vertAlign w:val="subscript"/>
          </w:rPr>
          <w:t>2,12</w:t>
        </w:r>
        <w:r>
          <w:rPr>
            <w:sz w:val="24"/>
            <w:szCs w:val="24"/>
            <w:highlight w:val="white"/>
          </w:rPr>
          <w:t xml:space="preserve"> = 0.484, p = 0.628 </w:t>
        </w:r>
      </w:ins>
      <w:del w:id="448" w:author="Unknown Author" w:date="2022-10-07T15:07:00Z">
        <w:r>
          <w:rPr>
            <w:b/>
            <w:bCs/>
            <w:sz w:val="24"/>
            <w:szCs w:val="24"/>
            <w:highlight w:val="white"/>
          </w:rPr>
          <w:delText>Table 2</w:delText>
        </w:r>
      </w:del>
      <w:r>
        <w:rPr>
          <w:sz w:val="24"/>
          <w:szCs w:val="24"/>
          <w:highlight w:val="white"/>
        </w:rPr>
        <w:t>). There was also no significance found when the two thinned treatment areas were combined and compared against the control stands</w:t>
      </w:r>
      <w:ins w:id="449" w:author="Unknown Author" w:date="2022-10-07T14:59:00Z">
        <w:r>
          <w:rPr>
            <w:sz w:val="24"/>
            <w:szCs w:val="24"/>
            <w:highlight w:val="white"/>
          </w:rPr>
          <w:t xml:space="preserve"> (F</w:t>
        </w:r>
        <w:r>
          <w:rPr>
            <w:sz w:val="24"/>
            <w:szCs w:val="24"/>
            <w:highlight w:val="white"/>
            <w:vertAlign w:val="subscript"/>
          </w:rPr>
          <w:t>1,13</w:t>
        </w:r>
        <w:r>
          <w:rPr>
            <w:sz w:val="24"/>
            <w:szCs w:val="24"/>
            <w:highlight w:val="white"/>
          </w:rPr>
          <w:t xml:space="preserve"> = 0.295, p = 0.596</w:t>
        </w:r>
      </w:ins>
      <w:ins w:id="450" w:author="Unknown Author" w:date="2022-10-07T15:00:00Z">
        <w:r>
          <w:rPr>
            <w:sz w:val="24"/>
            <w:szCs w:val="24"/>
            <w:highlight w:val="white"/>
          </w:rPr>
          <w:t>)</w:t>
        </w:r>
      </w:ins>
      <w:r>
        <w:rPr>
          <w:sz w:val="24"/>
          <w:szCs w:val="24"/>
          <w:highlight w:val="white"/>
        </w:rPr>
        <w:t>. Within the two-way analysis of variance, no significan</w:t>
      </w:r>
      <w:del w:id="451" w:author="Unknown Author" w:date="2022-10-07T14:43:00Z">
        <w:r>
          <w:rPr>
            <w:sz w:val="24"/>
            <w:szCs w:val="24"/>
            <w:highlight w:val="white"/>
          </w:rPr>
          <w:delText>ce</w:delText>
        </w:r>
      </w:del>
      <w:ins w:id="452" w:author="Unknown Author" w:date="2022-10-07T14:43:00Z">
        <w:r>
          <w:rPr>
            <w:sz w:val="24"/>
            <w:szCs w:val="24"/>
            <w:highlight w:val="white"/>
          </w:rPr>
          <w:t>t</w:t>
        </w:r>
      </w:ins>
      <w:r>
        <w:rPr>
          <w:sz w:val="24"/>
          <w:szCs w:val="24"/>
          <w:highlight w:val="white"/>
        </w:rPr>
        <w:t xml:space="preserve"> was found from tree mortality induced by </w:t>
      </w:r>
      <w:r>
        <w:rPr>
          <w:i/>
          <w:iCs/>
          <w:sz w:val="24"/>
          <w:szCs w:val="24"/>
          <w:highlight w:val="white"/>
        </w:rPr>
        <w:t>C. sulphurascens</w:t>
      </w:r>
      <w:r>
        <w:rPr>
          <w:sz w:val="24"/>
          <w:szCs w:val="24"/>
          <w:highlight w:val="white"/>
        </w:rPr>
        <w:t xml:space="preserve"> across treatment areas</w:t>
      </w:r>
      <w:ins w:id="453" w:author="Unknown Author" w:date="2022-10-07T15:00:00Z">
        <w:r>
          <w:rPr>
            <w:sz w:val="24"/>
            <w:szCs w:val="24"/>
            <w:highlight w:val="white"/>
          </w:rPr>
          <w:t xml:space="preserve"> (</w:t>
        </w:r>
        <w:r>
          <w:rPr>
            <w:b/>
            <w:bCs/>
            <w:sz w:val="24"/>
            <w:szCs w:val="24"/>
            <w:highlight w:val="white"/>
          </w:rPr>
          <w:t>Table 2</w:t>
        </w:r>
        <w:r>
          <w:rPr>
            <w:sz w:val="24"/>
            <w:szCs w:val="24"/>
            <w:highlight w:val="white"/>
          </w:rPr>
          <w:t>)</w:t>
        </w:r>
      </w:ins>
      <w:r>
        <w:rPr>
          <w:sz w:val="24"/>
          <w:szCs w:val="24"/>
        </w:rPr>
        <w:t>.</w:t>
      </w:r>
    </w:p>
    <w:p w14:paraId="07811359" w14:textId="77777777" w:rsidR="00D47A72" w:rsidRDefault="00D47A72">
      <w:pPr>
        <w:spacing w:line="480" w:lineRule="auto"/>
        <w:rPr>
          <w:sz w:val="24"/>
          <w:szCs w:val="24"/>
        </w:rPr>
      </w:pPr>
    </w:p>
    <w:p w14:paraId="7DCFE5DD" w14:textId="77777777" w:rsidR="00D47A72" w:rsidRDefault="00000000">
      <w:pPr>
        <w:spacing w:line="480" w:lineRule="auto"/>
        <w:rPr>
          <w:sz w:val="24"/>
          <w:szCs w:val="24"/>
        </w:rPr>
      </w:pPr>
      <w:r>
        <w:rPr>
          <w:b/>
          <w:sz w:val="24"/>
          <w:szCs w:val="24"/>
        </w:rPr>
        <w:t>Table 2</w:t>
      </w:r>
      <w:r>
        <w:rPr>
          <w:b/>
          <w:sz w:val="20"/>
          <w:szCs w:val="20"/>
        </w:rPr>
        <w:t xml:space="preserve">: </w:t>
      </w:r>
      <w:r>
        <w:rPr>
          <w:sz w:val="24"/>
          <w:szCs w:val="24"/>
        </w:rPr>
        <w:t xml:space="preserve">A </w:t>
      </w:r>
      <w:del w:id="454" w:author="Unknown Author" w:date="2022-10-07T15:05:00Z">
        <w:r>
          <w:rPr>
            <w:sz w:val="24"/>
            <w:szCs w:val="24"/>
          </w:rPr>
          <w:delText>one</w:delText>
        </w:r>
      </w:del>
      <w:proofErr w:type="gramStart"/>
      <w:ins w:id="455" w:author="Unknown Author" w:date="2022-10-07T15:05:00Z">
        <w:r>
          <w:rPr>
            <w:sz w:val="24"/>
            <w:szCs w:val="24"/>
          </w:rPr>
          <w:t>two</w:t>
        </w:r>
      </w:ins>
      <w:r>
        <w:rPr>
          <w:sz w:val="24"/>
          <w:szCs w:val="24"/>
        </w:rPr>
        <w:t xml:space="preserve"> way</w:t>
      </w:r>
      <w:proofErr w:type="gramEnd"/>
      <w:r>
        <w:rPr>
          <w:sz w:val="24"/>
          <w:szCs w:val="24"/>
        </w:rPr>
        <w:t xml:space="preserve"> ANOVA testing </w:t>
      </w:r>
      <w:del w:id="456" w:author="Unknown Author" w:date="2022-10-07T15:09:00Z">
        <w:r>
          <w:rPr>
            <w:sz w:val="24"/>
            <w:szCs w:val="24"/>
          </w:rPr>
          <w:delText xml:space="preserve">whether there was an </w:delText>
        </w:r>
      </w:del>
      <w:r>
        <w:rPr>
          <w:sz w:val="24"/>
          <w:szCs w:val="24"/>
        </w:rPr>
        <w:t xml:space="preserve">effect on tree mortality from LRR </w:t>
      </w:r>
      <w:del w:id="457" w:author="Unknown Author" w:date="2022-10-07T15:09:00Z">
        <w:r>
          <w:rPr>
            <w:sz w:val="24"/>
            <w:szCs w:val="24"/>
          </w:rPr>
          <w:delText>determined by treatment</w:delText>
        </w:r>
      </w:del>
      <w:ins w:id="458" w:author="Unknown Author" w:date="2022-10-07T15:09:00Z">
        <w:r>
          <w:rPr>
            <w:sz w:val="24"/>
            <w:szCs w:val="24"/>
          </w:rPr>
          <w:t>considering</w:t>
        </w:r>
      </w:ins>
      <w:ins w:id="459" w:author="Unknown Author" w:date="2022-10-07T15:05:00Z">
        <w:r>
          <w:rPr>
            <w:sz w:val="24"/>
            <w:szCs w:val="24"/>
          </w:rPr>
          <w:t xml:space="preserve"> relative presence of LRR in the stand</w:t>
        </w:r>
      </w:ins>
      <w:r>
        <w:rPr>
          <w:sz w:val="24"/>
          <w:szCs w:val="24"/>
        </w:rPr>
        <w:t xml:space="preserve">.  </w:t>
      </w:r>
    </w:p>
    <w:tbl>
      <w:tblPr>
        <w:tblStyle w:val="TableGrid"/>
        <w:tblW w:w="9345" w:type="dxa"/>
        <w:tblInd w:w="226" w:type="dxa"/>
        <w:tblLayout w:type="fixed"/>
        <w:tblLook w:val="04A0" w:firstRow="1" w:lastRow="0" w:firstColumn="1" w:lastColumn="0" w:noHBand="0" w:noVBand="1"/>
      </w:tblPr>
      <w:tblGrid>
        <w:gridCol w:w="1890"/>
        <w:gridCol w:w="1318"/>
        <w:gridCol w:w="1555"/>
        <w:gridCol w:w="1585"/>
        <w:gridCol w:w="1577"/>
        <w:gridCol w:w="1420"/>
      </w:tblGrid>
      <w:tr w:rsidR="00D47A72" w14:paraId="1D76D119" w14:textId="77777777">
        <w:tc>
          <w:tcPr>
            <w:tcW w:w="1889" w:type="dxa"/>
          </w:tcPr>
          <w:p w14:paraId="2BB259C1" w14:textId="77777777" w:rsidR="00D47A72" w:rsidRDefault="00000000">
            <w:pPr>
              <w:widowControl w:val="0"/>
              <w:spacing w:line="240" w:lineRule="auto"/>
              <w:jc w:val="center"/>
              <w:rPr>
                <w:b/>
                <w:bCs/>
                <w:sz w:val="24"/>
                <w:szCs w:val="24"/>
              </w:rPr>
            </w:pPr>
            <w:r>
              <w:rPr>
                <w:b/>
                <w:bCs/>
                <w:sz w:val="24"/>
                <w:szCs w:val="24"/>
              </w:rPr>
              <w:t>Source of Variation</w:t>
            </w:r>
          </w:p>
        </w:tc>
        <w:tc>
          <w:tcPr>
            <w:tcW w:w="1318" w:type="dxa"/>
          </w:tcPr>
          <w:p w14:paraId="742A0E5D" w14:textId="77777777" w:rsidR="00D47A72" w:rsidRDefault="00000000">
            <w:pPr>
              <w:widowControl w:val="0"/>
              <w:spacing w:line="240" w:lineRule="auto"/>
              <w:jc w:val="center"/>
              <w:rPr>
                <w:b/>
                <w:bCs/>
                <w:sz w:val="24"/>
                <w:szCs w:val="24"/>
              </w:rPr>
            </w:pPr>
            <w:r>
              <w:rPr>
                <w:b/>
                <w:bCs/>
                <w:sz w:val="24"/>
                <w:szCs w:val="24"/>
              </w:rPr>
              <w:t>Degrees of Freedom</w:t>
            </w:r>
          </w:p>
        </w:tc>
        <w:tc>
          <w:tcPr>
            <w:tcW w:w="1555" w:type="dxa"/>
          </w:tcPr>
          <w:p w14:paraId="0C75EA0B" w14:textId="77777777" w:rsidR="00D47A72" w:rsidRDefault="00000000">
            <w:pPr>
              <w:widowControl w:val="0"/>
              <w:spacing w:line="240" w:lineRule="auto"/>
              <w:jc w:val="center"/>
              <w:rPr>
                <w:b/>
                <w:bCs/>
                <w:sz w:val="24"/>
                <w:szCs w:val="24"/>
              </w:rPr>
            </w:pPr>
            <w:r>
              <w:rPr>
                <w:b/>
                <w:bCs/>
                <w:sz w:val="24"/>
                <w:szCs w:val="24"/>
              </w:rPr>
              <w:t>Sum of Squares</w:t>
            </w:r>
          </w:p>
        </w:tc>
        <w:tc>
          <w:tcPr>
            <w:tcW w:w="1585" w:type="dxa"/>
          </w:tcPr>
          <w:p w14:paraId="22A05CF9" w14:textId="77777777" w:rsidR="00D47A72" w:rsidRDefault="00000000">
            <w:pPr>
              <w:widowControl w:val="0"/>
              <w:spacing w:line="240" w:lineRule="auto"/>
              <w:jc w:val="center"/>
              <w:rPr>
                <w:b/>
                <w:bCs/>
                <w:sz w:val="24"/>
                <w:szCs w:val="24"/>
              </w:rPr>
            </w:pPr>
            <w:r>
              <w:rPr>
                <w:b/>
                <w:bCs/>
                <w:sz w:val="24"/>
                <w:szCs w:val="24"/>
              </w:rPr>
              <w:t>Mean Square</w:t>
            </w:r>
          </w:p>
        </w:tc>
        <w:tc>
          <w:tcPr>
            <w:tcW w:w="1577" w:type="dxa"/>
          </w:tcPr>
          <w:p w14:paraId="7D1B800A" w14:textId="77777777" w:rsidR="00D47A72" w:rsidRDefault="00000000">
            <w:pPr>
              <w:widowControl w:val="0"/>
              <w:spacing w:line="240" w:lineRule="auto"/>
              <w:jc w:val="center"/>
              <w:rPr>
                <w:b/>
                <w:bCs/>
                <w:sz w:val="24"/>
                <w:szCs w:val="24"/>
              </w:rPr>
            </w:pPr>
            <w:r>
              <w:rPr>
                <w:b/>
                <w:bCs/>
                <w:sz w:val="24"/>
                <w:szCs w:val="24"/>
              </w:rPr>
              <w:t>F</w:t>
            </w:r>
          </w:p>
        </w:tc>
        <w:tc>
          <w:tcPr>
            <w:tcW w:w="1420" w:type="dxa"/>
          </w:tcPr>
          <w:p w14:paraId="230BF9B1" w14:textId="77777777" w:rsidR="00D47A72" w:rsidRDefault="00000000">
            <w:pPr>
              <w:widowControl w:val="0"/>
              <w:spacing w:line="240" w:lineRule="auto"/>
              <w:jc w:val="center"/>
              <w:rPr>
                <w:b/>
                <w:bCs/>
                <w:sz w:val="24"/>
                <w:szCs w:val="24"/>
              </w:rPr>
            </w:pPr>
            <w:r>
              <w:rPr>
                <w:b/>
                <w:bCs/>
                <w:sz w:val="24"/>
                <w:szCs w:val="24"/>
              </w:rPr>
              <w:t>p-Value</w:t>
            </w:r>
          </w:p>
        </w:tc>
      </w:tr>
      <w:tr w:rsidR="00D47A72" w14:paraId="77C822E1" w14:textId="77777777">
        <w:trPr>
          <w:trHeight w:val="377"/>
        </w:trPr>
        <w:tc>
          <w:tcPr>
            <w:tcW w:w="1889" w:type="dxa"/>
          </w:tcPr>
          <w:p w14:paraId="72405EBB" w14:textId="77777777" w:rsidR="00D47A72" w:rsidRDefault="00000000">
            <w:pPr>
              <w:widowControl w:val="0"/>
              <w:spacing w:before="120" w:line="480" w:lineRule="auto"/>
              <w:jc w:val="center"/>
              <w:rPr>
                <w:sz w:val="24"/>
                <w:szCs w:val="24"/>
              </w:rPr>
            </w:pPr>
            <w:r>
              <w:rPr>
                <w:sz w:val="24"/>
                <w:szCs w:val="24"/>
              </w:rPr>
              <w:t>Treatment</w:t>
            </w:r>
          </w:p>
        </w:tc>
        <w:tc>
          <w:tcPr>
            <w:tcW w:w="1318" w:type="dxa"/>
          </w:tcPr>
          <w:p w14:paraId="2A7F240C" w14:textId="77777777" w:rsidR="00D47A72" w:rsidRDefault="00000000">
            <w:pPr>
              <w:widowControl w:val="0"/>
              <w:spacing w:before="120" w:line="480" w:lineRule="auto"/>
              <w:jc w:val="center"/>
              <w:rPr>
                <w:sz w:val="24"/>
                <w:szCs w:val="24"/>
              </w:rPr>
            </w:pPr>
            <w:r>
              <w:rPr>
                <w:sz w:val="24"/>
                <w:szCs w:val="24"/>
              </w:rPr>
              <w:t>2</w:t>
            </w:r>
          </w:p>
        </w:tc>
        <w:tc>
          <w:tcPr>
            <w:tcW w:w="1555" w:type="dxa"/>
          </w:tcPr>
          <w:p w14:paraId="6A969A6D" w14:textId="77777777" w:rsidR="00D47A72" w:rsidRDefault="00000000">
            <w:pPr>
              <w:widowControl w:val="0"/>
              <w:spacing w:before="120" w:line="480" w:lineRule="auto"/>
              <w:jc w:val="center"/>
              <w:rPr>
                <w:sz w:val="24"/>
                <w:szCs w:val="24"/>
              </w:rPr>
            </w:pPr>
            <w:r>
              <w:rPr>
                <w:sz w:val="24"/>
                <w:szCs w:val="24"/>
              </w:rPr>
              <w:t>0.01048</w:t>
            </w:r>
          </w:p>
        </w:tc>
        <w:tc>
          <w:tcPr>
            <w:tcW w:w="1585" w:type="dxa"/>
          </w:tcPr>
          <w:p w14:paraId="2EAF3F09" w14:textId="77777777" w:rsidR="00D47A72" w:rsidRDefault="00000000">
            <w:pPr>
              <w:widowControl w:val="0"/>
              <w:spacing w:before="120" w:line="480" w:lineRule="auto"/>
              <w:jc w:val="center"/>
              <w:rPr>
                <w:sz w:val="24"/>
                <w:szCs w:val="24"/>
              </w:rPr>
            </w:pPr>
            <w:r>
              <w:rPr>
                <w:sz w:val="24"/>
                <w:szCs w:val="24"/>
              </w:rPr>
              <w:t>0.00524</w:t>
            </w:r>
          </w:p>
        </w:tc>
        <w:tc>
          <w:tcPr>
            <w:tcW w:w="1577" w:type="dxa"/>
          </w:tcPr>
          <w:p w14:paraId="14120447" w14:textId="77777777" w:rsidR="00D47A72" w:rsidRDefault="00000000">
            <w:pPr>
              <w:widowControl w:val="0"/>
              <w:spacing w:before="120" w:line="480" w:lineRule="auto"/>
              <w:jc w:val="center"/>
              <w:rPr>
                <w:sz w:val="24"/>
                <w:szCs w:val="24"/>
              </w:rPr>
            </w:pPr>
            <w:r>
              <w:rPr>
                <w:sz w:val="24"/>
                <w:szCs w:val="24"/>
              </w:rPr>
              <w:t>0.4</w:t>
            </w:r>
            <w:ins w:id="460" w:author="Unknown Author" w:date="2022-10-07T15:06:00Z">
              <w:r>
                <w:rPr>
                  <w:sz w:val="24"/>
                  <w:szCs w:val="24"/>
                </w:rPr>
                <w:t>60</w:t>
              </w:r>
            </w:ins>
            <w:del w:id="461" w:author="Unknown Author" w:date="2022-10-07T15:06:00Z">
              <w:r>
                <w:rPr>
                  <w:sz w:val="24"/>
                  <w:szCs w:val="24"/>
                </w:rPr>
                <w:delText>84</w:delText>
              </w:r>
            </w:del>
          </w:p>
        </w:tc>
        <w:tc>
          <w:tcPr>
            <w:tcW w:w="1420" w:type="dxa"/>
          </w:tcPr>
          <w:p w14:paraId="123AE0A0" w14:textId="77777777" w:rsidR="00D47A72" w:rsidRDefault="00000000">
            <w:pPr>
              <w:widowControl w:val="0"/>
              <w:spacing w:before="120" w:line="480" w:lineRule="auto"/>
              <w:jc w:val="center"/>
              <w:rPr>
                <w:sz w:val="24"/>
                <w:szCs w:val="24"/>
              </w:rPr>
            </w:pPr>
            <w:r>
              <w:rPr>
                <w:sz w:val="24"/>
                <w:szCs w:val="24"/>
              </w:rPr>
              <w:t>0.6</w:t>
            </w:r>
            <w:del w:id="462" w:author="Unknown Author" w:date="2022-10-07T15:06:00Z">
              <w:r>
                <w:rPr>
                  <w:sz w:val="24"/>
                  <w:szCs w:val="24"/>
                </w:rPr>
                <w:delText>29</w:delText>
              </w:r>
            </w:del>
            <w:ins w:id="463" w:author="Unknown Author" w:date="2022-10-07T15:06:00Z">
              <w:r>
                <w:rPr>
                  <w:sz w:val="24"/>
                  <w:szCs w:val="24"/>
                </w:rPr>
                <w:t>43</w:t>
              </w:r>
            </w:ins>
          </w:p>
        </w:tc>
      </w:tr>
      <w:tr w:rsidR="00D47A72" w14:paraId="36BC2D04" w14:textId="77777777">
        <w:tc>
          <w:tcPr>
            <w:tcW w:w="1889" w:type="dxa"/>
          </w:tcPr>
          <w:p w14:paraId="53EEF9E3" w14:textId="77777777" w:rsidR="00D47A72" w:rsidRDefault="00000000">
            <w:pPr>
              <w:widowControl w:val="0"/>
              <w:spacing w:before="120" w:line="480" w:lineRule="auto"/>
              <w:jc w:val="center"/>
              <w:rPr>
                <w:sz w:val="24"/>
                <w:szCs w:val="24"/>
              </w:rPr>
            </w:pPr>
            <w:ins w:id="464" w:author="Unknown Author" w:date="2022-10-07T15:05:00Z">
              <w:r>
                <w:rPr>
                  <w:sz w:val="24"/>
                  <w:szCs w:val="24"/>
                </w:rPr>
                <w:t>LRR presence</w:t>
              </w:r>
            </w:ins>
          </w:p>
        </w:tc>
        <w:tc>
          <w:tcPr>
            <w:tcW w:w="1318" w:type="dxa"/>
          </w:tcPr>
          <w:p w14:paraId="11F565E4" w14:textId="77777777" w:rsidR="00D47A72" w:rsidRDefault="00000000">
            <w:pPr>
              <w:widowControl w:val="0"/>
              <w:spacing w:before="120" w:line="480" w:lineRule="auto"/>
              <w:jc w:val="center"/>
              <w:rPr>
                <w:sz w:val="24"/>
                <w:szCs w:val="24"/>
              </w:rPr>
            </w:pPr>
            <w:ins w:id="465" w:author="Unknown Author" w:date="2022-10-07T15:06:00Z">
              <w:r>
                <w:rPr>
                  <w:sz w:val="24"/>
                  <w:szCs w:val="24"/>
                </w:rPr>
                <w:t>1</w:t>
              </w:r>
            </w:ins>
          </w:p>
        </w:tc>
        <w:tc>
          <w:tcPr>
            <w:tcW w:w="1555" w:type="dxa"/>
          </w:tcPr>
          <w:p w14:paraId="0E5288F0" w14:textId="77777777" w:rsidR="00D47A72" w:rsidRDefault="00000000">
            <w:pPr>
              <w:widowControl w:val="0"/>
              <w:spacing w:before="120" w:line="480" w:lineRule="auto"/>
              <w:jc w:val="center"/>
              <w:rPr>
                <w:sz w:val="24"/>
                <w:szCs w:val="24"/>
              </w:rPr>
            </w:pPr>
            <w:ins w:id="466" w:author="Unknown Author" w:date="2022-10-07T15:06:00Z">
              <w:r>
                <w:rPr>
                  <w:sz w:val="24"/>
                  <w:szCs w:val="24"/>
                </w:rPr>
                <w:t>0.00467</w:t>
              </w:r>
            </w:ins>
          </w:p>
        </w:tc>
        <w:tc>
          <w:tcPr>
            <w:tcW w:w="1585" w:type="dxa"/>
          </w:tcPr>
          <w:p w14:paraId="0F5C2001" w14:textId="77777777" w:rsidR="00D47A72" w:rsidRDefault="00000000">
            <w:pPr>
              <w:widowControl w:val="0"/>
              <w:spacing w:before="120" w:line="480" w:lineRule="auto"/>
              <w:jc w:val="center"/>
              <w:rPr>
                <w:sz w:val="24"/>
                <w:szCs w:val="24"/>
              </w:rPr>
            </w:pPr>
            <w:ins w:id="467" w:author="Unknown Author" w:date="2022-10-07T15:06:00Z">
              <w:r>
                <w:rPr>
                  <w:sz w:val="24"/>
                  <w:szCs w:val="24"/>
                </w:rPr>
                <w:t>0.004672</w:t>
              </w:r>
            </w:ins>
          </w:p>
        </w:tc>
        <w:tc>
          <w:tcPr>
            <w:tcW w:w="1577" w:type="dxa"/>
          </w:tcPr>
          <w:p w14:paraId="5C447E69" w14:textId="77777777" w:rsidR="00D47A72" w:rsidRDefault="00000000">
            <w:pPr>
              <w:widowControl w:val="0"/>
              <w:spacing w:before="120" w:line="480" w:lineRule="auto"/>
              <w:jc w:val="center"/>
              <w:rPr>
                <w:sz w:val="24"/>
                <w:szCs w:val="24"/>
              </w:rPr>
            </w:pPr>
            <w:ins w:id="468" w:author="Unknown Author" w:date="2022-10-07T15:06:00Z">
              <w:r>
                <w:t>0.411</w:t>
              </w:r>
            </w:ins>
          </w:p>
        </w:tc>
        <w:tc>
          <w:tcPr>
            <w:tcW w:w="1420" w:type="dxa"/>
          </w:tcPr>
          <w:p w14:paraId="4AB256E3" w14:textId="77777777" w:rsidR="00D47A72" w:rsidRDefault="00000000">
            <w:pPr>
              <w:widowControl w:val="0"/>
              <w:spacing w:before="120" w:line="480" w:lineRule="auto"/>
              <w:jc w:val="center"/>
              <w:rPr>
                <w:sz w:val="24"/>
                <w:szCs w:val="24"/>
              </w:rPr>
            </w:pPr>
            <w:ins w:id="469" w:author="Unknown Author" w:date="2022-10-07T15:06:00Z">
              <w:r>
                <w:t>0.535</w:t>
              </w:r>
            </w:ins>
          </w:p>
        </w:tc>
      </w:tr>
      <w:tr w:rsidR="00D47A72" w14:paraId="6BC233A7" w14:textId="77777777">
        <w:tc>
          <w:tcPr>
            <w:tcW w:w="1889" w:type="dxa"/>
            <w:tcBorders>
              <w:top w:val="nil"/>
            </w:tcBorders>
          </w:tcPr>
          <w:p w14:paraId="6C17B12A" w14:textId="77777777" w:rsidR="00D47A72" w:rsidRDefault="00000000">
            <w:pPr>
              <w:widowControl w:val="0"/>
              <w:spacing w:before="120" w:line="480" w:lineRule="auto"/>
              <w:jc w:val="center"/>
              <w:rPr>
                <w:sz w:val="24"/>
                <w:szCs w:val="24"/>
              </w:rPr>
            </w:pPr>
            <w:r>
              <w:rPr>
                <w:sz w:val="24"/>
                <w:szCs w:val="24"/>
              </w:rPr>
              <w:t>Residuals</w:t>
            </w:r>
          </w:p>
        </w:tc>
        <w:tc>
          <w:tcPr>
            <w:tcW w:w="1318" w:type="dxa"/>
            <w:tcBorders>
              <w:top w:val="nil"/>
            </w:tcBorders>
          </w:tcPr>
          <w:p w14:paraId="63F499BB" w14:textId="77777777" w:rsidR="00D47A72" w:rsidRDefault="00000000">
            <w:pPr>
              <w:widowControl w:val="0"/>
              <w:spacing w:before="120" w:line="480" w:lineRule="auto"/>
              <w:jc w:val="center"/>
              <w:rPr>
                <w:sz w:val="24"/>
                <w:szCs w:val="24"/>
              </w:rPr>
            </w:pPr>
            <w:del w:id="470" w:author="Unknown Author" w:date="2022-10-07T15:06:00Z">
              <w:r>
                <w:rPr>
                  <w:sz w:val="24"/>
                  <w:szCs w:val="24"/>
                </w:rPr>
                <w:delText>12</w:delText>
              </w:r>
            </w:del>
            <w:ins w:id="471" w:author="Unknown Author" w:date="2022-10-07T15:06:00Z">
              <w:r>
                <w:rPr>
                  <w:sz w:val="24"/>
                  <w:szCs w:val="24"/>
                </w:rPr>
                <w:t>11</w:t>
              </w:r>
            </w:ins>
          </w:p>
        </w:tc>
        <w:tc>
          <w:tcPr>
            <w:tcW w:w="1555" w:type="dxa"/>
            <w:tcBorders>
              <w:top w:val="nil"/>
            </w:tcBorders>
          </w:tcPr>
          <w:p w14:paraId="39BA9657" w14:textId="77777777" w:rsidR="00D47A72" w:rsidRDefault="00000000">
            <w:pPr>
              <w:widowControl w:val="0"/>
              <w:spacing w:before="120" w:line="480" w:lineRule="auto"/>
              <w:jc w:val="center"/>
              <w:rPr>
                <w:sz w:val="24"/>
                <w:szCs w:val="24"/>
              </w:rPr>
            </w:pPr>
            <w:r>
              <w:rPr>
                <w:sz w:val="24"/>
                <w:szCs w:val="24"/>
              </w:rPr>
              <w:t>0.12</w:t>
            </w:r>
            <w:del w:id="472" w:author="Unknown Author" w:date="2022-10-07T15:06:00Z">
              <w:r>
                <w:rPr>
                  <w:sz w:val="24"/>
                  <w:szCs w:val="24"/>
                </w:rPr>
                <w:delText>98</w:delText>
              </w:r>
            </w:del>
            <w:r>
              <w:rPr>
                <w:sz w:val="24"/>
                <w:szCs w:val="24"/>
              </w:rPr>
              <w:t>5</w:t>
            </w:r>
            <w:ins w:id="473" w:author="Unknown Author" w:date="2022-10-07T15:06:00Z">
              <w:r>
                <w:rPr>
                  <w:sz w:val="24"/>
                  <w:szCs w:val="24"/>
                </w:rPr>
                <w:t>18</w:t>
              </w:r>
            </w:ins>
          </w:p>
        </w:tc>
        <w:tc>
          <w:tcPr>
            <w:tcW w:w="1585" w:type="dxa"/>
            <w:tcBorders>
              <w:top w:val="nil"/>
            </w:tcBorders>
          </w:tcPr>
          <w:p w14:paraId="462667AA" w14:textId="77777777" w:rsidR="00D47A72" w:rsidRDefault="00000000">
            <w:pPr>
              <w:widowControl w:val="0"/>
              <w:spacing w:before="120" w:line="480" w:lineRule="auto"/>
              <w:jc w:val="center"/>
              <w:rPr>
                <w:sz w:val="24"/>
                <w:szCs w:val="24"/>
              </w:rPr>
            </w:pPr>
            <w:r>
              <w:rPr>
                <w:sz w:val="24"/>
                <w:szCs w:val="24"/>
              </w:rPr>
              <w:t>0.01</w:t>
            </w:r>
            <w:del w:id="474" w:author="Unknown Author" w:date="2022-10-07T15:07:00Z">
              <w:r>
                <w:rPr>
                  <w:sz w:val="24"/>
                  <w:szCs w:val="24"/>
                </w:rPr>
                <w:delText>082</w:delText>
              </w:r>
            </w:del>
            <w:ins w:id="475" w:author="Unknown Author" w:date="2022-10-07T15:07:00Z">
              <w:r>
                <w:rPr>
                  <w:sz w:val="24"/>
                  <w:szCs w:val="24"/>
                </w:rPr>
                <w:t>1380</w:t>
              </w:r>
            </w:ins>
          </w:p>
        </w:tc>
        <w:tc>
          <w:tcPr>
            <w:tcW w:w="1577" w:type="dxa"/>
            <w:tcBorders>
              <w:top w:val="nil"/>
            </w:tcBorders>
          </w:tcPr>
          <w:p w14:paraId="4A63B95A" w14:textId="77777777" w:rsidR="00D47A72" w:rsidRDefault="00D47A72">
            <w:pPr>
              <w:widowControl w:val="0"/>
              <w:spacing w:before="120" w:line="480" w:lineRule="auto"/>
              <w:jc w:val="center"/>
              <w:rPr>
                <w:sz w:val="24"/>
                <w:szCs w:val="24"/>
              </w:rPr>
            </w:pPr>
          </w:p>
        </w:tc>
        <w:tc>
          <w:tcPr>
            <w:tcW w:w="1420" w:type="dxa"/>
            <w:tcBorders>
              <w:top w:val="nil"/>
            </w:tcBorders>
          </w:tcPr>
          <w:p w14:paraId="6ECA8E4E" w14:textId="77777777" w:rsidR="00D47A72" w:rsidRDefault="00D47A72">
            <w:pPr>
              <w:widowControl w:val="0"/>
              <w:spacing w:before="120" w:line="480" w:lineRule="auto"/>
              <w:jc w:val="center"/>
              <w:rPr>
                <w:sz w:val="24"/>
                <w:szCs w:val="24"/>
              </w:rPr>
            </w:pPr>
          </w:p>
        </w:tc>
      </w:tr>
    </w:tbl>
    <w:p w14:paraId="14448E79" w14:textId="77777777" w:rsidR="00D47A72" w:rsidRDefault="00D47A72">
      <w:pPr>
        <w:spacing w:line="480" w:lineRule="auto"/>
        <w:rPr>
          <w:sz w:val="24"/>
          <w:szCs w:val="24"/>
        </w:rPr>
      </w:pPr>
    </w:p>
    <w:p w14:paraId="251A74BA" w14:textId="77777777" w:rsidR="00D47A72" w:rsidRDefault="00000000">
      <w:pPr>
        <w:spacing w:line="480" w:lineRule="auto"/>
        <w:rPr>
          <w:sz w:val="24"/>
          <w:szCs w:val="24"/>
        </w:rPr>
      </w:pPr>
      <w:r>
        <w:rPr>
          <w:b/>
          <w:sz w:val="24"/>
          <w:szCs w:val="24"/>
        </w:rPr>
        <w:t xml:space="preserve">3.3 Thinning Study, Prevalence of root disease </w:t>
      </w:r>
    </w:p>
    <w:p w14:paraId="02FCC2F7" w14:textId="77777777" w:rsidR="00D47A72" w:rsidRDefault="00000000">
      <w:pPr>
        <w:spacing w:line="480" w:lineRule="auto"/>
        <w:ind w:firstLine="720"/>
        <w:rPr>
          <w:sz w:val="24"/>
          <w:szCs w:val="24"/>
        </w:rPr>
      </w:pPr>
      <w:r>
        <w:rPr>
          <w:sz w:val="24"/>
          <w:szCs w:val="24"/>
          <w:highlight w:val="white"/>
        </w:rPr>
        <w:t>Within every stand, the prevalence of root disease increased over time</w:t>
      </w:r>
      <w:del w:id="476" w:author="Shawn McMurtrey" w:date="2022-10-11T15:53:00Z">
        <w:r>
          <w:rPr>
            <w:sz w:val="24"/>
            <w:szCs w:val="24"/>
            <w:highlight w:val="white"/>
          </w:rPr>
          <w:delText xml:space="preserve"> (</w:delText>
        </w:r>
        <w:r>
          <w:rPr>
            <w:b/>
            <w:bCs/>
            <w:sz w:val="24"/>
            <w:szCs w:val="24"/>
            <w:highlight w:val="white"/>
          </w:rPr>
          <w:delText>Fig. 2</w:delText>
        </w:r>
        <w:r>
          <w:rPr>
            <w:sz w:val="24"/>
            <w:szCs w:val="24"/>
            <w:highlight w:val="white"/>
          </w:rPr>
          <w:delText>)</w:delText>
        </w:r>
      </w:del>
      <w:r>
        <w:rPr>
          <w:sz w:val="24"/>
          <w:szCs w:val="24"/>
          <w:highlight w:val="white"/>
        </w:rPr>
        <w:t xml:space="preserve">. At the conclusion of the study, the proportion of total tree mortality from LRR was less in control stands when compared to stands where thinning occurred. </w:t>
      </w:r>
    </w:p>
    <w:p w14:paraId="35D02478" w14:textId="77777777" w:rsidR="00D47A72" w:rsidRDefault="00D47A72">
      <w:pPr>
        <w:spacing w:line="480" w:lineRule="auto"/>
        <w:rPr>
          <w:sz w:val="24"/>
          <w:szCs w:val="24"/>
        </w:rPr>
      </w:pPr>
    </w:p>
    <w:p w14:paraId="0D13E5EB" w14:textId="77777777" w:rsidR="00D47A72" w:rsidRDefault="00D47A72">
      <w:pPr>
        <w:spacing w:line="480" w:lineRule="auto"/>
        <w:rPr>
          <w:sz w:val="24"/>
          <w:szCs w:val="24"/>
        </w:rPr>
      </w:pPr>
    </w:p>
    <w:p w14:paraId="4F681614" w14:textId="77777777" w:rsidR="00D47A72" w:rsidRDefault="00000000">
      <w:pPr>
        <w:spacing w:line="480" w:lineRule="auto"/>
        <w:rPr>
          <w:sz w:val="24"/>
          <w:szCs w:val="24"/>
        </w:rPr>
      </w:pPr>
      <w:r>
        <w:rPr>
          <w:noProof/>
        </w:rPr>
        <w:drawing>
          <wp:inline distT="0" distB="0" distL="0" distR="0" wp14:anchorId="0082B640" wp14:editId="3196697A">
            <wp:extent cx="5943600" cy="312420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33"/>
                    <a:stretch>
                      <a:fillRect/>
                    </a:stretch>
                  </pic:blipFill>
                  <pic:spPr bwMode="auto">
                    <a:xfrm>
                      <a:off x="0" y="0"/>
                      <a:ext cx="5943600" cy="3124200"/>
                    </a:xfrm>
                    <a:prstGeom prst="rect">
                      <a:avLst/>
                    </a:prstGeom>
                  </pic:spPr>
                </pic:pic>
              </a:graphicData>
            </a:graphic>
          </wp:inline>
        </w:drawing>
      </w:r>
    </w:p>
    <w:p w14:paraId="6723CF76" w14:textId="77777777" w:rsidR="00D47A72" w:rsidRDefault="00000000">
      <w:pPr>
        <w:spacing w:line="480" w:lineRule="auto"/>
        <w:rPr>
          <w:sz w:val="24"/>
          <w:szCs w:val="24"/>
        </w:rPr>
      </w:pPr>
      <w:r>
        <w:rPr>
          <w:noProof/>
        </w:rPr>
        <w:drawing>
          <wp:anchor distT="0" distB="0" distL="0" distR="0" simplePos="0" relativeHeight="20" behindDoc="0" locked="0" layoutInCell="0" allowOverlap="1" wp14:anchorId="725937F3" wp14:editId="63C44752">
            <wp:simplePos x="0" y="0"/>
            <wp:positionH relativeFrom="column">
              <wp:align>center</wp:align>
            </wp:positionH>
            <wp:positionV relativeFrom="paragraph">
              <wp:posOffset>635</wp:posOffset>
            </wp:positionV>
            <wp:extent cx="5943600" cy="356616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34"/>
                    <a:stretch>
                      <a:fillRect/>
                    </a:stretch>
                  </pic:blipFill>
                  <pic:spPr bwMode="auto">
                    <a:xfrm>
                      <a:off x="0" y="0"/>
                      <a:ext cx="5943600" cy="3566160"/>
                    </a:xfrm>
                    <a:prstGeom prst="rect">
                      <a:avLst/>
                    </a:prstGeom>
                  </pic:spPr>
                </pic:pic>
              </a:graphicData>
            </a:graphic>
          </wp:anchor>
        </w:drawing>
      </w:r>
    </w:p>
    <w:p w14:paraId="63DAC5AB" w14:textId="77777777" w:rsidR="00D47A72" w:rsidRDefault="00000000">
      <w:pPr>
        <w:spacing w:line="480" w:lineRule="auto"/>
        <w:rPr>
          <w:sz w:val="24"/>
          <w:szCs w:val="24"/>
        </w:rPr>
      </w:pPr>
      <w:commentRangeStart w:id="477"/>
      <w:ins w:id="478" w:author="Shawn McMurtrey" w:date="2022-10-11T15:51:00Z">
        <w:r>
          <w:rPr>
            <w:b/>
            <w:bCs/>
            <w:sz w:val="24"/>
            <w:szCs w:val="24"/>
          </w:rPr>
          <w:lastRenderedPageBreak/>
          <w:t>Figure 3</w:t>
        </w:r>
      </w:ins>
      <w:ins w:id="479" w:author="Shawn McMurtrey" w:date="2022-10-12T12:02:00Z">
        <w:r>
          <w:rPr>
            <w:sz w:val="24"/>
            <w:szCs w:val="24"/>
          </w:rPr>
          <w:t>.</w:t>
        </w:r>
      </w:ins>
      <w:ins w:id="480" w:author="Shawn McMurtrey" w:date="2022-10-11T15:55:00Z">
        <w:r>
          <w:rPr>
            <w:sz w:val="24"/>
            <w:szCs w:val="24"/>
          </w:rPr>
          <w:t xml:space="preserve"> </w:t>
        </w:r>
      </w:ins>
      <w:r>
        <w:rPr>
          <w:sz w:val="24"/>
          <w:szCs w:val="24"/>
        </w:rPr>
        <w:t>A) Stand mean</w:t>
      </w:r>
      <w:ins w:id="481" w:author="Shawn McMurtrey" w:date="2022-10-12T11:59:00Z">
        <w:r>
          <w:rPr>
            <w:sz w:val="24"/>
            <w:szCs w:val="24"/>
          </w:rPr>
          <w:t xml:space="preserve"> b</w:t>
        </w:r>
      </w:ins>
      <w:ins w:id="482" w:author="Shawn McMurtrey" w:date="2022-10-11T15:55:00Z">
        <w:r>
          <w:rPr>
            <w:sz w:val="24"/>
            <w:szCs w:val="24"/>
          </w:rPr>
          <w:t>asal area of the three different treatments over time.</w:t>
        </w:r>
      </w:ins>
      <w:ins w:id="483" w:author="Shawn McMurtrey" w:date="2022-10-11T16:00:00Z">
        <w:r>
          <w:rPr>
            <w:sz w:val="24"/>
            <w:szCs w:val="24"/>
          </w:rPr>
          <w:t xml:space="preserve"> </w:t>
        </w:r>
      </w:ins>
      <w:r>
        <w:rPr>
          <w:sz w:val="24"/>
          <w:szCs w:val="24"/>
        </w:rPr>
        <w:t xml:space="preserve">B) Stand mean quadratic mean diameter of the three treatments over time. </w:t>
      </w:r>
      <w:ins w:id="484" w:author="Shawn McMurtrey" w:date="2022-10-11T16:00:00Z">
        <w:r>
          <w:rPr>
            <w:sz w:val="24"/>
            <w:szCs w:val="24"/>
          </w:rPr>
          <w:t xml:space="preserve">The </w:t>
        </w:r>
      </w:ins>
      <w:ins w:id="485" w:author="Shawn McMurtrey" w:date="2022-10-12T11:58:00Z">
        <w:r>
          <w:rPr>
            <w:sz w:val="24"/>
            <w:szCs w:val="24"/>
          </w:rPr>
          <w:t>ribbons</w:t>
        </w:r>
      </w:ins>
      <w:ins w:id="486" w:author="Shawn McMurtrey" w:date="2022-10-11T16:00:00Z">
        <w:r>
          <w:rPr>
            <w:sz w:val="24"/>
            <w:szCs w:val="24"/>
          </w:rPr>
          <w:t xml:space="preserve"> are represented of </w:t>
        </w:r>
      </w:ins>
      <w:ins w:id="487" w:author="Shawn McMurtrey" w:date="2022-10-12T11:58:00Z">
        <w:r>
          <w:rPr>
            <w:sz w:val="24"/>
            <w:szCs w:val="24"/>
          </w:rPr>
          <w:t>95%</w:t>
        </w:r>
      </w:ins>
      <w:ins w:id="488" w:author="Shawn McMurtrey" w:date="2022-10-11T16:00:00Z">
        <w:r>
          <w:rPr>
            <w:sz w:val="24"/>
            <w:szCs w:val="24"/>
          </w:rPr>
          <w:t xml:space="preserve"> confidence intervals. </w:t>
        </w:r>
      </w:ins>
      <w:commentRangeEnd w:id="477"/>
      <w:ins w:id="489" w:author="Unknown Author" w:date="2022-10-19T15:12:00Z">
        <w:r>
          <w:commentReference w:id="477"/>
        </w:r>
      </w:ins>
      <w:r>
        <w:br w:type="page"/>
      </w:r>
    </w:p>
    <w:p w14:paraId="5ADE2F39" w14:textId="77777777" w:rsidR="00D47A72" w:rsidRDefault="00D47A72">
      <w:pPr>
        <w:spacing w:line="480" w:lineRule="auto"/>
      </w:pPr>
    </w:p>
    <w:p w14:paraId="18C69273" w14:textId="77777777" w:rsidR="00D47A72" w:rsidRDefault="00000000">
      <w:pPr>
        <w:spacing w:line="480" w:lineRule="auto"/>
        <w:rPr>
          <w:sz w:val="24"/>
          <w:szCs w:val="24"/>
        </w:rPr>
      </w:pPr>
      <w:r>
        <w:rPr>
          <w:noProof/>
        </w:rPr>
        <w:drawing>
          <wp:inline distT="0" distB="0" distL="0" distR="0" wp14:anchorId="7BF0F585" wp14:editId="6607DC43">
            <wp:extent cx="5943600" cy="5943600"/>
            <wp:effectExtent l="0" t="0" r="0" b="0"/>
            <wp:docPr id="6" name="Picture 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Chart, box and whisker chart&#10;&#10;Description automatically generated"/>
                    <pic:cNvPicPr>
                      <a:picLocks noChangeAspect="1" noChangeArrowheads="1"/>
                    </pic:cNvPicPr>
                  </pic:nvPicPr>
                  <pic:blipFill>
                    <a:blip r:embed="rId35"/>
                    <a:stretch>
                      <a:fillRect/>
                    </a:stretch>
                  </pic:blipFill>
                  <pic:spPr bwMode="auto">
                    <a:xfrm>
                      <a:off x="0" y="0"/>
                      <a:ext cx="5943600" cy="5943600"/>
                    </a:xfrm>
                    <a:prstGeom prst="rect">
                      <a:avLst/>
                    </a:prstGeom>
                  </pic:spPr>
                </pic:pic>
              </a:graphicData>
            </a:graphic>
          </wp:inline>
        </w:drawing>
      </w:r>
      <w:commentRangeStart w:id="490"/>
      <w:commentRangeEnd w:id="490"/>
      <w:r>
        <w:commentReference w:id="490"/>
      </w:r>
    </w:p>
    <w:p w14:paraId="14ECF91B" w14:textId="77777777" w:rsidR="00D47A72" w:rsidRDefault="00000000">
      <w:pPr>
        <w:spacing w:line="480" w:lineRule="auto"/>
        <w:rPr>
          <w:sz w:val="24"/>
          <w:szCs w:val="24"/>
        </w:rPr>
      </w:pPr>
      <w:r>
        <w:rPr>
          <w:b/>
          <w:sz w:val="24"/>
          <w:szCs w:val="24"/>
        </w:rPr>
        <w:t xml:space="preserve">Figure 2: </w:t>
      </w:r>
      <w:r>
        <w:rPr>
          <w:sz w:val="24"/>
          <w:szCs w:val="24"/>
        </w:rPr>
        <w:t xml:space="preserve">Percent of total tree mortality from LRR at initial and final time points. </w:t>
      </w:r>
    </w:p>
    <w:p w14:paraId="621D448B" w14:textId="77777777" w:rsidR="00D47A72" w:rsidRDefault="00D47A72">
      <w:pPr>
        <w:spacing w:line="480" w:lineRule="auto"/>
        <w:rPr>
          <w:sz w:val="24"/>
          <w:szCs w:val="24"/>
        </w:rPr>
      </w:pPr>
    </w:p>
    <w:p w14:paraId="17DB6A21" w14:textId="77777777" w:rsidR="00D47A72" w:rsidRDefault="00000000">
      <w:pPr>
        <w:spacing w:line="480" w:lineRule="auto"/>
        <w:rPr>
          <w:sz w:val="24"/>
          <w:szCs w:val="24"/>
        </w:rPr>
      </w:pPr>
      <w:r>
        <w:rPr>
          <w:sz w:val="24"/>
          <w:szCs w:val="24"/>
        </w:rPr>
        <w:t>LRR was found within at least 40% of the plots in all 15 of the total stands</w:t>
      </w:r>
      <w:ins w:id="491" w:author="Shawn McMurtrey" w:date="2022-09-22T22:14:00Z">
        <w:r>
          <w:rPr>
            <w:sz w:val="24"/>
            <w:szCs w:val="24"/>
          </w:rPr>
          <w:t xml:space="preserve"> (</w:t>
        </w:r>
        <w:r>
          <w:rPr>
            <w:b/>
            <w:bCs/>
            <w:sz w:val="24"/>
            <w:szCs w:val="24"/>
          </w:rPr>
          <w:t>Figure 1</w:t>
        </w:r>
        <w:r>
          <w:rPr>
            <w:sz w:val="24"/>
            <w:szCs w:val="24"/>
          </w:rPr>
          <w:t>)</w:t>
        </w:r>
      </w:ins>
      <w:r>
        <w:rPr>
          <w:sz w:val="24"/>
          <w:szCs w:val="24"/>
        </w:rPr>
        <w:t xml:space="preserve">. </w:t>
      </w:r>
      <w:ins w:id="492" w:author="Shawn McMurtrey" w:date="2022-09-22T22:16:00Z">
        <w:r>
          <w:rPr>
            <w:sz w:val="24"/>
            <w:szCs w:val="24"/>
          </w:rPr>
          <w:t>By the time the study concluded,</w:t>
        </w:r>
      </w:ins>
      <w:ins w:id="493" w:author="Shawn McMurtrey" w:date="2022-09-22T22:18:00Z">
        <w:r>
          <w:rPr>
            <w:sz w:val="24"/>
            <w:szCs w:val="24"/>
          </w:rPr>
          <w:t xml:space="preserve"> LRR had been found in </w:t>
        </w:r>
      </w:ins>
      <w:r>
        <w:rPr>
          <w:sz w:val="24"/>
          <w:szCs w:val="24"/>
        </w:rPr>
        <w:t xml:space="preserve">100% of the plots within two of </w:t>
      </w:r>
      <w:proofErr w:type="spellStart"/>
      <w:r>
        <w:rPr>
          <w:sz w:val="24"/>
          <w:szCs w:val="24"/>
        </w:rPr>
        <w:lastRenderedPageBreak/>
        <w:t>the</w:t>
      </w:r>
      <w:del w:id="494" w:author="Shawn McMurtrey" w:date="2022-10-11T16:01:00Z">
        <w:r>
          <w:rPr>
            <w:sz w:val="24"/>
            <w:szCs w:val="24"/>
          </w:rPr>
          <w:delText xml:space="preserve">  </w:delText>
        </w:r>
      </w:del>
      <w:ins w:id="495" w:author="Shawn McMurtrey" w:date="2022-08-19T14:54:00Z">
        <w:r>
          <w:rPr>
            <w:sz w:val="24"/>
            <w:szCs w:val="24"/>
          </w:rPr>
          <w:t>unthinned</w:t>
        </w:r>
        <w:proofErr w:type="spellEnd"/>
        <w:r>
          <w:rPr>
            <w:sz w:val="24"/>
            <w:szCs w:val="24"/>
          </w:rPr>
          <w:t xml:space="preserve"> </w:t>
        </w:r>
      </w:ins>
      <w:r>
        <w:rPr>
          <w:sz w:val="24"/>
          <w:szCs w:val="24"/>
        </w:rPr>
        <w:t>stands, two of the stands</w:t>
      </w:r>
      <w:ins w:id="496" w:author="Shawn McMurtrey" w:date="2022-08-19T14:59:00Z">
        <w:r>
          <w:rPr>
            <w:sz w:val="24"/>
            <w:szCs w:val="24"/>
          </w:rPr>
          <w:t xml:space="preserve"> with light thinning</w:t>
        </w:r>
      </w:ins>
      <w:r>
        <w:rPr>
          <w:sz w:val="24"/>
          <w:szCs w:val="24"/>
        </w:rPr>
        <w:t xml:space="preserve">, and one of the </w:t>
      </w:r>
      <w:ins w:id="497" w:author="Shawn McMurtrey" w:date="2022-08-19T15:01:00Z">
        <w:r>
          <w:rPr>
            <w:sz w:val="24"/>
            <w:szCs w:val="24"/>
          </w:rPr>
          <w:t>thinned</w:t>
        </w:r>
      </w:ins>
      <w:r>
        <w:rPr>
          <w:sz w:val="24"/>
          <w:szCs w:val="24"/>
        </w:rPr>
        <w:t xml:space="preserve"> stands. When the plots were established, LRR was present within 59% (n = 44/75) of the plots. By the end of the study, it had been found within 83% (n=62/75) of the plots </w:t>
      </w:r>
      <w:del w:id="498" w:author="Shawn McMurtrey" w:date="2022-09-22T22:21:00Z">
        <w:r>
          <w:rPr>
            <w:sz w:val="24"/>
            <w:szCs w:val="24"/>
          </w:rPr>
          <w:delText>(</w:delText>
        </w:r>
        <w:r>
          <w:rPr>
            <w:b/>
            <w:sz w:val="24"/>
            <w:szCs w:val="24"/>
          </w:rPr>
          <w:delText>Table 3</w:delText>
        </w:r>
        <w:r>
          <w:rPr>
            <w:sz w:val="24"/>
            <w:szCs w:val="24"/>
          </w:rPr>
          <w:delText>)</w:delText>
        </w:r>
      </w:del>
      <w:ins w:id="499" w:author="Shawn McMurtrey" w:date="2022-09-22T22:21:00Z">
        <w:r>
          <w:rPr>
            <w:sz w:val="24"/>
            <w:szCs w:val="24"/>
          </w:rPr>
          <w:t xml:space="preserve"> </w:t>
        </w:r>
        <w:commentRangeStart w:id="500"/>
        <w:r>
          <w:rPr>
            <w:sz w:val="24"/>
            <w:szCs w:val="24"/>
          </w:rPr>
          <w:t xml:space="preserve">At the stand level, </w:t>
        </w:r>
      </w:ins>
      <w:ins w:id="501" w:author="Shawn McMurtrey" w:date="2022-09-22T22:22:00Z">
        <w:r>
          <w:rPr>
            <w:sz w:val="24"/>
            <w:szCs w:val="24"/>
          </w:rPr>
          <w:t>92%</w:t>
        </w:r>
      </w:ins>
      <w:ins w:id="502" w:author="Shawn McMurtrey" w:date="2022-09-22T22:23:00Z">
        <w:r>
          <w:rPr>
            <w:sz w:val="24"/>
            <w:szCs w:val="24"/>
          </w:rPr>
          <w:t xml:space="preserve"> (n = 23/25)</w:t>
        </w:r>
      </w:ins>
      <w:ins w:id="503" w:author="Shawn McMurtrey" w:date="2022-09-22T22:22:00Z">
        <w:r>
          <w:rPr>
            <w:sz w:val="24"/>
            <w:szCs w:val="24"/>
          </w:rPr>
          <w:t xml:space="preserve"> of the plots in the unthinned stand</w:t>
        </w:r>
      </w:ins>
      <w:ins w:id="504" w:author="Shawn McMurtrey" w:date="2022-09-22T22:23:00Z">
        <w:r>
          <w:rPr>
            <w:sz w:val="24"/>
            <w:szCs w:val="24"/>
          </w:rPr>
          <w:t>s, 80%</w:t>
        </w:r>
      </w:ins>
      <w:ins w:id="505" w:author="Shawn McMurtrey" w:date="2022-09-22T22:24:00Z">
        <w:r>
          <w:rPr>
            <w:sz w:val="24"/>
            <w:szCs w:val="24"/>
          </w:rPr>
          <w:t xml:space="preserve"> (</w:t>
        </w:r>
      </w:ins>
      <w:ins w:id="506" w:author="Shawn McMurtrey" w:date="2022-10-12T13:05:00Z">
        <w:r>
          <w:rPr>
            <w:sz w:val="24"/>
            <w:szCs w:val="24"/>
          </w:rPr>
          <w:t xml:space="preserve">n = </w:t>
        </w:r>
      </w:ins>
      <w:ins w:id="507" w:author="Shawn McMurtrey" w:date="2022-09-22T22:24:00Z">
        <w:r>
          <w:rPr>
            <w:sz w:val="24"/>
            <w:szCs w:val="24"/>
          </w:rPr>
          <w:t>20/25)</w:t>
        </w:r>
      </w:ins>
      <w:ins w:id="508" w:author="Shawn McMurtrey" w:date="2022-09-22T22:23:00Z">
        <w:r>
          <w:rPr>
            <w:sz w:val="24"/>
            <w:szCs w:val="24"/>
          </w:rPr>
          <w:t xml:space="preserve"> of the plots in the lightly thin</w:t>
        </w:r>
      </w:ins>
      <w:ins w:id="509" w:author="Shawn McMurtrey" w:date="2022-09-22T22:24:00Z">
        <w:r>
          <w:rPr>
            <w:sz w:val="24"/>
            <w:szCs w:val="24"/>
          </w:rPr>
          <w:t xml:space="preserve">ned stands, and 76% </w:t>
        </w:r>
      </w:ins>
      <w:ins w:id="510" w:author="Shawn McMurtrey" w:date="2022-10-12T13:05:00Z">
        <w:r>
          <w:rPr>
            <w:sz w:val="24"/>
            <w:szCs w:val="24"/>
          </w:rPr>
          <w:t>(n = 19/25)</w:t>
        </w:r>
      </w:ins>
      <w:ins w:id="511" w:author="Shawn McMurtrey" w:date="2022-09-22T22:23:00Z">
        <w:r>
          <w:rPr>
            <w:sz w:val="24"/>
            <w:szCs w:val="24"/>
          </w:rPr>
          <w:t xml:space="preserve"> </w:t>
        </w:r>
      </w:ins>
      <w:ins w:id="512" w:author="Shawn McMurtrey" w:date="2022-09-22T22:25:00Z">
        <w:r>
          <w:rPr>
            <w:sz w:val="24"/>
            <w:szCs w:val="24"/>
          </w:rPr>
          <w:t xml:space="preserve">of </w:t>
        </w:r>
        <w:commentRangeEnd w:id="500"/>
        <w:r>
          <w:commentReference w:id="500"/>
        </w:r>
        <w:r>
          <w:rPr>
            <w:sz w:val="24"/>
            <w:szCs w:val="24"/>
          </w:rPr>
          <w:t>the plots in the thinned stands</w:t>
        </w:r>
      </w:ins>
      <w:ins w:id="513" w:author="Shawn McMurtrey" w:date="2022-09-22T22:22:00Z">
        <w:r>
          <w:rPr>
            <w:sz w:val="24"/>
            <w:szCs w:val="24"/>
          </w:rPr>
          <w:t xml:space="preserve"> had confirmed LRR</w:t>
        </w:r>
      </w:ins>
      <w:ins w:id="514" w:author="Shawn McMurtrey" w:date="2022-09-22T22:23:00Z">
        <w:r>
          <w:rPr>
            <w:sz w:val="24"/>
            <w:szCs w:val="24"/>
          </w:rPr>
          <w:t xml:space="preserve"> by the end of the study period.</w:t>
        </w:r>
      </w:ins>
      <w:ins w:id="515" w:author="Shawn McMurtrey" w:date="2022-10-12T13:05:00Z">
        <w:r>
          <w:rPr>
            <w:sz w:val="24"/>
            <w:szCs w:val="24"/>
          </w:rPr>
          <w:t xml:space="preserve"> In total</w:t>
        </w:r>
      </w:ins>
      <w:ins w:id="516" w:author="Shawn McMurtrey" w:date="2022-10-12T13:06:00Z">
        <w:r>
          <w:rPr>
            <w:sz w:val="24"/>
            <w:szCs w:val="24"/>
          </w:rPr>
          <w:t>, 83% (n = 62/75) of the plots had confirmed LRR at the conclusion of the study.</w:t>
        </w:r>
      </w:ins>
      <w:del w:id="517" w:author="Shawn McMurtrey" w:date="2022-09-22T22:21:00Z">
        <w:r>
          <w:rPr>
            <w:sz w:val="24"/>
            <w:szCs w:val="24"/>
          </w:rPr>
          <w:delText xml:space="preserve">. </w:delText>
        </w:r>
      </w:del>
    </w:p>
    <w:p w14:paraId="57834177" w14:textId="77777777" w:rsidR="00D47A72" w:rsidRDefault="00D47A72">
      <w:pPr>
        <w:spacing w:line="480" w:lineRule="auto"/>
        <w:rPr>
          <w:del w:id="518" w:author="Unknown Author" w:date="2022-10-07T15:14:00Z"/>
          <w:sz w:val="24"/>
          <w:szCs w:val="24"/>
        </w:rPr>
      </w:pPr>
    </w:p>
    <w:p w14:paraId="61734506" w14:textId="77777777" w:rsidR="00D47A72" w:rsidRDefault="00000000">
      <w:pPr>
        <w:spacing w:line="480" w:lineRule="auto"/>
        <w:rPr>
          <w:del w:id="519" w:author="Unknown Author" w:date="2022-10-07T15:14:00Z"/>
          <w:sz w:val="24"/>
          <w:szCs w:val="24"/>
        </w:rPr>
      </w:pPr>
      <w:del w:id="520" w:author="Unknown Author" w:date="2022-10-07T15:14:00Z">
        <w:r>
          <w:rPr>
            <w:b/>
            <w:sz w:val="24"/>
            <w:szCs w:val="24"/>
            <w:highlight w:val="white"/>
          </w:rPr>
          <w:delText>Table 3:</w:delText>
        </w:r>
        <w:r>
          <w:rPr>
            <w:sz w:val="24"/>
            <w:szCs w:val="24"/>
            <w:highlight w:val="white"/>
          </w:rPr>
          <w:delText xml:space="preserve"> Mean basal area (</w:delText>
        </w:r>
        <w:r>
          <w:rPr>
            <w:sz w:val="24"/>
            <w:szCs w:val="24"/>
          </w:rPr>
          <w:delText>m</w:delText>
        </w:r>
        <w:r>
          <w:rPr>
            <w:sz w:val="24"/>
            <w:szCs w:val="24"/>
            <w:vertAlign w:val="superscript"/>
          </w:rPr>
          <w:delText>2</w:delText>
        </w:r>
        <w:r>
          <w:rPr>
            <w:sz w:val="24"/>
            <w:szCs w:val="24"/>
          </w:rPr>
          <w:delText>ha</w:delText>
        </w:r>
        <w:r>
          <w:rPr>
            <w:sz w:val="24"/>
            <w:szCs w:val="24"/>
            <w:vertAlign w:val="superscript"/>
          </w:rPr>
          <w:delText>-1</w:delText>
        </w:r>
        <w:r>
          <w:rPr>
            <w:sz w:val="24"/>
            <w:szCs w:val="24"/>
          </w:rPr>
          <w:delText>)</w:delText>
        </w:r>
        <w:r>
          <w:rPr>
            <w:sz w:val="24"/>
            <w:szCs w:val="24"/>
            <w:highlight w:val="white"/>
          </w:rPr>
          <w:delText xml:space="preserve"> from final survey in 2020 (observed) and projections made using FVS and WRDM. The last column represents percentage of plots by treatment area in which LRR was found over the duration of the study. </w:delText>
        </w:r>
      </w:del>
    </w:p>
    <w:p w14:paraId="1E2BEC5F" w14:textId="77777777" w:rsidR="00D47A72" w:rsidRDefault="00D47A72">
      <w:pPr>
        <w:spacing w:line="480" w:lineRule="auto"/>
        <w:rPr>
          <w:sz w:val="24"/>
          <w:szCs w:val="24"/>
        </w:rPr>
      </w:pPr>
    </w:p>
    <w:tbl>
      <w:tblPr>
        <w:tblW w:w="9360" w:type="dxa"/>
        <w:tblInd w:w="220" w:type="dxa"/>
        <w:tblLayout w:type="fixed"/>
        <w:tblCellMar>
          <w:top w:w="100" w:type="dxa"/>
          <w:left w:w="100" w:type="dxa"/>
          <w:bottom w:w="100" w:type="dxa"/>
          <w:right w:w="100" w:type="dxa"/>
        </w:tblCellMar>
        <w:tblLook w:val="04A0" w:firstRow="1" w:lastRow="0" w:firstColumn="1" w:lastColumn="0" w:noHBand="0" w:noVBand="1"/>
      </w:tblPr>
      <w:tblGrid>
        <w:gridCol w:w="1735"/>
        <w:gridCol w:w="1701"/>
        <w:gridCol w:w="1697"/>
        <w:gridCol w:w="1710"/>
        <w:gridCol w:w="2517"/>
      </w:tblGrid>
      <w:tr w:rsidR="00D47A72" w14:paraId="481D7A2F" w14:textId="77777777">
        <w:tc>
          <w:tcPr>
            <w:tcW w:w="1735" w:type="dxa"/>
            <w:tcBorders>
              <w:top w:val="single" w:sz="8" w:space="0" w:color="000000"/>
              <w:left w:val="single" w:sz="8" w:space="0" w:color="000000"/>
              <w:bottom w:val="single" w:sz="8" w:space="0" w:color="000000"/>
              <w:right w:val="single" w:sz="8" w:space="0" w:color="000000"/>
            </w:tcBorders>
          </w:tcPr>
          <w:p w14:paraId="1617AF4A" w14:textId="77777777" w:rsidR="00D47A72" w:rsidRDefault="00000000">
            <w:pPr>
              <w:widowControl w:val="0"/>
              <w:spacing w:line="240" w:lineRule="auto"/>
              <w:jc w:val="center"/>
              <w:rPr>
                <w:rFonts w:eastAsia="Times New Roman"/>
                <w:lang w:val="en-US"/>
              </w:rPr>
            </w:pPr>
            <w:del w:id="521" w:author="Unknown Author" w:date="2022-10-07T15:14:00Z">
              <w:r>
                <w:rPr>
                  <w:rFonts w:eastAsia="Times New Roman"/>
                  <w:b/>
                  <w:bCs/>
                  <w:lang w:val="en-US"/>
                </w:rPr>
                <w:delText>Treatment</w:delText>
              </w:r>
            </w:del>
          </w:p>
        </w:tc>
        <w:tc>
          <w:tcPr>
            <w:tcW w:w="1701" w:type="dxa"/>
            <w:tcBorders>
              <w:top w:val="single" w:sz="8" w:space="0" w:color="000000"/>
              <w:left w:val="single" w:sz="8" w:space="0" w:color="000000"/>
              <w:bottom w:val="single" w:sz="8" w:space="0" w:color="000000"/>
              <w:right w:val="single" w:sz="8" w:space="0" w:color="000000"/>
            </w:tcBorders>
          </w:tcPr>
          <w:p w14:paraId="25AC54E5" w14:textId="77777777" w:rsidR="00D47A72" w:rsidRDefault="00000000">
            <w:pPr>
              <w:widowControl w:val="0"/>
              <w:spacing w:line="240" w:lineRule="auto"/>
              <w:jc w:val="center"/>
              <w:rPr>
                <w:rFonts w:eastAsia="Times New Roman"/>
                <w:lang w:val="en-US"/>
              </w:rPr>
            </w:pPr>
            <w:del w:id="522" w:author="Unknown Author" w:date="2022-10-07T15:14:00Z">
              <w:r>
                <w:rPr>
                  <w:rFonts w:eastAsia="Times New Roman"/>
                  <w:b/>
                  <w:bCs/>
                  <w:lang w:val="en-US"/>
                </w:rPr>
                <w:delText>Observed</w:delText>
              </w:r>
            </w:del>
          </w:p>
        </w:tc>
        <w:tc>
          <w:tcPr>
            <w:tcW w:w="1697" w:type="dxa"/>
            <w:tcBorders>
              <w:top w:val="single" w:sz="8" w:space="0" w:color="000000"/>
              <w:left w:val="single" w:sz="8" w:space="0" w:color="000000"/>
              <w:bottom w:val="single" w:sz="8" w:space="0" w:color="000000"/>
              <w:right w:val="single" w:sz="8" w:space="0" w:color="000000"/>
            </w:tcBorders>
          </w:tcPr>
          <w:p w14:paraId="5F4192B5" w14:textId="77777777" w:rsidR="00D47A72" w:rsidRDefault="00000000">
            <w:pPr>
              <w:widowControl w:val="0"/>
              <w:spacing w:line="240" w:lineRule="auto"/>
              <w:jc w:val="center"/>
              <w:rPr>
                <w:rFonts w:eastAsia="Times New Roman"/>
                <w:lang w:val="en-US"/>
              </w:rPr>
            </w:pPr>
            <w:del w:id="523" w:author="Unknown Author" w:date="2022-10-07T15:14:00Z">
              <w:r>
                <w:rPr>
                  <w:rFonts w:eastAsia="Times New Roman"/>
                  <w:b/>
                  <w:bCs/>
                  <w:lang w:val="en-US"/>
                </w:rPr>
                <w:delText>FVS</w:delText>
              </w:r>
            </w:del>
          </w:p>
        </w:tc>
        <w:tc>
          <w:tcPr>
            <w:tcW w:w="1710" w:type="dxa"/>
            <w:tcBorders>
              <w:top w:val="single" w:sz="8" w:space="0" w:color="000000"/>
              <w:left w:val="single" w:sz="8" w:space="0" w:color="000000"/>
              <w:bottom w:val="single" w:sz="8" w:space="0" w:color="000000"/>
              <w:right w:val="single" w:sz="8" w:space="0" w:color="000000"/>
            </w:tcBorders>
          </w:tcPr>
          <w:p w14:paraId="71A60876" w14:textId="77777777" w:rsidR="00D47A72" w:rsidRDefault="00000000">
            <w:pPr>
              <w:widowControl w:val="0"/>
              <w:spacing w:line="240" w:lineRule="auto"/>
              <w:jc w:val="center"/>
              <w:rPr>
                <w:rFonts w:eastAsia="Times New Roman"/>
                <w:lang w:val="en-US"/>
              </w:rPr>
            </w:pPr>
            <w:del w:id="524" w:author="Unknown Author" w:date="2022-10-07T15:14:00Z">
              <w:r>
                <w:rPr>
                  <w:rFonts w:eastAsia="Times New Roman"/>
                  <w:b/>
                  <w:bCs/>
                  <w:lang w:val="en-US"/>
                </w:rPr>
                <w:delText>WRDM</w:delText>
              </w:r>
            </w:del>
          </w:p>
        </w:tc>
        <w:tc>
          <w:tcPr>
            <w:tcW w:w="2517" w:type="dxa"/>
            <w:tcBorders>
              <w:top w:val="single" w:sz="8" w:space="0" w:color="000000"/>
              <w:left w:val="single" w:sz="8" w:space="0" w:color="000000"/>
              <w:bottom w:val="single" w:sz="8" w:space="0" w:color="000000"/>
              <w:right w:val="single" w:sz="8" w:space="0" w:color="000000"/>
            </w:tcBorders>
          </w:tcPr>
          <w:p w14:paraId="099F877D" w14:textId="77777777" w:rsidR="00D47A72" w:rsidRDefault="00000000">
            <w:pPr>
              <w:widowControl w:val="0"/>
              <w:spacing w:line="240" w:lineRule="auto"/>
              <w:jc w:val="center"/>
              <w:rPr>
                <w:rFonts w:eastAsia="Times New Roman"/>
                <w:lang w:val="en-US"/>
              </w:rPr>
            </w:pPr>
            <w:del w:id="525" w:author="Unknown Author" w:date="2022-10-07T15:14:00Z">
              <w:r>
                <w:rPr>
                  <w:rFonts w:eastAsia="Times New Roman"/>
                  <w:b/>
                  <w:bCs/>
                  <w:lang w:val="en-US"/>
                </w:rPr>
                <w:delText>Confirmed LRR</w:delText>
              </w:r>
            </w:del>
          </w:p>
        </w:tc>
      </w:tr>
      <w:tr w:rsidR="00D47A72" w14:paraId="4D013FFA" w14:textId="77777777">
        <w:tc>
          <w:tcPr>
            <w:tcW w:w="1735" w:type="dxa"/>
            <w:tcBorders>
              <w:top w:val="single" w:sz="8" w:space="0" w:color="000000"/>
              <w:left w:val="single" w:sz="8" w:space="0" w:color="000000"/>
              <w:bottom w:val="single" w:sz="8" w:space="0" w:color="000000"/>
              <w:right w:val="single" w:sz="8" w:space="0" w:color="000000"/>
            </w:tcBorders>
          </w:tcPr>
          <w:p w14:paraId="2DE54A9F" w14:textId="77777777" w:rsidR="00D47A72" w:rsidRDefault="00000000">
            <w:pPr>
              <w:widowControl w:val="0"/>
              <w:spacing w:line="240" w:lineRule="auto"/>
              <w:jc w:val="center"/>
              <w:rPr>
                <w:rFonts w:eastAsia="Times New Roman"/>
                <w:lang w:val="en-US"/>
              </w:rPr>
            </w:pPr>
            <w:del w:id="526" w:author="Unknown Author" w:date="2022-10-07T15:14:00Z">
              <w:r>
                <w:rPr>
                  <w:rFonts w:eastAsia="Times New Roman"/>
                  <w:lang w:val="en-US"/>
                </w:rPr>
                <w:delText>Unthinned</w:delText>
              </w:r>
            </w:del>
          </w:p>
        </w:tc>
        <w:tc>
          <w:tcPr>
            <w:tcW w:w="1701" w:type="dxa"/>
            <w:tcBorders>
              <w:top w:val="single" w:sz="8" w:space="0" w:color="000000"/>
              <w:left w:val="single" w:sz="8" w:space="0" w:color="000000"/>
              <w:bottom w:val="single" w:sz="8" w:space="0" w:color="000000"/>
              <w:right w:val="single" w:sz="8" w:space="0" w:color="000000"/>
            </w:tcBorders>
          </w:tcPr>
          <w:p w14:paraId="506C7EAB" w14:textId="77777777" w:rsidR="00D47A72" w:rsidRDefault="00000000">
            <w:pPr>
              <w:widowControl w:val="0"/>
              <w:spacing w:line="240" w:lineRule="auto"/>
              <w:jc w:val="center"/>
              <w:rPr>
                <w:color w:val="000000"/>
              </w:rPr>
            </w:pPr>
            <w:del w:id="527" w:author="Unknown Author" w:date="2022-10-07T15:14:00Z">
              <w:r>
                <w:rPr>
                  <w:color w:val="000000"/>
                </w:rPr>
                <w:delText>78.19903</w:delText>
              </w:r>
            </w:del>
          </w:p>
        </w:tc>
        <w:tc>
          <w:tcPr>
            <w:tcW w:w="1697" w:type="dxa"/>
            <w:tcBorders>
              <w:top w:val="single" w:sz="8" w:space="0" w:color="000000"/>
              <w:left w:val="single" w:sz="8" w:space="0" w:color="000000"/>
              <w:bottom w:val="single" w:sz="8" w:space="0" w:color="000000"/>
              <w:right w:val="single" w:sz="8" w:space="0" w:color="000000"/>
            </w:tcBorders>
          </w:tcPr>
          <w:p w14:paraId="6D4435D8" w14:textId="77777777" w:rsidR="00D47A72" w:rsidRDefault="00000000">
            <w:pPr>
              <w:widowControl w:val="0"/>
              <w:spacing w:line="240" w:lineRule="auto"/>
              <w:jc w:val="center"/>
              <w:rPr>
                <w:color w:val="000000"/>
              </w:rPr>
            </w:pPr>
            <w:del w:id="528" w:author="Unknown Author" w:date="2022-10-07T15:14:00Z">
              <w:r>
                <w:rPr>
                  <w:color w:val="000000"/>
                </w:rPr>
                <w:delText>90.70344</w:delText>
              </w:r>
            </w:del>
          </w:p>
        </w:tc>
        <w:tc>
          <w:tcPr>
            <w:tcW w:w="1710" w:type="dxa"/>
            <w:tcBorders>
              <w:top w:val="single" w:sz="8" w:space="0" w:color="000000"/>
              <w:left w:val="single" w:sz="8" w:space="0" w:color="000000"/>
              <w:bottom w:val="single" w:sz="8" w:space="0" w:color="000000"/>
              <w:right w:val="single" w:sz="8" w:space="0" w:color="000000"/>
            </w:tcBorders>
          </w:tcPr>
          <w:p w14:paraId="6CD2837F" w14:textId="77777777" w:rsidR="00D47A72" w:rsidRDefault="00000000">
            <w:pPr>
              <w:widowControl w:val="0"/>
              <w:spacing w:line="240" w:lineRule="auto"/>
              <w:jc w:val="center"/>
              <w:rPr>
                <w:color w:val="000000"/>
              </w:rPr>
            </w:pPr>
            <w:del w:id="529" w:author="Unknown Author" w:date="2022-10-07T15:14:00Z">
              <w:r>
                <w:rPr>
                  <w:color w:val="000000"/>
                </w:rPr>
                <w:delText>76.84222</w:delText>
              </w:r>
            </w:del>
          </w:p>
        </w:tc>
        <w:tc>
          <w:tcPr>
            <w:tcW w:w="2517" w:type="dxa"/>
            <w:tcBorders>
              <w:top w:val="single" w:sz="8" w:space="0" w:color="000000"/>
              <w:left w:val="single" w:sz="8" w:space="0" w:color="000000"/>
              <w:bottom w:val="single" w:sz="8" w:space="0" w:color="000000"/>
              <w:right w:val="single" w:sz="8" w:space="0" w:color="000000"/>
            </w:tcBorders>
          </w:tcPr>
          <w:p w14:paraId="630B8BDB" w14:textId="77777777" w:rsidR="00D47A72" w:rsidRDefault="00000000">
            <w:pPr>
              <w:widowControl w:val="0"/>
              <w:spacing w:line="240" w:lineRule="auto"/>
              <w:jc w:val="center"/>
              <w:rPr>
                <w:rFonts w:eastAsia="Times New Roman"/>
                <w:lang w:val="en-US"/>
              </w:rPr>
            </w:pPr>
            <w:del w:id="530" w:author="Unknown Author" w:date="2022-10-07T15:14:00Z">
              <w:r>
                <w:rPr>
                  <w:rFonts w:eastAsia="Times New Roman"/>
                  <w:lang w:val="en-US"/>
                </w:rPr>
                <w:delText>92% (n = 23/25)</w:delText>
              </w:r>
            </w:del>
          </w:p>
        </w:tc>
      </w:tr>
      <w:tr w:rsidR="00D47A72" w14:paraId="69B938D6" w14:textId="77777777">
        <w:tc>
          <w:tcPr>
            <w:tcW w:w="1735" w:type="dxa"/>
            <w:tcBorders>
              <w:top w:val="single" w:sz="8" w:space="0" w:color="000000"/>
              <w:left w:val="single" w:sz="8" w:space="0" w:color="000000"/>
              <w:bottom w:val="single" w:sz="8" w:space="0" w:color="000000"/>
              <w:right w:val="single" w:sz="8" w:space="0" w:color="000000"/>
            </w:tcBorders>
          </w:tcPr>
          <w:p w14:paraId="4400377B" w14:textId="77777777" w:rsidR="00D47A72" w:rsidRDefault="00000000">
            <w:pPr>
              <w:widowControl w:val="0"/>
              <w:spacing w:line="240" w:lineRule="auto"/>
              <w:jc w:val="center"/>
              <w:rPr>
                <w:rFonts w:eastAsia="Times New Roman"/>
                <w:lang w:val="en-US"/>
              </w:rPr>
            </w:pPr>
            <w:del w:id="531" w:author="Unknown Author" w:date="2022-10-07T15:14:00Z">
              <w:r>
                <w:rPr>
                  <w:rFonts w:eastAsia="Times New Roman"/>
                  <w:lang w:val="en-US"/>
                </w:rPr>
                <w:delText>Light thin</w:delText>
              </w:r>
            </w:del>
          </w:p>
        </w:tc>
        <w:tc>
          <w:tcPr>
            <w:tcW w:w="1701" w:type="dxa"/>
            <w:tcBorders>
              <w:top w:val="single" w:sz="8" w:space="0" w:color="000000"/>
              <w:left w:val="single" w:sz="8" w:space="0" w:color="000000"/>
              <w:bottom w:val="single" w:sz="8" w:space="0" w:color="000000"/>
              <w:right w:val="single" w:sz="8" w:space="0" w:color="000000"/>
            </w:tcBorders>
          </w:tcPr>
          <w:p w14:paraId="575D4578" w14:textId="77777777" w:rsidR="00D47A72" w:rsidRDefault="00000000">
            <w:pPr>
              <w:widowControl w:val="0"/>
              <w:spacing w:line="240" w:lineRule="auto"/>
              <w:jc w:val="center"/>
              <w:rPr>
                <w:color w:val="000000"/>
              </w:rPr>
            </w:pPr>
            <w:del w:id="532" w:author="Unknown Author" w:date="2022-10-07T15:14:00Z">
              <w:r>
                <w:rPr>
                  <w:color w:val="000000"/>
                </w:rPr>
                <w:delText>52.38183</w:delText>
              </w:r>
            </w:del>
          </w:p>
        </w:tc>
        <w:tc>
          <w:tcPr>
            <w:tcW w:w="1697" w:type="dxa"/>
            <w:tcBorders>
              <w:top w:val="single" w:sz="8" w:space="0" w:color="000000"/>
              <w:left w:val="single" w:sz="8" w:space="0" w:color="000000"/>
              <w:bottom w:val="single" w:sz="8" w:space="0" w:color="000000"/>
              <w:right w:val="single" w:sz="8" w:space="0" w:color="000000"/>
            </w:tcBorders>
          </w:tcPr>
          <w:p w14:paraId="303EF9FE" w14:textId="77777777" w:rsidR="00D47A72" w:rsidRDefault="00000000">
            <w:pPr>
              <w:widowControl w:val="0"/>
              <w:spacing w:line="240" w:lineRule="auto"/>
              <w:jc w:val="center"/>
              <w:rPr>
                <w:color w:val="000000"/>
              </w:rPr>
            </w:pPr>
            <w:del w:id="533" w:author="Unknown Author" w:date="2022-10-07T15:14:00Z">
              <w:r>
                <w:rPr>
                  <w:color w:val="000000"/>
                </w:rPr>
                <w:delText>64.05731</w:delText>
              </w:r>
            </w:del>
          </w:p>
        </w:tc>
        <w:tc>
          <w:tcPr>
            <w:tcW w:w="1710" w:type="dxa"/>
            <w:tcBorders>
              <w:top w:val="single" w:sz="8" w:space="0" w:color="000000"/>
              <w:left w:val="single" w:sz="8" w:space="0" w:color="000000"/>
              <w:bottom w:val="single" w:sz="8" w:space="0" w:color="000000"/>
              <w:right w:val="single" w:sz="8" w:space="0" w:color="000000"/>
            </w:tcBorders>
          </w:tcPr>
          <w:p w14:paraId="7B09403D" w14:textId="77777777" w:rsidR="00D47A72" w:rsidRDefault="00000000">
            <w:pPr>
              <w:widowControl w:val="0"/>
              <w:spacing w:line="240" w:lineRule="auto"/>
              <w:jc w:val="center"/>
              <w:rPr>
                <w:color w:val="000000"/>
              </w:rPr>
            </w:pPr>
            <w:del w:id="534" w:author="Unknown Author" w:date="2022-10-07T15:14:00Z">
              <w:r>
                <w:rPr>
                  <w:color w:val="000000"/>
                </w:rPr>
                <w:delText>51.80894</w:delText>
              </w:r>
            </w:del>
          </w:p>
        </w:tc>
        <w:tc>
          <w:tcPr>
            <w:tcW w:w="2517" w:type="dxa"/>
            <w:tcBorders>
              <w:top w:val="single" w:sz="8" w:space="0" w:color="000000"/>
              <w:left w:val="single" w:sz="8" w:space="0" w:color="000000"/>
              <w:bottom w:val="single" w:sz="8" w:space="0" w:color="000000"/>
              <w:right w:val="single" w:sz="8" w:space="0" w:color="000000"/>
            </w:tcBorders>
          </w:tcPr>
          <w:p w14:paraId="2CF2627E" w14:textId="77777777" w:rsidR="00D47A72" w:rsidRDefault="00000000">
            <w:pPr>
              <w:widowControl w:val="0"/>
              <w:spacing w:line="240" w:lineRule="auto"/>
              <w:jc w:val="center"/>
              <w:rPr>
                <w:rFonts w:eastAsia="Times New Roman"/>
                <w:lang w:val="en-US"/>
              </w:rPr>
            </w:pPr>
            <w:del w:id="535" w:author="Unknown Author" w:date="2022-10-07T15:14:00Z">
              <w:r>
                <w:rPr>
                  <w:rFonts w:eastAsia="Times New Roman"/>
                  <w:lang w:val="en-US"/>
                </w:rPr>
                <w:delText>80% (n = 20/25)</w:delText>
              </w:r>
            </w:del>
          </w:p>
        </w:tc>
      </w:tr>
      <w:tr w:rsidR="00D47A72" w14:paraId="4A5DB5B3" w14:textId="77777777">
        <w:tc>
          <w:tcPr>
            <w:tcW w:w="1735" w:type="dxa"/>
            <w:tcBorders>
              <w:top w:val="single" w:sz="8" w:space="0" w:color="000000"/>
              <w:left w:val="single" w:sz="8" w:space="0" w:color="000000"/>
              <w:bottom w:val="single" w:sz="8" w:space="0" w:color="000000"/>
              <w:right w:val="single" w:sz="8" w:space="0" w:color="000000"/>
            </w:tcBorders>
          </w:tcPr>
          <w:p w14:paraId="01C66B5F" w14:textId="77777777" w:rsidR="00D47A72" w:rsidRDefault="00000000">
            <w:pPr>
              <w:widowControl w:val="0"/>
              <w:spacing w:line="240" w:lineRule="auto"/>
              <w:jc w:val="center"/>
              <w:rPr>
                <w:rFonts w:eastAsia="Times New Roman"/>
                <w:lang w:val="en-US"/>
              </w:rPr>
            </w:pPr>
            <w:del w:id="536" w:author="Unknown Author" w:date="2022-10-07T15:14:00Z">
              <w:r>
                <w:rPr>
                  <w:rFonts w:eastAsia="Times New Roman"/>
                  <w:lang w:val="en-US"/>
                </w:rPr>
                <w:delText>Thin</w:delText>
              </w:r>
            </w:del>
          </w:p>
        </w:tc>
        <w:tc>
          <w:tcPr>
            <w:tcW w:w="1701" w:type="dxa"/>
            <w:tcBorders>
              <w:top w:val="single" w:sz="8" w:space="0" w:color="000000"/>
              <w:left w:val="single" w:sz="8" w:space="0" w:color="000000"/>
              <w:bottom w:val="single" w:sz="8" w:space="0" w:color="000000"/>
              <w:right w:val="single" w:sz="8" w:space="0" w:color="000000"/>
            </w:tcBorders>
          </w:tcPr>
          <w:p w14:paraId="3411D821" w14:textId="77777777" w:rsidR="00D47A72" w:rsidRDefault="00000000">
            <w:pPr>
              <w:widowControl w:val="0"/>
              <w:spacing w:line="240" w:lineRule="auto"/>
              <w:jc w:val="center"/>
              <w:rPr>
                <w:color w:val="000000"/>
              </w:rPr>
            </w:pPr>
            <w:del w:id="537" w:author="Unknown Author" w:date="2022-10-07T15:14:00Z">
              <w:r>
                <w:rPr>
                  <w:color w:val="000000"/>
                </w:rPr>
                <w:delText>61.32331</w:delText>
              </w:r>
            </w:del>
          </w:p>
        </w:tc>
        <w:tc>
          <w:tcPr>
            <w:tcW w:w="1697" w:type="dxa"/>
            <w:tcBorders>
              <w:top w:val="single" w:sz="8" w:space="0" w:color="000000"/>
              <w:left w:val="single" w:sz="8" w:space="0" w:color="000000"/>
              <w:bottom w:val="single" w:sz="8" w:space="0" w:color="000000"/>
              <w:right w:val="single" w:sz="8" w:space="0" w:color="000000"/>
            </w:tcBorders>
          </w:tcPr>
          <w:p w14:paraId="2B9D41CF" w14:textId="77777777" w:rsidR="00D47A72" w:rsidRDefault="00000000">
            <w:pPr>
              <w:widowControl w:val="0"/>
              <w:spacing w:line="240" w:lineRule="auto"/>
              <w:jc w:val="center"/>
              <w:rPr>
                <w:color w:val="000000"/>
              </w:rPr>
            </w:pPr>
            <w:del w:id="538" w:author="Unknown Author" w:date="2022-10-07T15:14:00Z">
              <w:r>
                <w:rPr>
                  <w:color w:val="000000"/>
                </w:rPr>
                <w:delText>68.29341</w:delText>
              </w:r>
            </w:del>
          </w:p>
        </w:tc>
        <w:tc>
          <w:tcPr>
            <w:tcW w:w="1710" w:type="dxa"/>
            <w:tcBorders>
              <w:top w:val="single" w:sz="8" w:space="0" w:color="000000"/>
              <w:left w:val="single" w:sz="8" w:space="0" w:color="000000"/>
              <w:bottom w:val="single" w:sz="8" w:space="0" w:color="000000"/>
              <w:right w:val="single" w:sz="8" w:space="0" w:color="000000"/>
            </w:tcBorders>
          </w:tcPr>
          <w:p w14:paraId="4AF2682F" w14:textId="77777777" w:rsidR="00D47A72" w:rsidRDefault="00000000">
            <w:pPr>
              <w:widowControl w:val="0"/>
              <w:spacing w:line="240" w:lineRule="auto"/>
              <w:jc w:val="center"/>
              <w:rPr>
                <w:color w:val="000000"/>
              </w:rPr>
            </w:pPr>
            <w:del w:id="539" w:author="Unknown Author" w:date="2022-10-07T15:14:00Z">
              <w:r>
                <w:rPr>
                  <w:color w:val="000000"/>
                </w:rPr>
                <w:delText>58.83134</w:delText>
              </w:r>
            </w:del>
          </w:p>
        </w:tc>
        <w:tc>
          <w:tcPr>
            <w:tcW w:w="2517" w:type="dxa"/>
            <w:tcBorders>
              <w:top w:val="single" w:sz="8" w:space="0" w:color="000000"/>
              <w:left w:val="single" w:sz="8" w:space="0" w:color="000000"/>
              <w:bottom w:val="single" w:sz="8" w:space="0" w:color="000000"/>
              <w:right w:val="single" w:sz="8" w:space="0" w:color="000000"/>
            </w:tcBorders>
          </w:tcPr>
          <w:p w14:paraId="50939F93" w14:textId="77777777" w:rsidR="00D47A72" w:rsidRDefault="00000000">
            <w:pPr>
              <w:widowControl w:val="0"/>
              <w:spacing w:line="240" w:lineRule="auto"/>
              <w:jc w:val="center"/>
              <w:rPr>
                <w:rFonts w:eastAsia="Times New Roman"/>
                <w:lang w:val="en-US"/>
              </w:rPr>
            </w:pPr>
            <w:del w:id="540" w:author="Unknown Author" w:date="2022-10-07T15:14:00Z">
              <w:r>
                <w:rPr>
                  <w:rFonts w:eastAsia="Times New Roman"/>
                  <w:lang w:val="en-US"/>
                </w:rPr>
                <w:delText>76% (n = 19/25)</w:delText>
              </w:r>
            </w:del>
          </w:p>
        </w:tc>
      </w:tr>
      <w:tr w:rsidR="00D47A72" w14:paraId="34C9C02F" w14:textId="77777777">
        <w:tc>
          <w:tcPr>
            <w:tcW w:w="1735" w:type="dxa"/>
            <w:tcBorders>
              <w:top w:val="single" w:sz="8" w:space="0" w:color="000000"/>
              <w:left w:val="single" w:sz="8" w:space="0" w:color="000000"/>
              <w:bottom w:val="single" w:sz="8" w:space="0" w:color="000000"/>
              <w:right w:val="single" w:sz="8" w:space="0" w:color="000000"/>
            </w:tcBorders>
          </w:tcPr>
          <w:p w14:paraId="08107211" w14:textId="77777777" w:rsidR="00D47A72" w:rsidRDefault="00000000">
            <w:pPr>
              <w:widowControl w:val="0"/>
              <w:spacing w:line="240" w:lineRule="auto"/>
              <w:jc w:val="center"/>
              <w:rPr>
                <w:rFonts w:eastAsia="Times New Roman"/>
                <w:lang w:val="en-US"/>
              </w:rPr>
            </w:pPr>
            <w:del w:id="541" w:author="Unknown Author" w:date="2022-10-07T15:14:00Z">
              <w:r>
                <w:rPr>
                  <w:rFonts w:eastAsia="Times New Roman"/>
                  <w:lang w:val="en-US"/>
                </w:rPr>
                <w:delText>Total</w:delText>
              </w:r>
            </w:del>
          </w:p>
        </w:tc>
        <w:tc>
          <w:tcPr>
            <w:tcW w:w="1701" w:type="dxa"/>
            <w:tcBorders>
              <w:top w:val="single" w:sz="8" w:space="0" w:color="000000"/>
              <w:left w:val="single" w:sz="8" w:space="0" w:color="000000"/>
              <w:bottom w:val="single" w:sz="8" w:space="0" w:color="000000"/>
              <w:right w:val="single" w:sz="8" w:space="0" w:color="000000"/>
            </w:tcBorders>
          </w:tcPr>
          <w:p w14:paraId="79F4A813" w14:textId="77777777" w:rsidR="00D47A72" w:rsidRDefault="00000000">
            <w:pPr>
              <w:widowControl w:val="0"/>
              <w:spacing w:line="240" w:lineRule="auto"/>
              <w:jc w:val="center"/>
              <w:rPr>
                <w:rFonts w:eastAsia="Times New Roman"/>
                <w:lang w:val="en-US"/>
              </w:rPr>
            </w:pPr>
            <w:del w:id="542" w:author="Unknown Author" w:date="2022-10-07T15:14:00Z">
              <w:r>
                <w:rPr>
                  <w:rFonts w:eastAsia="Times New Roman"/>
                  <w:lang w:val="en-US"/>
                </w:rPr>
                <w:delText>191.90417</w:delText>
              </w:r>
            </w:del>
          </w:p>
        </w:tc>
        <w:tc>
          <w:tcPr>
            <w:tcW w:w="1697" w:type="dxa"/>
            <w:tcBorders>
              <w:top w:val="single" w:sz="8" w:space="0" w:color="000000"/>
              <w:left w:val="single" w:sz="8" w:space="0" w:color="000000"/>
              <w:bottom w:val="single" w:sz="8" w:space="0" w:color="000000"/>
              <w:right w:val="single" w:sz="8" w:space="0" w:color="000000"/>
            </w:tcBorders>
          </w:tcPr>
          <w:p w14:paraId="39E0E00E" w14:textId="77777777" w:rsidR="00D47A72" w:rsidRDefault="00000000">
            <w:pPr>
              <w:widowControl w:val="0"/>
              <w:spacing w:line="240" w:lineRule="auto"/>
              <w:jc w:val="center"/>
              <w:rPr>
                <w:rFonts w:eastAsia="Times New Roman"/>
                <w:lang w:val="en-US"/>
              </w:rPr>
            </w:pPr>
            <w:del w:id="543" w:author="Unknown Author" w:date="2022-10-07T15:14:00Z">
              <w:r>
                <w:rPr>
                  <w:rFonts w:eastAsia="Times New Roman"/>
                  <w:lang w:val="en-US"/>
                </w:rPr>
                <w:delText>223.05416</w:delText>
              </w:r>
            </w:del>
          </w:p>
        </w:tc>
        <w:tc>
          <w:tcPr>
            <w:tcW w:w="1710" w:type="dxa"/>
            <w:tcBorders>
              <w:top w:val="single" w:sz="8" w:space="0" w:color="000000"/>
              <w:left w:val="single" w:sz="8" w:space="0" w:color="000000"/>
              <w:bottom w:val="single" w:sz="8" w:space="0" w:color="000000"/>
              <w:right w:val="single" w:sz="8" w:space="0" w:color="000000"/>
            </w:tcBorders>
          </w:tcPr>
          <w:p w14:paraId="03005C5F" w14:textId="77777777" w:rsidR="00D47A72" w:rsidRDefault="00000000">
            <w:pPr>
              <w:widowControl w:val="0"/>
              <w:spacing w:line="240" w:lineRule="auto"/>
              <w:jc w:val="center"/>
              <w:rPr>
                <w:rFonts w:eastAsia="Times New Roman"/>
                <w:lang w:val="en-US"/>
              </w:rPr>
            </w:pPr>
            <w:del w:id="544" w:author="Unknown Author" w:date="2022-10-07T15:14:00Z">
              <w:r>
                <w:rPr>
                  <w:rFonts w:eastAsia="Times New Roman"/>
                  <w:lang w:val="en-US"/>
                </w:rPr>
                <w:delText>187.4825</w:delText>
              </w:r>
            </w:del>
          </w:p>
        </w:tc>
        <w:tc>
          <w:tcPr>
            <w:tcW w:w="2517" w:type="dxa"/>
            <w:tcBorders>
              <w:top w:val="single" w:sz="8" w:space="0" w:color="000000"/>
              <w:left w:val="single" w:sz="8" w:space="0" w:color="000000"/>
              <w:bottom w:val="single" w:sz="8" w:space="0" w:color="000000"/>
              <w:right w:val="single" w:sz="8" w:space="0" w:color="000000"/>
            </w:tcBorders>
          </w:tcPr>
          <w:p w14:paraId="3FE44F7A" w14:textId="77777777" w:rsidR="00D47A72" w:rsidRDefault="00000000">
            <w:pPr>
              <w:widowControl w:val="0"/>
              <w:spacing w:line="240" w:lineRule="auto"/>
              <w:jc w:val="center"/>
              <w:rPr>
                <w:rFonts w:eastAsia="Times New Roman"/>
                <w:lang w:val="en-US"/>
              </w:rPr>
            </w:pPr>
            <w:del w:id="545" w:author="Unknown Author" w:date="2022-10-07T15:14:00Z">
              <w:r>
                <w:rPr>
                  <w:rFonts w:eastAsia="Times New Roman"/>
                  <w:lang w:val="en-US"/>
                </w:rPr>
                <w:delText>83% (n = 62/75) </w:delText>
              </w:r>
            </w:del>
            <w:commentRangeStart w:id="546"/>
            <w:commentRangeEnd w:id="546"/>
            <w:r>
              <w:rPr>
                <w:rFonts w:eastAsia="Times New Roman"/>
                <w:lang w:val="en-US"/>
              </w:rPr>
              <w:commentReference w:id="546"/>
            </w:r>
          </w:p>
        </w:tc>
      </w:tr>
    </w:tbl>
    <w:p w14:paraId="3ADE92C8" w14:textId="77777777" w:rsidR="00D47A72" w:rsidRDefault="00D47A72">
      <w:pPr>
        <w:spacing w:line="480" w:lineRule="auto"/>
        <w:rPr>
          <w:del w:id="547" w:author="Unknown Author" w:date="2022-10-07T15:14:00Z"/>
          <w:sz w:val="24"/>
          <w:szCs w:val="24"/>
        </w:rPr>
      </w:pPr>
    </w:p>
    <w:p w14:paraId="07B1D5FB" w14:textId="77777777" w:rsidR="00D47A72" w:rsidRDefault="00D47A72">
      <w:pPr>
        <w:spacing w:line="480" w:lineRule="auto"/>
        <w:rPr>
          <w:sz w:val="24"/>
          <w:szCs w:val="24"/>
        </w:rPr>
      </w:pPr>
    </w:p>
    <w:p w14:paraId="4C6AB10F" w14:textId="77777777" w:rsidR="00D47A72" w:rsidRDefault="00000000">
      <w:pPr>
        <w:spacing w:line="480" w:lineRule="auto"/>
        <w:rPr>
          <w:sz w:val="24"/>
          <w:szCs w:val="24"/>
        </w:rPr>
      </w:pPr>
      <w:r>
        <w:rPr>
          <w:b/>
          <w:sz w:val="24"/>
          <w:szCs w:val="24"/>
        </w:rPr>
        <w:t>3.3 Forest Vegetation Simulator and Western Root Disease Models</w:t>
      </w:r>
    </w:p>
    <w:p w14:paraId="3417731A" w14:textId="77777777" w:rsidR="00D47A72" w:rsidRDefault="00000000" w:rsidP="00D47A72">
      <w:pPr>
        <w:spacing w:line="480" w:lineRule="auto"/>
        <w:ind w:firstLine="720"/>
        <w:rPr>
          <w:sz w:val="24"/>
          <w:szCs w:val="24"/>
        </w:rPr>
        <w:pPrChange w:id="548" w:author="Shawn McMurtrey" w:date="2022-10-12T13:08:00Z">
          <w:pPr>
            <w:spacing w:line="480" w:lineRule="auto"/>
          </w:pPr>
        </w:pPrChange>
      </w:pPr>
      <w:r>
        <w:rPr>
          <w:sz w:val="24"/>
          <w:szCs w:val="24"/>
          <w:highlight w:val="white"/>
        </w:rPr>
        <w:t xml:space="preserve">Within the results of the modeled data, the mean values of the measured data were found to correspond more closely to the WRDM model run that was made using default parameters. The data determined by the FVS simulation, was not found to be </w:t>
      </w:r>
      <w:del w:id="549" w:author="Shawn McMurtrey" w:date="2022-09-22T22:26:00Z">
        <w:r>
          <w:rPr>
            <w:sz w:val="24"/>
            <w:szCs w:val="24"/>
            <w:highlight w:val="white"/>
          </w:rPr>
          <w:delText xml:space="preserve">as </w:delText>
        </w:r>
        <w:r>
          <w:rPr>
            <w:sz w:val="24"/>
            <w:szCs w:val="24"/>
            <w:highlight w:val="white"/>
          </w:rPr>
          <w:lastRenderedPageBreak/>
          <w:delText>accurate</w:delText>
        </w:r>
      </w:del>
      <w:r>
        <w:rPr>
          <w:sz w:val="24"/>
          <w:szCs w:val="24"/>
          <w:highlight w:val="white"/>
        </w:rPr>
        <w:t xml:space="preserve"> statistically significant for the years of 2009 and 2020 </w:t>
      </w:r>
      <w:ins w:id="550" w:author="Shawn McMurtrey" w:date="2022-09-22T22:27:00Z">
        <w:r>
          <w:rPr>
            <w:sz w:val="24"/>
            <w:szCs w:val="24"/>
            <w:highlight w:val="white"/>
          </w:rPr>
          <w:t xml:space="preserve">in both the control and thinned </w:t>
        </w:r>
      </w:ins>
      <w:ins w:id="551" w:author="Shawn McMurtrey" w:date="2022-09-22T22:28:00Z">
        <w:r>
          <w:rPr>
            <w:sz w:val="24"/>
            <w:szCs w:val="24"/>
            <w:highlight w:val="white"/>
          </w:rPr>
          <w:t>stands</w:t>
        </w:r>
      </w:ins>
      <w:ins w:id="552" w:author="Shawn McMurtrey" w:date="2022-09-22T22:30:00Z">
        <w:r>
          <w:rPr>
            <w:sz w:val="24"/>
            <w:szCs w:val="24"/>
            <w:highlight w:val="white"/>
          </w:rPr>
          <w:t xml:space="preserve"> </w:t>
        </w:r>
      </w:ins>
      <w:del w:id="553" w:author="Shawn McMurtrey" w:date="2022-09-22T22:30:00Z">
        <w:r>
          <w:rPr>
            <w:sz w:val="24"/>
            <w:szCs w:val="24"/>
            <w:highlight w:val="white"/>
          </w:rPr>
          <w:delText>(</w:delText>
        </w:r>
        <w:r>
          <w:rPr>
            <w:b/>
            <w:bCs/>
            <w:sz w:val="24"/>
            <w:szCs w:val="24"/>
            <w:highlight w:val="white"/>
          </w:rPr>
          <w:delText>Figure 3 and</w:delText>
        </w:r>
      </w:del>
      <w:del w:id="554" w:author="Shawn McMurtrey" w:date="2022-09-22T22:26:00Z">
        <w:r>
          <w:rPr>
            <w:b/>
            <w:bCs/>
            <w:sz w:val="24"/>
            <w:szCs w:val="24"/>
            <w:highlight w:val="white"/>
          </w:rPr>
          <w:delText xml:space="preserve"> Table 3</w:delText>
        </w:r>
      </w:del>
      <w:del w:id="555" w:author="Shawn McMurtrey" w:date="2022-09-22T22:30:00Z">
        <w:r>
          <w:rPr>
            <w:b/>
            <w:bCs/>
            <w:sz w:val="24"/>
            <w:szCs w:val="24"/>
            <w:highlight w:val="white"/>
          </w:rPr>
          <w:delText>)</w:delText>
        </w:r>
      </w:del>
      <w:r>
        <w:rPr>
          <w:sz w:val="24"/>
          <w:szCs w:val="24"/>
          <w:highlight w:val="white"/>
        </w:rPr>
        <w:t>.</w:t>
      </w:r>
      <w:ins w:id="556" w:author="Shawn McMurtrey" w:date="2022-09-22T22:28:00Z">
        <w:r>
          <w:rPr>
            <w:sz w:val="24"/>
            <w:szCs w:val="24"/>
            <w:highlight w:val="white"/>
          </w:rPr>
          <w:t xml:space="preserve"> The </w:t>
        </w:r>
      </w:ins>
      <w:ins w:id="557" w:author="Shawn McMurtrey" w:date="2022-09-22T22:29:00Z">
        <w:r>
          <w:rPr>
            <w:sz w:val="24"/>
            <w:szCs w:val="24"/>
            <w:highlight w:val="white"/>
          </w:rPr>
          <w:t xml:space="preserve">basal area predictions made by the </w:t>
        </w:r>
      </w:ins>
      <w:ins w:id="558" w:author="Shawn McMurtrey" w:date="2022-09-22T22:28:00Z">
        <w:r>
          <w:rPr>
            <w:sz w:val="24"/>
            <w:szCs w:val="24"/>
            <w:highlight w:val="white"/>
          </w:rPr>
          <w:t xml:space="preserve">WRDM was statistically significant </w:t>
        </w:r>
      </w:ins>
      <w:ins w:id="559" w:author="Shawn McMurtrey" w:date="2022-09-22T22:29:00Z">
        <w:r>
          <w:rPr>
            <w:sz w:val="24"/>
            <w:szCs w:val="24"/>
            <w:highlight w:val="white"/>
          </w:rPr>
          <w:t>when compared with observed data for all three treatment areas in 2020</w:t>
        </w:r>
      </w:ins>
      <w:ins w:id="560" w:author="Shawn McMurtrey" w:date="2022-10-12T12:01:00Z">
        <w:r>
          <w:rPr>
            <w:sz w:val="24"/>
            <w:szCs w:val="24"/>
            <w:highlight w:val="white"/>
          </w:rPr>
          <w:t>.</w:t>
        </w:r>
      </w:ins>
      <w:del w:id="561" w:author="Shawn McMurtrey" w:date="2022-09-22T22:28:00Z">
        <w:r>
          <w:rPr>
            <w:sz w:val="24"/>
            <w:szCs w:val="24"/>
            <w:highlight w:val="white"/>
          </w:rPr>
          <w:delText xml:space="preserve"> </w:delText>
        </w:r>
      </w:del>
    </w:p>
    <w:p w14:paraId="02A78072" w14:textId="77777777" w:rsidR="00D47A72" w:rsidRDefault="00D47A72">
      <w:pPr>
        <w:spacing w:line="480" w:lineRule="auto"/>
        <w:rPr>
          <w:b/>
          <w:sz w:val="24"/>
          <w:szCs w:val="24"/>
        </w:rPr>
      </w:pPr>
    </w:p>
    <w:p w14:paraId="6EF73A47" w14:textId="77777777" w:rsidR="00D47A72" w:rsidRDefault="00000000">
      <w:pPr>
        <w:spacing w:line="480" w:lineRule="auto"/>
        <w:rPr>
          <w:b/>
          <w:sz w:val="24"/>
          <w:szCs w:val="24"/>
        </w:rPr>
      </w:pPr>
      <w:r>
        <w:rPr>
          <w:noProof/>
        </w:rPr>
        <w:drawing>
          <wp:inline distT="0" distB="0" distL="0" distR="0" wp14:anchorId="5699D460" wp14:editId="66753F23">
            <wp:extent cx="5943600" cy="2705100"/>
            <wp:effectExtent l="0" t="0" r="0" b="0"/>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pic:cNvPicPr>
                      <a:picLocks noChangeAspect="1" noChangeArrowheads="1"/>
                    </pic:cNvPicPr>
                  </pic:nvPicPr>
                  <pic:blipFill>
                    <a:blip r:embed="rId36"/>
                    <a:stretch>
                      <a:fillRect/>
                    </a:stretch>
                  </pic:blipFill>
                  <pic:spPr bwMode="auto">
                    <a:xfrm>
                      <a:off x="0" y="0"/>
                      <a:ext cx="5943600" cy="2705100"/>
                    </a:xfrm>
                    <a:prstGeom prst="rect">
                      <a:avLst/>
                    </a:prstGeom>
                  </pic:spPr>
                </pic:pic>
              </a:graphicData>
            </a:graphic>
          </wp:inline>
        </w:drawing>
      </w:r>
    </w:p>
    <w:p w14:paraId="1D839DB9" w14:textId="77777777" w:rsidR="00D47A72" w:rsidRDefault="00D47A72">
      <w:pPr>
        <w:spacing w:line="480" w:lineRule="auto"/>
        <w:rPr>
          <w:b/>
          <w:sz w:val="24"/>
          <w:szCs w:val="24"/>
        </w:rPr>
      </w:pPr>
    </w:p>
    <w:p w14:paraId="5D468A36" w14:textId="77777777" w:rsidR="00D47A72" w:rsidRDefault="00000000">
      <w:pPr>
        <w:spacing w:line="480" w:lineRule="auto"/>
        <w:rPr>
          <w:b/>
          <w:sz w:val="24"/>
          <w:szCs w:val="24"/>
        </w:rPr>
      </w:pPr>
      <w:r>
        <w:rPr>
          <w:noProof/>
        </w:rPr>
        <w:lastRenderedPageBreak/>
        <w:drawing>
          <wp:inline distT="0" distB="0" distL="0" distR="0" wp14:anchorId="3B0420DE" wp14:editId="286DC7DB">
            <wp:extent cx="5943600" cy="3390900"/>
            <wp:effectExtent l="0" t="0" r="0" b="0"/>
            <wp:docPr id="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7"/>
                    <pic:cNvPicPr>
                      <a:picLocks noChangeAspect="1" noChangeArrowheads="1"/>
                    </pic:cNvPicPr>
                  </pic:nvPicPr>
                  <pic:blipFill>
                    <a:blip r:embed="rId37"/>
                    <a:stretch>
                      <a:fillRect/>
                    </a:stretch>
                  </pic:blipFill>
                  <pic:spPr bwMode="auto">
                    <a:xfrm>
                      <a:off x="0" y="0"/>
                      <a:ext cx="5943600" cy="3390900"/>
                    </a:xfrm>
                    <a:prstGeom prst="rect">
                      <a:avLst/>
                    </a:prstGeom>
                  </pic:spPr>
                </pic:pic>
              </a:graphicData>
            </a:graphic>
          </wp:inline>
        </w:drawing>
      </w:r>
    </w:p>
    <w:p w14:paraId="763128CF" w14:textId="77777777" w:rsidR="00D47A72" w:rsidRDefault="00000000">
      <w:pPr>
        <w:spacing w:line="480" w:lineRule="auto"/>
        <w:rPr>
          <w:b/>
          <w:sz w:val="24"/>
          <w:szCs w:val="24"/>
        </w:rPr>
      </w:pPr>
      <w:r>
        <w:rPr>
          <w:noProof/>
        </w:rPr>
        <w:drawing>
          <wp:inline distT="0" distB="0" distL="0" distR="0" wp14:anchorId="1698E2EB" wp14:editId="02461A5B">
            <wp:extent cx="5943600" cy="3390900"/>
            <wp:effectExtent l="0" t="0" r="0" b="0"/>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pic:cNvPicPr>
                      <a:picLocks noChangeAspect="1" noChangeArrowheads="1"/>
                    </pic:cNvPicPr>
                  </pic:nvPicPr>
                  <pic:blipFill>
                    <a:blip r:embed="rId38"/>
                    <a:stretch>
                      <a:fillRect/>
                    </a:stretch>
                  </pic:blipFill>
                  <pic:spPr bwMode="auto">
                    <a:xfrm>
                      <a:off x="0" y="0"/>
                      <a:ext cx="5943600" cy="3390900"/>
                    </a:xfrm>
                    <a:prstGeom prst="rect">
                      <a:avLst/>
                    </a:prstGeom>
                  </pic:spPr>
                </pic:pic>
              </a:graphicData>
            </a:graphic>
          </wp:inline>
        </w:drawing>
      </w:r>
    </w:p>
    <w:p w14:paraId="56F77C51" w14:textId="77777777" w:rsidR="00D47A72" w:rsidRDefault="00000000">
      <w:pPr>
        <w:spacing w:line="480" w:lineRule="auto"/>
        <w:rPr>
          <w:b/>
          <w:sz w:val="24"/>
          <w:szCs w:val="24"/>
        </w:rPr>
      </w:pPr>
      <w:r>
        <w:rPr>
          <w:noProof/>
        </w:rPr>
        <w:lastRenderedPageBreak/>
        <w:drawing>
          <wp:inline distT="0" distB="0" distL="0" distR="0" wp14:anchorId="566DC563" wp14:editId="4C3A46E0">
            <wp:extent cx="5943600" cy="3390900"/>
            <wp:effectExtent l="0" t="0" r="0" b="0"/>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noChangeArrowheads="1"/>
                    </pic:cNvPicPr>
                  </pic:nvPicPr>
                  <pic:blipFill>
                    <a:blip r:embed="rId39"/>
                    <a:stretch>
                      <a:fillRect/>
                    </a:stretch>
                  </pic:blipFill>
                  <pic:spPr bwMode="auto">
                    <a:xfrm>
                      <a:off x="0" y="0"/>
                      <a:ext cx="5943600" cy="3390900"/>
                    </a:xfrm>
                    <a:prstGeom prst="rect">
                      <a:avLst/>
                    </a:prstGeom>
                  </pic:spPr>
                </pic:pic>
              </a:graphicData>
            </a:graphic>
          </wp:inline>
        </w:drawing>
      </w:r>
      <w:commentRangeStart w:id="562"/>
      <w:commentRangeStart w:id="563"/>
      <w:commentRangeStart w:id="564"/>
      <w:commentRangeEnd w:id="562"/>
      <w:r>
        <w:commentReference w:id="562"/>
      </w:r>
      <w:commentRangeEnd w:id="563"/>
      <w:r>
        <w:commentReference w:id="563"/>
      </w:r>
      <w:commentRangeEnd w:id="564"/>
      <w:r>
        <w:commentReference w:id="564"/>
      </w:r>
    </w:p>
    <w:p w14:paraId="6F6917A6" w14:textId="77777777" w:rsidR="00D47A72" w:rsidRDefault="00000000">
      <w:pPr>
        <w:spacing w:line="480" w:lineRule="auto"/>
        <w:rPr>
          <w:del w:id="565" w:author="Shawn McMurtrey" w:date="2022-09-23T15:10:00Z"/>
          <w:b/>
          <w:sz w:val="24"/>
          <w:szCs w:val="24"/>
        </w:rPr>
      </w:pPr>
      <w:r>
        <w:rPr>
          <w:noProof/>
        </w:rPr>
        <w:drawing>
          <wp:inline distT="0" distB="0" distL="0" distR="0" wp14:anchorId="72BDDD08" wp14:editId="78D57E0E">
            <wp:extent cx="5943600" cy="3148965"/>
            <wp:effectExtent l="0" t="0" r="0" b="0"/>
            <wp:docPr id="11" name="Picture 1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A picture containing chart&#10;&#10;Description automatically generated"/>
                    <pic:cNvPicPr>
                      <a:picLocks noChangeAspect="1" noChangeArrowheads="1"/>
                    </pic:cNvPicPr>
                  </pic:nvPicPr>
                  <pic:blipFill>
                    <a:blip r:embed="rId40"/>
                    <a:stretch>
                      <a:fillRect/>
                    </a:stretch>
                  </pic:blipFill>
                  <pic:spPr bwMode="auto">
                    <a:xfrm>
                      <a:off x="0" y="0"/>
                      <a:ext cx="5943600" cy="3148965"/>
                    </a:xfrm>
                    <a:prstGeom prst="rect">
                      <a:avLst/>
                    </a:prstGeom>
                  </pic:spPr>
                </pic:pic>
              </a:graphicData>
            </a:graphic>
          </wp:inline>
        </w:drawing>
      </w:r>
    </w:p>
    <w:p w14:paraId="2DBD2E8C" w14:textId="77777777" w:rsidR="00D47A72" w:rsidRDefault="00D47A72">
      <w:pPr>
        <w:spacing w:line="480" w:lineRule="auto"/>
        <w:rPr>
          <w:ins w:id="566" w:author="Shawn McMurtrey" w:date="2022-08-15T05:43:00Z"/>
          <w:b/>
          <w:sz w:val="24"/>
          <w:szCs w:val="24"/>
        </w:rPr>
      </w:pPr>
    </w:p>
    <w:p w14:paraId="4DAF726C" w14:textId="77777777" w:rsidR="00D47A72" w:rsidRDefault="00000000">
      <w:pPr>
        <w:spacing w:line="480" w:lineRule="auto"/>
        <w:rPr>
          <w:sz w:val="24"/>
          <w:szCs w:val="24"/>
        </w:rPr>
      </w:pPr>
      <w:r>
        <w:rPr>
          <w:b/>
          <w:sz w:val="24"/>
          <w:szCs w:val="24"/>
        </w:rPr>
        <w:t xml:space="preserve">Figure </w:t>
      </w:r>
      <w:ins w:id="567" w:author="Shawn McMurtrey" w:date="2022-10-12T12:02:00Z">
        <w:r>
          <w:rPr>
            <w:b/>
            <w:sz w:val="24"/>
            <w:szCs w:val="24"/>
          </w:rPr>
          <w:t>4</w:t>
        </w:r>
      </w:ins>
      <w:del w:id="568" w:author="Shawn McMurtrey" w:date="2022-10-12T12:02:00Z">
        <w:r>
          <w:rPr>
            <w:b/>
            <w:sz w:val="24"/>
            <w:szCs w:val="24"/>
          </w:rPr>
          <w:delText>3</w:delText>
        </w:r>
      </w:del>
      <w:r>
        <w:rPr>
          <w:b/>
          <w:sz w:val="24"/>
          <w:szCs w:val="24"/>
        </w:rPr>
        <w:t>:</w:t>
      </w:r>
      <w:r>
        <w:rPr>
          <w:sz w:val="24"/>
          <w:szCs w:val="24"/>
        </w:rPr>
        <w:t xml:space="preserve"> </w:t>
      </w:r>
      <w:del w:id="569" w:author="Unknown Author" w:date="2022-10-19T15:14:00Z">
        <w:r>
          <w:rPr>
            <w:sz w:val="24"/>
            <w:szCs w:val="24"/>
          </w:rPr>
          <w:delText>Definitive</w:delText>
        </w:r>
      </w:del>
      <w:ins w:id="570" w:author="Unknown Author" w:date="2022-10-19T15:14:00Z">
        <w:r>
          <w:rPr>
            <w:sz w:val="24"/>
            <w:szCs w:val="24"/>
          </w:rPr>
          <w:t>Measured</w:t>
        </w:r>
      </w:ins>
      <w:r>
        <w:rPr>
          <w:sz w:val="24"/>
          <w:szCs w:val="24"/>
        </w:rPr>
        <w:t xml:space="preserve"> data compared with modelled data depicting mean basal area of the 15 stands. A = </w:t>
      </w:r>
      <w:ins w:id="571" w:author="Shawn McMurtrey" w:date="2022-08-15T05:48:00Z">
        <w:r>
          <w:rPr>
            <w:sz w:val="24"/>
            <w:szCs w:val="24"/>
          </w:rPr>
          <w:t>unthinned</w:t>
        </w:r>
      </w:ins>
      <w:r>
        <w:rPr>
          <w:sz w:val="24"/>
          <w:szCs w:val="24"/>
        </w:rPr>
        <w:t xml:space="preserve"> stands</w:t>
      </w:r>
      <w:ins w:id="572" w:author="Shawn McMurtrey" w:date="2022-10-12T10:34:00Z">
        <w:r>
          <w:rPr>
            <w:sz w:val="24"/>
            <w:szCs w:val="24"/>
          </w:rPr>
          <w:t xml:space="preserve"> (61.4 m</w:t>
        </w:r>
        <w:r>
          <w:rPr>
            <w:sz w:val="24"/>
            <w:szCs w:val="24"/>
            <w:vertAlign w:val="superscript"/>
          </w:rPr>
          <w:t>2</w:t>
        </w:r>
        <w:r>
          <w:rPr>
            <w:sz w:val="24"/>
            <w:szCs w:val="24"/>
          </w:rPr>
          <w:t>ha</w:t>
        </w:r>
        <w:r>
          <w:rPr>
            <w:sz w:val="24"/>
            <w:szCs w:val="24"/>
            <w:vertAlign w:val="superscript"/>
          </w:rPr>
          <w:t xml:space="preserve">-1 </w:t>
        </w:r>
      </w:ins>
      <w:ins w:id="573" w:author="Shawn McMurtrey" w:date="2022-10-12T10:35:00Z">
        <w:r>
          <w:rPr>
            <w:sz w:val="24"/>
            <w:szCs w:val="24"/>
          </w:rPr>
          <w:t>basal area in 1990)</w:t>
        </w:r>
      </w:ins>
      <w:r>
        <w:rPr>
          <w:sz w:val="24"/>
          <w:szCs w:val="24"/>
        </w:rPr>
        <w:t xml:space="preserve">, B = </w:t>
      </w:r>
      <w:ins w:id="574" w:author="Shawn McMurtrey" w:date="2022-08-15T05:49:00Z">
        <w:r>
          <w:rPr>
            <w:sz w:val="24"/>
            <w:szCs w:val="24"/>
          </w:rPr>
          <w:t>light</w:t>
        </w:r>
      </w:ins>
      <w:r>
        <w:rPr>
          <w:sz w:val="24"/>
          <w:szCs w:val="24"/>
        </w:rPr>
        <w:t>ly</w:t>
      </w:r>
      <w:ins w:id="575" w:author="Shawn McMurtrey" w:date="2022-08-15T05:49:00Z">
        <w:r>
          <w:rPr>
            <w:sz w:val="24"/>
            <w:szCs w:val="24"/>
          </w:rPr>
          <w:t xml:space="preserve"> </w:t>
        </w:r>
        <w:r>
          <w:rPr>
            <w:sz w:val="24"/>
            <w:szCs w:val="24"/>
          </w:rPr>
          <w:lastRenderedPageBreak/>
          <w:t>thin</w:t>
        </w:r>
      </w:ins>
      <w:r>
        <w:rPr>
          <w:sz w:val="24"/>
          <w:szCs w:val="24"/>
        </w:rPr>
        <w:t>ned stands</w:t>
      </w:r>
      <w:ins w:id="576" w:author="Shawn McMurtrey" w:date="2022-10-12T10:22:00Z">
        <w:r>
          <w:rPr>
            <w:sz w:val="24"/>
            <w:szCs w:val="24"/>
          </w:rPr>
          <w:t xml:space="preserve"> (thinned to 42.1 </w:t>
        </w:r>
      </w:ins>
      <w:ins w:id="577" w:author="Shawn McMurtrey" w:date="2022-10-12T10:35:00Z">
        <w:r>
          <w:rPr>
            <w:sz w:val="24"/>
            <w:szCs w:val="24"/>
          </w:rPr>
          <w:t>m</w:t>
        </w:r>
        <w:r>
          <w:rPr>
            <w:sz w:val="24"/>
            <w:szCs w:val="24"/>
            <w:vertAlign w:val="superscript"/>
          </w:rPr>
          <w:t>2</w:t>
        </w:r>
        <w:r>
          <w:rPr>
            <w:sz w:val="24"/>
            <w:szCs w:val="24"/>
          </w:rPr>
          <w:t>ha</w:t>
        </w:r>
        <w:r>
          <w:rPr>
            <w:sz w:val="24"/>
            <w:szCs w:val="24"/>
            <w:vertAlign w:val="superscript"/>
          </w:rPr>
          <w:t xml:space="preserve">-1 </w:t>
        </w:r>
      </w:ins>
      <w:ins w:id="578" w:author="Shawn McMurtrey" w:date="2022-10-12T10:22:00Z">
        <w:r>
          <w:rPr>
            <w:sz w:val="24"/>
            <w:szCs w:val="24"/>
          </w:rPr>
          <w:t>of basal area)</w:t>
        </w:r>
      </w:ins>
      <w:r>
        <w:rPr>
          <w:sz w:val="24"/>
          <w:szCs w:val="24"/>
        </w:rPr>
        <w:t xml:space="preserve">, C = </w:t>
      </w:r>
      <w:ins w:id="579" w:author="Shawn McMurtrey" w:date="2022-08-15T05:49:00Z">
        <w:r>
          <w:rPr>
            <w:sz w:val="24"/>
            <w:szCs w:val="24"/>
          </w:rPr>
          <w:t>thinned</w:t>
        </w:r>
      </w:ins>
      <w:r>
        <w:rPr>
          <w:sz w:val="24"/>
          <w:szCs w:val="24"/>
        </w:rPr>
        <w:t xml:space="preserve"> stands</w:t>
      </w:r>
      <w:ins w:id="580" w:author="Shawn McMurtrey" w:date="2022-10-12T10:21:00Z">
        <w:r>
          <w:rPr>
            <w:sz w:val="24"/>
            <w:szCs w:val="24"/>
          </w:rPr>
          <w:t xml:space="preserve"> (thinned to</w:t>
        </w:r>
      </w:ins>
      <w:ins w:id="581" w:author="Shawn McMurtrey" w:date="2022-10-12T10:22:00Z">
        <w:r>
          <w:rPr>
            <w:sz w:val="24"/>
            <w:szCs w:val="24"/>
          </w:rPr>
          <w:t xml:space="preserve"> 34.5 </w:t>
        </w:r>
      </w:ins>
      <w:ins w:id="582" w:author="Shawn McMurtrey" w:date="2022-10-12T10:35:00Z">
        <w:r>
          <w:rPr>
            <w:sz w:val="24"/>
            <w:szCs w:val="24"/>
          </w:rPr>
          <w:t>m</w:t>
        </w:r>
        <w:r>
          <w:rPr>
            <w:sz w:val="24"/>
            <w:szCs w:val="24"/>
            <w:vertAlign w:val="superscript"/>
          </w:rPr>
          <w:t>2</w:t>
        </w:r>
        <w:r>
          <w:rPr>
            <w:sz w:val="24"/>
            <w:szCs w:val="24"/>
          </w:rPr>
          <w:t>ha</w:t>
        </w:r>
        <w:r>
          <w:rPr>
            <w:sz w:val="24"/>
            <w:szCs w:val="24"/>
            <w:vertAlign w:val="superscript"/>
          </w:rPr>
          <w:t xml:space="preserve">-1 </w:t>
        </w:r>
      </w:ins>
      <w:ins w:id="583" w:author="Shawn McMurtrey" w:date="2022-10-12T10:22:00Z">
        <w:r>
          <w:rPr>
            <w:sz w:val="24"/>
            <w:szCs w:val="24"/>
          </w:rPr>
          <w:t>of basal area)</w:t>
        </w:r>
      </w:ins>
      <w:r>
        <w:rPr>
          <w:sz w:val="24"/>
          <w:szCs w:val="24"/>
        </w:rPr>
        <w:t xml:space="preserve">, D = Immediate Douglas-fir planting treatment in rotation study. </w:t>
      </w:r>
      <w:ins w:id="584" w:author="Shawn McMurtrey" w:date="2022-10-12T10:19:00Z">
        <w:r>
          <w:rPr>
            <w:sz w:val="24"/>
            <w:szCs w:val="24"/>
          </w:rPr>
          <w:t>The</w:t>
        </w:r>
      </w:ins>
      <w:ins w:id="585" w:author="Shawn McMurtrey" w:date="2022-10-12T10:20:00Z">
        <w:r>
          <w:rPr>
            <w:sz w:val="24"/>
            <w:szCs w:val="24"/>
          </w:rPr>
          <w:t xml:space="preserve"> </w:t>
        </w:r>
      </w:ins>
      <w:ins w:id="586" w:author="Shawn McMurtrey" w:date="2022-10-12T10:19:00Z">
        <w:r>
          <w:rPr>
            <w:sz w:val="24"/>
            <w:szCs w:val="24"/>
          </w:rPr>
          <w:t>thinning treatments took place between 1985-1990.</w:t>
        </w:r>
      </w:ins>
      <w:ins w:id="587" w:author="Shawn McMurtrey" w:date="2022-10-12T10:23:00Z">
        <w:r>
          <w:rPr>
            <w:sz w:val="24"/>
            <w:szCs w:val="24"/>
          </w:rPr>
          <w:t xml:space="preserve"> Error bars are representative of the</w:t>
        </w:r>
      </w:ins>
      <w:ins w:id="588" w:author="Shawn McMurtrey" w:date="2022-10-12T11:56:00Z">
        <w:r>
          <w:rPr>
            <w:sz w:val="24"/>
            <w:szCs w:val="24"/>
          </w:rPr>
          <w:t xml:space="preserve"> standard error but will get changed to</w:t>
        </w:r>
      </w:ins>
      <w:ins w:id="589" w:author="Shawn McMurtrey" w:date="2022-10-12T10:23:00Z">
        <w:r>
          <w:rPr>
            <w:sz w:val="24"/>
            <w:szCs w:val="24"/>
          </w:rPr>
          <w:t xml:space="preserve"> confidence intervals.</w:t>
        </w:r>
      </w:ins>
    </w:p>
    <w:p w14:paraId="5EC57099" w14:textId="77777777" w:rsidR="00D47A72" w:rsidRDefault="00D47A72">
      <w:pPr>
        <w:spacing w:line="480" w:lineRule="auto"/>
        <w:rPr>
          <w:sz w:val="24"/>
          <w:szCs w:val="24"/>
        </w:rPr>
      </w:pPr>
    </w:p>
    <w:p w14:paraId="577D95D7" w14:textId="77777777" w:rsidR="00D47A72" w:rsidRDefault="00000000">
      <w:pPr>
        <w:spacing w:line="480" w:lineRule="auto"/>
        <w:rPr>
          <w:sz w:val="24"/>
          <w:szCs w:val="24"/>
        </w:rPr>
      </w:pPr>
      <w:r>
        <w:rPr>
          <w:b/>
          <w:sz w:val="24"/>
          <w:szCs w:val="24"/>
        </w:rPr>
        <w:t xml:space="preserve">3.4 Rotation Study, Basal </w:t>
      </w:r>
      <w:proofErr w:type="gramStart"/>
      <w:r>
        <w:rPr>
          <w:b/>
          <w:sz w:val="24"/>
          <w:szCs w:val="24"/>
        </w:rPr>
        <w:t>area</w:t>
      </w:r>
      <w:proofErr w:type="gramEnd"/>
      <w:r>
        <w:rPr>
          <w:b/>
          <w:sz w:val="24"/>
          <w:szCs w:val="24"/>
        </w:rPr>
        <w:t xml:space="preserve"> and cumulative total mortality</w:t>
      </w:r>
    </w:p>
    <w:p w14:paraId="07EA4767" w14:textId="77777777" w:rsidR="00D47A72" w:rsidRDefault="00000000" w:rsidP="00D47A72">
      <w:pPr>
        <w:spacing w:line="480" w:lineRule="auto"/>
        <w:ind w:firstLine="720"/>
        <w:rPr>
          <w:sz w:val="24"/>
          <w:szCs w:val="24"/>
        </w:rPr>
        <w:pPrChange w:id="590" w:author="Shawn McMurtrey" w:date="2022-10-12T13:08:00Z">
          <w:pPr>
            <w:spacing w:line="480" w:lineRule="auto"/>
          </w:pPr>
        </w:pPrChange>
      </w:pPr>
      <w:r>
        <w:rPr>
          <w:sz w:val="24"/>
          <w:szCs w:val="24"/>
        </w:rPr>
        <w:t xml:space="preserve">Basal area increased throughout the study (Table 3, Figure 4A), but at a declining rate later in the study (Figure 5) and in blocks with high initial </w:t>
      </w:r>
      <w:del w:id="591" w:author="Shawn McMurtrey" w:date="2022-10-12T10:24:00Z">
        <w:r>
          <w:rPr>
            <w:sz w:val="24"/>
            <w:szCs w:val="24"/>
          </w:rPr>
          <w:delText>inicidence</w:delText>
        </w:r>
      </w:del>
      <w:ins w:id="592" w:author="Shawn McMurtrey" w:date="2022-10-12T10:24:00Z">
        <w:r>
          <w:rPr>
            <w:sz w:val="24"/>
            <w:szCs w:val="24"/>
          </w:rPr>
          <w:t>incidence</w:t>
        </w:r>
      </w:ins>
      <w:r>
        <w:rPr>
          <w:sz w:val="24"/>
          <w:szCs w:val="24"/>
        </w:rPr>
        <w:t xml:space="preserve"> of laminated root rot (Supplement X). Annual basal area increment was reduced in the 25-year cottonwood treatment in the early period (Figure 5, Table 4). </w:t>
      </w:r>
      <w:r>
        <w:rPr>
          <w:b/>
          <w:sz w:val="24"/>
          <w:szCs w:val="24"/>
        </w:rPr>
        <w:t xml:space="preserve"> </w:t>
      </w:r>
      <w:r>
        <w:rPr>
          <w:sz w:val="24"/>
          <w:szCs w:val="24"/>
        </w:rPr>
        <w:t xml:space="preserve">Cumulative total mortality increased consistently through the study (Table 3, Figure 4B), and annual mortality was significantly higher in 12-year red alder and 25-year cottonwood rotation treatments in the early measurement period (Figure 6, Table 4). </w:t>
      </w:r>
    </w:p>
    <w:p w14:paraId="41C1FC48" w14:textId="77777777" w:rsidR="00D47A72" w:rsidRDefault="00D47A72">
      <w:pPr>
        <w:spacing w:line="480" w:lineRule="auto"/>
        <w:rPr>
          <w:sz w:val="24"/>
          <w:szCs w:val="24"/>
        </w:rPr>
      </w:pPr>
    </w:p>
    <w:p w14:paraId="49F82308" w14:textId="77777777" w:rsidR="00D47A72" w:rsidRDefault="00000000">
      <w:pPr>
        <w:spacing w:line="480" w:lineRule="auto"/>
        <w:rPr>
          <w:sz w:val="24"/>
          <w:szCs w:val="24"/>
        </w:rPr>
      </w:pPr>
      <w:r>
        <w:rPr>
          <w:b/>
          <w:sz w:val="24"/>
          <w:szCs w:val="24"/>
        </w:rPr>
        <w:t xml:space="preserve">3.5 Rotation Study, Cause-specific mortality and sublethal </w:t>
      </w:r>
      <w:proofErr w:type="spellStart"/>
      <w:r>
        <w:rPr>
          <w:b/>
          <w:sz w:val="24"/>
          <w:szCs w:val="24"/>
        </w:rPr>
        <w:t>effets</w:t>
      </w:r>
      <w:proofErr w:type="spellEnd"/>
    </w:p>
    <w:p w14:paraId="4F64D1AE" w14:textId="77777777" w:rsidR="00D47A72" w:rsidRDefault="00000000" w:rsidP="00D47A72">
      <w:pPr>
        <w:spacing w:line="480" w:lineRule="auto"/>
        <w:ind w:firstLine="720"/>
        <w:rPr>
          <w:sz w:val="24"/>
          <w:szCs w:val="24"/>
        </w:rPr>
        <w:pPrChange w:id="593" w:author="Shawn McMurtrey" w:date="2022-10-12T13:08:00Z">
          <w:pPr>
            <w:spacing w:line="480" w:lineRule="auto"/>
          </w:pPr>
        </w:pPrChange>
      </w:pPr>
      <w:r>
        <w:rPr>
          <w:sz w:val="24"/>
          <w:szCs w:val="24"/>
        </w:rPr>
        <w:t xml:space="preserve">Binning the mortality by suspected cause revealed more treatment-depended patterns. Mortality caused by laminated root rot was significantly lower in 25-year cottonwood rotation in the early measurement period and did not differ significantly between treatments in the middle period (Figure 7, Table 4). </w:t>
      </w:r>
      <w:proofErr w:type="spellStart"/>
      <w:r>
        <w:rPr>
          <w:sz w:val="24"/>
          <w:szCs w:val="24"/>
        </w:rPr>
        <w:t>Conversly</w:t>
      </w:r>
      <w:proofErr w:type="spellEnd"/>
      <w:r>
        <w:rPr>
          <w:sz w:val="24"/>
          <w:szCs w:val="24"/>
        </w:rPr>
        <w:t>, mortality caused by suppression was significantly higher in 25-year cottonwood rotation in the early measurement period and did not differ significantly between treatments in the middle period (Figure 8, Table 4).</w:t>
      </w:r>
    </w:p>
    <w:p w14:paraId="69CCF000" w14:textId="77777777" w:rsidR="00D47A72" w:rsidRDefault="00D47A72">
      <w:pPr>
        <w:spacing w:line="480" w:lineRule="auto"/>
        <w:rPr>
          <w:ins w:id="594" w:author="Shawn McMurtrey" w:date="2022-10-12T13:08:00Z"/>
          <w:sz w:val="24"/>
          <w:szCs w:val="24"/>
        </w:rPr>
      </w:pPr>
    </w:p>
    <w:p w14:paraId="76203080" w14:textId="77777777" w:rsidR="00D47A72" w:rsidRDefault="00000000" w:rsidP="00D47A72">
      <w:pPr>
        <w:spacing w:line="480" w:lineRule="auto"/>
        <w:ind w:firstLine="720"/>
        <w:rPr>
          <w:sz w:val="24"/>
          <w:szCs w:val="24"/>
        </w:rPr>
        <w:sectPr w:rsidR="00D47A72">
          <w:headerReference w:type="default" r:id="rId41"/>
          <w:pgSz w:w="12240" w:h="15840"/>
          <w:pgMar w:top="2013" w:right="1440" w:bottom="1440" w:left="1440" w:header="1440" w:footer="0" w:gutter="0"/>
          <w:lnNumType w:countBy="1" w:distance="283" w:restart="continuous"/>
          <w:pgNumType w:start="1"/>
          <w:cols w:space="720"/>
          <w:formProt w:val="0"/>
          <w:docGrid w:linePitch="299" w:charSpace="28672"/>
        </w:sectPr>
        <w:pPrChange w:id="595" w:author="Shawn McMurtrey" w:date="2022-10-12T13:08:00Z">
          <w:pPr>
            <w:spacing w:line="480" w:lineRule="auto"/>
          </w:pPr>
        </w:pPrChange>
      </w:pPr>
      <w:r>
        <w:rPr>
          <w:sz w:val="24"/>
          <w:szCs w:val="24"/>
        </w:rPr>
        <w:t xml:space="preserve">In addition to killing trees, both suppression and laminated root rot decreased tree diameter growth while trees were alive (Figure 9). The growth reduction effect of suppression was most severe showing a 41-49% reduction in </w:t>
      </w:r>
      <w:proofErr w:type="spellStart"/>
      <w:r>
        <w:rPr>
          <w:sz w:val="24"/>
          <w:szCs w:val="24"/>
        </w:rPr>
        <w:t>diamter</w:t>
      </w:r>
      <w:proofErr w:type="spellEnd"/>
      <w:r>
        <w:rPr>
          <w:sz w:val="24"/>
          <w:szCs w:val="24"/>
        </w:rPr>
        <w:t xml:space="preserve"> growth compared to trees with no recorded damage condition in the middle measurement period. Tree with LRR showed 0-19% diameter growth reduction.</w:t>
      </w:r>
    </w:p>
    <w:p w14:paraId="4BF18C0B" w14:textId="77777777" w:rsidR="00D47A72" w:rsidRDefault="00D47A72">
      <w:pPr>
        <w:spacing w:line="480" w:lineRule="auto"/>
        <w:rPr>
          <w:sz w:val="24"/>
          <w:szCs w:val="24"/>
        </w:rPr>
      </w:pPr>
    </w:p>
    <w:p w14:paraId="0C96716B" w14:textId="77777777" w:rsidR="00D47A72" w:rsidRDefault="00000000">
      <w:pPr>
        <w:spacing w:line="480" w:lineRule="auto"/>
        <w:rPr>
          <w:sz w:val="24"/>
          <w:szCs w:val="24"/>
        </w:rPr>
      </w:pPr>
      <w:r>
        <w:rPr>
          <w:b/>
          <w:sz w:val="24"/>
          <w:szCs w:val="24"/>
        </w:rPr>
        <w:t xml:space="preserve">Table </w:t>
      </w:r>
      <w:del w:id="596" w:author="Unknown Author" w:date="2022-10-07T15:15:00Z">
        <w:r>
          <w:rPr>
            <w:b/>
            <w:sz w:val="24"/>
            <w:szCs w:val="24"/>
          </w:rPr>
          <w:delText>4</w:delText>
        </w:r>
      </w:del>
      <w:ins w:id="597" w:author="Unknown Author" w:date="2022-10-07T15:15:00Z">
        <w:r>
          <w:rPr>
            <w:b/>
            <w:sz w:val="24"/>
            <w:szCs w:val="24"/>
          </w:rPr>
          <w:t>3</w:t>
        </w:r>
      </w:ins>
      <w:r>
        <w:rPr>
          <w:sz w:val="24"/>
          <w:szCs w:val="24"/>
        </w:rPr>
        <w:t xml:space="preserve">: </w:t>
      </w:r>
      <w:del w:id="598" w:author="Shawn McMurtrey" w:date="2022-09-11T19:07:00Z">
        <w:r>
          <w:rPr>
            <w:sz w:val="24"/>
            <w:szCs w:val="24"/>
          </w:rPr>
          <w:delText>I</w:delText>
        </w:r>
      </w:del>
      <w:r>
        <w:rPr>
          <w:sz w:val="24"/>
          <w:szCs w:val="24"/>
        </w:rPr>
        <w:t xml:space="preserve">Stand level summary statistics for the Apiary study. </w:t>
      </w:r>
      <w:commentRangeStart w:id="599"/>
      <w:r>
        <w:rPr>
          <w:sz w:val="24"/>
          <w:szCs w:val="24"/>
        </w:rPr>
        <w:t>SE = standard error</w:t>
      </w:r>
      <w:commentRangeEnd w:id="599"/>
      <w:r>
        <w:commentReference w:id="599"/>
      </w:r>
      <w:r>
        <w:rPr>
          <w:sz w:val="24"/>
          <w:szCs w:val="24"/>
        </w:rPr>
        <w:t xml:space="preserve">.  </w:t>
      </w:r>
    </w:p>
    <w:tbl>
      <w:tblPr>
        <w:tblW w:w="14670" w:type="dxa"/>
        <w:tblInd w:w="30" w:type="dxa"/>
        <w:tblLayout w:type="fixed"/>
        <w:tblCellMar>
          <w:left w:w="30" w:type="dxa"/>
          <w:right w:w="30" w:type="dxa"/>
        </w:tblCellMar>
        <w:tblLook w:val="04A0" w:firstRow="1" w:lastRow="0" w:firstColumn="1" w:lastColumn="0" w:noHBand="0" w:noVBand="1"/>
      </w:tblPr>
      <w:tblGrid>
        <w:gridCol w:w="897"/>
        <w:gridCol w:w="750"/>
        <w:gridCol w:w="609"/>
        <w:gridCol w:w="631"/>
        <w:gridCol w:w="660"/>
        <w:gridCol w:w="632"/>
        <w:gridCol w:w="80"/>
        <w:gridCol w:w="609"/>
        <w:gridCol w:w="635"/>
        <w:gridCol w:w="637"/>
        <w:gridCol w:w="628"/>
        <w:gridCol w:w="91"/>
        <w:gridCol w:w="629"/>
        <w:gridCol w:w="631"/>
        <w:gridCol w:w="632"/>
        <w:gridCol w:w="631"/>
        <w:gridCol w:w="91"/>
        <w:gridCol w:w="629"/>
        <w:gridCol w:w="634"/>
        <w:gridCol w:w="628"/>
        <w:gridCol w:w="632"/>
        <w:gridCol w:w="91"/>
        <w:gridCol w:w="628"/>
        <w:gridCol w:w="631"/>
        <w:gridCol w:w="629"/>
        <w:gridCol w:w="695"/>
      </w:tblGrid>
      <w:tr w:rsidR="00D47A72" w14:paraId="123BE96C" w14:textId="77777777">
        <w:trPr>
          <w:trHeight w:val="256"/>
        </w:trPr>
        <w:tc>
          <w:tcPr>
            <w:tcW w:w="896" w:type="dxa"/>
            <w:tcBorders>
              <w:top w:val="single" w:sz="4" w:space="0" w:color="000000"/>
            </w:tcBorders>
            <w:vAlign w:val="bottom"/>
          </w:tcPr>
          <w:p w14:paraId="0289CD2C" w14:textId="77777777" w:rsidR="00D47A72" w:rsidRDefault="00D47A72">
            <w:pPr>
              <w:widowControl w:val="0"/>
              <w:rPr>
                <w:sz w:val="20"/>
                <w:szCs w:val="20"/>
              </w:rPr>
            </w:pPr>
          </w:p>
        </w:tc>
        <w:tc>
          <w:tcPr>
            <w:tcW w:w="749" w:type="dxa"/>
            <w:tcBorders>
              <w:top w:val="single" w:sz="4" w:space="0" w:color="000000"/>
            </w:tcBorders>
            <w:vAlign w:val="bottom"/>
          </w:tcPr>
          <w:p w14:paraId="7B90C668" w14:textId="77777777" w:rsidR="00D47A72" w:rsidRDefault="00D47A72">
            <w:pPr>
              <w:widowControl w:val="0"/>
              <w:rPr>
                <w:sz w:val="20"/>
                <w:szCs w:val="20"/>
              </w:rPr>
            </w:pPr>
          </w:p>
        </w:tc>
        <w:tc>
          <w:tcPr>
            <w:tcW w:w="2531" w:type="dxa"/>
            <w:gridSpan w:val="4"/>
            <w:tcBorders>
              <w:top w:val="single" w:sz="4" w:space="0" w:color="000000"/>
              <w:bottom w:val="single" w:sz="4" w:space="0" w:color="000000"/>
            </w:tcBorders>
            <w:vAlign w:val="center"/>
          </w:tcPr>
          <w:p w14:paraId="7C18712D" w14:textId="77777777" w:rsidR="00D47A72" w:rsidRDefault="00000000">
            <w:pPr>
              <w:widowControl w:val="0"/>
              <w:jc w:val="center"/>
              <w:rPr>
                <w:sz w:val="20"/>
                <w:szCs w:val="20"/>
              </w:rPr>
            </w:pPr>
            <w:r>
              <w:rPr>
                <w:b/>
                <w:sz w:val="20"/>
                <w:szCs w:val="20"/>
              </w:rPr>
              <w:t>12y Red Alder</w:t>
            </w:r>
          </w:p>
        </w:tc>
        <w:tc>
          <w:tcPr>
            <w:tcW w:w="79" w:type="dxa"/>
            <w:tcBorders>
              <w:top w:val="single" w:sz="4" w:space="0" w:color="000000"/>
            </w:tcBorders>
            <w:vAlign w:val="bottom"/>
          </w:tcPr>
          <w:p w14:paraId="50BAC3C2" w14:textId="77777777" w:rsidR="00D47A72" w:rsidRDefault="00D47A72">
            <w:pPr>
              <w:widowControl w:val="0"/>
              <w:rPr>
                <w:sz w:val="20"/>
                <w:szCs w:val="20"/>
              </w:rPr>
            </w:pPr>
          </w:p>
        </w:tc>
        <w:tc>
          <w:tcPr>
            <w:tcW w:w="2509" w:type="dxa"/>
            <w:gridSpan w:val="4"/>
            <w:tcBorders>
              <w:top w:val="single" w:sz="4" w:space="0" w:color="000000"/>
              <w:bottom w:val="single" w:sz="4" w:space="0" w:color="000000"/>
            </w:tcBorders>
            <w:vAlign w:val="center"/>
          </w:tcPr>
          <w:p w14:paraId="27F4BF6C" w14:textId="77777777" w:rsidR="00D47A72" w:rsidRDefault="00000000">
            <w:pPr>
              <w:widowControl w:val="0"/>
              <w:jc w:val="center"/>
              <w:rPr>
                <w:sz w:val="20"/>
                <w:szCs w:val="20"/>
              </w:rPr>
            </w:pPr>
            <w:r>
              <w:rPr>
                <w:b/>
                <w:sz w:val="20"/>
                <w:szCs w:val="20"/>
              </w:rPr>
              <w:t>12y Cottonwood</w:t>
            </w:r>
          </w:p>
        </w:tc>
        <w:tc>
          <w:tcPr>
            <w:tcW w:w="91" w:type="dxa"/>
            <w:tcBorders>
              <w:top w:val="single" w:sz="4" w:space="0" w:color="000000"/>
            </w:tcBorders>
            <w:vAlign w:val="bottom"/>
          </w:tcPr>
          <w:p w14:paraId="736052D2" w14:textId="77777777" w:rsidR="00D47A72" w:rsidRDefault="00D47A72">
            <w:pPr>
              <w:widowControl w:val="0"/>
              <w:rPr>
                <w:sz w:val="20"/>
                <w:szCs w:val="20"/>
              </w:rPr>
            </w:pPr>
          </w:p>
        </w:tc>
        <w:tc>
          <w:tcPr>
            <w:tcW w:w="2523" w:type="dxa"/>
            <w:gridSpan w:val="4"/>
            <w:tcBorders>
              <w:top w:val="single" w:sz="4" w:space="0" w:color="000000"/>
              <w:bottom w:val="single" w:sz="4" w:space="0" w:color="000000"/>
            </w:tcBorders>
            <w:vAlign w:val="center"/>
          </w:tcPr>
          <w:p w14:paraId="51563228" w14:textId="77777777" w:rsidR="00D47A72" w:rsidRDefault="00000000">
            <w:pPr>
              <w:widowControl w:val="0"/>
              <w:jc w:val="center"/>
              <w:rPr>
                <w:sz w:val="20"/>
                <w:szCs w:val="20"/>
              </w:rPr>
            </w:pPr>
            <w:r>
              <w:rPr>
                <w:b/>
                <w:sz w:val="20"/>
                <w:szCs w:val="20"/>
              </w:rPr>
              <w:t>25y Red Alder</w:t>
            </w:r>
          </w:p>
        </w:tc>
        <w:tc>
          <w:tcPr>
            <w:tcW w:w="91" w:type="dxa"/>
            <w:tcBorders>
              <w:top w:val="single" w:sz="4" w:space="0" w:color="000000"/>
            </w:tcBorders>
            <w:vAlign w:val="bottom"/>
          </w:tcPr>
          <w:p w14:paraId="72CF09B6" w14:textId="77777777" w:rsidR="00D47A72" w:rsidRDefault="00D47A72">
            <w:pPr>
              <w:widowControl w:val="0"/>
              <w:rPr>
                <w:sz w:val="20"/>
                <w:szCs w:val="20"/>
              </w:rPr>
            </w:pPr>
          </w:p>
        </w:tc>
        <w:tc>
          <w:tcPr>
            <w:tcW w:w="2523" w:type="dxa"/>
            <w:gridSpan w:val="4"/>
            <w:tcBorders>
              <w:top w:val="single" w:sz="4" w:space="0" w:color="000000"/>
              <w:bottom w:val="single" w:sz="4" w:space="0" w:color="000000"/>
            </w:tcBorders>
            <w:vAlign w:val="center"/>
          </w:tcPr>
          <w:p w14:paraId="0BB47B83" w14:textId="77777777" w:rsidR="00D47A72" w:rsidRDefault="00000000">
            <w:pPr>
              <w:widowControl w:val="0"/>
              <w:jc w:val="center"/>
              <w:rPr>
                <w:sz w:val="20"/>
                <w:szCs w:val="20"/>
              </w:rPr>
            </w:pPr>
            <w:r>
              <w:rPr>
                <w:b/>
                <w:sz w:val="20"/>
                <w:szCs w:val="20"/>
              </w:rPr>
              <w:t>25y Cottonwood</w:t>
            </w:r>
          </w:p>
        </w:tc>
        <w:tc>
          <w:tcPr>
            <w:tcW w:w="91" w:type="dxa"/>
            <w:tcBorders>
              <w:top w:val="single" w:sz="4" w:space="0" w:color="000000"/>
            </w:tcBorders>
            <w:vAlign w:val="center"/>
          </w:tcPr>
          <w:p w14:paraId="25F315C0" w14:textId="77777777" w:rsidR="00D47A72" w:rsidRDefault="00D47A72">
            <w:pPr>
              <w:widowControl w:val="0"/>
              <w:rPr>
                <w:sz w:val="20"/>
                <w:szCs w:val="20"/>
              </w:rPr>
            </w:pPr>
          </w:p>
        </w:tc>
        <w:tc>
          <w:tcPr>
            <w:tcW w:w="2583" w:type="dxa"/>
            <w:gridSpan w:val="4"/>
            <w:tcBorders>
              <w:top w:val="single" w:sz="4" w:space="0" w:color="000000"/>
              <w:bottom w:val="single" w:sz="4" w:space="0" w:color="000000"/>
            </w:tcBorders>
            <w:vAlign w:val="center"/>
          </w:tcPr>
          <w:p w14:paraId="79963353" w14:textId="77777777" w:rsidR="00D47A72" w:rsidRDefault="00000000">
            <w:pPr>
              <w:widowControl w:val="0"/>
              <w:rPr>
                <w:sz w:val="20"/>
                <w:szCs w:val="20"/>
              </w:rPr>
            </w:pPr>
            <w:r>
              <w:rPr>
                <w:b/>
                <w:sz w:val="20"/>
                <w:szCs w:val="20"/>
              </w:rPr>
              <w:t>Immediate Douglas-fir</w:t>
            </w:r>
          </w:p>
        </w:tc>
      </w:tr>
      <w:tr w:rsidR="00D47A72" w14:paraId="750EAB4A" w14:textId="77777777">
        <w:trPr>
          <w:trHeight w:val="256"/>
        </w:trPr>
        <w:tc>
          <w:tcPr>
            <w:tcW w:w="896" w:type="dxa"/>
            <w:vMerge w:val="restart"/>
            <w:vAlign w:val="bottom"/>
          </w:tcPr>
          <w:p w14:paraId="1F7687DD" w14:textId="77777777" w:rsidR="00D47A72" w:rsidRDefault="00000000">
            <w:pPr>
              <w:widowControl w:val="0"/>
              <w:jc w:val="center"/>
              <w:rPr>
                <w:b/>
                <w:sz w:val="20"/>
                <w:szCs w:val="20"/>
              </w:rPr>
            </w:pPr>
            <w:r>
              <w:rPr>
                <w:b/>
                <w:sz w:val="20"/>
                <w:szCs w:val="20"/>
              </w:rPr>
              <w:t xml:space="preserve">Live </w:t>
            </w:r>
            <w:r>
              <w:rPr>
                <w:b/>
                <w:sz w:val="20"/>
                <w:szCs w:val="20"/>
              </w:rPr>
              <w:br/>
              <w:t>stems</w:t>
            </w:r>
          </w:p>
          <w:p w14:paraId="2146E288" w14:textId="77777777" w:rsidR="00D47A72" w:rsidRDefault="00D47A72">
            <w:pPr>
              <w:widowControl w:val="0"/>
              <w:jc w:val="center"/>
              <w:rPr>
                <w:b/>
                <w:sz w:val="20"/>
                <w:szCs w:val="20"/>
              </w:rPr>
            </w:pPr>
          </w:p>
        </w:tc>
        <w:tc>
          <w:tcPr>
            <w:tcW w:w="749" w:type="dxa"/>
            <w:vAlign w:val="bottom"/>
          </w:tcPr>
          <w:p w14:paraId="376D4C8E" w14:textId="77777777" w:rsidR="00D47A72" w:rsidRDefault="00000000">
            <w:pPr>
              <w:widowControl w:val="0"/>
              <w:rPr>
                <w:sz w:val="20"/>
                <w:szCs w:val="20"/>
              </w:rPr>
            </w:pPr>
            <w:r>
              <w:rPr>
                <w:sz w:val="20"/>
                <w:szCs w:val="20"/>
              </w:rPr>
              <w:t>Year</w:t>
            </w:r>
          </w:p>
        </w:tc>
        <w:tc>
          <w:tcPr>
            <w:tcW w:w="608" w:type="dxa"/>
            <w:tcBorders>
              <w:top w:val="single" w:sz="4" w:space="0" w:color="000000"/>
            </w:tcBorders>
            <w:vAlign w:val="bottom"/>
          </w:tcPr>
          <w:p w14:paraId="771EB28F" w14:textId="77777777" w:rsidR="00D47A72"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6FB50305" w14:textId="77777777" w:rsidR="00D47A72" w:rsidRDefault="00000000">
            <w:pPr>
              <w:widowControl w:val="0"/>
              <w:jc w:val="right"/>
              <w:rPr>
                <w:sz w:val="20"/>
                <w:szCs w:val="20"/>
              </w:rPr>
            </w:pPr>
            <w:r>
              <w:rPr>
                <w:sz w:val="20"/>
                <w:szCs w:val="20"/>
              </w:rPr>
              <w:t xml:space="preserve"> 1995</w:t>
            </w:r>
          </w:p>
        </w:tc>
        <w:tc>
          <w:tcPr>
            <w:tcW w:w="660" w:type="dxa"/>
            <w:tcBorders>
              <w:top w:val="single" w:sz="4" w:space="0" w:color="000000"/>
            </w:tcBorders>
            <w:vAlign w:val="bottom"/>
          </w:tcPr>
          <w:p w14:paraId="0E41C663" w14:textId="77777777" w:rsidR="00D47A72" w:rsidRDefault="00000000">
            <w:pPr>
              <w:widowControl w:val="0"/>
              <w:jc w:val="right"/>
              <w:rPr>
                <w:sz w:val="20"/>
                <w:szCs w:val="20"/>
              </w:rPr>
            </w:pPr>
            <w:r>
              <w:rPr>
                <w:sz w:val="20"/>
                <w:szCs w:val="20"/>
              </w:rPr>
              <w:t xml:space="preserve"> 2011</w:t>
            </w:r>
          </w:p>
        </w:tc>
        <w:tc>
          <w:tcPr>
            <w:tcW w:w="632" w:type="dxa"/>
            <w:tcBorders>
              <w:top w:val="single" w:sz="4" w:space="0" w:color="000000"/>
            </w:tcBorders>
            <w:vAlign w:val="bottom"/>
          </w:tcPr>
          <w:p w14:paraId="0C648947" w14:textId="77777777" w:rsidR="00D47A72" w:rsidRDefault="00000000">
            <w:pPr>
              <w:widowControl w:val="0"/>
              <w:jc w:val="right"/>
              <w:rPr>
                <w:sz w:val="20"/>
                <w:szCs w:val="20"/>
              </w:rPr>
            </w:pPr>
            <w:r>
              <w:rPr>
                <w:sz w:val="20"/>
                <w:szCs w:val="20"/>
              </w:rPr>
              <w:t xml:space="preserve"> 2020</w:t>
            </w:r>
          </w:p>
        </w:tc>
        <w:tc>
          <w:tcPr>
            <w:tcW w:w="79" w:type="dxa"/>
            <w:vAlign w:val="bottom"/>
          </w:tcPr>
          <w:p w14:paraId="07F31CF2" w14:textId="77777777" w:rsidR="00D47A72" w:rsidRDefault="00D47A72">
            <w:pPr>
              <w:widowControl w:val="0"/>
              <w:jc w:val="right"/>
              <w:rPr>
                <w:sz w:val="20"/>
                <w:szCs w:val="20"/>
              </w:rPr>
            </w:pPr>
          </w:p>
        </w:tc>
        <w:tc>
          <w:tcPr>
            <w:tcW w:w="609" w:type="dxa"/>
            <w:tcBorders>
              <w:top w:val="single" w:sz="4" w:space="0" w:color="000000"/>
            </w:tcBorders>
            <w:vAlign w:val="bottom"/>
          </w:tcPr>
          <w:p w14:paraId="14AA3394" w14:textId="77777777" w:rsidR="00D47A72" w:rsidRDefault="00000000">
            <w:pPr>
              <w:widowControl w:val="0"/>
              <w:jc w:val="right"/>
              <w:rPr>
                <w:sz w:val="20"/>
                <w:szCs w:val="20"/>
              </w:rPr>
            </w:pPr>
            <w:r>
              <w:rPr>
                <w:sz w:val="20"/>
                <w:szCs w:val="20"/>
              </w:rPr>
              <w:t>1987</w:t>
            </w:r>
          </w:p>
        </w:tc>
        <w:tc>
          <w:tcPr>
            <w:tcW w:w="635" w:type="dxa"/>
            <w:tcBorders>
              <w:top w:val="single" w:sz="4" w:space="0" w:color="000000"/>
            </w:tcBorders>
            <w:vAlign w:val="bottom"/>
          </w:tcPr>
          <w:p w14:paraId="60896910" w14:textId="77777777" w:rsidR="00D47A72" w:rsidRDefault="00000000">
            <w:pPr>
              <w:widowControl w:val="0"/>
              <w:jc w:val="right"/>
              <w:rPr>
                <w:sz w:val="20"/>
                <w:szCs w:val="20"/>
              </w:rPr>
            </w:pPr>
            <w:r>
              <w:rPr>
                <w:sz w:val="20"/>
                <w:szCs w:val="20"/>
              </w:rPr>
              <w:t xml:space="preserve"> 1995</w:t>
            </w:r>
          </w:p>
        </w:tc>
        <w:tc>
          <w:tcPr>
            <w:tcW w:w="637" w:type="dxa"/>
            <w:tcBorders>
              <w:top w:val="single" w:sz="4" w:space="0" w:color="000000"/>
            </w:tcBorders>
            <w:vAlign w:val="bottom"/>
          </w:tcPr>
          <w:p w14:paraId="129082C7" w14:textId="77777777" w:rsidR="00D47A72" w:rsidRDefault="00000000">
            <w:pPr>
              <w:widowControl w:val="0"/>
              <w:jc w:val="right"/>
              <w:rPr>
                <w:sz w:val="20"/>
                <w:szCs w:val="20"/>
              </w:rPr>
            </w:pPr>
            <w:r>
              <w:rPr>
                <w:sz w:val="20"/>
                <w:szCs w:val="20"/>
              </w:rPr>
              <w:t xml:space="preserve"> 2011</w:t>
            </w:r>
          </w:p>
        </w:tc>
        <w:tc>
          <w:tcPr>
            <w:tcW w:w="628" w:type="dxa"/>
            <w:tcBorders>
              <w:top w:val="single" w:sz="4" w:space="0" w:color="000000"/>
            </w:tcBorders>
            <w:vAlign w:val="bottom"/>
          </w:tcPr>
          <w:p w14:paraId="4CF5B85A" w14:textId="77777777" w:rsidR="00D47A72" w:rsidRDefault="00000000">
            <w:pPr>
              <w:widowControl w:val="0"/>
              <w:jc w:val="right"/>
              <w:rPr>
                <w:sz w:val="20"/>
                <w:szCs w:val="20"/>
              </w:rPr>
            </w:pPr>
            <w:r>
              <w:rPr>
                <w:sz w:val="20"/>
                <w:szCs w:val="20"/>
              </w:rPr>
              <w:t xml:space="preserve"> 2020</w:t>
            </w:r>
          </w:p>
        </w:tc>
        <w:tc>
          <w:tcPr>
            <w:tcW w:w="91" w:type="dxa"/>
            <w:vAlign w:val="bottom"/>
          </w:tcPr>
          <w:p w14:paraId="09AE270C" w14:textId="77777777" w:rsidR="00D47A72" w:rsidRDefault="00D47A72">
            <w:pPr>
              <w:widowControl w:val="0"/>
              <w:jc w:val="right"/>
              <w:rPr>
                <w:sz w:val="20"/>
                <w:szCs w:val="20"/>
              </w:rPr>
            </w:pPr>
          </w:p>
        </w:tc>
        <w:tc>
          <w:tcPr>
            <w:tcW w:w="629" w:type="dxa"/>
            <w:tcBorders>
              <w:top w:val="single" w:sz="4" w:space="0" w:color="000000"/>
            </w:tcBorders>
            <w:vAlign w:val="bottom"/>
          </w:tcPr>
          <w:p w14:paraId="791C9C5F" w14:textId="77777777" w:rsidR="00D47A72"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59A7DE5F" w14:textId="77777777" w:rsidR="00D47A72" w:rsidRDefault="00000000">
            <w:pPr>
              <w:widowControl w:val="0"/>
              <w:jc w:val="right"/>
              <w:rPr>
                <w:sz w:val="20"/>
                <w:szCs w:val="20"/>
              </w:rPr>
            </w:pPr>
            <w:r>
              <w:rPr>
                <w:sz w:val="20"/>
                <w:szCs w:val="20"/>
              </w:rPr>
              <w:t>1995</w:t>
            </w:r>
          </w:p>
        </w:tc>
        <w:tc>
          <w:tcPr>
            <w:tcW w:w="632" w:type="dxa"/>
            <w:tcBorders>
              <w:top w:val="single" w:sz="4" w:space="0" w:color="000000"/>
            </w:tcBorders>
            <w:vAlign w:val="bottom"/>
          </w:tcPr>
          <w:p w14:paraId="180AD814" w14:textId="77777777" w:rsidR="00D47A72" w:rsidRDefault="00000000">
            <w:pPr>
              <w:widowControl w:val="0"/>
              <w:jc w:val="right"/>
              <w:rPr>
                <w:sz w:val="20"/>
                <w:szCs w:val="20"/>
              </w:rPr>
            </w:pPr>
            <w:r>
              <w:rPr>
                <w:sz w:val="20"/>
                <w:szCs w:val="20"/>
              </w:rPr>
              <w:t>2011</w:t>
            </w:r>
          </w:p>
        </w:tc>
        <w:tc>
          <w:tcPr>
            <w:tcW w:w="631" w:type="dxa"/>
            <w:tcBorders>
              <w:top w:val="single" w:sz="4" w:space="0" w:color="000000"/>
            </w:tcBorders>
            <w:vAlign w:val="bottom"/>
          </w:tcPr>
          <w:p w14:paraId="73102A84" w14:textId="77777777" w:rsidR="00D47A72" w:rsidRDefault="00000000">
            <w:pPr>
              <w:widowControl w:val="0"/>
              <w:jc w:val="right"/>
              <w:rPr>
                <w:sz w:val="20"/>
                <w:szCs w:val="20"/>
              </w:rPr>
            </w:pPr>
            <w:r>
              <w:rPr>
                <w:sz w:val="20"/>
                <w:szCs w:val="20"/>
              </w:rPr>
              <w:t>2020</w:t>
            </w:r>
          </w:p>
        </w:tc>
        <w:tc>
          <w:tcPr>
            <w:tcW w:w="91" w:type="dxa"/>
            <w:vAlign w:val="bottom"/>
          </w:tcPr>
          <w:p w14:paraId="4E3BED15" w14:textId="77777777" w:rsidR="00D47A72" w:rsidRDefault="00D47A72">
            <w:pPr>
              <w:widowControl w:val="0"/>
              <w:jc w:val="right"/>
              <w:rPr>
                <w:sz w:val="20"/>
                <w:szCs w:val="20"/>
              </w:rPr>
            </w:pPr>
          </w:p>
        </w:tc>
        <w:tc>
          <w:tcPr>
            <w:tcW w:w="629" w:type="dxa"/>
            <w:tcBorders>
              <w:top w:val="single" w:sz="4" w:space="0" w:color="000000"/>
            </w:tcBorders>
            <w:vAlign w:val="bottom"/>
          </w:tcPr>
          <w:p w14:paraId="6C032474" w14:textId="77777777" w:rsidR="00D47A72" w:rsidRDefault="00000000">
            <w:pPr>
              <w:widowControl w:val="0"/>
              <w:jc w:val="right"/>
              <w:rPr>
                <w:sz w:val="20"/>
                <w:szCs w:val="20"/>
              </w:rPr>
            </w:pPr>
            <w:r>
              <w:rPr>
                <w:sz w:val="20"/>
                <w:szCs w:val="20"/>
              </w:rPr>
              <w:t>1987</w:t>
            </w:r>
          </w:p>
        </w:tc>
        <w:tc>
          <w:tcPr>
            <w:tcW w:w="634" w:type="dxa"/>
            <w:tcBorders>
              <w:top w:val="single" w:sz="4" w:space="0" w:color="000000"/>
            </w:tcBorders>
            <w:vAlign w:val="bottom"/>
          </w:tcPr>
          <w:p w14:paraId="4F9A7093" w14:textId="77777777" w:rsidR="00D47A72" w:rsidRDefault="00000000">
            <w:pPr>
              <w:widowControl w:val="0"/>
              <w:jc w:val="right"/>
              <w:rPr>
                <w:sz w:val="20"/>
                <w:szCs w:val="20"/>
              </w:rPr>
            </w:pPr>
            <w:r>
              <w:rPr>
                <w:sz w:val="20"/>
                <w:szCs w:val="20"/>
              </w:rPr>
              <w:t>1995</w:t>
            </w:r>
          </w:p>
        </w:tc>
        <w:tc>
          <w:tcPr>
            <w:tcW w:w="628" w:type="dxa"/>
            <w:tcBorders>
              <w:top w:val="single" w:sz="4" w:space="0" w:color="000000"/>
            </w:tcBorders>
            <w:vAlign w:val="bottom"/>
          </w:tcPr>
          <w:p w14:paraId="72DD89BF" w14:textId="77777777" w:rsidR="00D47A72" w:rsidRDefault="00000000">
            <w:pPr>
              <w:widowControl w:val="0"/>
              <w:jc w:val="right"/>
              <w:rPr>
                <w:sz w:val="20"/>
                <w:szCs w:val="20"/>
              </w:rPr>
            </w:pPr>
            <w:r>
              <w:rPr>
                <w:sz w:val="20"/>
                <w:szCs w:val="20"/>
              </w:rPr>
              <w:t>2011</w:t>
            </w:r>
          </w:p>
        </w:tc>
        <w:tc>
          <w:tcPr>
            <w:tcW w:w="632" w:type="dxa"/>
            <w:tcBorders>
              <w:top w:val="single" w:sz="4" w:space="0" w:color="000000"/>
            </w:tcBorders>
            <w:vAlign w:val="bottom"/>
          </w:tcPr>
          <w:p w14:paraId="37FA5621" w14:textId="77777777" w:rsidR="00D47A72" w:rsidRDefault="00000000">
            <w:pPr>
              <w:widowControl w:val="0"/>
              <w:jc w:val="right"/>
              <w:rPr>
                <w:sz w:val="20"/>
                <w:szCs w:val="20"/>
              </w:rPr>
            </w:pPr>
            <w:r>
              <w:rPr>
                <w:sz w:val="20"/>
                <w:szCs w:val="20"/>
              </w:rPr>
              <w:t>2020</w:t>
            </w:r>
          </w:p>
        </w:tc>
        <w:tc>
          <w:tcPr>
            <w:tcW w:w="91" w:type="dxa"/>
            <w:vAlign w:val="bottom"/>
          </w:tcPr>
          <w:p w14:paraId="19C6FFA4" w14:textId="77777777" w:rsidR="00D47A72" w:rsidRDefault="00D47A72">
            <w:pPr>
              <w:widowControl w:val="0"/>
              <w:jc w:val="right"/>
              <w:rPr>
                <w:sz w:val="20"/>
                <w:szCs w:val="20"/>
              </w:rPr>
            </w:pPr>
          </w:p>
        </w:tc>
        <w:tc>
          <w:tcPr>
            <w:tcW w:w="628" w:type="dxa"/>
            <w:tcBorders>
              <w:top w:val="single" w:sz="4" w:space="0" w:color="000000"/>
            </w:tcBorders>
            <w:vAlign w:val="bottom"/>
          </w:tcPr>
          <w:p w14:paraId="0249ED48" w14:textId="77777777" w:rsidR="00D47A72" w:rsidRDefault="00000000">
            <w:pPr>
              <w:widowControl w:val="0"/>
              <w:jc w:val="right"/>
              <w:rPr>
                <w:sz w:val="20"/>
                <w:szCs w:val="20"/>
              </w:rPr>
            </w:pPr>
            <w:r>
              <w:rPr>
                <w:sz w:val="20"/>
                <w:szCs w:val="20"/>
              </w:rPr>
              <w:t>1987</w:t>
            </w:r>
          </w:p>
        </w:tc>
        <w:tc>
          <w:tcPr>
            <w:tcW w:w="631" w:type="dxa"/>
            <w:tcBorders>
              <w:top w:val="single" w:sz="4" w:space="0" w:color="000000"/>
            </w:tcBorders>
            <w:vAlign w:val="bottom"/>
          </w:tcPr>
          <w:p w14:paraId="69208732" w14:textId="77777777" w:rsidR="00D47A72" w:rsidRDefault="00000000">
            <w:pPr>
              <w:widowControl w:val="0"/>
              <w:jc w:val="right"/>
              <w:rPr>
                <w:sz w:val="20"/>
                <w:szCs w:val="20"/>
              </w:rPr>
            </w:pPr>
            <w:r>
              <w:rPr>
                <w:sz w:val="20"/>
                <w:szCs w:val="20"/>
              </w:rPr>
              <w:t>1995</w:t>
            </w:r>
          </w:p>
        </w:tc>
        <w:tc>
          <w:tcPr>
            <w:tcW w:w="629" w:type="dxa"/>
            <w:tcBorders>
              <w:top w:val="single" w:sz="4" w:space="0" w:color="000000"/>
            </w:tcBorders>
            <w:vAlign w:val="bottom"/>
          </w:tcPr>
          <w:p w14:paraId="1FEF712B" w14:textId="77777777" w:rsidR="00D47A72" w:rsidRDefault="00000000">
            <w:pPr>
              <w:widowControl w:val="0"/>
              <w:jc w:val="right"/>
              <w:rPr>
                <w:sz w:val="20"/>
                <w:szCs w:val="20"/>
              </w:rPr>
            </w:pPr>
            <w:r>
              <w:rPr>
                <w:sz w:val="20"/>
                <w:szCs w:val="20"/>
              </w:rPr>
              <w:t>2011</w:t>
            </w:r>
          </w:p>
        </w:tc>
        <w:tc>
          <w:tcPr>
            <w:tcW w:w="695" w:type="dxa"/>
            <w:tcBorders>
              <w:top w:val="single" w:sz="4" w:space="0" w:color="000000"/>
            </w:tcBorders>
            <w:vAlign w:val="bottom"/>
          </w:tcPr>
          <w:p w14:paraId="3FD54D99" w14:textId="77777777" w:rsidR="00D47A72" w:rsidRDefault="00000000">
            <w:pPr>
              <w:widowControl w:val="0"/>
              <w:jc w:val="right"/>
              <w:rPr>
                <w:sz w:val="20"/>
                <w:szCs w:val="20"/>
              </w:rPr>
            </w:pPr>
            <w:r>
              <w:rPr>
                <w:sz w:val="20"/>
                <w:szCs w:val="20"/>
              </w:rPr>
              <w:t>2020</w:t>
            </w:r>
          </w:p>
        </w:tc>
      </w:tr>
      <w:tr w:rsidR="00D47A72" w14:paraId="6132E572" w14:textId="77777777">
        <w:trPr>
          <w:trHeight w:val="256"/>
        </w:trPr>
        <w:tc>
          <w:tcPr>
            <w:tcW w:w="896" w:type="dxa"/>
            <w:vMerge/>
            <w:vAlign w:val="bottom"/>
          </w:tcPr>
          <w:p w14:paraId="4ECE2560" w14:textId="77777777" w:rsidR="00D47A72" w:rsidRDefault="00D47A72">
            <w:pPr>
              <w:widowControl w:val="0"/>
              <w:jc w:val="center"/>
              <w:rPr>
                <w:b/>
                <w:sz w:val="20"/>
                <w:szCs w:val="20"/>
              </w:rPr>
            </w:pPr>
          </w:p>
        </w:tc>
        <w:tc>
          <w:tcPr>
            <w:tcW w:w="749" w:type="dxa"/>
            <w:vAlign w:val="bottom"/>
          </w:tcPr>
          <w:p w14:paraId="557CB881" w14:textId="77777777" w:rsidR="00D47A72" w:rsidRDefault="00000000">
            <w:pPr>
              <w:widowControl w:val="0"/>
              <w:rPr>
                <w:sz w:val="20"/>
                <w:szCs w:val="20"/>
              </w:rPr>
            </w:pPr>
            <w:r>
              <w:rPr>
                <w:sz w:val="20"/>
                <w:szCs w:val="20"/>
              </w:rPr>
              <w:t>Age</w:t>
            </w:r>
          </w:p>
        </w:tc>
        <w:tc>
          <w:tcPr>
            <w:tcW w:w="608" w:type="dxa"/>
            <w:tcBorders>
              <w:bottom w:val="single" w:sz="4" w:space="0" w:color="000000"/>
            </w:tcBorders>
            <w:vAlign w:val="bottom"/>
          </w:tcPr>
          <w:p w14:paraId="2CBF0488" w14:textId="77777777" w:rsidR="00D47A72"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371D9CD0" w14:textId="77777777" w:rsidR="00D47A72" w:rsidRDefault="00000000">
            <w:pPr>
              <w:widowControl w:val="0"/>
              <w:jc w:val="right"/>
              <w:rPr>
                <w:sz w:val="20"/>
                <w:szCs w:val="20"/>
              </w:rPr>
            </w:pPr>
            <w:r>
              <w:rPr>
                <w:sz w:val="20"/>
                <w:szCs w:val="20"/>
              </w:rPr>
              <w:t>8</w:t>
            </w:r>
          </w:p>
        </w:tc>
        <w:tc>
          <w:tcPr>
            <w:tcW w:w="660" w:type="dxa"/>
            <w:tcBorders>
              <w:bottom w:val="single" w:sz="4" w:space="0" w:color="000000"/>
            </w:tcBorders>
            <w:vAlign w:val="bottom"/>
          </w:tcPr>
          <w:p w14:paraId="0615B560" w14:textId="77777777" w:rsidR="00D47A72" w:rsidRDefault="00000000">
            <w:pPr>
              <w:widowControl w:val="0"/>
              <w:jc w:val="right"/>
              <w:rPr>
                <w:sz w:val="20"/>
                <w:szCs w:val="20"/>
              </w:rPr>
            </w:pPr>
            <w:r>
              <w:rPr>
                <w:sz w:val="20"/>
                <w:szCs w:val="20"/>
              </w:rPr>
              <w:t>24</w:t>
            </w:r>
          </w:p>
        </w:tc>
        <w:tc>
          <w:tcPr>
            <w:tcW w:w="632" w:type="dxa"/>
            <w:tcBorders>
              <w:bottom w:val="single" w:sz="4" w:space="0" w:color="000000"/>
            </w:tcBorders>
            <w:vAlign w:val="bottom"/>
          </w:tcPr>
          <w:p w14:paraId="09DBE73D" w14:textId="77777777" w:rsidR="00D47A72" w:rsidRDefault="00000000">
            <w:pPr>
              <w:widowControl w:val="0"/>
              <w:jc w:val="right"/>
              <w:rPr>
                <w:sz w:val="20"/>
                <w:szCs w:val="20"/>
              </w:rPr>
            </w:pPr>
            <w:r>
              <w:rPr>
                <w:sz w:val="20"/>
                <w:szCs w:val="20"/>
              </w:rPr>
              <w:t>33</w:t>
            </w:r>
          </w:p>
        </w:tc>
        <w:tc>
          <w:tcPr>
            <w:tcW w:w="79" w:type="dxa"/>
            <w:vAlign w:val="bottom"/>
          </w:tcPr>
          <w:p w14:paraId="5442CDF3" w14:textId="77777777" w:rsidR="00D47A72" w:rsidRDefault="00D47A72">
            <w:pPr>
              <w:widowControl w:val="0"/>
              <w:jc w:val="right"/>
              <w:rPr>
                <w:sz w:val="20"/>
                <w:szCs w:val="20"/>
              </w:rPr>
            </w:pPr>
          </w:p>
        </w:tc>
        <w:tc>
          <w:tcPr>
            <w:tcW w:w="609" w:type="dxa"/>
            <w:tcBorders>
              <w:bottom w:val="single" w:sz="4" w:space="0" w:color="000000"/>
            </w:tcBorders>
            <w:vAlign w:val="bottom"/>
          </w:tcPr>
          <w:p w14:paraId="21E3C55C" w14:textId="77777777" w:rsidR="00D47A72"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3A172B58" w14:textId="77777777" w:rsidR="00D47A72" w:rsidRDefault="00000000">
            <w:pPr>
              <w:widowControl w:val="0"/>
              <w:jc w:val="right"/>
              <w:rPr>
                <w:sz w:val="20"/>
                <w:szCs w:val="20"/>
              </w:rPr>
            </w:pPr>
            <w:r>
              <w:rPr>
                <w:sz w:val="20"/>
                <w:szCs w:val="20"/>
              </w:rPr>
              <w:t>8</w:t>
            </w:r>
          </w:p>
        </w:tc>
        <w:tc>
          <w:tcPr>
            <w:tcW w:w="637" w:type="dxa"/>
            <w:tcBorders>
              <w:bottom w:val="single" w:sz="4" w:space="0" w:color="000000"/>
            </w:tcBorders>
            <w:vAlign w:val="bottom"/>
          </w:tcPr>
          <w:p w14:paraId="25E6AF67" w14:textId="77777777" w:rsidR="00D47A72" w:rsidRDefault="00000000">
            <w:pPr>
              <w:widowControl w:val="0"/>
              <w:jc w:val="right"/>
              <w:rPr>
                <w:sz w:val="20"/>
                <w:szCs w:val="20"/>
              </w:rPr>
            </w:pPr>
            <w:r>
              <w:rPr>
                <w:sz w:val="20"/>
                <w:szCs w:val="20"/>
              </w:rPr>
              <w:t>24</w:t>
            </w:r>
          </w:p>
        </w:tc>
        <w:tc>
          <w:tcPr>
            <w:tcW w:w="628" w:type="dxa"/>
            <w:tcBorders>
              <w:bottom w:val="single" w:sz="4" w:space="0" w:color="000000"/>
            </w:tcBorders>
            <w:vAlign w:val="bottom"/>
          </w:tcPr>
          <w:p w14:paraId="1DE3D37E" w14:textId="77777777" w:rsidR="00D47A72" w:rsidRDefault="00000000">
            <w:pPr>
              <w:widowControl w:val="0"/>
              <w:jc w:val="right"/>
              <w:rPr>
                <w:sz w:val="20"/>
                <w:szCs w:val="20"/>
              </w:rPr>
            </w:pPr>
            <w:r>
              <w:rPr>
                <w:sz w:val="20"/>
                <w:szCs w:val="20"/>
              </w:rPr>
              <w:t>33</w:t>
            </w:r>
          </w:p>
        </w:tc>
        <w:tc>
          <w:tcPr>
            <w:tcW w:w="91" w:type="dxa"/>
            <w:vAlign w:val="bottom"/>
          </w:tcPr>
          <w:p w14:paraId="483550C8" w14:textId="77777777" w:rsidR="00D47A72" w:rsidRDefault="00D47A72">
            <w:pPr>
              <w:widowControl w:val="0"/>
              <w:jc w:val="right"/>
              <w:rPr>
                <w:sz w:val="20"/>
                <w:szCs w:val="20"/>
              </w:rPr>
            </w:pPr>
          </w:p>
        </w:tc>
        <w:tc>
          <w:tcPr>
            <w:tcW w:w="629" w:type="dxa"/>
            <w:tcBorders>
              <w:bottom w:val="single" w:sz="4" w:space="0" w:color="000000"/>
            </w:tcBorders>
            <w:vAlign w:val="bottom"/>
          </w:tcPr>
          <w:p w14:paraId="4068D17D" w14:textId="77777777" w:rsidR="00D47A72"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1039712B" w14:textId="77777777" w:rsidR="00D47A72"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06B74069" w14:textId="77777777" w:rsidR="00D47A72" w:rsidRDefault="00000000">
            <w:pPr>
              <w:widowControl w:val="0"/>
              <w:jc w:val="right"/>
              <w:rPr>
                <w:sz w:val="20"/>
                <w:szCs w:val="20"/>
              </w:rPr>
            </w:pPr>
            <w:r>
              <w:rPr>
                <w:sz w:val="20"/>
                <w:szCs w:val="20"/>
              </w:rPr>
              <w:t>11</w:t>
            </w:r>
          </w:p>
        </w:tc>
        <w:tc>
          <w:tcPr>
            <w:tcW w:w="631" w:type="dxa"/>
            <w:tcBorders>
              <w:bottom w:val="single" w:sz="4" w:space="0" w:color="000000"/>
            </w:tcBorders>
            <w:vAlign w:val="bottom"/>
          </w:tcPr>
          <w:p w14:paraId="3F2EC20E" w14:textId="77777777" w:rsidR="00D47A72" w:rsidRDefault="00000000">
            <w:pPr>
              <w:widowControl w:val="0"/>
              <w:jc w:val="right"/>
              <w:rPr>
                <w:sz w:val="20"/>
                <w:szCs w:val="20"/>
              </w:rPr>
            </w:pPr>
            <w:r>
              <w:rPr>
                <w:sz w:val="20"/>
                <w:szCs w:val="20"/>
              </w:rPr>
              <w:t>20</w:t>
            </w:r>
          </w:p>
        </w:tc>
        <w:tc>
          <w:tcPr>
            <w:tcW w:w="91" w:type="dxa"/>
            <w:vAlign w:val="bottom"/>
          </w:tcPr>
          <w:p w14:paraId="7FD7589E" w14:textId="77777777" w:rsidR="00D47A72" w:rsidRDefault="00D47A72">
            <w:pPr>
              <w:widowControl w:val="0"/>
              <w:jc w:val="right"/>
              <w:rPr>
                <w:sz w:val="20"/>
                <w:szCs w:val="20"/>
              </w:rPr>
            </w:pPr>
          </w:p>
        </w:tc>
        <w:tc>
          <w:tcPr>
            <w:tcW w:w="629" w:type="dxa"/>
            <w:tcBorders>
              <w:bottom w:val="single" w:sz="4" w:space="0" w:color="000000"/>
            </w:tcBorders>
            <w:vAlign w:val="bottom"/>
          </w:tcPr>
          <w:p w14:paraId="036F94D2" w14:textId="77777777" w:rsidR="00D47A72"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6AACF3A9" w14:textId="77777777" w:rsidR="00D47A72"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080C7D27" w14:textId="77777777" w:rsidR="00D47A72" w:rsidRDefault="00000000">
            <w:pPr>
              <w:widowControl w:val="0"/>
              <w:jc w:val="right"/>
              <w:rPr>
                <w:sz w:val="20"/>
                <w:szCs w:val="20"/>
              </w:rPr>
            </w:pPr>
            <w:r>
              <w:rPr>
                <w:sz w:val="20"/>
                <w:szCs w:val="20"/>
              </w:rPr>
              <w:t>11</w:t>
            </w:r>
          </w:p>
        </w:tc>
        <w:tc>
          <w:tcPr>
            <w:tcW w:w="632" w:type="dxa"/>
            <w:tcBorders>
              <w:bottom w:val="single" w:sz="4" w:space="0" w:color="000000"/>
            </w:tcBorders>
            <w:vAlign w:val="bottom"/>
          </w:tcPr>
          <w:p w14:paraId="622A0414" w14:textId="77777777" w:rsidR="00D47A72" w:rsidRDefault="00000000">
            <w:pPr>
              <w:widowControl w:val="0"/>
              <w:jc w:val="right"/>
              <w:rPr>
                <w:sz w:val="20"/>
                <w:szCs w:val="20"/>
              </w:rPr>
            </w:pPr>
            <w:r>
              <w:rPr>
                <w:sz w:val="20"/>
                <w:szCs w:val="20"/>
              </w:rPr>
              <w:t>20</w:t>
            </w:r>
          </w:p>
        </w:tc>
        <w:tc>
          <w:tcPr>
            <w:tcW w:w="91" w:type="dxa"/>
            <w:vAlign w:val="bottom"/>
          </w:tcPr>
          <w:p w14:paraId="00EB54FA" w14:textId="77777777" w:rsidR="00D47A72" w:rsidRDefault="00D47A72">
            <w:pPr>
              <w:widowControl w:val="0"/>
              <w:jc w:val="right"/>
              <w:rPr>
                <w:sz w:val="20"/>
                <w:szCs w:val="20"/>
              </w:rPr>
            </w:pPr>
          </w:p>
        </w:tc>
        <w:tc>
          <w:tcPr>
            <w:tcW w:w="628" w:type="dxa"/>
            <w:tcBorders>
              <w:bottom w:val="single" w:sz="4" w:space="0" w:color="000000"/>
            </w:tcBorders>
            <w:vAlign w:val="bottom"/>
          </w:tcPr>
          <w:p w14:paraId="5F27A8E6" w14:textId="77777777" w:rsidR="00D47A72" w:rsidRDefault="00000000">
            <w:pPr>
              <w:widowControl w:val="0"/>
              <w:jc w:val="right"/>
              <w:rPr>
                <w:sz w:val="20"/>
                <w:szCs w:val="20"/>
              </w:rPr>
            </w:pPr>
            <w:r>
              <w:rPr>
                <w:sz w:val="20"/>
                <w:szCs w:val="20"/>
              </w:rPr>
              <w:t>12</w:t>
            </w:r>
          </w:p>
        </w:tc>
        <w:tc>
          <w:tcPr>
            <w:tcW w:w="631" w:type="dxa"/>
            <w:tcBorders>
              <w:bottom w:val="single" w:sz="4" w:space="0" w:color="000000"/>
            </w:tcBorders>
            <w:vAlign w:val="bottom"/>
          </w:tcPr>
          <w:p w14:paraId="0F877499" w14:textId="77777777" w:rsidR="00D47A72" w:rsidRDefault="00000000">
            <w:pPr>
              <w:widowControl w:val="0"/>
              <w:jc w:val="right"/>
              <w:rPr>
                <w:sz w:val="20"/>
                <w:szCs w:val="20"/>
              </w:rPr>
            </w:pPr>
            <w:r>
              <w:rPr>
                <w:sz w:val="20"/>
                <w:szCs w:val="20"/>
              </w:rPr>
              <w:t>NA</w:t>
            </w:r>
          </w:p>
        </w:tc>
        <w:tc>
          <w:tcPr>
            <w:tcW w:w="629" w:type="dxa"/>
            <w:tcBorders>
              <w:bottom w:val="single" w:sz="4" w:space="0" w:color="000000"/>
            </w:tcBorders>
            <w:vAlign w:val="bottom"/>
          </w:tcPr>
          <w:p w14:paraId="5A90C5E1" w14:textId="77777777" w:rsidR="00D47A72" w:rsidRDefault="00000000">
            <w:pPr>
              <w:widowControl w:val="0"/>
              <w:jc w:val="right"/>
              <w:rPr>
                <w:sz w:val="20"/>
                <w:szCs w:val="20"/>
              </w:rPr>
            </w:pPr>
            <w:r>
              <w:rPr>
                <w:sz w:val="20"/>
                <w:szCs w:val="20"/>
              </w:rPr>
              <w:t>36</w:t>
            </w:r>
          </w:p>
        </w:tc>
        <w:tc>
          <w:tcPr>
            <w:tcW w:w="695" w:type="dxa"/>
            <w:tcBorders>
              <w:bottom w:val="single" w:sz="4" w:space="0" w:color="000000"/>
            </w:tcBorders>
            <w:vAlign w:val="bottom"/>
          </w:tcPr>
          <w:p w14:paraId="7F0440B2" w14:textId="77777777" w:rsidR="00D47A72" w:rsidRDefault="00000000">
            <w:pPr>
              <w:widowControl w:val="0"/>
              <w:jc w:val="right"/>
              <w:rPr>
                <w:sz w:val="20"/>
                <w:szCs w:val="20"/>
              </w:rPr>
            </w:pPr>
            <w:r>
              <w:rPr>
                <w:sz w:val="20"/>
                <w:szCs w:val="20"/>
              </w:rPr>
              <w:t>45</w:t>
            </w:r>
          </w:p>
        </w:tc>
      </w:tr>
      <w:tr w:rsidR="00D47A72" w14:paraId="78A4C9AD" w14:textId="77777777">
        <w:trPr>
          <w:trHeight w:val="256"/>
        </w:trPr>
        <w:tc>
          <w:tcPr>
            <w:tcW w:w="896" w:type="dxa"/>
            <w:vMerge/>
            <w:vAlign w:val="center"/>
          </w:tcPr>
          <w:p w14:paraId="78993F1F" w14:textId="77777777" w:rsidR="00D47A72" w:rsidRDefault="00D47A72">
            <w:pPr>
              <w:widowControl w:val="0"/>
              <w:jc w:val="center"/>
              <w:rPr>
                <w:b/>
                <w:sz w:val="20"/>
                <w:szCs w:val="20"/>
              </w:rPr>
            </w:pPr>
          </w:p>
        </w:tc>
        <w:tc>
          <w:tcPr>
            <w:tcW w:w="749" w:type="dxa"/>
            <w:vAlign w:val="bottom"/>
          </w:tcPr>
          <w:p w14:paraId="2A177A01" w14:textId="77777777" w:rsidR="00D47A72" w:rsidRDefault="00000000">
            <w:pPr>
              <w:widowControl w:val="0"/>
              <w:rPr>
                <w:sz w:val="20"/>
                <w:szCs w:val="20"/>
              </w:rPr>
            </w:pPr>
            <w:r>
              <w:rPr>
                <w:sz w:val="20"/>
                <w:szCs w:val="20"/>
              </w:rPr>
              <w:t>mean</w:t>
            </w:r>
          </w:p>
        </w:tc>
        <w:tc>
          <w:tcPr>
            <w:tcW w:w="608" w:type="dxa"/>
            <w:tcBorders>
              <w:top w:val="single" w:sz="4" w:space="0" w:color="000000"/>
            </w:tcBorders>
            <w:vAlign w:val="bottom"/>
          </w:tcPr>
          <w:p w14:paraId="61B04803" w14:textId="77777777" w:rsidR="00D47A72"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42C77827" w14:textId="77777777" w:rsidR="00D47A72" w:rsidRDefault="00000000">
            <w:pPr>
              <w:widowControl w:val="0"/>
              <w:jc w:val="right"/>
              <w:rPr>
                <w:sz w:val="20"/>
                <w:szCs w:val="20"/>
              </w:rPr>
            </w:pPr>
            <w:r>
              <w:rPr>
                <w:sz w:val="20"/>
                <w:szCs w:val="20"/>
              </w:rPr>
              <w:t>163.0</w:t>
            </w:r>
          </w:p>
        </w:tc>
        <w:tc>
          <w:tcPr>
            <w:tcW w:w="660" w:type="dxa"/>
            <w:tcBorders>
              <w:top w:val="single" w:sz="4" w:space="0" w:color="000000"/>
            </w:tcBorders>
            <w:vAlign w:val="bottom"/>
          </w:tcPr>
          <w:p w14:paraId="79593A92" w14:textId="77777777" w:rsidR="00D47A72" w:rsidRDefault="00000000">
            <w:pPr>
              <w:widowControl w:val="0"/>
              <w:jc w:val="right"/>
              <w:rPr>
                <w:sz w:val="20"/>
                <w:szCs w:val="20"/>
              </w:rPr>
            </w:pPr>
            <w:r>
              <w:rPr>
                <w:sz w:val="20"/>
                <w:szCs w:val="20"/>
              </w:rPr>
              <w:t>106.7</w:t>
            </w:r>
          </w:p>
        </w:tc>
        <w:tc>
          <w:tcPr>
            <w:tcW w:w="632" w:type="dxa"/>
            <w:tcBorders>
              <w:top w:val="single" w:sz="4" w:space="0" w:color="000000"/>
            </w:tcBorders>
            <w:vAlign w:val="bottom"/>
          </w:tcPr>
          <w:p w14:paraId="6F28DB09" w14:textId="77777777" w:rsidR="00D47A72" w:rsidRDefault="00000000">
            <w:pPr>
              <w:widowControl w:val="0"/>
              <w:jc w:val="right"/>
              <w:rPr>
                <w:sz w:val="20"/>
                <w:szCs w:val="20"/>
              </w:rPr>
            </w:pPr>
            <w:r>
              <w:rPr>
                <w:sz w:val="20"/>
                <w:szCs w:val="20"/>
              </w:rPr>
              <w:t>57.0</w:t>
            </w:r>
          </w:p>
        </w:tc>
        <w:tc>
          <w:tcPr>
            <w:tcW w:w="79" w:type="dxa"/>
            <w:vAlign w:val="bottom"/>
          </w:tcPr>
          <w:p w14:paraId="0D67ECF9" w14:textId="77777777" w:rsidR="00D47A72" w:rsidRDefault="00D47A72">
            <w:pPr>
              <w:widowControl w:val="0"/>
              <w:jc w:val="right"/>
              <w:rPr>
                <w:sz w:val="20"/>
                <w:szCs w:val="20"/>
              </w:rPr>
            </w:pPr>
          </w:p>
        </w:tc>
        <w:tc>
          <w:tcPr>
            <w:tcW w:w="609" w:type="dxa"/>
            <w:tcBorders>
              <w:top w:val="single" w:sz="4" w:space="0" w:color="000000"/>
            </w:tcBorders>
            <w:vAlign w:val="bottom"/>
          </w:tcPr>
          <w:p w14:paraId="66FAB3F1" w14:textId="77777777" w:rsidR="00D47A72" w:rsidRDefault="00000000">
            <w:pPr>
              <w:widowControl w:val="0"/>
              <w:jc w:val="right"/>
              <w:rPr>
                <w:sz w:val="20"/>
                <w:szCs w:val="20"/>
              </w:rPr>
            </w:pPr>
            <w:r>
              <w:rPr>
                <w:sz w:val="20"/>
                <w:szCs w:val="20"/>
              </w:rPr>
              <w:t>NA</w:t>
            </w:r>
          </w:p>
        </w:tc>
        <w:tc>
          <w:tcPr>
            <w:tcW w:w="635" w:type="dxa"/>
            <w:tcBorders>
              <w:top w:val="single" w:sz="4" w:space="0" w:color="000000"/>
            </w:tcBorders>
            <w:vAlign w:val="bottom"/>
          </w:tcPr>
          <w:p w14:paraId="3AD61A30" w14:textId="77777777" w:rsidR="00D47A72" w:rsidRDefault="00000000">
            <w:pPr>
              <w:widowControl w:val="0"/>
              <w:jc w:val="right"/>
              <w:rPr>
                <w:sz w:val="20"/>
                <w:szCs w:val="20"/>
              </w:rPr>
            </w:pPr>
            <w:r>
              <w:rPr>
                <w:sz w:val="20"/>
                <w:szCs w:val="20"/>
              </w:rPr>
              <w:t>161.4</w:t>
            </w:r>
          </w:p>
        </w:tc>
        <w:tc>
          <w:tcPr>
            <w:tcW w:w="637" w:type="dxa"/>
            <w:tcBorders>
              <w:top w:val="single" w:sz="4" w:space="0" w:color="000000"/>
            </w:tcBorders>
            <w:vAlign w:val="bottom"/>
          </w:tcPr>
          <w:p w14:paraId="42B78405" w14:textId="77777777" w:rsidR="00D47A72" w:rsidRDefault="00000000">
            <w:pPr>
              <w:widowControl w:val="0"/>
              <w:jc w:val="right"/>
              <w:rPr>
                <w:sz w:val="20"/>
                <w:szCs w:val="20"/>
              </w:rPr>
            </w:pPr>
            <w:r>
              <w:rPr>
                <w:sz w:val="20"/>
                <w:szCs w:val="20"/>
              </w:rPr>
              <w:t>127.0</w:t>
            </w:r>
          </w:p>
        </w:tc>
        <w:tc>
          <w:tcPr>
            <w:tcW w:w="628" w:type="dxa"/>
            <w:tcBorders>
              <w:top w:val="single" w:sz="4" w:space="0" w:color="000000"/>
            </w:tcBorders>
            <w:vAlign w:val="bottom"/>
          </w:tcPr>
          <w:p w14:paraId="155092D4" w14:textId="77777777" w:rsidR="00D47A72" w:rsidRDefault="00000000">
            <w:pPr>
              <w:widowControl w:val="0"/>
              <w:jc w:val="right"/>
              <w:rPr>
                <w:sz w:val="20"/>
                <w:szCs w:val="20"/>
              </w:rPr>
            </w:pPr>
            <w:r>
              <w:rPr>
                <w:sz w:val="20"/>
                <w:szCs w:val="20"/>
              </w:rPr>
              <w:t>74.6</w:t>
            </w:r>
          </w:p>
        </w:tc>
        <w:tc>
          <w:tcPr>
            <w:tcW w:w="91" w:type="dxa"/>
            <w:vAlign w:val="bottom"/>
          </w:tcPr>
          <w:p w14:paraId="4F1D8EC7" w14:textId="77777777" w:rsidR="00D47A72" w:rsidRDefault="00D47A72">
            <w:pPr>
              <w:widowControl w:val="0"/>
              <w:jc w:val="right"/>
              <w:rPr>
                <w:sz w:val="20"/>
                <w:szCs w:val="20"/>
              </w:rPr>
            </w:pPr>
          </w:p>
        </w:tc>
        <w:tc>
          <w:tcPr>
            <w:tcW w:w="629" w:type="dxa"/>
            <w:tcBorders>
              <w:top w:val="single" w:sz="4" w:space="0" w:color="000000"/>
            </w:tcBorders>
            <w:vAlign w:val="bottom"/>
          </w:tcPr>
          <w:p w14:paraId="3BFB583D" w14:textId="77777777" w:rsidR="00D47A72" w:rsidRDefault="00000000">
            <w:pPr>
              <w:widowControl w:val="0"/>
              <w:jc w:val="right"/>
              <w:rPr>
                <w:sz w:val="20"/>
                <w:szCs w:val="20"/>
              </w:rPr>
            </w:pPr>
            <w:r>
              <w:rPr>
                <w:sz w:val="20"/>
                <w:szCs w:val="20"/>
              </w:rPr>
              <w:t>NA</w:t>
            </w:r>
          </w:p>
        </w:tc>
        <w:tc>
          <w:tcPr>
            <w:tcW w:w="631" w:type="dxa"/>
            <w:tcBorders>
              <w:top w:val="single" w:sz="4" w:space="0" w:color="000000"/>
            </w:tcBorders>
            <w:vAlign w:val="bottom"/>
          </w:tcPr>
          <w:p w14:paraId="3474DDE0" w14:textId="77777777" w:rsidR="00D47A72" w:rsidRDefault="00000000">
            <w:pPr>
              <w:widowControl w:val="0"/>
              <w:jc w:val="right"/>
              <w:rPr>
                <w:sz w:val="20"/>
                <w:szCs w:val="20"/>
              </w:rPr>
            </w:pPr>
            <w:r>
              <w:rPr>
                <w:sz w:val="20"/>
                <w:szCs w:val="20"/>
              </w:rPr>
              <w:t>NA</w:t>
            </w:r>
          </w:p>
        </w:tc>
        <w:tc>
          <w:tcPr>
            <w:tcW w:w="632" w:type="dxa"/>
            <w:tcBorders>
              <w:top w:val="single" w:sz="4" w:space="0" w:color="000000"/>
            </w:tcBorders>
            <w:vAlign w:val="bottom"/>
          </w:tcPr>
          <w:p w14:paraId="02709952" w14:textId="77777777" w:rsidR="00D47A72" w:rsidRDefault="00000000">
            <w:pPr>
              <w:widowControl w:val="0"/>
              <w:jc w:val="right"/>
              <w:rPr>
                <w:sz w:val="20"/>
                <w:szCs w:val="20"/>
              </w:rPr>
            </w:pPr>
            <w:r>
              <w:rPr>
                <w:sz w:val="20"/>
                <w:szCs w:val="20"/>
              </w:rPr>
              <w:t>131.6</w:t>
            </w:r>
          </w:p>
        </w:tc>
        <w:tc>
          <w:tcPr>
            <w:tcW w:w="631" w:type="dxa"/>
            <w:tcBorders>
              <w:top w:val="single" w:sz="4" w:space="0" w:color="000000"/>
            </w:tcBorders>
            <w:vAlign w:val="bottom"/>
          </w:tcPr>
          <w:p w14:paraId="34B68215" w14:textId="77777777" w:rsidR="00D47A72" w:rsidRDefault="00000000">
            <w:pPr>
              <w:widowControl w:val="0"/>
              <w:jc w:val="right"/>
              <w:rPr>
                <w:sz w:val="20"/>
                <w:szCs w:val="20"/>
              </w:rPr>
            </w:pPr>
            <w:r>
              <w:rPr>
                <w:sz w:val="20"/>
                <w:szCs w:val="20"/>
              </w:rPr>
              <w:t>121.0</w:t>
            </w:r>
          </w:p>
        </w:tc>
        <w:tc>
          <w:tcPr>
            <w:tcW w:w="91" w:type="dxa"/>
            <w:vAlign w:val="bottom"/>
          </w:tcPr>
          <w:p w14:paraId="58A9284F" w14:textId="77777777" w:rsidR="00D47A72" w:rsidRDefault="00D47A72">
            <w:pPr>
              <w:widowControl w:val="0"/>
              <w:jc w:val="right"/>
              <w:rPr>
                <w:sz w:val="20"/>
                <w:szCs w:val="20"/>
              </w:rPr>
            </w:pPr>
          </w:p>
        </w:tc>
        <w:tc>
          <w:tcPr>
            <w:tcW w:w="629" w:type="dxa"/>
            <w:tcBorders>
              <w:top w:val="single" w:sz="4" w:space="0" w:color="000000"/>
            </w:tcBorders>
            <w:vAlign w:val="bottom"/>
          </w:tcPr>
          <w:p w14:paraId="6C7C56E2" w14:textId="77777777" w:rsidR="00D47A72" w:rsidRDefault="00000000">
            <w:pPr>
              <w:widowControl w:val="0"/>
              <w:jc w:val="right"/>
              <w:rPr>
                <w:sz w:val="20"/>
                <w:szCs w:val="20"/>
              </w:rPr>
            </w:pPr>
            <w:r>
              <w:rPr>
                <w:sz w:val="20"/>
                <w:szCs w:val="20"/>
              </w:rPr>
              <w:t>NA</w:t>
            </w:r>
          </w:p>
        </w:tc>
        <w:tc>
          <w:tcPr>
            <w:tcW w:w="634" w:type="dxa"/>
            <w:tcBorders>
              <w:top w:val="single" w:sz="4" w:space="0" w:color="000000"/>
            </w:tcBorders>
            <w:vAlign w:val="bottom"/>
          </w:tcPr>
          <w:p w14:paraId="791E036D" w14:textId="77777777" w:rsidR="00D47A72" w:rsidRDefault="00000000">
            <w:pPr>
              <w:widowControl w:val="0"/>
              <w:jc w:val="right"/>
              <w:rPr>
                <w:sz w:val="20"/>
                <w:szCs w:val="20"/>
              </w:rPr>
            </w:pPr>
            <w:r>
              <w:rPr>
                <w:sz w:val="20"/>
                <w:szCs w:val="20"/>
              </w:rPr>
              <w:t>NA</w:t>
            </w:r>
          </w:p>
        </w:tc>
        <w:tc>
          <w:tcPr>
            <w:tcW w:w="628" w:type="dxa"/>
            <w:tcBorders>
              <w:top w:val="single" w:sz="4" w:space="0" w:color="000000"/>
            </w:tcBorders>
            <w:vAlign w:val="bottom"/>
          </w:tcPr>
          <w:p w14:paraId="0F765906" w14:textId="77777777" w:rsidR="00D47A72" w:rsidRDefault="00000000">
            <w:pPr>
              <w:widowControl w:val="0"/>
              <w:jc w:val="right"/>
              <w:rPr>
                <w:sz w:val="20"/>
                <w:szCs w:val="20"/>
              </w:rPr>
            </w:pPr>
            <w:r>
              <w:rPr>
                <w:sz w:val="20"/>
                <w:szCs w:val="20"/>
              </w:rPr>
              <w:t>164.8</w:t>
            </w:r>
          </w:p>
        </w:tc>
        <w:tc>
          <w:tcPr>
            <w:tcW w:w="632" w:type="dxa"/>
            <w:tcBorders>
              <w:top w:val="single" w:sz="4" w:space="0" w:color="000000"/>
            </w:tcBorders>
            <w:vAlign w:val="bottom"/>
          </w:tcPr>
          <w:p w14:paraId="4A41E85C" w14:textId="77777777" w:rsidR="00D47A72" w:rsidRDefault="00000000">
            <w:pPr>
              <w:widowControl w:val="0"/>
              <w:jc w:val="right"/>
              <w:rPr>
                <w:sz w:val="20"/>
                <w:szCs w:val="20"/>
              </w:rPr>
            </w:pPr>
            <w:r>
              <w:rPr>
                <w:sz w:val="20"/>
                <w:szCs w:val="20"/>
              </w:rPr>
              <w:t>132.6</w:t>
            </w:r>
          </w:p>
        </w:tc>
        <w:tc>
          <w:tcPr>
            <w:tcW w:w="91" w:type="dxa"/>
            <w:vAlign w:val="bottom"/>
          </w:tcPr>
          <w:p w14:paraId="5D7BFF91" w14:textId="77777777" w:rsidR="00D47A72" w:rsidRDefault="00D47A72">
            <w:pPr>
              <w:widowControl w:val="0"/>
              <w:jc w:val="right"/>
              <w:rPr>
                <w:sz w:val="20"/>
                <w:szCs w:val="20"/>
              </w:rPr>
            </w:pPr>
          </w:p>
        </w:tc>
        <w:tc>
          <w:tcPr>
            <w:tcW w:w="628" w:type="dxa"/>
            <w:tcBorders>
              <w:top w:val="single" w:sz="4" w:space="0" w:color="000000"/>
            </w:tcBorders>
            <w:vAlign w:val="bottom"/>
          </w:tcPr>
          <w:p w14:paraId="790837F6" w14:textId="77777777" w:rsidR="00D47A72" w:rsidRDefault="00000000">
            <w:pPr>
              <w:widowControl w:val="0"/>
              <w:jc w:val="right"/>
              <w:rPr>
                <w:sz w:val="20"/>
                <w:szCs w:val="20"/>
              </w:rPr>
            </w:pPr>
            <w:r>
              <w:rPr>
                <w:sz w:val="20"/>
                <w:szCs w:val="20"/>
              </w:rPr>
              <w:t>157.6</w:t>
            </w:r>
          </w:p>
        </w:tc>
        <w:tc>
          <w:tcPr>
            <w:tcW w:w="631" w:type="dxa"/>
            <w:tcBorders>
              <w:top w:val="single" w:sz="4" w:space="0" w:color="000000"/>
            </w:tcBorders>
            <w:vAlign w:val="bottom"/>
          </w:tcPr>
          <w:p w14:paraId="4B57D3D9" w14:textId="77777777" w:rsidR="00D47A72" w:rsidRDefault="00000000">
            <w:pPr>
              <w:widowControl w:val="0"/>
              <w:jc w:val="right"/>
              <w:rPr>
                <w:sz w:val="20"/>
                <w:szCs w:val="20"/>
              </w:rPr>
            </w:pPr>
            <w:r>
              <w:rPr>
                <w:sz w:val="20"/>
                <w:szCs w:val="20"/>
              </w:rPr>
              <w:t>NA</w:t>
            </w:r>
          </w:p>
        </w:tc>
        <w:tc>
          <w:tcPr>
            <w:tcW w:w="629" w:type="dxa"/>
            <w:tcBorders>
              <w:top w:val="single" w:sz="4" w:space="0" w:color="000000"/>
            </w:tcBorders>
            <w:vAlign w:val="bottom"/>
          </w:tcPr>
          <w:p w14:paraId="036712DD" w14:textId="77777777" w:rsidR="00D47A72" w:rsidRDefault="00000000">
            <w:pPr>
              <w:widowControl w:val="0"/>
              <w:jc w:val="right"/>
              <w:rPr>
                <w:sz w:val="20"/>
                <w:szCs w:val="20"/>
              </w:rPr>
            </w:pPr>
            <w:r>
              <w:rPr>
                <w:sz w:val="20"/>
                <w:szCs w:val="20"/>
              </w:rPr>
              <w:t>73.2</w:t>
            </w:r>
          </w:p>
        </w:tc>
        <w:tc>
          <w:tcPr>
            <w:tcW w:w="695" w:type="dxa"/>
            <w:tcBorders>
              <w:top w:val="single" w:sz="4" w:space="0" w:color="000000"/>
            </w:tcBorders>
            <w:vAlign w:val="bottom"/>
          </w:tcPr>
          <w:p w14:paraId="244B5266" w14:textId="77777777" w:rsidR="00D47A72" w:rsidRDefault="00000000">
            <w:pPr>
              <w:widowControl w:val="0"/>
              <w:jc w:val="right"/>
              <w:rPr>
                <w:sz w:val="20"/>
                <w:szCs w:val="20"/>
              </w:rPr>
            </w:pPr>
            <w:r>
              <w:rPr>
                <w:sz w:val="20"/>
                <w:szCs w:val="20"/>
              </w:rPr>
              <w:t>55.6</w:t>
            </w:r>
          </w:p>
        </w:tc>
      </w:tr>
      <w:tr w:rsidR="00D47A72" w14:paraId="5166EA63" w14:textId="77777777">
        <w:trPr>
          <w:trHeight w:val="256"/>
        </w:trPr>
        <w:tc>
          <w:tcPr>
            <w:tcW w:w="896" w:type="dxa"/>
            <w:vMerge/>
            <w:vAlign w:val="bottom"/>
          </w:tcPr>
          <w:p w14:paraId="64D9DBA5" w14:textId="77777777" w:rsidR="00D47A72" w:rsidRDefault="00D47A72">
            <w:pPr>
              <w:widowControl w:val="0"/>
              <w:jc w:val="center"/>
              <w:rPr>
                <w:b/>
                <w:sz w:val="20"/>
                <w:szCs w:val="20"/>
              </w:rPr>
            </w:pPr>
          </w:p>
        </w:tc>
        <w:tc>
          <w:tcPr>
            <w:tcW w:w="749" w:type="dxa"/>
            <w:vAlign w:val="bottom"/>
          </w:tcPr>
          <w:p w14:paraId="14CC3511" w14:textId="77777777" w:rsidR="00D47A72" w:rsidRDefault="00000000">
            <w:pPr>
              <w:widowControl w:val="0"/>
              <w:rPr>
                <w:sz w:val="20"/>
                <w:szCs w:val="20"/>
              </w:rPr>
            </w:pPr>
            <w:r>
              <w:rPr>
                <w:sz w:val="20"/>
                <w:szCs w:val="20"/>
              </w:rPr>
              <w:t>SE</w:t>
            </w:r>
          </w:p>
        </w:tc>
        <w:tc>
          <w:tcPr>
            <w:tcW w:w="608" w:type="dxa"/>
            <w:vAlign w:val="bottom"/>
          </w:tcPr>
          <w:p w14:paraId="791C84C5" w14:textId="77777777" w:rsidR="00D47A72" w:rsidRDefault="00000000">
            <w:pPr>
              <w:widowControl w:val="0"/>
              <w:jc w:val="right"/>
              <w:rPr>
                <w:sz w:val="20"/>
                <w:szCs w:val="20"/>
              </w:rPr>
            </w:pPr>
            <w:r>
              <w:rPr>
                <w:sz w:val="20"/>
                <w:szCs w:val="20"/>
              </w:rPr>
              <w:t>NA</w:t>
            </w:r>
          </w:p>
        </w:tc>
        <w:tc>
          <w:tcPr>
            <w:tcW w:w="631" w:type="dxa"/>
            <w:vAlign w:val="bottom"/>
          </w:tcPr>
          <w:p w14:paraId="561E713A" w14:textId="77777777" w:rsidR="00D47A72" w:rsidRDefault="00000000">
            <w:pPr>
              <w:widowControl w:val="0"/>
              <w:jc w:val="right"/>
              <w:rPr>
                <w:sz w:val="20"/>
                <w:szCs w:val="20"/>
              </w:rPr>
            </w:pPr>
            <w:r>
              <w:rPr>
                <w:sz w:val="20"/>
                <w:szCs w:val="20"/>
              </w:rPr>
              <w:t>2.6</w:t>
            </w:r>
          </w:p>
        </w:tc>
        <w:tc>
          <w:tcPr>
            <w:tcW w:w="660" w:type="dxa"/>
            <w:vAlign w:val="bottom"/>
          </w:tcPr>
          <w:p w14:paraId="68EA9B0E" w14:textId="77777777" w:rsidR="00D47A72" w:rsidRDefault="00000000">
            <w:pPr>
              <w:widowControl w:val="0"/>
              <w:jc w:val="right"/>
              <w:rPr>
                <w:sz w:val="20"/>
                <w:szCs w:val="20"/>
              </w:rPr>
            </w:pPr>
            <w:r>
              <w:rPr>
                <w:sz w:val="20"/>
                <w:szCs w:val="20"/>
              </w:rPr>
              <w:t>5.6</w:t>
            </w:r>
          </w:p>
        </w:tc>
        <w:tc>
          <w:tcPr>
            <w:tcW w:w="632" w:type="dxa"/>
            <w:vAlign w:val="bottom"/>
          </w:tcPr>
          <w:p w14:paraId="0B4B51E3" w14:textId="77777777" w:rsidR="00D47A72" w:rsidRDefault="00000000">
            <w:pPr>
              <w:widowControl w:val="0"/>
              <w:jc w:val="right"/>
              <w:rPr>
                <w:sz w:val="20"/>
                <w:szCs w:val="20"/>
              </w:rPr>
            </w:pPr>
            <w:r>
              <w:rPr>
                <w:sz w:val="20"/>
                <w:szCs w:val="20"/>
              </w:rPr>
              <w:t>1.5</w:t>
            </w:r>
          </w:p>
        </w:tc>
        <w:tc>
          <w:tcPr>
            <w:tcW w:w="79" w:type="dxa"/>
            <w:vAlign w:val="bottom"/>
          </w:tcPr>
          <w:p w14:paraId="63913739" w14:textId="77777777" w:rsidR="00D47A72" w:rsidRDefault="00D47A72">
            <w:pPr>
              <w:widowControl w:val="0"/>
              <w:jc w:val="right"/>
              <w:rPr>
                <w:sz w:val="20"/>
                <w:szCs w:val="20"/>
              </w:rPr>
            </w:pPr>
          </w:p>
        </w:tc>
        <w:tc>
          <w:tcPr>
            <w:tcW w:w="609" w:type="dxa"/>
            <w:vAlign w:val="bottom"/>
          </w:tcPr>
          <w:p w14:paraId="550063AB" w14:textId="77777777" w:rsidR="00D47A72" w:rsidRDefault="00000000">
            <w:pPr>
              <w:widowControl w:val="0"/>
              <w:jc w:val="right"/>
              <w:rPr>
                <w:sz w:val="20"/>
                <w:szCs w:val="20"/>
              </w:rPr>
            </w:pPr>
            <w:r>
              <w:rPr>
                <w:sz w:val="20"/>
                <w:szCs w:val="20"/>
              </w:rPr>
              <w:t>NA</w:t>
            </w:r>
          </w:p>
        </w:tc>
        <w:tc>
          <w:tcPr>
            <w:tcW w:w="635" w:type="dxa"/>
            <w:vAlign w:val="bottom"/>
          </w:tcPr>
          <w:p w14:paraId="0AFC686C" w14:textId="77777777" w:rsidR="00D47A72" w:rsidRDefault="00000000">
            <w:pPr>
              <w:widowControl w:val="0"/>
              <w:jc w:val="right"/>
              <w:rPr>
                <w:sz w:val="20"/>
                <w:szCs w:val="20"/>
              </w:rPr>
            </w:pPr>
            <w:r>
              <w:rPr>
                <w:sz w:val="20"/>
                <w:szCs w:val="20"/>
              </w:rPr>
              <w:t>2.7</w:t>
            </w:r>
          </w:p>
        </w:tc>
        <w:tc>
          <w:tcPr>
            <w:tcW w:w="637" w:type="dxa"/>
            <w:vAlign w:val="bottom"/>
          </w:tcPr>
          <w:p w14:paraId="103EADC9" w14:textId="77777777" w:rsidR="00D47A72" w:rsidRDefault="00000000">
            <w:pPr>
              <w:widowControl w:val="0"/>
              <w:jc w:val="right"/>
              <w:rPr>
                <w:sz w:val="20"/>
                <w:szCs w:val="20"/>
              </w:rPr>
            </w:pPr>
            <w:r>
              <w:rPr>
                <w:sz w:val="20"/>
                <w:szCs w:val="20"/>
              </w:rPr>
              <w:t>5.8</w:t>
            </w:r>
          </w:p>
        </w:tc>
        <w:tc>
          <w:tcPr>
            <w:tcW w:w="628" w:type="dxa"/>
            <w:vAlign w:val="bottom"/>
          </w:tcPr>
          <w:p w14:paraId="4F9DB47C" w14:textId="77777777" w:rsidR="00D47A72" w:rsidRDefault="00000000">
            <w:pPr>
              <w:widowControl w:val="0"/>
              <w:jc w:val="right"/>
              <w:rPr>
                <w:sz w:val="20"/>
                <w:szCs w:val="20"/>
              </w:rPr>
            </w:pPr>
            <w:r>
              <w:rPr>
                <w:sz w:val="20"/>
                <w:szCs w:val="20"/>
              </w:rPr>
              <w:t>6.9</w:t>
            </w:r>
          </w:p>
        </w:tc>
        <w:tc>
          <w:tcPr>
            <w:tcW w:w="91" w:type="dxa"/>
            <w:vAlign w:val="bottom"/>
          </w:tcPr>
          <w:p w14:paraId="7021E949" w14:textId="77777777" w:rsidR="00D47A72" w:rsidRDefault="00D47A72">
            <w:pPr>
              <w:widowControl w:val="0"/>
              <w:jc w:val="right"/>
              <w:rPr>
                <w:sz w:val="20"/>
                <w:szCs w:val="20"/>
              </w:rPr>
            </w:pPr>
          </w:p>
        </w:tc>
        <w:tc>
          <w:tcPr>
            <w:tcW w:w="629" w:type="dxa"/>
            <w:vAlign w:val="bottom"/>
          </w:tcPr>
          <w:p w14:paraId="5FFF9977" w14:textId="77777777" w:rsidR="00D47A72" w:rsidRDefault="00000000">
            <w:pPr>
              <w:widowControl w:val="0"/>
              <w:jc w:val="right"/>
              <w:rPr>
                <w:sz w:val="20"/>
                <w:szCs w:val="20"/>
              </w:rPr>
            </w:pPr>
            <w:r>
              <w:rPr>
                <w:sz w:val="20"/>
                <w:szCs w:val="20"/>
              </w:rPr>
              <w:t>NA</w:t>
            </w:r>
          </w:p>
        </w:tc>
        <w:tc>
          <w:tcPr>
            <w:tcW w:w="631" w:type="dxa"/>
            <w:vAlign w:val="bottom"/>
          </w:tcPr>
          <w:p w14:paraId="6BAF657C" w14:textId="77777777" w:rsidR="00D47A72" w:rsidRDefault="00000000">
            <w:pPr>
              <w:widowControl w:val="0"/>
              <w:jc w:val="right"/>
              <w:rPr>
                <w:sz w:val="20"/>
                <w:szCs w:val="20"/>
              </w:rPr>
            </w:pPr>
            <w:r>
              <w:rPr>
                <w:sz w:val="20"/>
                <w:szCs w:val="20"/>
              </w:rPr>
              <w:t>NA</w:t>
            </w:r>
          </w:p>
        </w:tc>
        <w:tc>
          <w:tcPr>
            <w:tcW w:w="632" w:type="dxa"/>
            <w:vAlign w:val="bottom"/>
          </w:tcPr>
          <w:p w14:paraId="42D53E88" w14:textId="77777777" w:rsidR="00D47A72" w:rsidRDefault="00000000">
            <w:pPr>
              <w:widowControl w:val="0"/>
              <w:jc w:val="right"/>
              <w:rPr>
                <w:sz w:val="20"/>
                <w:szCs w:val="20"/>
              </w:rPr>
            </w:pPr>
            <w:r>
              <w:rPr>
                <w:sz w:val="20"/>
                <w:szCs w:val="20"/>
              </w:rPr>
              <w:t>11.7</w:t>
            </w:r>
          </w:p>
        </w:tc>
        <w:tc>
          <w:tcPr>
            <w:tcW w:w="631" w:type="dxa"/>
            <w:vAlign w:val="bottom"/>
          </w:tcPr>
          <w:p w14:paraId="09CCC43F" w14:textId="77777777" w:rsidR="00D47A72" w:rsidRDefault="00000000">
            <w:pPr>
              <w:widowControl w:val="0"/>
              <w:jc w:val="right"/>
              <w:rPr>
                <w:sz w:val="20"/>
                <w:szCs w:val="20"/>
              </w:rPr>
            </w:pPr>
            <w:r>
              <w:rPr>
                <w:sz w:val="20"/>
                <w:szCs w:val="20"/>
              </w:rPr>
              <w:t>10.2</w:t>
            </w:r>
          </w:p>
        </w:tc>
        <w:tc>
          <w:tcPr>
            <w:tcW w:w="91" w:type="dxa"/>
            <w:vAlign w:val="bottom"/>
          </w:tcPr>
          <w:p w14:paraId="0F915A64" w14:textId="77777777" w:rsidR="00D47A72" w:rsidRDefault="00D47A72">
            <w:pPr>
              <w:widowControl w:val="0"/>
              <w:jc w:val="right"/>
              <w:rPr>
                <w:sz w:val="20"/>
                <w:szCs w:val="20"/>
              </w:rPr>
            </w:pPr>
          </w:p>
        </w:tc>
        <w:tc>
          <w:tcPr>
            <w:tcW w:w="629" w:type="dxa"/>
            <w:vAlign w:val="bottom"/>
          </w:tcPr>
          <w:p w14:paraId="564555F7" w14:textId="77777777" w:rsidR="00D47A72" w:rsidRDefault="00000000">
            <w:pPr>
              <w:widowControl w:val="0"/>
              <w:jc w:val="right"/>
              <w:rPr>
                <w:sz w:val="20"/>
                <w:szCs w:val="20"/>
              </w:rPr>
            </w:pPr>
            <w:r>
              <w:rPr>
                <w:sz w:val="20"/>
                <w:szCs w:val="20"/>
              </w:rPr>
              <w:t>NA</w:t>
            </w:r>
          </w:p>
        </w:tc>
        <w:tc>
          <w:tcPr>
            <w:tcW w:w="634" w:type="dxa"/>
            <w:vAlign w:val="bottom"/>
          </w:tcPr>
          <w:p w14:paraId="3CFFC1F1" w14:textId="77777777" w:rsidR="00D47A72" w:rsidRDefault="00000000">
            <w:pPr>
              <w:widowControl w:val="0"/>
              <w:jc w:val="right"/>
              <w:rPr>
                <w:sz w:val="20"/>
                <w:szCs w:val="20"/>
              </w:rPr>
            </w:pPr>
            <w:r>
              <w:rPr>
                <w:sz w:val="20"/>
                <w:szCs w:val="20"/>
              </w:rPr>
              <w:t>NA</w:t>
            </w:r>
          </w:p>
        </w:tc>
        <w:tc>
          <w:tcPr>
            <w:tcW w:w="628" w:type="dxa"/>
            <w:vAlign w:val="bottom"/>
          </w:tcPr>
          <w:p w14:paraId="3AC012E4" w14:textId="77777777" w:rsidR="00D47A72" w:rsidRDefault="00000000">
            <w:pPr>
              <w:widowControl w:val="0"/>
              <w:jc w:val="right"/>
              <w:rPr>
                <w:sz w:val="20"/>
                <w:szCs w:val="20"/>
              </w:rPr>
            </w:pPr>
            <w:r>
              <w:rPr>
                <w:sz w:val="20"/>
                <w:szCs w:val="20"/>
              </w:rPr>
              <w:t>9.7</w:t>
            </w:r>
          </w:p>
        </w:tc>
        <w:tc>
          <w:tcPr>
            <w:tcW w:w="632" w:type="dxa"/>
            <w:vAlign w:val="bottom"/>
          </w:tcPr>
          <w:p w14:paraId="75A19495" w14:textId="77777777" w:rsidR="00D47A72" w:rsidRDefault="00000000">
            <w:pPr>
              <w:widowControl w:val="0"/>
              <w:jc w:val="right"/>
              <w:rPr>
                <w:sz w:val="20"/>
                <w:szCs w:val="20"/>
              </w:rPr>
            </w:pPr>
            <w:r>
              <w:rPr>
                <w:sz w:val="20"/>
                <w:szCs w:val="20"/>
              </w:rPr>
              <w:t>5.6</w:t>
            </w:r>
          </w:p>
        </w:tc>
        <w:tc>
          <w:tcPr>
            <w:tcW w:w="91" w:type="dxa"/>
            <w:vAlign w:val="bottom"/>
          </w:tcPr>
          <w:p w14:paraId="52CE1D93" w14:textId="77777777" w:rsidR="00D47A72" w:rsidRDefault="00D47A72">
            <w:pPr>
              <w:widowControl w:val="0"/>
              <w:jc w:val="right"/>
              <w:rPr>
                <w:sz w:val="20"/>
                <w:szCs w:val="20"/>
              </w:rPr>
            </w:pPr>
          </w:p>
        </w:tc>
        <w:tc>
          <w:tcPr>
            <w:tcW w:w="628" w:type="dxa"/>
            <w:vAlign w:val="bottom"/>
          </w:tcPr>
          <w:p w14:paraId="48517D93" w14:textId="77777777" w:rsidR="00D47A72" w:rsidRDefault="00000000">
            <w:pPr>
              <w:widowControl w:val="0"/>
              <w:jc w:val="right"/>
              <w:rPr>
                <w:sz w:val="20"/>
                <w:szCs w:val="20"/>
              </w:rPr>
            </w:pPr>
            <w:r>
              <w:rPr>
                <w:sz w:val="20"/>
                <w:szCs w:val="20"/>
              </w:rPr>
              <w:t>7.7</w:t>
            </w:r>
          </w:p>
        </w:tc>
        <w:tc>
          <w:tcPr>
            <w:tcW w:w="631" w:type="dxa"/>
            <w:vAlign w:val="bottom"/>
          </w:tcPr>
          <w:p w14:paraId="794B3CD3" w14:textId="77777777" w:rsidR="00D47A72" w:rsidRDefault="00000000">
            <w:pPr>
              <w:widowControl w:val="0"/>
              <w:jc w:val="right"/>
              <w:rPr>
                <w:sz w:val="20"/>
                <w:szCs w:val="20"/>
              </w:rPr>
            </w:pPr>
            <w:r>
              <w:rPr>
                <w:sz w:val="20"/>
                <w:szCs w:val="20"/>
              </w:rPr>
              <w:t>NA</w:t>
            </w:r>
          </w:p>
        </w:tc>
        <w:tc>
          <w:tcPr>
            <w:tcW w:w="629" w:type="dxa"/>
            <w:vAlign w:val="bottom"/>
          </w:tcPr>
          <w:p w14:paraId="56697558" w14:textId="77777777" w:rsidR="00D47A72" w:rsidRDefault="00000000">
            <w:pPr>
              <w:widowControl w:val="0"/>
              <w:jc w:val="right"/>
              <w:rPr>
                <w:sz w:val="20"/>
                <w:szCs w:val="20"/>
              </w:rPr>
            </w:pPr>
            <w:r>
              <w:rPr>
                <w:sz w:val="20"/>
                <w:szCs w:val="20"/>
              </w:rPr>
              <w:t>4.5</w:t>
            </w:r>
          </w:p>
        </w:tc>
        <w:tc>
          <w:tcPr>
            <w:tcW w:w="695" w:type="dxa"/>
            <w:vAlign w:val="bottom"/>
          </w:tcPr>
          <w:p w14:paraId="26C79334" w14:textId="77777777" w:rsidR="00D47A72" w:rsidRDefault="00000000">
            <w:pPr>
              <w:widowControl w:val="0"/>
              <w:jc w:val="right"/>
              <w:rPr>
                <w:sz w:val="20"/>
                <w:szCs w:val="20"/>
              </w:rPr>
            </w:pPr>
            <w:r>
              <w:rPr>
                <w:sz w:val="20"/>
                <w:szCs w:val="20"/>
              </w:rPr>
              <w:t>4.1</w:t>
            </w:r>
          </w:p>
        </w:tc>
      </w:tr>
      <w:tr w:rsidR="00D47A72" w14:paraId="75288ED7" w14:textId="77777777">
        <w:trPr>
          <w:trHeight w:val="256"/>
        </w:trPr>
        <w:tc>
          <w:tcPr>
            <w:tcW w:w="896" w:type="dxa"/>
            <w:vMerge/>
            <w:vAlign w:val="bottom"/>
          </w:tcPr>
          <w:p w14:paraId="743AB027" w14:textId="77777777" w:rsidR="00D47A72" w:rsidRDefault="00D47A72">
            <w:pPr>
              <w:widowControl w:val="0"/>
              <w:jc w:val="center"/>
              <w:rPr>
                <w:b/>
                <w:sz w:val="20"/>
                <w:szCs w:val="20"/>
              </w:rPr>
            </w:pPr>
          </w:p>
        </w:tc>
        <w:tc>
          <w:tcPr>
            <w:tcW w:w="749" w:type="dxa"/>
            <w:vAlign w:val="bottom"/>
          </w:tcPr>
          <w:p w14:paraId="0A84C05B" w14:textId="77777777" w:rsidR="00D47A72" w:rsidRDefault="00000000">
            <w:pPr>
              <w:widowControl w:val="0"/>
              <w:rPr>
                <w:sz w:val="20"/>
                <w:szCs w:val="20"/>
              </w:rPr>
            </w:pPr>
            <w:r>
              <w:rPr>
                <w:sz w:val="20"/>
                <w:szCs w:val="20"/>
              </w:rPr>
              <w:t>Total</w:t>
            </w:r>
          </w:p>
        </w:tc>
        <w:tc>
          <w:tcPr>
            <w:tcW w:w="608" w:type="dxa"/>
            <w:tcBorders>
              <w:bottom w:val="single" w:sz="4" w:space="0" w:color="000000"/>
            </w:tcBorders>
            <w:vAlign w:val="bottom"/>
          </w:tcPr>
          <w:p w14:paraId="21D42406" w14:textId="77777777" w:rsidR="00D47A72"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6276C029" w14:textId="77777777" w:rsidR="00D47A72" w:rsidRDefault="00000000">
            <w:pPr>
              <w:widowControl w:val="0"/>
              <w:jc w:val="right"/>
              <w:rPr>
                <w:sz w:val="20"/>
                <w:szCs w:val="20"/>
              </w:rPr>
            </w:pPr>
            <w:r>
              <w:rPr>
                <w:sz w:val="20"/>
                <w:szCs w:val="20"/>
              </w:rPr>
              <w:t>489</w:t>
            </w:r>
          </w:p>
        </w:tc>
        <w:tc>
          <w:tcPr>
            <w:tcW w:w="660" w:type="dxa"/>
            <w:tcBorders>
              <w:bottom w:val="single" w:sz="4" w:space="0" w:color="000000"/>
            </w:tcBorders>
            <w:vAlign w:val="bottom"/>
          </w:tcPr>
          <w:p w14:paraId="00B6D7C4" w14:textId="77777777" w:rsidR="00D47A72" w:rsidRDefault="00000000">
            <w:pPr>
              <w:widowControl w:val="0"/>
              <w:jc w:val="right"/>
              <w:rPr>
                <w:sz w:val="20"/>
                <w:szCs w:val="20"/>
              </w:rPr>
            </w:pPr>
            <w:r>
              <w:rPr>
                <w:sz w:val="20"/>
                <w:szCs w:val="20"/>
              </w:rPr>
              <w:t>320</w:t>
            </w:r>
          </w:p>
        </w:tc>
        <w:tc>
          <w:tcPr>
            <w:tcW w:w="632" w:type="dxa"/>
            <w:tcBorders>
              <w:bottom w:val="single" w:sz="4" w:space="0" w:color="000000"/>
            </w:tcBorders>
            <w:vAlign w:val="bottom"/>
          </w:tcPr>
          <w:p w14:paraId="018018C7" w14:textId="77777777" w:rsidR="00D47A72" w:rsidRDefault="00000000">
            <w:pPr>
              <w:widowControl w:val="0"/>
              <w:jc w:val="right"/>
              <w:rPr>
                <w:sz w:val="20"/>
                <w:szCs w:val="20"/>
              </w:rPr>
            </w:pPr>
            <w:r>
              <w:rPr>
                <w:sz w:val="20"/>
                <w:szCs w:val="20"/>
              </w:rPr>
              <w:t>171</w:t>
            </w:r>
          </w:p>
        </w:tc>
        <w:tc>
          <w:tcPr>
            <w:tcW w:w="79" w:type="dxa"/>
            <w:tcBorders>
              <w:bottom w:val="single" w:sz="4" w:space="0" w:color="000000"/>
            </w:tcBorders>
            <w:vAlign w:val="bottom"/>
          </w:tcPr>
          <w:p w14:paraId="2A4341F8" w14:textId="77777777" w:rsidR="00D47A72" w:rsidRDefault="00D47A72">
            <w:pPr>
              <w:widowControl w:val="0"/>
              <w:jc w:val="right"/>
              <w:rPr>
                <w:sz w:val="20"/>
                <w:szCs w:val="20"/>
              </w:rPr>
            </w:pPr>
          </w:p>
        </w:tc>
        <w:tc>
          <w:tcPr>
            <w:tcW w:w="609" w:type="dxa"/>
            <w:tcBorders>
              <w:bottom w:val="single" w:sz="4" w:space="0" w:color="000000"/>
            </w:tcBorders>
            <w:vAlign w:val="bottom"/>
          </w:tcPr>
          <w:p w14:paraId="7146847E" w14:textId="77777777" w:rsidR="00D47A72" w:rsidRDefault="00000000">
            <w:pPr>
              <w:widowControl w:val="0"/>
              <w:jc w:val="right"/>
              <w:rPr>
                <w:sz w:val="20"/>
                <w:szCs w:val="20"/>
              </w:rPr>
            </w:pPr>
            <w:r>
              <w:rPr>
                <w:sz w:val="20"/>
                <w:szCs w:val="20"/>
              </w:rPr>
              <w:t>NA</w:t>
            </w:r>
          </w:p>
        </w:tc>
        <w:tc>
          <w:tcPr>
            <w:tcW w:w="635" w:type="dxa"/>
            <w:tcBorders>
              <w:bottom w:val="single" w:sz="4" w:space="0" w:color="000000"/>
            </w:tcBorders>
            <w:vAlign w:val="bottom"/>
          </w:tcPr>
          <w:p w14:paraId="3955CC93" w14:textId="77777777" w:rsidR="00D47A72" w:rsidRDefault="00000000">
            <w:pPr>
              <w:widowControl w:val="0"/>
              <w:jc w:val="right"/>
              <w:rPr>
                <w:sz w:val="20"/>
                <w:szCs w:val="20"/>
              </w:rPr>
            </w:pPr>
            <w:r>
              <w:rPr>
                <w:sz w:val="20"/>
                <w:szCs w:val="20"/>
              </w:rPr>
              <w:t>807</w:t>
            </w:r>
          </w:p>
        </w:tc>
        <w:tc>
          <w:tcPr>
            <w:tcW w:w="637" w:type="dxa"/>
            <w:tcBorders>
              <w:bottom w:val="single" w:sz="4" w:space="0" w:color="000000"/>
            </w:tcBorders>
            <w:vAlign w:val="bottom"/>
          </w:tcPr>
          <w:p w14:paraId="2B95E9C3" w14:textId="77777777" w:rsidR="00D47A72" w:rsidRDefault="00000000">
            <w:pPr>
              <w:widowControl w:val="0"/>
              <w:jc w:val="right"/>
              <w:rPr>
                <w:sz w:val="20"/>
                <w:szCs w:val="20"/>
              </w:rPr>
            </w:pPr>
            <w:r>
              <w:rPr>
                <w:sz w:val="20"/>
                <w:szCs w:val="20"/>
              </w:rPr>
              <w:t>635</w:t>
            </w:r>
          </w:p>
        </w:tc>
        <w:tc>
          <w:tcPr>
            <w:tcW w:w="628" w:type="dxa"/>
            <w:tcBorders>
              <w:bottom w:val="single" w:sz="4" w:space="0" w:color="000000"/>
            </w:tcBorders>
            <w:vAlign w:val="bottom"/>
          </w:tcPr>
          <w:p w14:paraId="3135A6D2" w14:textId="77777777" w:rsidR="00D47A72" w:rsidRDefault="00000000">
            <w:pPr>
              <w:widowControl w:val="0"/>
              <w:jc w:val="right"/>
              <w:rPr>
                <w:sz w:val="20"/>
                <w:szCs w:val="20"/>
              </w:rPr>
            </w:pPr>
            <w:r>
              <w:rPr>
                <w:sz w:val="20"/>
                <w:szCs w:val="20"/>
              </w:rPr>
              <w:t>373</w:t>
            </w:r>
          </w:p>
        </w:tc>
        <w:tc>
          <w:tcPr>
            <w:tcW w:w="91" w:type="dxa"/>
            <w:tcBorders>
              <w:bottom w:val="single" w:sz="4" w:space="0" w:color="000000"/>
            </w:tcBorders>
            <w:vAlign w:val="bottom"/>
          </w:tcPr>
          <w:p w14:paraId="724D9CFA" w14:textId="77777777" w:rsidR="00D47A72" w:rsidRDefault="00D47A72">
            <w:pPr>
              <w:widowControl w:val="0"/>
              <w:jc w:val="right"/>
              <w:rPr>
                <w:sz w:val="20"/>
                <w:szCs w:val="20"/>
              </w:rPr>
            </w:pPr>
          </w:p>
        </w:tc>
        <w:tc>
          <w:tcPr>
            <w:tcW w:w="629" w:type="dxa"/>
            <w:tcBorders>
              <w:bottom w:val="single" w:sz="4" w:space="0" w:color="000000"/>
            </w:tcBorders>
            <w:vAlign w:val="bottom"/>
          </w:tcPr>
          <w:p w14:paraId="268C2918" w14:textId="77777777" w:rsidR="00D47A72" w:rsidRDefault="00000000">
            <w:pPr>
              <w:widowControl w:val="0"/>
              <w:jc w:val="right"/>
              <w:rPr>
                <w:sz w:val="20"/>
                <w:szCs w:val="20"/>
              </w:rPr>
            </w:pPr>
            <w:r>
              <w:rPr>
                <w:sz w:val="20"/>
                <w:szCs w:val="20"/>
              </w:rPr>
              <w:t>NA</w:t>
            </w:r>
          </w:p>
        </w:tc>
        <w:tc>
          <w:tcPr>
            <w:tcW w:w="631" w:type="dxa"/>
            <w:tcBorders>
              <w:bottom w:val="single" w:sz="4" w:space="0" w:color="000000"/>
            </w:tcBorders>
            <w:vAlign w:val="bottom"/>
          </w:tcPr>
          <w:p w14:paraId="6A114460" w14:textId="77777777" w:rsidR="00D47A72" w:rsidRDefault="00000000">
            <w:pPr>
              <w:widowControl w:val="0"/>
              <w:jc w:val="right"/>
              <w:rPr>
                <w:sz w:val="20"/>
                <w:szCs w:val="20"/>
              </w:rPr>
            </w:pPr>
            <w:r>
              <w:rPr>
                <w:sz w:val="20"/>
                <w:szCs w:val="20"/>
              </w:rPr>
              <w:t>NA</w:t>
            </w:r>
          </w:p>
        </w:tc>
        <w:tc>
          <w:tcPr>
            <w:tcW w:w="632" w:type="dxa"/>
            <w:tcBorders>
              <w:bottom w:val="single" w:sz="4" w:space="0" w:color="000000"/>
            </w:tcBorders>
            <w:vAlign w:val="bottom"/>
          </w:tcPr>
          <w:p w14:paraId="3378FBBB" w14:textId="77777777" w:rsidR="00D47A72" w:rsidRDefault="00000000">
            <w:pPr>
              <w:widowControl w:val="0"/>
              <w:jc w:val="right"/>
              <w:rPr>
                <w:sz w:val="20"/>
                <w:szCs w:val="20"/>
              </w:rPr>
            </w:pPr>
            <w:r>
              <w:rPr>
                <w:sz w:val="20"/>
                <w:szCs w:val="20"/>
              </w:rPr>
              <w:t>658</w:t>
            </w:r>
          </w:p>
        </w:tc>
        <w:tc>
          <w:tcPr>
            <w:tcW w:w="631" w:type="dxa"/>
            <w:tcBorders>
              <w:bottom w:val="single" w:sz="4" w:space="0" w:color="000000"/>
            </w:tcBorders>
            <w:vAlign w:val="bottom"/>
          </w:tcPr>
          <w:p w14:paraId="435DFB24" w14:textId="77777777" w:rsidR="00D47A72" w:rsidRDefault="00000000">
            <w:pPr>
              <w:widowControl w:val="0"/>
              <w:jc w:val="right"/>
              <w:rPr>
                <w:sz w:val="20"/>
                <w:szCs w:val="20"/>
              </w:rPr>
            </w:pPr>
            <w:r>
              <w:rPr>
                <w:sz w:val="20"/>
                <w:szCs w:val="20"/>
              </w:rPr>
              <w:t>605</w:t>
            </w:r>
          </w:p>
        </w:tc>
        <w:tc>
          <w:tcPr>
            <w:tcW w:w="91" w:type="dxa"/>
            <w:tcBorders>
              <w:bottom w:val="single" w:sz="4" w:space="0" w:color="000000"/>
            </w:tcBorders>
            <w:vAlign w:val="bottom"/>
          </w:tcPr>
          <w:p w14:paraId="0778757D" w14:textId="77777777" w:rsidR="00D47A72" w:rsidRDefault="00D47A72">
            <w:pPr>
              <w:widowControl w:val="0"/>
              <w:jc w:val="right"/>
              <w:rPr>
                <w:sz w:val="20"/>
                <w:szCs w:val="20"/>
              </w:rPr>
            </w:pPr>
          </w:p>
        </w:tc>
        <w:tc>
          <w:tcPr>
            <w:tcW w:w="629" w:type="dxa"/>
            <w:tcBorders>
              <w:bottom w:val="single" w:sz="4" w:space="0" w:color="000000"/>
            </w:tcBorders>
            <w:vAlign w:val="bottom"/>
          </w:tcPr>
          <w:p w14:paraId="333FF4FB" w14:textId="77777777" w:rsidR="00D47A72" w:rsidRDefault="00000000">
            <w:pPr>
              <w:widowControl w:val="0"/>
              <w:jc w:val="right"/>
              <w:rPr>
                <w:sz w:val="20"/>
                <w:szCs w:val="20"/>
              </w:rPr>
            </w:pPr>
            <w:r>
              <w:rPr>
                <w:sz w:val="20"/>
                <w:szCs w:val="20"/>
              </w:rPr>
              <w:t>NA</w:t>
            </w:r>
          </w:p>
        </w:tc>
        <w:tc>
          <w:tcPr>
            <w:tcW w:w="634" w:type="dxa"/>
            <w:tcBorders>
              <w:bottom w:val="single" w:sz="4" w:space="0" w:color="000000"/>
            </w:tcBorders>
            <w:vAlign w:val="bottom"/>
          </w:tcPr>
          <w:p w14:paraId="37A62058" w14:textId="77777777" w:rsidR="00D47A72" w:rsidRDefault="00000000">
            <w:pPr>
              <w:widowControl w:val="0"/>
              <w:jc w:val="right"/>
              <w:rPr>
                <w:sz w:val="20"/>
                <w:szCs w:val="20"/>
              </w:rPr>
            </w:pPr>
            <w:r>
              <w:rPr>
                <w:sz w:val="20"/>
                <w:szCs w:val="20"/>
              </w:rPr>
              <w:t>NA</w:t>
            </w:r>
          </w:p>
        </w:tc>
        <w:tc>
          <w:tcPr>
            <w:tcW w:w="628" w:type="dxa"/>
            <w:tcBorders>
              <w:bottom w:val="single" w:sz="4" w:space="0" w:color="000000"/>
            </w:tcBorders>
            <w:vAlign w:val="bottom"/>
          </w:tcPr>
          <w:p w14:paraId="7B339DAB" w14:textId="77777777" w:rsidR="00D47A72" w:rsidRDefault="00000000">
            <w:pPr>
              <w:widowControl w:val="0"/>
              <w:jc w:val="right"/>
              <w:rPr>
                <w:sz w:val="20"/>
                <w:szCs w:val="20"/>
              </w:rPr>
            </w:pPr>
            <w:r>
              <w:rPr>
                <w:sz w:val="20"/>
                <w:szCs w:val="20"/>
              </w:rPr>
              <w:t>824</w:t>
            </w:r>
          </w:p>
        </w:tc>
        <w:tc>
          <w:tcPr>
            <w:tcW w:w="632" w:type="dxa"/>
            <w:tcBorders>
              <w:bottom w:val="single" w:sz="4" w:space="0" w:color="000000"/>
            </w:tcBorders>
            <w:vAlign w:val="bottom"/>
          </w:tcPr>
          <w:p w14:paraId="063490D3" w14:textId="77777777" w:rsidR="00D47A72" w:rsidRDefault="00000000">
            <w:pPr>
              <w:widowControl w:val="0"/>
              <w:jc w:val="right"/>
              <w:rPr>
                <w:sz w:val="20"/>
                <w:szCs w:val="20"/>
              </w:rPr>
            </w:pPr>
            <w:r>
              <w:rPr>
                <w:sz w:val="20"/>
                <w:szCs w:val="20"/>
              </w:rPr>
              <w:t>663</w:t>
            </w:r>
          </w:p>
        </w:tc>
        <w:tc>
          <w:tcPr>
            <w:tcW w:w="91" w:type="dxa"/>
            <w:tcBorders>
              <w:bottom w:val="single" w:sz="4" w:space="0" w:color="000000"/>
            </w:tcBorders>
            <w:vAlign w:val="bottom"/>
          </w:tcPr>
          <w:p w14:paraId="29A4B11E" w14:textId="77777777" w:rsidR="00D47A72" w:rsidRDefault="00D47A72">
            <w:pPr>
              <w:widowControl w:val="0"/>
              <w:jc w:val="right"/>
              <w:rPr>
                <w:sz w:val="20"/>
                <w:szCs w:val="20"/>
              </w:rPr>
            </w:pPr>
          </w:p>
        </w:tc>
        <w:tc>
          <w:tcPr>
            <w:tcW w:w="628" w:type="dxa"/>
            <w:tcBorders>
              <w:bottom w:val="single" w:sz="4" w:space="0" w:color="000000"/>
            </w:tcBorders>
            <w:vAlign w:val="bottom"/>
          </w:tcPr>
          <w:p w14:paraId="2E2B83CC" w14:textId="77777777" w:rsidR="00D47A72" w:rsidRDefault="00000000">
            <w:pPr>
              <w:widowControl w:val="0"/>
              <w:jc w:val="right"/>
              <w:rPr>
                <w:sz w:val="20"/>
                <w:szCs w:val="20"/>
              </w:rPr>
            </w:pPr>
            <w:r>
              <w:rPr>
                <w:sz w:val="20"/>
                <w:szCs w:val="20"/>
              </w:rPr>
              <w:t>788</w:t>
            </w:r>
          </w:p>
        </w:tc>
        <w:tc>
          <w:tcPr>
            <w:tcW w:w="631" w:type="dxa"/>
            <w:tcBorders>
              <w:bottom w:val="single" w:sz="4" w:space="0" w:color="000000"/>
            </w:tcBorders>
            <w:vAlign w:val="bottom"/>
          </w:tcPr>
          <w:p w14:paraId="566BEFEA" w14:textId="77777777" w:rsidR="00D47A72" w:rsidRDefault="00000000">
            <w:pPr>
              <w:widowControl w:val="0"/>
              <w:jc w:val="right"/>
              <w:rPr>
                <w:sz w:val="20"/>
                <w:szCs w:val="20"/>
              </w:rPr>
            </w:pPr>
            <w:r>
              <w:rPr>
                <w:sz w:val="20"/>
                <w:szCs w:val="20"/>
              </w:rPr>
              <w:t>NA</w:t>
            </w:r>
          </w:p>
        </w:tc>
        <w:tc>
          <w:tcPr>
            <w:tcW w:w="629" w:type="dxa"/>
            <w:tcBorders>
              <w:bottom w:val="single" w:sz="4" w:space="0" w:color="000000"/>
            </w:tcBorders>
            <w:vAlign w:val="bottom"/>
          </w:tcPr>
          <w:p w14:paraId="05DFD6CD" w14:textId="77777777" w:rsidR="00D47A72" w:rsidRDefault="00000000">
            <w:pPr>
              <w:widowControl w:val="0"/>
              <w:jc w:val="right"/>
              <w:rPr>
                <w:sz w:val="20"/>
                <w:szCs w:val="20"/>
              </w:rPr>
            </w:pPr>
            <w:r>
              <w:rPr>
                <w:sz w:val="20"/>
                <w:szCs w:val="20"/>
              </w:rPr>
              <w:t>366</w:t>
            </w:r>
          </w:p>
        </w:tc>
        <w:tc>
          <w:tcPr>
            <w:tcW w:w="695" w:type="dxa"/>
            <w:tcBorders>
              <w:bottom w:val="single" w:sz="4" w:space="0" w:color="000000"/>
            </w:tcBorders>
            <w:vAlign w:val="bottom"/>
          </w:tcPr>
          <w:p w14:paraId="7740346F" w14:textId="77777777" w:rsidR="00D47A72" w:rsidRDefault="00000000">
            <w:pPr>
              <w:widowControl w:val="0"/>
              <w:jc w:val="right"/>
              <w:rPr>
                <w:sz w:val="20"/>
                <w:szCs w:val="20"/>
              </w:rPr>
            </w:pPr>
            <w:r>
              <w:rPr>
                <w:sz w:val="20"/>
                <w:szCs w:val="20"/>
              </w:rPr>
              <w:t>278</w:t>
            </w:r>
          </w:p>
        </w:tc>
      </w:tr>
      <w:tr w:rsidR="00D47A72" w14:paraId="077182AB" w14:textId="77777777">
        <w:trPr>
          <w:trHeight w:val="230"/>
        </w:trPr>
        <w:tc>
          <w:tcPr>
            <w:tcW w:w="896" w:type="dxa"/>
            <w:vMerge w:val="restart"/>
            <w:tcBorders>
              <w:bottom w:val="single" w:sz="4" w:space="0" w:color="000000"/>
            </w:tcBorders>
            <w:vAlign w:val="bottom"/>
          </w:tcPr>
          <w:p w14:paraId="2FFCCC83" w14:textId="77777777" w:rsidR="00D47A72" w:rsidRDefault="00000000">
            <w:pPr>
              <w:widowControl w:val="0"/>
              <w:spacing w:line="240" w:lineRule="auto"/>
              <w:jc w:val="center"/>
              <w:rPr>
                <w:b/>
                <w:sz w:val="20"/>
                <w:szCs w:val="20"/>
              </w:rPr>
            </w:pPr>
            <w:r>
              <w:rPr>
                <w:b/>
                <w:sz w:val="20"/>
                <w:szCs w:val="20"/>
              </w:rPr>
              <w:t>Basal area (m</w:t>
            </w:r>
            <w:r>
              <w:rPr>
                <w:b/>
                <w:sz w:val="20"/>
                <w:szCs w:val="20"/>
                <w:vertAlign w:val="superscript"/>
              </w:rPr>
              <w:t>2</w:t>
            </w:r>
            <w:r>
              <w:rPr>
                <w:b/>
                <w:sz w:val="20"/>
                <w:szCs w:val="20"/>
              </w:rPr>
              <w:t>ha</w:t>
            </w:r>
            <w:r>
              <w:rPr>
                <w:b/>
                <w:sz w:val="20"/>
                <w:szCs w:val="20"/>
                <w:vertAlign w:val="superscript"/>
              </w:rPr>
              <w:t>-1</w:t>
            </w:r>
            <w:r>
              <w:rPr>
                <w:b/>
                <w:sz w:val="20"/>
                <w:szCs w:val="20"/>
              </w:rPr>
              <w:t>)</w:t>
            </w:r>
          </w:p>
        </w:tc>
        <w:tc>
          <w:tcPr>
            <w:tcW w:w="749" w:type="dxa"/>
          </w:tcPr>
          <w:p w14:paraId="103E818E" w14:textId="77777777" w:rsidR="00D47A72" w:rsidRDefault="00D47A72">
            <w:pPr>
              <w:widowControl w:val="0"/>
              <w:rPr>
                <w:sz w:val="24"/>
                <w:szCs w:val="24"/>
              </w:rPr>
            </w:pPr>
          </w:p>
        </w:tc>
        <w:tc>
          <w:tcPr>
            <w:tcW w:w="608" w:type="dxa"/>
          </w:tcPr>
          <w:p w14:paraId="48FCCE65" w14:textId="77777777" w:rsidR="00D47A72" w:rsidRDefault="00D47A72">
            <w:pPr>
              <w:widowControl w:val="0"/>
              <w:rPr>
                <w:sz w:val="24"/>
                <w:szCs w:val="24"/>
              </w:rPr>
            </w:pPr>
          </w:p>
        </w:tc>
        <w:tc>
          <w:tcPr>
            <w:tcW w:w="631" w:type="dxa"/>
          </w:tcPr>
          <w:p w14:paraId="2586E02B" w14:textId="77777777" w:rsidR="00D47A72" w:rsidRDefault="00D47A72">
            <w:pPr>
              <w:widowControl w:val="0"/>
              <w:rPr>
                <w:sz w:val="24"/>
                <w:szCs w:val="24"/>
              </w:rPr>
            </w:pPr>
          </w:p>
        </w:tc>
        <w:tc>
          <w:tcPr>
            <w:tcW w:w="660" w:type="dxa"/>
          </w:tcPr>
          <w:p w14:paraId="4252A58A" w14:textId="77777777" w:rsidR="00D47A72" w:rsidRDefault="00D47A72">
            <w:pPr>
              <w:widowControl w:val="0"/>
              <w:rPr>
                <w:sz w:val="24"/>
                <w:szCs w:val="24"/>
              </w:rPr>
            </w:pPr>
          </w:p>
        </w:tc>
        <w:tc>
          <w:tcPr>
            <w:tcW w:w="632" w:type="dxa"/>
          </w:tcPr>
          <w:p w14:paraId="77A589C1" w14:textId="77777777" w:rsidR="00D47A72" w:rsidRDefault="00D47A72">
            <w:pPr>
              <w:widowControl w:val="0"/>
              <w:rPr>
                <w:sz w:val="24"/>
                <w:szCs w:val="24"/>
              </w:rPr>
            </w:pPr>
          </w:p>
        </w:tc>
        <w:tc>
          <w:tcPr>
            <w:tcW w:w="79" w:type="dxa"/>
          </w:tcPr>
          <w:p w14:paraId="24A29D29" w14:textId="77777777" w:rsidR="00D47A72" w:rsidRDefault="00D47A72">
            <w:pPr>
              <w:widowControl w:val="0"/>
              <w:rPr>
                <w:sz w:val="24"/>
                <w:szCs w:val="24"/>
              </w:rPr>
            </w:pPr>
          </w:p>
        </w:tc>
        <w:tc>
          <w:tcPr>
            <w:tcW w:w="609" w:type="dxa"/>
          </w:tcPr>
          <w:p w14:paraId="0D74050A" w14:textId="77777777" w:rsidR="00D47A72" w:rsidRDefault="00D47A72">
            <w:pPr>
              <w:widowControl w:val="0"/>
              <w:rPr>
                <w:sz w:val="24"/>
                <w:szCs w:val="24"/>
              </w:rPr>
            </w:pPr>
          </w:p>
        </w:tc>
        <w:tc>
          <w:tcPr>
            <w:tcW w:w="635" w:type="dxa"/>
          </w:tcPr>
          <w:p w14:paraId="36F20DA0" w14:textId="77777777" w:rsidR="00D47A72" w:rsidRDefault="00D47A72">
            <w:pPr>
              <w:widowControl w:val="0"/>
              <w:rPr>
                <w:sz w:val="24"/>
                <w:szCs w:val="24"/>
              </w:rPr>
            </w:pPr>
          </w:p>
        </w:tc>
        <w:tc>
          <w:tcPr>
            <w:tcW w:w="637" w:type="dxa"/>
          </w:tcPr>
          <w:p w14:paraId="7F01876A" w14:textId="77777777" w:rsidR="00D47A72" w:rsidRDefault="00D47A72">
            <w:pPr>
              <w:widowControl w:val="0"/>
              <w:rPr>
                <w:sz w:val="24"/>
                <w:szCs w:val="24"/>
              </w:rPr>
            </w:pPr>
          </w:p>
        </w:tc>
        <w:tc>
          <w:tcPr>
            <w:tcW w:w="628" w:type="dxa"/>
          </w:tcPr>
          <w:p w14:paraId="78B4FAF8" w14:textId="77777777" w:rsidR="00D47A72" w:rsidRDefault="00D47A72">
            <w:pPr>
              <w:widowControl w:val="0"/>
              <w:rPr>
                <w:sz w:val="24"/>
                <w:szCs w:val="24"/>
              </w:rPr>
            </w:pPr>
          </w:p>
        </w:tc>
        <w:tc>
          <w:tcPr>
            <w:tcW w:w="91" w:type="dxa"/>
          </w:tcPr>
          <w:p w14:paraId="520CF9E6" w14:textId="77777777" w:rsidR="00D47A72" w:rsidRDefault="00D47A72">
            <w:pPr>
              <w:widowControl w:val="0"/>
              <w:rPr>
                <w:sz w:val="24"/>
                <w:szCs w:val="24"/>
              </w:rPr>
            </w:pPr>
          </w:p>
        </w:tc>
        <w:tc>
          <w:tcPr>
            <w:tcW w:w="629" w:type="dxa"/>
          </w:tcPr>
          <w:p w14:paraId="56DBC57E" w14:textId="77777777" w:rsidR="00D47A72" w:rsidRDefault="00D47A72">
            <w:pPr>
              <w:widowControl w:val="0"/>
              <w:rPr>
                <w:sz w:val="24"/>
                <w:szCs w:val="24"/>
              </w:rPr>
            </w:pPr>
          </w:p>
        </w:tc>
        <w:tc>
          <w:tcPr>
            <w:tcW w:w="631" w:type="dxa"/>
          </w:tcPr>
          <w:p w14:paraId="483463EA" w14:textId="77777777" w:rsidR="00D47A72" w:rsidRDefault="00D47A72">
            <w:pPr>
              <w:widowControl w:val="0"/>
              <w:rPr>
                <w:sz w:val="24"/>
                <w:szCs w:val="24"/>
              </w:rPr>
            </w:pPr>
          </w:p>
        </w:tc>
        <w:tc>
          <w:tcPr>
            <w:tcW w:w="632" w:type="dxa"/>
          </w:tcPr>
          <w:p w14:paraId="1CE9EC7D" w14:textId="77777777" w:rsidR="00D47A72" w:rsidRDefault="00D47A72">
            <w:pPr>
              <w:widowControl w:val="0"/>
              <w:rPr>
                <w:sz w:val="24"/>
                <w:szCs w:val="24"/>
              </w:rPr>
            </w:pPr>
          </w:p>
        </w:tc>
        <w:tc>
          <w:tcPr>
            <w:tcW w:w="631" w:type="dxa"/>
          </w:tcPr>
          <w:p w14:paraId="55224123" w14:textId="77777777" w:rsidR="00D47A72" w:rsidRDefault="00D47A72">
            <w:pPr>
              <w:widowControl w:val="0"/>
              <w:rPr>
                <w:sz w:val="24"/>
                <w:szCs w:val="24"/>
              </w:rPr>
            </w:pPr>
          </w:p>
        </w:tc>
        <w:tc>
          <w:tcPr>
            <w:tcW w:w="91" w:type="dxa"/>
          </w:tcPr>
          <w:p w14:paraId="1E29D1BB" w14:textId="77777777" w:rsidR="00D47A72" w:rsidRDefault="00D47A72">
            <w:pPr>
              <w:widowControl w:val="0"/>
              <w:rPr>
                <w:sz w:val="24"/>
                <w:szCs w:val="24"/>
              </w:rPr>
            </w:pPr>
          </w:p>
        </w:tc>
        <w:tc>
          <w:tcPr>
            <w:tcW w:w="629" w:type="dxa"/>
          </w:tcPr>
          <w:p w14:paraId="455FA9A2" w14:textId="77777777" w:rsidR="00D47A72" w:rsidRDefault="00D47A72">
            <w:pPr>
              <w:widowControl w:val="0"/>
              <w:rPr>
                <w:sz w:val="24"/>
                <w:szCs w:val="24"/>
              </w:rPr>
            </w:pPr>
          </w:p>
        </w:tc>
        <w:tc>
          <w:tcPr>
            <w:tcW w:w="634" w:type="dxa"/>
          </w:tcPr>
          <w:p w14:paraId="01FB7642" w14:textId="77777777" w:rsidR="00D47A72" w:rsidRDefault="00D47A72">
            <w:pPr>
              <w:widowControl w:val="0"/>
              <w:rPr>
                <w:sz w:val="24"/>
                <w:szCs w:val="24"/>
              </w:rPr>
            </w:pPr>
          </w:p>
        </w:tc>
        <w:tc>
          <w:tcPr>
            <w:tcW w:w="628" w:type="dxa"/>
          </w:tcPr>
          <w:p w14:paraId="26F4839E" w14:textId="77777777" w:rsidR="00D47A72" w:rsidRDefault="00D47A72">
            <w:pPr>
              <w:widowControl w:val="0"/>
              <w:rPr>
                <w:sz w:val="24"/>
                <w:szCs w:val="24"/>
              </w:rPr>
            </w:pPr>
          </w:p>
        </w:tc>
        <w:tc>
          <w:tcPr>
            <w:tcW w:w="632" w:type="dxa"/>
          </w:tcPr>
          <w:p w14:paraId="0D69FC60" w14:textId="77777777" w:rsidR="00D47A72" w:rsidRDefault="00D47A72">
            <w:pPr>
              <w:widowControl w:val="0"/>
              <w:rPr>
                <w:sz w:val="24"/>
                <w:szCs w:val="24"/>
              </w:rPr>
            </w:pPr>
          </w:p>
        </w:tc>
        <w:tc>
          <w:tcPr>
            <w:tcW w:w="91" w:type="dxa"/>
          </w:tcPr>
          <w:p w14:paraId="3603AD4B" w14:textId="77777777" w:rsidR="00D47A72" w:rsidRDefault="00D47A72">
            <w:pPr>
              <w:widowControl w:val="0"/>
              <w:rPr>
                <w:sz w:val="24"/>
                <w:szCs w:val="24"/>
              </w:rPr>
            </w:pPr>
          </w:p>
        </w:tc>
        <w:tc>
          <w:tcPr>
            <w:tcW w:w="628" w:type="dxa"/>
          </w:tcPr>
          <w:p w14:paraId="461BD57C" w14:textId="77777777" w:rsidR="00D47A72" w:rsidRDefault="00D47A72">
            <w:pPr>
              <w:widowControl w:val="0"/>
              <w:rPr>
                <w:sz w:val="24"/>
                <w:szCs w:val="24"/>
              </w:rPr>
            </w:pPr>
          </w:p>
        </w:tc>
        <w:tc>
          <w:tcPr>
            <w:tcW w:w="631" w:type="dxa"/>
          </w:tcPr>
          <w:p w14:paraId="34D9DB93" w14:textId="77777777" w:rsidR="00D47A72" w:rsidRDefault="00D47A72">
            <w:pPr>
              <w:widowControl w:val="0"/>
              <w:rPr>
                <w:sz w:val="24"/>
                <w:szCs w:val="24"/>
              </w:rPr>
            </w:pPr>
          </w:p>
        </w:tc>
        <w:tc>
          <w:tcPr>
            <w:tcW w:w="629" w:type="dxa"/>
          </w:tcPr>
          <w:p w14:paraId="24C974F7" w14:textId="77777777" w:rsidR="00D47A72" w:rsidRDefault="00D47A72">
            <w:pPr>
              <w:widowControl w:val="0"/>
              <w:rPr>
                <w:sz w:val="24"/>
                <w:szCs w:val="24"/>
              </w:rPr>
            </w:pPr>
          </w:p>
        </w:tc>
        <w:tc>
          <w:tcPr>
            <w:tcW w:w="695" w:type="dxa"/>
          </w:tcPr>
          <w:p w14:paraId="5F98E40C" w14:textId="77777777" w:rsidR="00D47A72" w:rsidRDefault="00D47A72">
            <w:pPr>
              <w:widowControl w:val="0"/>
              <w:rPr>
                <w:sz w:val="24"/>
                <w:szCs w:val="24"/>
              </w:rPr>
            </w:pPr>
          </w:p>
        </w:tc>
      </w:tr>
      <w:tr w:rsidR="00D47A72" w14:paraId="70BE5573" w14:textId="77777777">
        <w:trPr>
          <w:trHeight w:val="126"/>
        </w:trPr>
        <w:tc>
          <w:tcPr>
            <w:tcW w:w="896" w:type="dxa"/>
            <w:vMerge/>
            <w:vAlign w:val="center"/>
          </w:tcPr>
          <w:p w14:paraId="28AE9996" w14:textId="77777777" w:rsidR="00D47A72" w:rsidRDefault="00D47A72">
            <w:pPr>
              <w:widowControl w:val="0"/>
              <w:spacing w:line="240" w:lineRule="auto"/>
              <w:jc w:val="center"/>
              <w:rPr>
                <w:sz w:val="20"/>
                <w:szCs w:val="20"/>
              </w:rPr>
            </w:pPr>
          </w:p>
        </w:tc>
        <w:tc>
          <w:tcPr>
            <w:tcW w:w="749" w:type="dxa"/>
            <w:vAlign w:val="bottom"/>
          </w:tcPr>
          <w:p w14:paraId="4D46E390" w14:textId="77777777" w:rsidR="00D47A72" w:rsidRDefault="00D47A72">
            <w:pPr>
              <w:widowControl w:val="0"/>
              <w:spacing w:line="240" w:lineRule="auto"/>
              <w:rPr>
                <w:sz w:val="20"/>
                <w:szCs w:val="20"/>
              </w:rPr>
            </w:pPr>
          </w:p>
          <w:p w14:paraId="3394DD83" w14:textId="77777777" w:rsidR="00D47A72" w:rsidRDefault="00000000">
            <w:pPr>
              <w:widowControl w:val="0"/>
              <w:spacing w:line="240" w:lineRule="auto"/>
              <w:rPr>
                <w:sz w:val="20"/>
                <w:szCs w:val="20"/>
              </w:rPr>
            </w:pPr>
            <w:r>
              <w:rPr>
                <w:sz w:val="20"/>
                <w:szCs w:val="20"/>
              </w:rPr>
              <w:t>mean</w:t>
            </w:r>
          </w:p>
        </w:tc>
        <w:tc>
          <w:tcPr>
            <w:tcW w:w="608" w:type="dxa"/>
            <w:vAlign w:val="bottom"/>
          </w:tcPr>
          <w:p w14:paraId="7102A807" w14:textId="77777777" w:rsidR="00D47A72" w:rsidRDefault="00000000">
            <w:pPr>
              <w:widowControl w:val="0"/>
              <w:spacing w:line="240" w:lineRule="auto"/>
              <w:jc w:val="right"/>
              <w:rPr>
                <w:sz w:val="20"/>
                <w:szCs w:val="20"/>
              </w:rPr>
            </w:pPr>
            <w:r>
              <w:rPr>
                <w:sz w:val="20"/>
                <w:szCs w:val="20"/>
              </w:rPr>
              <w:t>NA</w:t>
            </w:r>
          </w:p>
        </w:tc>
        <w:tc>
          <w:tcPr>
            <w:tcW w:w="631" w:type="dxa"/>
            <w:vAlign w:val="bottom"/>
          </w:tcPr>
          <w:p w14:paraId="0DF512A7" w14:textId="77777777" w:rsidR="00D47A72" w:rsidRDefault="00000000">
            <w:pPr>
              <w:widowControl w:val="0"/>
              <w:spacing w:line="240" w:lineRule="auto"/>
              <w:jc w:val="right"/>
              <w:rPr>
                <w:sz w:val="20"/>
                <w:szCs w:val="20"/>
              </w:rPr>
            </w:pPr>
            <w:r>
              <w:rPr>
                <w:sz w:val="20"/>
                <w:szCs w:val="20"/>
              </w:rPr>
              <w:t>4.7</w:t>
            </w:r>
          </w:p>
        </w:tc>
        <w:tc>
          <w:tcPr>
            <w:tcW w:w="660" w:type="dxa"/>
            <w:vAlign w:val="bottom"/>
          </w:tcPr>
          <w:p w14:paraId="0DD938C2" w14:textId="77777777" w:rsidR="00D47A72" w:rsidRDefault="00000000">
            <w:pPr>
              <w:widowControl w:val="0"/>
              <w:spacing w:line="240" w:lineRule="auto"/>
              <w:jc w:val="right"/>
              <w:rPr>
                <w:sz w:val="20"/>
                <w:szCs w:val="20"/>
              </w:rPr>
            </w:pPr>
            <w:r>
              <w:rPr>
                <w:sz w:val="20"/>
                <w:szCs w:val="20"/>
              </w:rPr>
              <w:t>33.9</w:t>
            </w:r>
          </w:p>
        </w:tc>
        <w:tc>
          <w:tcPr>
            <w:tcW w:w="632" w:type="dxa"/>
            <w:vAlign w:val="bottom"/>
          </w:tcPr>
          <w:p w14:paraId="616324C5" w14:textId="77777777" w:rsidR="00D47A72" w:rsidRDefault="00000000">
            <w:pPr>
              <w:widowControl w:val="0"/>
              <w:spacing w:line="240" w:lineRule="auto"/>
              <w:jc w:val="right"/>
              <w:rPr>
                <w:sz w:val="20"/>
                <w:szCs w:val="20"/>
              </w:rPr>
            </w:pPr>
            <w:r>
              <w:rPr>
                <w:sz w:val="20"/>
                <w:szCs w:val="20"/>
              </w:rPr>
              <w:t>33.3</w:t>
            </w:r>
          </w:p>
        </w:tc>
        <w:tc>
          <w:tcPr>
            <w:tcW w:w="79" w:type="dxa"/>
            <w:vAlign w:val="bottom"/>
          </w:tcPr>
          <w:p w14:paraId="33867F8B" w14:textId="77777777" w:rsidR="00D47A72" w:rsidRDefault="00D47A72">
            <w:pPr>
              <w:widowControl w:val="0"/>
              <w:spacing w:line="240" w:lineRule="auto"/>
              <w:jc w:val="right"/>
              <w:rPr>
                <w:sz w:val="20"/>
                <w:szCs w:val="20"/>
              </w:rPr>
            </w:pPr>
          </w:p>
        </w:tc>
        <w:tc>
          <w:tcPr>
            <w:tcW w:w="609" w:type="dxa"/>
            <w:vAlign w:val="bottom"/>
          </w:tcPr>
          <w:p w14:paraId="49D7D981" w14:textId="77777777" w:rsidR="00D47A72" w:rsidRDefault="00000000">
            <w:pPr>
              <w:widowControl w:val="0"/>
              <w:spacing w:line="240" w:lineRule="auto"/>
              <w:jc w:val="right"/>
              <w:rPr>
                <w:sz w:val="20"/>
                <w:szCs w:val="20"/>
              </w:rPr>
            </w:pPr>
            <w:r>
              <w:rPr>
                <w:sz w:val="20"/>
                <w:szCs w:val="20"/>
              </w:rPr>
              <w:t>NA</w:t>
            </w:r>
          </w:p>
        </w:tc>
        <w:tc>
          <w:tcPr>
            <w:tcW w:w="635" w:type="dxa"/>
            <w:vAlign w:val="bottom"/>
          </w:tcPr>
          <w:p w14:paraId="78BFF3D0" w14:textId="77777777" w:rsidR="00D47A72" w:rsidRDefault="00000000">
            <w:pPr>
              <w:widowControl w:val="0"/>
              <w:spacing w:line="240" w:lineRule="auto"/>
              <w:jc w:val="right"/>
              <w:rPr>
                <w:sz w:val="20"/>
                <w:szCs w:val="20"/>
              </w:rPr>
            </w:pPr>
            <w:r>
              <w:rPr>
                <w:sz w:val="20"/>
                <w:szCs w:val="20"/>
              </w:rPr>
              <w:t>1.4</w:t>
            </w:r>
          </w:p>
        </w:tc>
        <w:tc>
          <w:tcPr>
            <w:tcW w:w="637" w:type="dxa"/>
            <w:vAlign w:val="bottom"/>
          </w:tcPr>
          <w:p w14:paraId="76F97D7A" w14:textId="77777777" w:rsidR="00D47A72" w:rsidRDefault="00000000">
            <w:pPr>
              <w:widowControl w:val="0"/>
              <w:spacing w:line="240" w:lineRule="auto"/>
              <w:jc w:val="right"/>
              <w:rPr>
                <w:sz w:val="20"/>
                <w:szCs w:val="20"/>
              </w:rPr>
            </w:pPr>
            <w:r>
              <w:rPr>
                <w:sz w:val="20"/>
                <w:szCs w:val="20"/>
              </w:rPr>
              <w:t>30.6</w:t>
            </w:r>
          </w:p>
        </w:tc>
        <w:tc>
          <w:tcPr>
            <w:tcW w:w="628" w:type="dxa"/>
            <w:vAlign w:val="bottom"/>
          </w:tcPr>
          <w:p w14:paraId="5C4FA888" w14:textId="77777777" w:rsidR="00D47A72" w:rsidRDefault="00000000">
            <w:pPr>
              <w:widowControl w:val="0"/>
              <w:spacing w:line="240" w:lineRule="auto"/>
              <w:jc w:val="right"/>
              <w:rPr>
                <w:sz w:val="20"/>
                <w:szCs w:val="20"/>
              </w:rPr>
            </w:pPr>
            <w:r>
              <w:rPr>
                <w:sz w:val="20"/>
                <w:szCs w:val="20"/>
              </w:rPr>
              <w:t>34.1</w:t>
            </w:r>
          </w:p>
        </w:tc>
        <w:tc>
          <w:tcPr>
            <w:tcW w:w="91" w:type="dxa"/>
            <w:vAlign w:val="bottom"/>
          </w:tcPr>
          <w:p w14:paraId="770142F1" w14:textId="77777777" w:rsidR="00D47A72" w:rsidRDefault="00D47A72">
            <w:pPr>
              <w:widowControl w:val="0"/>
              <w:spacing w:line="240" w:lineRule="auto"/>
              <w:jc w:val="right"/>
              <w:rPr>
                <w:sz w:val="20"/>
                <w:szCs w:val="20"/>
              </w:rPr>
            </w:pPr>
          </w:p>
        </w:tc>
        <w:tc>
          <w:tcPr>
            <w:tcW w:w="629" w:type="dxa"/>
            <w:vAlign w:val="bottom"/>
          </w:tcPr>
          <w:p w14:paraId="06721A14" w14:textId="77777777" w:rsidR="00D47A72" w:rsidRDefault="00000000">
            <w:pPr>
              <w:widowControl w:val="0"/>
              <w:spacing w:line="240" w:lineRule="auto"/>
              <w:jc w:val="right"/>
              <w:rPr>
                <w:sz w:val="20"/>
                <w:szCs w:val="20"/>
              </w:rPr>
            </w:pPr>
            <w:r>
              <w:rPr>
                <w:sz w:val="20"/>
                <w:szCs w:val="20"/>
              </w:rPr>
              <w:t>NA</w:t>
            </w:r>
          </w:p>
        </w:tc>
        <w:tc>
          <w:tcPr>
            <w:tcW w:w="631" w:type="dxa"/>
            <w:vAlign w:val="bottom"/>
          </w:tcPr>
          <w:p w14:paraId="625F34ED" w14:textId="77777777" w:rsidR="00D47A72" w:rsidRDefault="00000000">
            <w:pPr>
              <w:widowControl w:val="0"/>
              <w:spacing w:line="240" w:lineRule="auto"/>
              <w:jc w:val="right"/>
              <w:rPr>
                <w:sz w:val="20"/>
                <w:szCs w:val="20"/>
              </w:rPr>
            </w:pPr>
            <w:r>
              <w:rPr>
                <w:sz w:val="20"/>
                <w:szCs w:val="20"/>
              </w:rPr>
              <w:t>NA</w:t>
            </w:r>
          </w:p>
        </w:tc>
        <w:tc>
          <w:tcPr>
            <w:tcW w:w="632" w:type="dxa"/>
            <w:vAlign w:val="bottom"/>
          </w:tcPr>
          <w:p w14:paraId="797E42C2" w14:textId="77777777" w:rsidR="00D47A72" w:rsidRDefault="00000000">
            <w:pPr>
              <w:widowControl w:val="0"/>
              <w:spacing w:line="240" w:lineRule="auto"/>
              <w:jc w:val="right"/>
              <w:rPr>
                <w:sz w:val="20"/>
                <w:szCs w:val="20"/>
              </w:rPr>
            </w:pPr>
            <w:r>
              <w:rPr>
                <w:sz w:val="20"/>
                <w:szCs w:val="20"/>
              </w:rPr>
              <w:t>10.8</w:t>
            </w:r>
          </w:p>
        </w:tc>
        <w:tc>
          <w:tcPr>
            <w:tcW w:w="631" w:type="dxa"/>
            <w:vAlign w:val="bottom"/>
          </w:tcPr>
          <w:p w14:paraId="7BD4046F" w14:textId="77777777" w:rsidR="00D47A72" w:rsidRDefault="00000000">
            <w:pPr>
              <w:widowControl w:val="0"/>
              <w:spacing w:line="240" w:lineRule="auto"/>
              <w:jc w:val="right"/>
              <w:rPr>
                <w:sz w:val="20"/>
                <w:szCs w:val="20"/>
              </w:rPr>
            </w:pPr>
            <w:r>
              <w:rPr>
                <w:sz w:val="20"/>
                <w:szCs w:val="20"/>
              </w:rPr>
              <w:t>27.8</w:t>
            </w:r>
          </w:p>
        </w:tc>
        <w:tc>
          <w:tcPr>
            <w:tcW w:w="91" w:type="dxa"/>
            <w:vAlign w:val="bottom"/>
          </w:tcPr>
          <w:p w14:paraId="0FBB0F30" w14:textId="77777777" w:rsidR="00D47A72" w:rsidRDefault="00D47A72">
            <w:pPr>
              <w:widowControl w:val="0"/>
              <w:spacing w:line="240" w:lineRule="auto"/>
              <w:jc w:val="right"/>
              <w:rPr>
                <w:sz w:val="20"/>
                <w:szCs w:val="20"/>
              </w:rPr>
            </w:pPr>
          </w:p>
        </w:tc>
        <w:tc>
          <w:tcPr>
            <w:tcW w:w="629" w:type="dxa"/>
            <w:vAlign w:val="bottom"/>
          </w:tcPr>
          <w:p w14:paraId="16425777" w14:textId="77777777" w:rsidR="00D47A72" w:rsidRDefault="00000000">
            <w:pPr>
              <w:widowControl w:val="0"/>
              <w:spacing w:line="240" w:lineRule="auto"/>
              <w:jc w:val="right"/>
              <w:rPr>
                <w:sz w:val="20"/>
                <w:szCs w:val="20"/>
              </w:rPr>
            </w:pPr>
            <w:r>
              <w:rPr>
                <w:sz w:val="20"/>
                <w:szCs w:val="20"/>
              </w:rPr>
              <w:t>NA</w:t>
            </w:r>
          </w:p>
        </w:tc>
        <w:tc>
          <w:tcPr>
            <w:tcW w:w="634" w:type="dxa"/>
            <w:vAlign w:val="bottom"/>
          </w:tcPr>
          <w:p w14:paraId="0A223E76" w14:textId="77777777" w:rsidR="00D47A72" w:rsidRDefault="00000000">
            <w:pPr>
              <w:widowControl w:val="0"/>
              <w:spacing w:line="240" w:lineRule="auto"/>
              <w:jc w:val="right"/>
              <w:rPr>
                <w:sz w:val="20"/>
                <w:szCs w:val="20"/>
              </w:rPr>
            </w:pPr>
            <w:r>
              <w:rPr>
                <w:sz w:val="20"/>
                <w:szCs w:val="20"/>
              </w:rPr>
              <w:t>NA</w:t>
            </w:r>
          </w:p>
        </w:tc>
        <w:tc>
          <w:tcPr>
            <w:tcW w:w="628" w:type="dxa"/>
            <w:vAlign w:val="bottom"/>
          </w:tcPr>
          <w:p w14:paraId="5EC2DA41" w14:textId="77777777" w:rsidR="00D47A72" w:rsidRDefault="00000000">
            <w:pPr>
              <w:widowControl w:val="0"/>
              <w:spacing w:line="240" w:lineRule="auto"/>
              <w:jc w:val="right"/>
              <w:rPr>
                <w:sz w:val="20"/>
                <w:szCs w:val="20"/>
              </w:rPr>
            </w:pPr>
            <w:r>
              <w:rPr>
                <w:sz w:val="20"/>
                <w:szCs w:val="20"/>
              </w:rPr>
              <w:t>7.9</w:t>
            </w:r>
          </w:p>
        </w:tc>
        <w:tc>
          <w:tcPr>
            <w:tcW w:w="632" w:type="dxa"/>
            <w:vAlign w:val="bottom"/>
          </w:tcPr>
          <w:p w14:paraId="743BE1F3" w14:textId="77777777" w:rsidR="00D47A72" w:rsidRDefault="00000000">
            <w:pPr>
              <w:widowControl w:val="0"/>
              <w:spacing w:line="240" w:lineRule="auto"/>
              <w:jc w:val="right"/>
              <w:rPr>
                <w:sz w:val="20"/>
                <w:szCs w:val="20"/>
              </w:rPr>
            </w:pPr>
            <w:r>
              <w:rPr>
                <w:sz w:val="20"/>
                <w:szCs w:val="20"/>
              </w:rPr>
              <w:t>19.1</w:t>
            </w:r>
          </w:p>
        </w:tc>
        <w:tc>
          <w:tcPr>
            <w:tcW w:w="91" w:type="dxa"/>
            <w:vAlign w:val="bottom"/>
          </w:tcPr>
          <w:p w14:paraId="38582E86" w14:textId="77777777" w:rsidR="00D47A72" w:rsidRDefault="00D47A72">
            <w:pPr>
              <w:widowControl w:val="0"/>
              <w:spacing w:line="240" w:lineRule="auto"/>
              <w:jc w:val="right"/>
              <w:rPr>
                <w:sz w:val="20"/>
                <w:szCs w:val="20"/>
              </w:rPr>
            </w:pPr>
          </w:p>
        </w:tc>
        <w:tc>
          <w:tcPr>
            <w:tcW w:w="628" w:type="dxa"/>
            <w:vAlign w:val="bottom"/>
          </w:tcPr>
          <w:p w14:paraId="29FD9F47" w14:textId="77777777" w:rsidR="00D47A72" w:rsidRDefault="00000000">
            <w:pPr>
              <w:widowControl w:val="0"/>
              <w:spacing w:line="240" w:lineRule="auto"/>
              <w:jc w:val="right"/>
              <w:rPr>
                <w:sz w:val="20"/>
                <w:szCs w:val="20"/>
              </w:rPr>
            </w:pPr>
            <w:r>
              <w:rPr>
                <w:sz w:val="20"/>
                <w:szCs w:val="20"/>
              </w:rPr>
              <w:t>8.1</w:t>
            </w:r>
          </w:p>
        </w:tc>
        <w:tc>
          <w:tcPr>
            <w:tcW w:w="631" w:type="dxa"/>
            <w:vAlign w:val="bottom"/>
          </w:tcPr>
          <w:p w14:paraId="01D41D0C" w14:textId="77777777" w:rsidR="00D47A72" w:rsidRDefault="00000000">
            <w:pPr>
              <w:widowControl w:val="0"/>
              <w:spacing w:line="240" w:lineRule="auto"/>
              <w:jc w:val="right"/>
              <w:rPr>
                <w:sz w:val="20"/>
                <w:szCs w:val="20"/>
              </w:rPr>
            </w:pPr>
            <w:r>
              <w:rPr>
                <w:sz w:val="20"/>
                <w:szCs w:val="20"/>
              </w:rPr>
              <w:t>NA</w:t>
            </w:r>
          </w:p>
        </w:tc>
        <w:tc>
          <w:tcPr>
            <w:tcW w:w="629" w:type="dxa"/>
            <w:vAlign w:val="bottom"/>
          </w:tcPr>
          <w:p w14:paraId="416AF5F4" w14:textId="77777777" w:rsidR="00D47A72" w:rsidRDefault="00000000">
            <w:pPr>
              <w:widowControl w:val="0"/>
              <w:spacing w:line="240" w:lineRule="auto"/>
              <w:jc w:val="right"/>
              <w:rPr>
                <w:sz w:val="20"/>
                <w:szCs w:val="20"/>
              </w:rPr>
            </w:pPr>
            <w:r>
              <w:rPr>
                <w:sz w:val="20"/>
                <w:szCs w:val="20"/>
              </w:rPr>
              <w:t>44.0</w:t>
            </w:r>
          </w:p>
        </w:tc>
        <w:tc>
          <w:tcPr>
            <w:tcW w:w="695" w:type="dxa"/>
            <w:vAlign w:val="bottom"/>
          </w:tcPr>
          <w:p w14:paraId="3F6A6C02" w14:textId="77777777" w:rsidR="00D47A72" w:rsidRDefault="00000000">
            <w:pPr>
              <w:widowControl w:val="0"/>
              <w:spacing w:line="240" w:lineRule="auto"/>
              <w:jc w:val="right"/>
              <w:rPr>
                <w:sz w:val="20"/>
                <w:szCs w:val="20"/>
              </w:rPr>
            </w:pPr>
            <w:r>
              <w:rPr>
                <w:sz w:val="20"/>
                <w:szCs w:val="20"/>
              </w:rPr>
              <w:t>46.4</w:t>
            </w:r>
          </w:p>
        </w:tc>
      </w:tr>
      <w:tr w:rsidR="00D47A72" w14:paraId="26F83A89" w14:textId="77777777">
        <w:trPr>
          <w:trHeight w:val="70"/>
        </w:trPr>
        <w:tc>
          <w:tcPr>
            <w:tcW w:w="896" w:type="dxa"/>
            <w:vMerge/>
            <w:tcBorders>
              <w:bottom w:val="single" w:sz="4" w:space="0" w:color="000000"/>
            </w:tcBorders>
            <w:vAlign w:val="bottom"/>
          </w:tcPr>
          <w:p w14:paraId="50E11CFB" w14:textId="77777777" w:rsidR="00D47A72" w:rsidRDefault="00D47A72">
            <w:pPr>
              <w:widowControl w:val="0"/>
              <w:spacing w:line="240" w:lineRule="auto"/>
              <w:rPr>
                <w:sz w:val="20"/>
                <w:szCs w:val="20"/>
              </w:rPr>
            </w:pPr>
          </w:p>
        </w:tc>
        <w:tc>
          <w:tcPr>
            <w:tcW w:w="749" w:type="dxa"/>
            <w:tcBorders>
              <w:bottom w:val="single" w:sz="4" w:space="0" w:color="000000"/>
            </w:tcBorders>
            <w:vAlign w:val="bottom"/>
          </w:tcPr>
          <w:p w14:paraId="67219AEE" w14:textId="77777777" w:rsidR="00D47A72" w:rsidRDefault="00000000">
            <w:pPr>
              <w:widowControl w:val="0"/>
              <w:spacing w:line="240" w:lineRule="auto"/>
              <w:rPr>
                <w:sz w:val="20"/>
                <w:szCs w:val="20"/>
              </w:rPr>
            </w:pPr>
            <w:r>
              <w:rPr>
                <w:sz w:val="20"/>
                <w:szCs w:val="20"/>
              </w:rPr>
              <w:t>SE</w:t>
            </w:r>
          </w:p>
        </w:tc>
        <w:tc>
          <w:tcPr>
            <w:tcW w:w="608" w:type="dxa"/>
            <w:tcBorders>
              <w:bottom w:val="single" w:sz="4" w:space="0" w:color="000000"/>
            </w:tcBorders>
            <w:vAlign w:val="bottom"/>
          </w:tcPr>
          <w:p w14:paraId="0F417CD2" w14:textId="77777777" w:rsidR="00D47A72"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5E5E4E64" w14:textId="77777777" w:rsidR="00D47A72" w:rsidRDefault="00000000">
            <w:pPr>
              <w:widowControl w:val="0"/>
              <w:spacing w:line="240" w:lineRule="auto"/>
              <w:jc w:val="right"/>
              <w:rPr>
                <w:sz w:val="20"/>
                <w:szCs w:val="20"/>
              </w:rPr>
            </w:pPr>
            <w:r>
              <w:rPr>
                <w:sz w:val="20"/>
                <w:szCs w:val="20"/>
              </w:rPr>
              <w:t>0.5</w:t>
            </w:r>
          </w:p>
        </w:tc>
        <w:tc>
          <w:tcPr>
            <w:tcW w:w="660" w:type="dxa"/>
            <w:tcBorders>
              <w:bottom w:val="single" w:sz="4" w:space="0" w:color="000000"/>
            </w:tcBorders>
            <w:vAlign w:val="bottom"/>
          </w:tcPr>
          <w:p w14:paraId="62F244D1" w14:textId="77777777" w:rsidR="00D47A72" w:rsidRDefault="00000000">
            <w:pPr>
              <w:widowControl w:val="0"/>
              <w:spacing w:line="240" w:lineRule="auto"/>
              <w:jc w:val="right"/>
              <w:rPr>
                <w:sz w:val="20"/>
                <w:szCs w:val="20"/>
              </w:rPr>
            </w:pPr>
            <w:r>
              <w:rPr>
                <w:sz w:val="20"/>
                <w:szCs w:val="20"/>
              </w:rPr>
              <w:t>2.2</w:t>
            </w:r>
          </w:p>
        </w:tc>
        <w:tc>
          <w:tcPr>
            <w:tcW w:w="632" w:type="dxa"/>
            <w:tcBorders>
              <w:bottom w:val="single" w:sz="4" w:space="0" w:color="000000"/>
            </w:tcBorders>
            <w:vAlign w:val="bottom"/>
          </w:tcPr>
          <w:p w14:paraId="0346F4C0" w14:textId="77777777" w:rsidR="00D47A72" w:rsidRDefault="00000000">
            <w:pPr>
              <w:widowControl w:val="0"/>
              <w:spacing w:line="240" w:lineRule="auto"/>
              <w:jc w:val="right"/>
              <w:rPr>
                <w:sz w:val="20"/>
                <w:szCs w:val="20"/>
              </w:rPr>
            </w:pPr>
            <w:r>
              <w:rPr>
                <w:sz w:val="20"/>
                <w:szCs w:val="20"/>
              </w:rPr>
              <w:t>0.7</w:t>
            </w:r>
          </w:p>
        </w:tc>
        <w:tc>
          <w:tcPr>
            <w:tcW w:w="79" w:type="dxa"/>
            <w:tcBorders>
              <w:bottom w:val="single" w:sz="4" w:space="0" w:color="000000"/>
            </w:tcBorders>
            <w:vAlign w:val="bottom"/>
          </w:tcPr>
          <w:p w14:paraId="54280FAA" w14:textId="77777777" w:rsidR="00D47A72" w:rsidRDefault="00D47A72">
            <w:pPr>
              <w:widowControl w:val="0"/>
              <w:spacing w:line="240" w:lineRule="auto"/>
              <w:jc w:val="right"/>
              <w:rPr>
                <w:sz w:val="20"/>
                <w:szCs w:val="20"/>
              </w:rPr>
            </w:pPr>
          </w:p>
        </w:tc>
        <w:tc>
          <w:tcPr>
            <w:tcW w:w="609" w:type="dxa"/>
            <w:tcBorders>
              <w:bottom w:val="single" w:sz="4" w:space="0" w:color="000000"/>
            </w:tcBorders>
            <w:vAlign w:val="bottom"/>
          </w:tcPr>
          <w:p w14:paraId="1FEDC328" w14:textId="77777777" w:rsidR="00D47A72" w:rsidRDefault="00000000">
            <w:pPr>
              <w:widowControl w:val="0"/>
              <w:spacing w:line="240" w:lineRule="auto"/>
              <w:jc w:val="right"/>
              <w:rPr>
                <w:sz w:val="20"/>
                <w:szCs w:val="20"/>
              </w:rPr>
            </w:pPr>
            <w:r>
              <w:rPr>
                <w:sz w:val="20"/>
                <w:szCs w:val="20"/>
              </w:rPr>
              <w:t>NA</w:t>
            </w:r>
          </w:p>
        </w:tc>
        <w:tc>
          <w:tcPr>
            <w:tcW w:w="635" w:type="dxa"/>
            <w:tcBorders>
              <w:bottom w:val="single" w:sz="4" w:space="0" w:color="000000"/>
            </w:tcBorders>
            <w:vAlign w:val="bottom"/>
          </w:tcPr>
          <w:p w14:paraId="7F648A34" w14:textId="77777777" w:rsidR="00D47A72" w:rsidRDefault="00000000">
            <w:pPr>
              <w:widowControl w:val="0"/>
              <w:spacing w:line="240" w:lineRule="auto"/>
              <w:jc w:val="right"/>
              <w:rPr>
                <w:sz w:val="20"/>
                <w:szCs w:val="20"/>
              </w:rPr>
            </w:pPr>
            <w:r>
              <w:rPr>
                <w:sz w:val="20"/>
                <w:szCs w:val="20"/>
              </w:rPr>
              <w:t>0.3</w:t>
            </w:r>
          </w:p>
        </w:tc>
        <w:tc>
          <w:tcPr>
            <w:tcW w:w="637" w:type="dxa"/>
            <w:tcBorders>
              <w:bottom w:val="single" w:sz="4" w:space="0" w:color="000000"/>
            </w:tcBorders>
            <w:vAlign w:val="bottom"/>
          </w:tcPr>
          <w:p w14:paraId="4F16E154" w14:textId="77777777" w:rsidR="00D47A72" w:rsidRDefault="00000000">
            <w:pPr>
              <w:widowControl w:val="0"/>
              <w:spacing w:line="240" w:lineRule="auto"/>
              <w:jc w:val="right"/>
              <w:rPr>
                <w:sz w:val="20"/>
                <w:szCs w:val="20"/>
              </w:rPr>
            </w:pPr>
            <w:r>
              <w:rPr>
                <w:sz w:val="20"/>
                <w:szCs w:val="20"/>
              </w:rPr>
              <w:t>3.4</w:t>
            </w:r>
          </w:p>
        </w:tc>
        <w:tc>
          <w:tcPr>
            <w:tcW w:w="628" w:type="dxa"/>
            <w:tcBorders>
              <w:bottom w:val="single" w:sz="4" w:space="0" w:color="000000"/>
            </w:tcBorders>
            <w:vAlign w:val="bottom"/>
          </w:tcPr>
          <w:p w14:paraId="3BCF37D8" w14:textId="77777777" w:rsidR="00D47A72" w:rsidRDefault="00000000">
            <w:pPr>
              <w:widowControl w:val="0"/>
              <w:spacing w:line="240" w:lineRule="auto"/>
              <w:jc w:val="right"/>
              <w:rPr>
                <w:sz w:val="20"/>
                <w:szCs w:val="20"/>
              </w:rPr>
            </w:pPr>
            <w:r>
              <w:rPr>
                <w:sz w:val="20"/>
                <w:szCs w:val="20"/>
              </w:rPr>
              <w:t>4.3</w:t>
            </w:r>
          </w:p>
        </w:tc>
        <w:tc>
          <w:tcPr>
            <w:tcW w:w="91" w:type="dxa"/>
            <w:tcBorders>
              <w:bottom w:val="single" w:sz="4" w:space="0" w:color="000000"/>
            </w:tcBorders>
            <w:vAlign w:val="bottom"/>
          </w:tcPr>
          <w:p w14:paraId="179E3BA1" w14:textId="77777777" w:rsidR="00D47A72" w:rsidRDefault="00D47A72">
            <w:pPr>
              <w:widowControl w:val="0"/>
              <w:spacing w:line="240" w:lineRule="auto"/>
              <w:jc w:val="right"/>
              <w:rPr>
                <w:sz w:val="20"/>
                <w:szCs w:val="20"/>
              </w:rPr>
            </w:pPr>
          </w:p>
        </w:tc>
        <w:tc>
          <w:tcPr>
            <w:tcW w:w="629" w:type="dxa"/>
            <w:tcBorders>
              <w:bottom w:val="single" w:sz="4" w:space="0" w:color="000000"/>
            </w:tcBorders>
            <w:vAlign w:val="bottom"/>
          </w:tcPr>
          <w:p w14:paraId="2C624104" w14:textId="77777777" w:rsidR="00D47A72" w:rsidRDefault="00000000">
            <w:pPr>
              <w:widowControl w:val="0"/>
              <w:spacing w:line="240" w:lineRule="auto"/>
              <w:jc w:val="right"/>
              <w:rPr>
                <w:sz w:val="20"/>
                <w:szCs w:val="20"/>
              </w:rPr>
            </w:pPr>
            <w:r>
              <w:rPr>
                <w:sz w:val="20"/>
                <w:szCs w:val="20"/>
              </w:rPr>
              <w:t>NA</w:t>
            </w:r>
          </w:p>
        </w:tc>
        <w:tc>
          <w:tcPr>
            <w:tcW w:w="631" w:type="dxa"/>
            <w:tcBorders>
              <w:bottom w:val="single" w:sz="4" w:space="0" w:color="000000"/>
            </w:tcBorders>
            <w:vAlign w:val="bottom"/>
          </w:tcPr>
          <w:p w14:paraId="506512C4" w14:textId="77777777" w:rsidR="00D47A72" w:rsidRDefault="00000000">
            <w:pPr>
              <w:widowControl w:val="0"/>
              <w:spacing w:line="240" w:lineRule="auto"/>
              <w:jc w:val="right"/>
              <w:rPr>
                <w:sz w:val="20"/>
                <w:szCs w:val="20"/>
              </w:rPr>
            </w:pPr>
            <w:r>
              <w:rPr>
                <w:sz w:val="20"/>
                <w:szCs w:val="20"/>
              </w:rPr>
              <w:t>NA</w:t>
            </w:r>
          </w:p>
        </w:tc>
        <w:tc>
          <w:tcPr>
            <w:tcW w:w="632" w:type="dxa"/>
            <w:tcBorders>
              <w:bottom w:val="single" w:sz="4" w:space="0" w:color="000000"/>
            </w:tcBorders>
            <w:vAlign w:val="bottom"/>
          </w:tcPr>
          <w:p w14:paraId="508DBAA6" w14:textId="77777777" w:rsidR="00D47A72" w:rsidRDefault="00000000">
            <w:pPr>
              <w:widowControl w:val="0"/>
              <w:spacing w:line="240" w:lineRule="auto"/>
              <w:jc w:val="right"/>
              <w:rPr>
                <w:sz w:val="20"/>
                <w:szCs w:val="20"/>
              </w:rPr>
            </w:pPr>
            <w:r>
              <w:rPr>
                <w:sz w:val="20"/>
                <w:szCs w:val="20"/>
              </w:rPr>
              <w:t>0.9</w:t>
            </w:r>
          </w:p>
        </w:tc>
        <w:tc>
          <w:tcPr>
            <w:tcW w:w="631" w:type="dxa"/>
            <w:tcBorders>
              <w:bottom w:val="single" w:sz="4" w:space="0" w:color="000000"/>
            </w:tcBorders>
            <w:vAlign w:val="bottom"/>
          </w:tcPr>
          <w:p w14:paraId="683E5D26" w14:textId="77777777" w:rsidR="00D47A72" w:rsidRDefault="00000000">
            <w:pPr>
              <w:widowControl w:val="0"/>
              <w:spacing w:line="240" w:lineRule="auto"/>
              <w:jc w:val="right"/>
              <w:rPr>
                <w:sz w:val="20"/>
                <w:szCs w:val="20"/>
              </w:rPr>
            </w:pPr>
            <w:r>
              <w:rPr>
                <w:sz w:val="20"/>
                <w:szCs w:val="20"/>
              </w:rPr>
              <w:t>1.8</w:t>
            </w:r>
          </w:p>
        </w:tc>
        <w:tc>
          <w:tcPr>
            <w:tcW w:w="91" w:type="dxa"/>
            <w:tcBorders>
              <w:bottom w:val="single" w:sz="4" w:space="0" w:color="000000"/>
            </w:tcBorders>
            <w:vAlign w:val="bottom"/>
          </w:tcPr>
          <w:p w14:paraId="3B887BC2" w14:textId="77777777" w:rsidR="00D47A72" w:rsidRDefault="00D47A72">
            <w:pPr>
              <w:widowControl w:val="0"/>
              <w:spacing w:line="240" w:lineRule="auto"/>
              <w:jc w:val="right"/>
              <w:rPr>
                <w:sz w:val="20"/>
                <w:szCs w:val="20"/>
              </w:rPr>
            </w:pPr>
          </w:p>
        </w:tc>
        <w:tc>
          <w:tcPr>
            <w:tcW w:w="629" w:type="dxa"/>
            <w:tcBorders>
              <w:bottom w:val="single" w:sz="4" w:space="0" w:color="000000"/>
            </w:tcBorders>
            <w:vAlign w:val="bottom"/>
          </w:tcPr>
          <w:p w14:paraId="7E008C1A" w14:textId="77777777" w:rsidR="00D47A72" w:rsidRDefault="00000000">
            <w:pPr>
              <w:widowControl w:val="0"/>
              <w:spacing w:line="240" w:lineRule="auto"/>
              <w:jc w:val="right"/>
              <w:rPr>
                <w:sz w:val="20"/>
                <w:szCs w:val="20"/>
              </w:rPr>
            </w:pPr>
            <w:r>
              <w:rPr>
                <w:sz w:val="20"/>
                <w:szCs w:val="20"/>
              </w:rPr>
              <w:t>NA</w:t>
            </w:r>
          </w:p>
        </w:tc>
        <w:tc>
          <w:tcPr>
            <w:tcW w:w="634" w:type="dxa"/>
            <w:tcBorders>
              <w:bottom w:val="single" w:sz="4" w:space="0" w:color="000000"/>
            </w:tcBorders>
            <w:vAlign w:val="bottom"/>
          </w:tcPr>
          <w:p w14:paraId="760BBE59" w14:textId="77777777" w:rsidR="00D47A72" w:rsidRDefault="00000000">
            <w:pPr>
              <w:widowControl w:val="0"/>
              <w:spacing w:line="240" w:lineRule="auto"/>
              <w:jc w:val="right"/>
              <w:rPr>
                <w:sz w:val="20"/>
                <w:szCs w:val="20"/>
              </w:rPr>
            </w:pPr>
            <w:r>
              <w:rPr>
                <w:sz w:val="20"/>
                <w:szCs w:val="20"/>
              </w:rPr>
              <w:t>NA</w:t>
            </w:r>
          </w:p>
        </w:tc>
        <w:tc>
          <w:tcPr>
            <w:tcW w:w="628" w:type="dxa"/>
            <w:tcBorders>
              <w:bottom w:val="single" w:sz="4" w:space="0" w:color="000000"/>
            </w:tcBorders>
            <w:vAlign w:val="bottom"/>
          </w:tcPr>
          <w:p w14:paraId="3B9254BE" w14:textId="77777777" w:rsidR="00D47A72" w:rsidRDefault="00000000">
            <w:pPr>
              <w:widowControl w:val="0"/>
              <w:spacing w:line="240" w:lineRule="auto"/>
              <w:jc w:val="right"/>
              <w:rPr>
                <w:sz w:val="20"/>
                <w:szCs w:val="20"/>
              </w:rPr>
            </w:pPr>
            <w:r>
              <w:rPr>
                <w:sz w:val="20"/>
                <w:szCs w:val="20"/>
              </w:rPr>
              <w:t>0.7</w:t>
            </w:r>
          </w:p>
        </w:tc>
        <w:tc>
          <w:tcPr>
            <w:tcW w:w="632" w:type="dxa"/>
            <w:tcBorders>
              <w:bottom w:val="single" w:sz="4" w:space="0" w:color="000000"/>
            </w:tcBorders>
            <w:vAlign w:val="bottom"/>
          </w:tcPr>
          <w:p w14:paraId="77C9D2F7" w14:textId="77777777" w:rsidR="00D47A72" w:rsidRDefault="00000000">
            <w:pPr>
              <w:widowControl w:val="0"/>
              <w:spacing w:line="240" w:lineRule="auto"/>
              <w:jc w:val="right"/>
              <w:rPr>
                <w:sz w:val="20"/>
                <w:szCs w:val="20"/>
              </w:rPr>
            </w:pPr>
            <w:r>
              <w:rPr>
                <w:sz w:val="20"/>
                <w:szCs w:val="20"/>
              </w:rPr>
              <w:t>1.5</w:t>
            </w:r>
          </w:p>
        </w:tc>
        <w:tc>
          <w:tcPr>
            <w:tcW w:w="91" w:type="dxa"/>
            <w:tcBorders>
              <w:bottom w:val="single" w:sz="4" w:space="0" w:color="000000"/>
            </w:tcBorders>
            <w:vAlign w:val="bottom"/>
          </w:tcPr>
          <w:p w14:paraId="14AF34AF" w14:textId="77777777" w:rsidR="00D47A72" w:rsidRDefault="00D47A72">
            <w:pPr>
              <w:widowControl w:val="0"/>
              <w:spacing w:line="240" w:lineRule="auto"/>
              <w:jc w:val="right"/>
              <w:rPr>
                <w:sz w:val="20"/>
                <w:szCs w:val="20"/>
              </w:rPr>
            </w:pPr>
          </w:p>
        </w:tc>
        <w:tc>
          <w:tcPr>
            <w:tcW w:w="628" w:type="dxa"/>
            <w:tcBorders>
              <w:bottom w:val="single" w:sz="4" w:space="0" w:color="000000"/>
            </w:tcBorders>
            <w:vAlign w:val="bottom"/>
          </w:tcPr>
          <w:p w14:paraId="2084E73B" w14:textId="77777777" w:rsidR="00D47A72" w:rsidRDefault="00000000">
            <w:pPr>
              <w:widowControl w:val="0"/>
              <w:spacing w:line="240" w:lineRule="auto"/>
              <w:jc w:val="right"/>
              <w:rPr>
                <w:sz w:val="20"/>
                <w:szCs w:val="20"/>
              </w:rPr>
            </w:pPr>
            <w:r>
              <w:rPr>
                <w:sz w:val="20"/>
                <w:szCs w:val="20"/>
              </w:rPr>
              <w:t>0.5</w:t>
            </w:r>
          </w:p>
        </w:tc>
        <w:tc>
          <w:tcPr>
            <w:tcW w:w="631" w:type="dxa"/>
            <w:tcBorders>
              <w:bottom w:val="single" w:sz="4" w:space="0" w:color="000000"/>
            </w:tcBorders>
            <w:vAlign w:val="bottom"/>
          </w:tcPr>
          <w:p w14:paraId="25A78B1E" w14:textId="77777777" w:rsidR="00D47A72" w:rsidRDefault="00000000">
            <w:pPr>
              <w:widowControl w:val="0"/>
              <w:spacing w:line="240" w:lineRule="auto"/>
              <w:jc w:val="right"/>
              <w:rPr>
                <w:sz w:val="20"/>
                <w:szCs w:val="20"/>
              </w:rPr>
            </w:pPr>
            <w:r>
              <w:rPr>
                <w:sz w:val="20"/>
                <w:szCs w:val="20"/>
              </w:rPr>
              <w:t>NA</w:t>
            </w:r>
          </w:p>
        </w:tc>
        <w:tc>
          <w:tcPr>
            <w:tcW w:w="629" w:type="dxa"/>
            <w:tcBorders>
              <w:bottom w:val="single" w:sz="4" w:space="0" w:color="000000"/>
            </w:tcBorders>
            <w:vAlign w:val="bottom"/>
          </w:tcPr>
          <w:p w14:paraId="2790B8B8" w14:textId="77777777" w:rsidR="00D47A72" w:rsidRDefault="00000000">
            <w:pPr>
              <w:widowControl w:val="0"/>
              <w:spacing w:line="240" w:lineRule="auto"/>
              <w:jc w:val="right"/>
              <w:rPr>
                <w:sz w:val="20"/>
                <w:szCs w:val="20"/>
              </w:rPr>
            </w:pPr>
            <w:r>
              <w:rPr>
                <w:sz w:val="20"/>
                <w:szCs w:val="20"/>
              </w:rPr>
              <w:t>3.1</w:t>
            </w:r>
          </w:p>
        </w:tc>
        <w:tc>
          <w:tcPr>
            <w:tcW w:w="695" w:type="dxa"/>
            <w:tcBorders>
              <w:bottom w:val="single" w:sz="4" w:space="0" w:color="000000"/>
            </w:tcBorders>
            <w:vAlign w:val="bottom"/>
          </w:tcPr>
          <w:p w14:paraId="760B34DF" w14:textId="77777777" w:rsidR="00D47A72" w:rsidRDefault="00000000">
            <w:pPr>
              <w:widowControl w:val="0"/>
              <w:spacing w:line="240" w:lineRule="auto"/>
              <w:jc w:val="right"/>
              <w:rPr>
                <w:sz w:val="20"/>
                <w:szCs w:val="20"/>
              </w:rPr>
            </w:pPr>
            <w:r>
              <w:rPr>
                <w:sz w:val="20"/>
                <w:szCs w:val="20"/>
              </w:rPr>
              <w:t>4.6</w:t>
            </w:r>
          </w:p>
        </w:tc>
      </w:tr>
      <w:tr w:rsidR="00D47A72" w14:paraId="5EDA42C8" w14:textId="77777777">
        <w:trPr>
          <w:trHeight w:val="256"/>
        </w:trPr>
        <w:tc>
          <w:tcPr>
            <w:tcW w:w="896" w:type="dxa"/>
            <w:tcBorders>
              <w:top w:val="single" w:sz="4" w:space="0" w:color="000000"/>
            </w:tcBorders>
            <w:vAlign w:val="bottom"/>
          </w:tcPr>
          <w:p w14:paraId="1BEA666C" w14:textId="77777777" w:rsidR="00D47A72" w:rsidRDefault="00D47A72">
            <w:pPr>
              <w:widowControl w:val="0"/>
              <w:rPr>
                <w:sz w:val="20"/>
                <w:szCs w:val="20"/>
              </w:rPr>
            </w:pPr>
          </w:p>
        </w:tc>
        <w:tc>
          <w:tcPr>
            <w:tcW w:w="749" w:type="dxa"/>
            <w:tcBorders>
              <w:top w:val="single" w:sz="4" w:space="0" w:color="000000"/>
            </w:tcBorders>
            <w:vAlign w:val="bottom"/>
          </w:tcPr>
          <w:p w14:paraId="0A68101C" w14:textId="77777777" w:rsidR="00D47A72" w:rsidRDefault="00D47A72">
            <w:pPr>
              <w:widowControl w:val="0"/>
              <w:rPr>
                <w:sz w:val="20"/>
                <w:szCs w:val="20"/>
              </w:rPr>
            </w:pPr>
          </w:p>
        </w:tc>
        <w:tc>
          <w:tcPr>
            <w:tcW w:w="608" w:type="dxa"/>
            <w:tcBorders>
              <w:top w:val="single" w:sz="4" w:space="0" w:color="000000"/>
            </w:tcBorders>
            <w:vAlign w:val="bottom"/>
          </w:tcPr>
          <w:p w14:paraId="553EB19A" w14:textId="77777777" w:rsidR="00D47A72" w:rsidRDefault="00D47A72">
            <w:pPr>
              <w:widowControl w:val="0"/>
              <w:rPr>
                <w:sz w:val="20"/>
                <w:szCs w:val="20"/>
              </w:rPr>
            </w:pPr>
          </w:p>
        </w:tc>
        <w:tc>
          <w:tcPr>
            <w:tcW w:w="631" w:type="dxa"/>
            <w:tcBorders>
              <w:top w:val="single" w:sz="4" w:space="0" w:color="000000"/>
            </w:tcBorders>
            <w:vAlign w:val="bottom"/>
          </w:tcPr>
          <w:p w14:paraId="613039F5" w14:textId="77777777" w:rsidR="00D47A72" w:rsidRDefault="00D47A72">
            <w:pPr>
              <w:widowControl w:val="0"/>
              <w:jc w:val="right"/>
              <w:rPr>
                <w:sz w:val="20"/>
                <w:szCs w:val="20"/>
              </w:rPr>
            </w:pPr>
          </w:p>
        </w:tc>
        <w:tc>
          <w:tcPr>
            <w:tcW w:w="660" w:type="dxa"/>
            <w:tcBorders>
              <w:top w:val="single" w:sz="4" w:space="0" w:color="000000"/>
            </w:tcBorders>
            <w:vAlign w:val="bottom"/>
          </w:tcPr>
          <w:p w14:paraId="122C641E" w14:textId="77777777" w:rsidR="00D47A72" w:rsidRDefault="00D47A72">
            <w:pPr>
              <w:widowControl w:val="0"/>
              <w:jc w:val="right"/>
              <w:rPr>
                <w:sz w:val="20"/>
                <w:szCs w:val="20"/>
              </w:rPr>
            </w:pPr>
          </w:p>
        </w:tc>
        <w:tc>
          <w:tcPr>
            <w:tcW w:w="632" w:type="dxa"/>
            <w:tcBorders>
              <w:top w:val="single" w:sz="4" w:space="0" w:color="000000"/>
            </w:tcBorders>
            <w:vAlign w:val="bottom"/>
          </w:tcPr>
          <w:p w14:paraId="4C098CE4" w14:textId="77777777" w:rsidR="00D47A72" w:rsidRDefault="00D47A72">
            <w:pPr>
              <w:widowControl w:val="0"/>
              <w:jc w:val="right"/>
              <w:rPr>
                <w:sz w:val="20"/>
                <w:szCs w:val="20"/>
              </w:rPr>
            </w:pPr>
          </w:p>
        </w:tc>
        <w:tc>
          <w:tcPr>
            <w:tcW w:w="79" w:type="dxa"/>
            <w:tcBorders>
              <w:top w:val="single" w:sz="4" w:space="0" w:color="000000"/>
            </w:tcBorders>
            <w:vAlign w:val="bottom"/>
          </w:tcPr>
          <w:p w14:paraId="256EF74C" w14:textId="77777777" w:rsidR="00D47A72" w:rsidRDefault="00D47A72">
            <w:pPr>
              <w:widowControl w:val="0"/>
              <w:rPr>
                <w:sz w:val="20"/>
                <w:szCs w:val="20"/>
              </w:rPr>
            </w:pPr>
          </w:p>
        </w:tc>
        <w:tc>
          <w:tcPr>
            <w:tcW w:w="609" w:type="dxa"/>
            <w:tcBorders>
              <w:top w:val="single" w:sz="4" w:space="0" w:color="000000"/>
            </w:tcBorders>
            <w:vAlign w:val="bottom"/>
          </w:tcPr>
          <w:p w14:paraId="2D11EABD" w14:textId="77777777" w:rsidR="00D47A72" w:rsidRDefault="00D47A72">
            <w:pPr>
              <w:widowControl w:val="0"/>
              <w:rPr>
                <w:sz w:val="20"/>
                <w:szCs w:val="20"/>
              </w:rPr>
            </w:pPr>
          </w:p>
        </w:tc>
        <w:tc>
          <w:tcPr>
            <w:tcW w:w="635" w:type="dxa"/>
            <w:tcBorders>
              <w:top w:val="single" w:sz="4" w:space="0" w:color="000000"/>
            </w:tcBorders>
            <w:vAlign w:val="bottom"/>
          </w:tcPr>
          <w:p w14:paraId="23671D1E" w14:textId="77777777" w:rsidR="00D47A72" w:rsidRDefault="00D47A72">
            <w:pPr>
              <w:widowControl w:val="0"/>
              <w:jc w:val="right"/>
              <w:rPr>
                <w:sz w:val="20"/>
                <w:szCs w:val="20"/>
              </w:rPr>
            </w:pPr>
          </w:p>
        </w:tc>
        <w:tc>
          <w:tcPr>
            <w:tcW w:w="637" w:type="dxa"/>
            <w:tcBorders>
              <w:top w:val="single" w:sz="4" w:space="0" w:color="000000"/>
            </w:tcBorders>
            <w:vAlign w:val="bottom"/>
          </w:tcPr>
          <w:p w14:paraId="45D4D42D" w14:textId="77777777" w:rsidR="00D47A72" w:rsidRDefault="00D47A72">
            <w:pPr>
              <w:widowControl w:val="0"/>
              <w:jc w:val="right"/>
              <w:rPr>
                <w:sz w:val="20"/>
                <w:szCs w:val="20"/>
              </w:rPr>
            </w:pPr>
          </w:p>
        </w:tc>
        <w:tc>
          <w:tcPr>
            <w:tcW w:w="628" w:type="dxa"/>
            <w:tcBorders>
              <w:top w:val="single" w:sz="4" w:space="0" w:color="000000"/>
            </w:tcBorders>
            <w:vAlign w:val="bottom"/>
          </w:tcPr>
          <w:p w14:paraId="10DC98BE" w14:textId="77777777" w:rsidR="00D47A72" w:rsidRDefault="00D47A72">
            <w:pPr>
              <w:widowControl w:val="0"/>
              <w:jc w:val="right"/>
              <w:rPr>
                <w:sz w:val="20"/>
                <w:szCs w:val="20"/>
              </w:rPr>
            </w:pPr>
          </w:p>
        </w:tc>
        <w:tc>
          <w:tcPr>
            <w:tcW w:w="91" w:type="dxa"/>
            <w:tcBorders>
              <w:top w:val="single" w:sz="4" w:space="0" w:color="000000"/>
            </w:tcBorders>
            <w:vAlign w:val="bottom"/>
          </w:tcPr>
          <w:p w14:paraId="79DC750E" w14:textId="77777777" w:rsidR="00D47A72" w:rsidRDefault="00D47A72">
            <w:pPr>
              <w:widowControl w:val="0"/>
              <w:rPr>
                <w:sz w:val="20"/>
                <w:szCs w:val="20"/>
              </w:rPr>
            </w:pPr>
          </w:p>
        </w:tc>
        <w:tc>
          <w:tcPr>
            <w:tcW w:w="629" w:type="dxa"/>
            <w:tcBorders>
              <w:top w:val="single" w:sz="4" w:space="0" w:color="000000"/>
            </w:tcBorders>
            <w:vAlign w:val="bottom"/>
          </w:tcPr>
          <w:p w14:paraId="19839798" w14:textId="77777777" w:rsidR="00D47A72" w:rsidRDefault="00D47A72">
            <w:pPr>
              <w:widowControl w:val="0"/>
              <w:rPr>
                <w:sz w:val="20"/>
                <w:szCs w:val="20"/>
              </w:rPr>
            </w:pPr>
          </w:p>
        </w:tc>
        <w:tc>
          <w:tcPr>
            <w:tcW w:w="631" w:type="dxa"/>
            <w:tcBorders>
              <w:top w:val="single" w:sz="4" w:space="0" w:color="000000"/>
            </w:tcBorders>
            <w:vAlign w:val="bottom"/>
          </w:tcPr>
          <w:p w14:paraId="685B5F48" w14:textId="77777777" w:rsidR="00D47A72" w:rsidRDefault="00D47A72">
            <w:pPr>
              <w:widowControl w:val="0"/>
              <w:rPr>
                <w:sz w:val="20"/>
                <w:szCs w:val="20"/>
              </w:rPr>
            </w:pPr>
          </w:p>
        </w:tc>
        <w:tc>
          <w:tcPr>
            <w:tcW w:w="632" w:type="dxa"/>
            <w:tcBorders>
              <w:top w:val="single" w:sz="4" w:space="0" w:color="000000"/>
            </w:tcBorders>
            <w:vAlign w:val="bottom"/>
          </w:tcPr>
          <w:p w14:paraId="14634EC9" w14:textId="77777777" w:rsidR="00D47A72" w:rsidRDefault="00D47A72">
            <w:pPr>
              <w:widowControl w:val="0"/>
              <w:jc w:val="right"/>
              <w:rPr>
                <w:sz w:val="20"/>
                <w:szCs w:val="20"/>
              </w:rPr>
            </w:pPr>
          </w:p>
        </w:tc>
        <w:tc>
          <w:tcPr>
            <w:tcW w:w="631" w:type="dxa"/>
            <w:tcBorders>
              <w:top w:val="single" w:sz="4" w:space="0" w:color="000000"/>
            </w:tcBorders>
            <w:vAlign w:val="bottom"/>
          </w:tcPr>
          <w:p w14:paraId="40D231A3" w14:textId="77777777" w:rsidR="00D47A72" w:rsidRDefault="00D47A72">
            <w:pPr>
              <w:widowControl w:val="0"/>
              <w:jc w:val="right"/>
              <w:rPr>
                <w:sz w:val="20"/>
                <w:szCs w:val="20"/>
              </w:rPr>
            </w:pPr>
          </w:p>
        </w:tc>
        <w:tc>
          <w:tcPr>
            <w:tcW w:w="91" w:type="dxa"/>
            <w:tcBorders>
              <w:top w:val="single" w:sz="4" w:space="0" w:color="000000"/>
            </w:tcBorders>
            <w:vAlign w:val="bottom"/>
          </w:tcPr>
          <w:p w14:paraId="5AC71208" w14:textId="77777777" w:rsidR="00D47A72" w:rsidRDefault="00D47A72">
            <w:pPr>
              <w:widowControl w:val="0"/>
              <w:rPr>
                <w:sz w:val="20"/>
                <w:szCs w:val="20"/>
              </w:rPr>
            </w:pPr>
          </w:p>
        </w:tc>
        <w:tc>
          <w:tcPr>
            <w:tcW w:w="629" w:type="dxa"/>
            <w:tcBorders>
              <w:top w:val="single" w:sz="4" w:space="0" w:color="000000"/>
            </w:tcBorders>
            <w:vAlign w:val="bottom"/>
          </w:tcPr>
          <w:p w14:paraId="220B9240" w14:textId="77777777" w:rsidR="00D47A72" w:rsidRDefault="00D47A72">
            <w:pPr>
              <w:widowControl w:val="0"/>
              <w:rPr>
                <w:sz w:val="20"/>
                <w:szCs w:val="20"/>
              </w:rPr>
            </w:pPr>
          </w:p>
        </w:tc>
        <w:tc>
          <w:tcPr>
            <w:tcW w:w="634" w:type="dxa"/>
            <w:tcBorders>
              <w:top w:val="single" w:sz="4" w:space="0" w:color="000000"/>
            </w:tcBorders>
            <w:vAlign w:val="bottom"/>
          </w:tcPr>
          <w:p w14:paraId="30F676D2" w14:textId="77777777" w:rsidR="00D47A72" w:rsidRDefault="00D47A72">
            <w:pPr>
              <w:widowControl w:val="0"/>
              <w:rPr>
                <w:sz w:val="20"/>
                <w:szCs w:val="20"/>
              </w:rPr>
            </w:pPr>
          </w:p>
        </w:tc>
        <w:tc>
          <w:tcPr>
            <w:tcW w:w="628" w:type="dxa"/>
            <w:tcBorders>
              <w:top w:val="single" w:sz="4" w:space="0" w:color="000000"/>
            </w:tcBorders>
            <w:vAlign w:val="bottom"/>
          </w:tcPr>
          <w:p w14:paraId="7A391A65" w14:textId="77777777" w:rsidR="00D47A72" w:rsidRDefault="00D47A72">
            <w:pPr>
              <w:widowControl w:val="0"/>
              <w:jc w:val="right"/>
              <w:rPr>
                <w:sz w:val="20"/>
                <w:szCs w:val="20"/>
              </w:rPr>
            </w:pPr>
          </w:p>
        </w:tc>
        <w:tc>
          <w:tcPr>
            <w:tcW w:w="632" w:type="dxa"/>
            <w:tcBorders>
              <w:top w:val="single" w:sz="4" w:space="0" w:color="000000"/>
            </w:tcBorders>
            <w:vAlign w:val="bottom"/>
          </w:tcPr>
          <w:p w14:paraId="7BB69929" w14:textId="77777777" w:rsidR="00D47A72" w:rsidRDefault="00D47A72">
            <w:pPr>
              <w:widowControl w:val="0"/>
              <w:rPr>
                <w:sz w:val="20"/>
                <w:szCs w:val="20"/>
              </w:rPr>
            </w:pPr>
          </w:p>
        </w:tc>
        <w:tc>
          <w:tcPr>
            <w:tcW w:w="91" w:type="dxa"/>
            <w:tcBorders>
              <w:top w:val="single" w:sz="4" w:space="0" w:color="000000"/>
            </w:tcBorders>
            <w:vAlign w:val="bottom"/>
          </w:tcPr>
          <w:p w14:paraId="271EBF7E" w14:textId="77777777" w:rsidR="00D47A72" w:rsidRDefault="00D47A72">
            <w:pPr>
              <w:widowControl w:val="0"/>
              <w:rPr>
                <w:sz w:val="20"/>
                <w:szCs w:val="20"/>
              </w:rPr>
            </w:pPr>
          </w:p>
        </w:tc>
        <w:tc>
          <w:tcPr>
            <w:tcW w:w="628" w:type="dxa"/>
            <w:tcBorders>
              <w:top w:val="single" w:sz="4" w:space="0" w:color="000000"/>
            </w:tcBorders>
            <w:vAlign w:val="bottom"/>
          </w:tcPr>
          <w:p w14:paraId="61A51984" w14:textId="77777777" w:rsidR="00D47A72" w:rsidRDefault="00D47A72">
            <w:pPr>
              <w:widowControl w:val="0"/>
              <w:jc w:val="right"/>
              <w:rPr>
                <w:sz w:val="20"/>
                <w:szCs w:val="20"/>
              </w:rPr>
            </w:pPr>
          </w:p>
        </w:tc>
        <w:tc>
          <w:tcPr>
            <w:tcW w:w="631" w:type="dxa"/>
            <w:tcBorders>
              <w:top w:val="single" w:sz="4" w:space="0" w:color="000000"/>
            </w:tcBorders>
            <w:vAlign w:val="bottom"/>
          </w:tcPr>
          <w:p w14:paraId="15D0C781" w14:textId="77777777" w:rsidR="00D47A72" w:rsidRDefault="00D47A72">
            <w:pPr>
              <w:widowControl w:val="0"/>
              <w:rPr>
                <w:sz w:val="20"/>
                <w:szCs w:val="20"/>
              </w:rPr>
            </w:pPr>
          </w:p>
        </w:tc>
        <w:tc>
          <w:tcPr>
            <w:tcW w:w="629" w:type="dxa"/>
            <w:tcBorders>
              <w:top w:val="single" w:sz="4" w:space="0" w:color="000000"/>
            </w:tcBorders>
            <w:vAlign w:val="bottom"/>
          </w:tcPr>
          <w:p w14:paraId="05825E95" w14:textId="77777777" w:rsidR="00D47A72" w:rsidRDefault="00D47A72">
            <w:pPr>
              <w:widowControl w:val="0"/>
              <w:jc w:val="right"/>
              <w:rPr>
                <w:sz w:val="20"/>
                <w:szCs w:val="20"/>
              </w:rPr>
            </w:pPr>
          </w:p>
        </w:tc>
        <w:tc>
          <w:tcPr>
            <w:tcW w:w="695" w:type="dxa"/>
            <w:tcBorders>
              <w:top w:val="single" w:sz="4" w:space="0" w:color="000000"/>
            </w:tcBorders>
            <w:vAlign w:val="bottom"/>
          </w:tcPr>
          <w:p w14:paraId="75732EE0" w14:textId="77777777" w:rsidR="00D47A72" w:rsidRDefault="00D47A72">
            <w:pPr>
              <w:widowControl w:val="0"/>
              <w:jc w:val="right"/>
              <w:rPr>
                <w:sz w:val="20"/>
                <w:szCs w:val="20"/>
              </w:rPr>
            </w:pPr>
          </w:p>
        </w:tc>
      </w:tr>
    </w:tbl>
    <w:p w14:paraId="7640D2C9" w14:textId="77777777" w:rsidR="00D47A72" w:rsidRDefault="00D47A72">
      <w:pPr>
        <w:sectPr w:rsidR="00D47A72">
          <w:headerReference w:type="default" r:id="rId42"/>
          <w:pgSz w:w="15840" w:h="12240" w:orient="landscape"/>
          <w:pgMar w:top="1497" w:right="2016" w:bottom="1440" w:left="864" w:header="1440" w:footer="0" w:gutter="0"/>
          <w:lnNumType w:countBy="1" w:distance="283" w:restart="continuous"/>
          <w:pgNumType w:start="1"/>
          <w:cols w:space="720"/>
          <w:formProt w:val="0"/>
          <w:docGrid w:linePitch="299" w:charSpace="28672"/>
        </w:sectPr>
      </w:pPr>
    </w:p>
    <w:p w14:paraId="2FE36AF2" w14:textId="77777777" w:rsidR="00D47A72" w:rsidRDefault="00000000">
      <w:pPr>
        <w:spacing w:line="480" w:lineRule="auto"/>
        <w:rPr>
          <w:sz w:val="24"/>
          <w:szCs w:val="24"/>
        </w:rPr>
      </w:pPr>
      <w:r>
        <w:rPr>
          <w:noProof/>
        </w:rPr>
        <w:lastRenderedPageBreak/>
        <w:drawing>
          <wp:inline distT="0" distB="0" distL="0" distR="0" wp14:anchorId="3151CC8F" wp14:editId="2A214BF6">
            <wp:extent cx="7439025" cy="4463415"/>
            <wp:effectExtent l="0" t="0" r="0" b="0"/>
            <wp:docPr id="12"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7"/>
                    <pic:cNvPicPr>
                      <a:picLocks noChangeAspect="1" noChangeArrowheads="1"/>
                    </pic:cNvPicPr>
                  </pic:nvPicPr>
                  <pic:blipFill>
                    <a:blip r:embed="rId43"/>
                    <a:stretch>
                      <a:fillRect/>
                    </a:stretch>
                  </pic:blipFill>
                  <pic:spPr bwMode="auto">
                    <a:xfrm>
                      <a:off x="0" y="0"/>
                      <a:ext cx="7439025" cy="4463415"/>
                    </a:xfrm>
                    <a:prstGeom prst="rect">
                      <a:avLst/>
                    </a:prstGeom>
                  </pic:spPr>
                </pic:pic>
              </a:graphicData>
            </a:graphic>
          </wp:inline>
        </w:drawing>
      </w:r>
    </w:p>
    <w:p w14:paraId="428A9E8E" w14:textId="77777777" w:rsidR="00D47A72" w:rsidRDefault="00000000">
      <w:pPr>
        <w:spacing w:line="480" w:lineRule="auto"/>
        <w:rPr>
          <w:sz w:val="24"/>
          <w:szCs w:val="24"/>
        </w:rPr>
      </w:pPr>
      <w:r>
        <w:rPr>
          <w:b/>
          <w:sz w:val="24"/>
          <w:szCs w:val="24"/>
        </w:rPr>
        <w:t>Figure 4.</w:t>
      </w:r>
      <w:r>
        <w:rPr>
          <w:sz w:val="24"/>
          <w:szCs w:val="24"/>
        </w:rPr>
        <w:t xml:space="preserve"> Stand mean +/- </w:t>
      </w:r>
      <w:del w:id="600" w:author="Unknown Author" w:date="2022-10-07T15:11:00Z">
        <w:r>
          <w:rPr>
            <w:sz w:val="24"/>
            <w:szCs w:val="24"/>
          </w:rPr>
          <w:delText>SE</w:delText>
        </w:r>
      </w:del>
      <w:ins w:id="601" w:author="Unknown Author" w:date="2022-10-07T15:11:00Z">
        <w:r>
          <w:rPr>
            <w:sz w:val="24"/>
            <w:szCs w:val="24"/>
          </w:rPr>
          <w:t>95% CI</w:t>
        </w:r>
      </w:ins>
      <w:r>
        <w:rPr>
          <w:sz w:val="24"/>
          <w:szCs w:val="24"/>
        </w:rPr>
        <w:t xml:space="preserve"> </w:t>
      </w:r>
      <w:commentRangeStart w:id="602"/>
      <w:commentRangeEnd w:id="602"/>
      <w:del w:id="603" w:author="Unknown Author" w:date="2022-10-19T15:14:00Z">
        <w:r>
          <w:rPr>
            <w:sz w:val="24"/>
            <w:szCs w:val="24"/>
          </w:rPr>
          <w:commentReference w:id="602"/>
        </w:r>
      </w:del>
      <w:r>
        <w:rPr>
          <w:sz w:val="24"/>
          <w:szCs w:val="24"/>
        </w:rPr>
        <w:t>basal area (A) and cumulative proportion of mortality (B) by tree age and rotation treatment in the Apiary study.</w:t>
      </w:r>
      <w:ins w:id="604" w:author="Unknown Author" w:date="2022-10-07T15:12:00Z">
        <w:r>
          <w:rPr>
            <w:sz w:val="24"/>
            <w:szCs w:val="24"/>
          </w:rPr>
          <w:t xml:space="preserve"> </w:t>
        </w:r>
        <w:r>
          <w:rPr>
            <w:iCs/>
            <w:sz w:val="24"/>
            <w:szCs w:val="24"/>
          </w:rPr>
          <w:t xml:space="preserve">Purple, 12-year rotation with red alder before replanting Douglas-fir; Blue, 12- </w:t>
        </w:r>
        <w:r>
          <w:rPr>
            <w:iCs/>
            <w:sz w:val="24"/>
            <w:szCs w:val="24"/>
          </w:rPr>
          <w:lastRenderedPageBreak/>
          <w:t>year rotation with western cottonwood before replanting with Douglas-fir; Aqua, immediate replanting of Douglas-fir; Green, 25-year red alder; Yellow, 25-year wester cottonwood.</w:t>
        </w:r>
      </w:ins>
    </w:p>
    <w:p w14:paraId="5AF182DA" w14:textId="77777777" w:rsidR="00D47A72" w:rsidRDefault="00000000">
      <w:pPr>
        <w:spacing w:line="480" w:lineRule="auto"/>
        <w:rPr>
          <w:sz w:val="24"/>
          <w:szCs w:val="24"/>
        </w:rPr>
      </w:pPr>
      <w:r>
        <w:br w:type="page"/>
      </w:r>
    </w:p>
    <w:tbl>
      <w:tblPr>
        <w:tblW w:w="11160" w:type="dxa"/>
        <w:tblInd w:w="-30" w:type="dxa"/>
        <w:tblLayout w:type="fixed"/>
        <w:tblCellMar>
          <w:left w:w="30" w:type="dxa"/>
          <w:right w:w="30" w:type="dxa"/>
        </w:tblCellMar>
        <w:tblLook w:val="04A0" w:firstRow="1" w:lastRow="0" w:firstColumn="1" w:lastColumn="0" w:noHBand="0" w:noVBand="1"/>
      </w:tblPr>
      <w:tblGrid>
        <w:gridCol w:w="2027"/>
        <w:gridCol w:w="503"/>
        <w:gridCol w:w="810"/>
        <w:gridCol w:w="811"/>
        <w:gridCol w:w="182"/>
        <w:gridCol w:w="359"/>
        <w:gridCol w:w="809"/>
        <w:gridCol w:w="903"/>
        <w:gridCol w:w="180"/>
        <w:gridCol w:w="449"/>
        <w:gridCol w:w="902"/>
        <w:gridCol w:w="900"/>
        <w:gridCol w:w="181"/>
        <w:gridCol w:w="361"/>
        <w:gridCol w:w="810"/>
        <w:gridCol w:w="973"/>
      </w:tblGrid>
      <w:tr w:rsidR="00D47A72" w14:paraId="63EBB6CE" w14:textId="77777777">
        <w:trPr>
          <w:trHeight w:val="597"/>
        </w:trPr>
        <w:tc>
          <w:tcPr>
            <w:tcW w:w="2025" w:type="dxa"/>
            <w:vAlign w:val="bottom"/>
          </w:tcPr>
          <w:p w14:paraId="7E35DA28" w14:textId="77777777" w:rsidR="00D47A72" w:rsidRDefault="00D47A72">
            <w:pPr>
              <w:pageBreakBefore/>
              <w:widowControl w:val="0"/>
              <w:rPr>
                <w:sz w:val="24"/>
                <w:szCs w:val="24"/>
              </w:rPr>
            </w:pPr>
          </w:p>
        </w:tc>
        <w:tc>
          <w:tcPr>
            <w:tcW w:w="2123" w:type="dxa"/>
            <w:gridSpan w:val="3"/>
            <w:tcBorders>
              <w:bottom w:val="single" w:sz="4" w:space="0" w:color="000000"/>
            </w:tcBorders>
            <w:tcMar>
              <w:top w:w="55" w:type="dxa"/>
              <w:left w:w="55" w:type="dxa"/>
              <w:bottom w:w="55" w:type="dxa"/>
              <w:right w:w="55" w:type="dxa"/>
            </w:tcMar>
            <w:vAlign w:val="bottom"/>
          </w:tcPr>
          <w:p w14:paraId="72FF1F1F" w14:textId="77777777" w:rsidR="00D47A72" w:rsidRDefault="00000000">
            <w:pPr>
              <w:widowControl w:val="0"/>
              <w:jc w:val="center"/>
              <w:rPr>
                <w:sz w:val="24"/>
                <w:szCs w:val="24"/>
              </w:rPr>
            </w:pPr>
            <w:r>
              <w:t>annual BA increment</w:t>
            </w:r>
          </w:p>
        </w:tc>
        <w:tc>
          <w:tcPr>
            <w:tcW w:w="182" w:type="dxa"/>
            <w:vAlign w:val="bottom"/>
          </w:tcPr>
          <w:p w14:paraId="4059EC5C" w14:textId="77777777" w:rsidR="00D47A72" w:rsidRDefault="00D47A72">
            <w:pPr>
              <w:widowControl w:val="0"/>
              <w:rPr>
                <w:sz w:val="24"/>
                <w:szCs w:val="24"/>
              </w:rPr>
            </w:pPr>
          </w:p>
        </w:tc>
        <w:tc>
          <w:tcPr>
            <w:tcW w:w="2071" w:type="dxa"/>
            <w:gridSpan w:val="3"/>
            <w:tcBorders>
              <w:bottom w:val="single" w:sz="4" w:space="0" w:color="000000"/>
            </w:tcBorders>
            <w:tcMar>
              <w:top w:w="55" w:type="dxa"/>
              <w:left w:w="55" w:type="dxa"/>
              <w:bottom w:w="55" w:type="dxa"/>
              <w:right w:w="55" w:type="dxa"/>
            </w:tcMar>
            <w:vAlign w:val="bottom"/>
          </w:tcPr>
          <w:p w14:paraId="54CD6840" w14:textId="77777777" w:rsidR="00D47A72" w:rsidRDefault="00000000">
            <w:pPr>
              <w:widowControl w:val="0"/>
              <w:jc w:val="center"/>
              <w:rPr>
                <w:sz w:val="24"/>
                <w:szCs w:val="24"/>
              </w:rPr>
            </w:pPr>
            <w:r>
              <w:t>annual total mortality</w:t>
            </w:r>
          </w:p>
        </w:tc>
        <w:tc>
          <w:tcPr>
            <w:tcW w:w="180" w:type="dxa"/>
            <w:vAlign w:val="bottom"/>
          </w:tcPr>
          <w:p w14:paraId="67254F7E" w14:textId="77777777" w:rsidR="00D47A72" w:rsidRDefault="00D47A72">
            <w:pPr>
              <w:widowControl w:val="0"/>
              <w:rPr>
                <w:sz w:val="24"/>
                <w:szCs w:val="24"/>
              </w:rPr>
            </w:pPr>
          </w:p>
        </w:tc>
        <w:tc>
          <w:tcPr>
            <w:tcW w:w="2251" w:type="dxa"/>
            <w:gridSpan w:val="3"/>
            <w:tcBorders>
              <w:bottom w:val="single" w:sz="4" w:space="0" w:color="000000"/>
            </w:tcBorders>
            <w:tcMar>
              <w:top w:w="55" w:type="dxa"/>
              <w:left w:w="55" w:type="dxa"/>
              <w:bottom w:w="55" w:type="dxa"/>
              <w:right w:w="55" w:type="dxa"/>
            </w:tcMar>
            <w:vAlign w:val="bottom"/>
          </w:tcPr>
          <w:p w14:paraId="1D67725C" w14:textId="77777777" w:rsidR="00D47A72" w:rsidRDefault="00000000">
            <w:pPr>
              <w:widowControl w:val="0"/>
              <w:jc w:val="center"/>
              <w:rPr>
                <w:sz w:val="24"/>
                <w:szCs w:val="24"/>
              </w:rPr>
            </w:pPr>
            <w:r>
              <w:t xml:space="preserve">annual LRR </w:t>
            </w:r>
            <w:r>
              <w:br/>
              <w:t>Mortality</w:t>
            </w:r>
          </w:p>
        </w:tc>
        <w:tc>
          <w:tcPr>
            <w:tcW w:w="181" w:type="dxa"/>
            <w:vAlign w:val="bottom"/>
          </w:tcPr>
          <w:p w14:paraId="249B083E" w14:textId="77777777" w:rsidR="00D47A72" w:rsidRDefault="00D47A72">
            <w:pPr>
              <w:widowControl w:val="0"/>
              <w:rPr>
                <w:sz w:val="24"/>
                <w:szCs w:val="24"/>
              </w:rPr>
            </w:pPr>
          </w:p>
        </w:tc>
        <w:tc>
          <w:tcPr>
            <w:tcW w:w="2144" w:type="dxa"/>
            <w:gridSpan w:val="3"/>
            <w:tcBorders>
              <w:bottom w:val="single" w:sz="4" w:space="0" w:color="000000"/>
            </w:tcBorders>
            <w:tcMar>
              <w:top w:w="55" w:type="dxa"/>
              <w:left w:w="55" w:type="dxa"/>
              <w:bottom w:w="55" w:type="dxa"/>
              <w:right w:w="55" w:type="dxa"/>
            </w:tcMar>
            <w:vAlign w:val="bottom"/>
          </w:tcPr>
          <w:p w14:paraId="6A97FDAD" w14:textId="77777777" w:rsidR="00D47A72" w:rsidRDefault="00000000">
            <w:pPr>
              <w:widowControl w:val="0"/>
              <w:jc w:val="center"/>
              <w:rPr>
                <w:sz w:val="24"/>
                <w:szCs w:val="24"/>
              </w:rPr>
            </w:pPr>
            <w:r>
              <w:t>annual suppression mortality</w:t>
            </w:r>
          </w:p>
        </w:tc>
      </w:tr>
      <w:tr w:rsidR="00D47A72" w14:paraId="35B2D041" w14:textId="77777777">
        <w:trPr>
          <w:trHeight w:val="611"/>
        </w:trPr>
        <w:tc>
          <w:tcPr>
            <w:tcW w:w="2025" w:type="dxa"/>
            <w:tcBorders>
              <w:bottom w:val="single" w:sz="4" w:space="0" w:color="000000"/>
            </w:tcBorders>
            <w:tcMar>
              <w:top w:w="55" w:type="dxa"/>
              <w:left w:w="55" w:type="dxa"/>
              <w:bottom w:w="55" w:type="dxa"/>
              <w:right w:w="55" w:type="dxa"/>
            </w:tcMar>
            <w:vAlign w:val="bottom"/>
          </w:tcPr>
          <w:p w14:paraId="64D0D852" w14:textId="77777777" w:rsidR="00D47A72" w:rsidRDefault="00000000">
            <w:pPr>
              <w:widowControl w:val="0"/>
              <w:rPr>
                <w:sz w:val="24"/>
                <w:szCs w:val="24"/>
              </w:rPr>
            </w:pPr>
            <w:r>
              <w:t>Source</w:t>
            </w:r>
          </w:p>
        </w:tc>
        <w:tc>
          <w:tcPr>
            <w:tcW w:w="502" w:type="dxa"/>
            <w:tcBorders>
              <w:bottom w:val="single" w:sz="4" w:space="0" w:color="000000"/>
            </w:tcBorders>
            <w:tcMar>
              <w:top w:w="55" w:type="dxa"/>
              <w:left w:w="55" w:type="dxa"/>
              <w:bottom w:w="55" w:type="dxa"/>
              <w:right w:w="55" w:type="dxa"/>
            </w:tcMar>
            <w:vAlign w:val="bottom"/>
          </w:tcPr>
          <w:p w14:paraId="3B07B9AD" w14:textId="77777777" w:rsidR="00D47A72" w:rsidRDefault="00000000">
            <w:pPr>
              <w:widowControl w:val="0"/>
              <w:rPr>
                <w:sz w:val="24"/>
                <w:szCs w:val="24"/>
              </w:rPr>
            </w:pPr>
            <w:proofErr w:type="spellStart"/>
            <w:r>
              <w:t>df</w:t>
            </w:r>
            <w:proofErr w:type="spellEnd"/>
          </w:p>
        </w:tc>
        <w:tc>
          <w:tcPr>
            <w:tcW w:w="810" w:type="dxa"/>
            <w:tcBorders>
              <w:bottom w:val="single" w:sz="4" w:space="0" w:color="000000"/>
            </w:tcBorders>
            <w:tcMar>
              <w:top w:w="55" w:type="dxa"/>
              <w:left w:w="55" w:type="dxa"/>
              <w:bottom w:w="55" w:type="dxa"/>
              <w:right w:w="55" w:type="dxa"/>
            </w:tcMar>
            <w:vAlign w:val="bottom"/>
          </w:tcPr>
          <w:p w14:paraId="326AED4D" w14:textId="77777777" w:rsidR="00D47A72" w:rsidRDefault="00000000">
            <w:pPr>
              <w:widowControl w:val="0"/>
              <w:rPr>
                <w:sz w:val="24"/>
                <w:szCs w:val="24"/>
              </w:rPr>
            </w:pPr>
            <w:r>
              <w:t>Test stat.*</w:t>
            </w:r>
          </w:p>
        </w:tc>
        <w:tc>
          <w:tcPr>
            <w:tcW w:w="811" w:type="dxa"/>
            <w:tcBorders>
              <w:bottom w:val="single" w:sz="4" w:space="0" w:color="000000"/>
            </w:tcBorders>
            <w:tcMar>
              <w:top w:w="55" w:type="dxa"/>
              <w:left w:w="55" w:type="dxa"/>
              <w:bottom w:w="55" w:type="dxa"/>
              <w:right w:w="55" w:type="dxa"/>
            </w:tcMar>
            <w:vAlign w:val="bottom"/>
          </w:tcPr>
          <w:p w14:paraId="4B1E7971" w14:textId="77777777" w:rsidR="00D47A72" w:rsidRDefault="00000000">
            <w:pPr>
              <w:widowControl w:val="0"/>
              <w:rPr>
                <w:sz w:val="24"/>
                <w:szCs w:val="24"/>
              </w:rPr>
            </w:pPr>
            <w:r>
              <w:t>p</w:t>
            </w:r>
          </w:p>
        </w:tc>
        <w:tc>
          <w:tcPr>
            <w:tcW w:w="182" w:type="dxa"/>
            <w:tcBorders>
              <w:bottom w:val="single" w:sz="4" w:space="0" w:color="000000"/>
            </w:tcBorders>
            <w:tcMar>
              <w:top w:w="55" w:type="dxa"/>
              <w:left w:w="55" w:type="dxa"/>
              <w:bottom w:w="55" w:type="dxa"/>
              <w:right w:w="55" w:type="dxa"/>
            </w:tcMar>
            <w:vAlign w:val="bottom"/>
          </w:tcPr>
          <w:p w14:paraId="6B25AF0D" w14:textId="77777777" w:rsidR="00D47A72" w:rsidRDefault="00D47A72">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1FB97F1C" w14:textId="77777777" w:rsidR="00D47A72" w:rsidRDefault="00000000">
            <w:pPr>
              <w:widowControl w:val="0"/>
              <w:rPr>
                <w:sz w:val="24"/>
                <w:szCs w:val="24"/>
              </w:rPr>
            </w:pPr>
            <w:proofErr w:type="spellStart"/>
            <w:r>
              <w:t>df</w:t>
            </w:r>
            <w:proofErr w:type="spellEnd"/>
          </w:p>
        </w:tc>
        <w:tc>
          <w:tcPr>
            <w:tcW w:w="809" w:type="dxa"/>
            <w:tcBorders>
              <w:bottom w:val="single" w:sz="4" w:space="0" w:color="000000"/>
            </w:tcBorders>
            <w:tcMar>
              <w:top w:w="55" w:type="dxa"/>
              <w:left w:w="55" w:type="dxa"/>
              <w:bottom w:w="55" w:type="dxa"/>
              <w:right w:w="55" w:type="dxa"/>
            </w:tcMar>
            <w:vAlign w:val="bottom"/>
          </w:tcPr>
          <w:p w14:paraId="2A4E128A" w14:textId="77777777" w:rsidR="00D47A72" w:rsidRDefault="00000000">
            <w:pPr>
              <w:widowControl w:val="0"/>
              <w:rPr>
                <w:sz w:val="24"/>
                <w:szCs w:val="24"/>
              </w:rPr>
            </w:pPr>
            <w:r>
              <w:t>Test stat.*</w:t>
            </w:r>
          </w:p>
        </w:tc>
        <w:tc>
          <w:tcPr>
            <w:tcW w:w="903" w:type="dxa"/>
            <w:tcBorders>
              <w:bottom w:val="single" w:sz="4" w:space="0" w:color="000000"/>
            </w:tcBorders>
            <w:tcMar>
              <w:top w:w="55" w:type="dxa"/>
              <w:left w:w="55" w:type="dxa"/>
              <w:bottom w:w="55" w:type="dxa"/>
              <w:right w:w="55" w:type="dxa"/>
            </w:tcMar>
            <w:vAlign w:val="bottom"/>
          </w:tcPr>
          <w:p w14:paraId="102A08E9" w14:textId="77777777" w:rsidR="00D47A72" w:rsidRDefault="00000000">
            <w:pPr>
              <w:widowControl w:val="0"/>
              <w:rPr>
                <w:sz w:val="24"/>
                <w:szCs w:val="24"/>
              </w:rPr>
            </w:pPr>
            <w:r>
              <w:t>p</w:t>
            </w:r>
          </w:p>
        </w:tc>
        <w:tc>
          <w:tcPr>
            <w:tcW w:w="180" w:type="dxa"/>
            <w:tcBorders>
              <w:bottom w:val="single" w:sz="4" w:space="0" w:color="000000"/>
            </w:tcBorders>
            <w:tcMar>
              <w:top w:w="55" w:type="dxa"/>
              <w:left w:w="55" w:type="dxa"/>
              <w:bottom w:w="55" w:type="dxa"/>
              <w:right w:w="55" w:type="dxa"/>
            </w:tcMar>
            <w:vAlign w:val="bottom"/>
          </w:tcPr>
          <w:p w14:paraId="37A47EC7" w14:textId="77777777" w:rsidR="00D47A72" w:rsidRDefault="00D47A72">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3CA0719C" w14:textId="77777777" w:rsidR="00D47A72" w:rsidRDefault="00000000">
            <w:pPr>
              <w:widowControl w:val="0"/>
              <w:rPr>
                <w:sz w:val="24"/>
                <w:szCs w:val="24"/>
              </w:rPr>
            </w:pPr>
            <w:proofErr w:type="spellStart"/>
            <w:r>
              <w:t>Df</w:t>
            </w:r>
            <w:proofErr w:type="spellEnd"/>
          </w:p>
        </w:tc>
        <w:tc>
          <w:tcPr>
            <w:tcW w:w="902" w:type="dxa"/>
            <w:tcBorders>
              <w:bottom w:val="single" w:sz="4" w:space="0" w:color="000000"/>
            </w:tcBorders>
            <w:tcMar>
              <w:top w:w="55" w:type="dxa"/>
              <w:left w:w="55" w:type="dxa"/>
              <w:bottom w:w="55" w:type="dxa"/>
              <w:right w:w="55" w:type="dxa"/>
            </w:tcMar>
            <w:vAlign w:val="bottom"/>
          </w:tcPr>
          <w:p w14:paraId="723334ED" w14:textId="77777777" w:rsidR="00D47A72" w:rsidRDefault="00000000">
            <w:pPr>
              <w:widowControl w:val="0"/>
              <w:rPr>
                <w:sz w:val="24"/>
                <w:szCs w:val="24"/>
              </w:rPr>
            </w:pPr>
            <w:r>
              <w:t>Test stat.*</w:t>
            </w:r>
          </w:p>
        </w:tc>
        <w:tc>
          <w:tcPr>
            <w:tcW w:w="900" w:type="dxa"/>
            <w:tcBorders>
              <w:bottom w:val="single" w:sz="4" w:space="0" w:color="000000"/>
            </w:tcBorders>
            <w:tcMar>
              <w:top w:w="55" w:type="dxa"/>
              <w:left w:w="55" w:type="dxa"/>
              <w:bottom w:w="55" w:type="dxa"/>
              <w:right w:w="55" w:type="dxa"/>
            </w:tcMar>
            <w:vAlign w:val="bottom"/>
          </w:tcPr>
          <w:p w14:paraId="31825E56" w14:textId="77777777" w:rsidR="00D47A72" w:rsidRDefault="00000000">
            <w:pPr>
              <w:widowControl w:val="0"/>
              <w:rPr>
                <w:sz w:val="24"/>
                <w:szCs w:val="24"/>
              </w:rPr>
            </w:pPr>
            <w:r>
              <w:t>p</w:t>
            </w:r>
          </w:p>
        </w:tc>
        <w:tc>
          <w:tcPr>
            <w:tcW w:w="181" w:type="dxa"/>
            <w:tcBorders>
              <w:bottom w:val="single" w:sz="4" w:space="0" w:color="000000"/>
            </w:tcBorders>
            <w:tcMar>
              <w:top w:w="55" w:type="dxa"/>
              <w:left w:w="55" w:type="dxa"/>
              <w:bottom w:w="55" w:type="dxa"/>
              <w:right w:w="55" w:type="dxa"/>
            </w:tcMar>
            <w:vAlign w:val="bottom"/>
          </w:tcPr>
          <w:p w14:paraId="7169D4FE" w14:textId="77777777" w:rsidR="00D47A72" w:rsidRDefault="00D47A72">
            <w:pPr>
              <w:widowControl w:val="0"/>
              <w:rPr>
                <w:sz w:val="24"/>
                <w:szCs w:val="24"/>
              </w:rPr>
            </w:pPr>
          </w:p>
        </w:tc>
        <w:tc>
          <w:tcPr>
            <w:tcW w:w="361" w:type="dxa"/>
            <w:tcBorders>
              <w:bottom w:val="single" w:sz="4" w:space="0" w:color="000000"/>
            </w:tcBorders>
            <w:tcMar>
              <w:top w:w="55" w:type="dxa"/>
              <w:left w:w="55" w:type="dxa"/>
              <w:bottom w:w="55" w:type="dxa"/>
              <w:right w:w="55" w:type="dxa"/>
            </w:tcMar>
            <w:vAlign w:val="bottom"/>
          </w:tcPr>
          <w:p w14:paraId="041D069E" w14:textId="77777777" w:rsidR="00D47A72" w:rsidRDefault="00000000">
            <w:pPr>
              <w:widowControl w:val="0"/>
              <w:rPr>
                <w:sz w:val="24"/>
                <w:szCs w:val="24"/>
              </w:rPr>
            </w:pPr>
            <w:proofErr w:type="spellStart"/>
            <w:r>
              <w:t>df</w:t>
            </w:r>
            <w:proofErr w:type="spellEnd"/>
          </w:p>
        </w:tc>
        <w:tc>
          <w:tcPr>
            <w:tcW w:w="810" w:type="dxa"/>
            <w:tcBorders>
              <w:bottom w:val="single" w:sz="4" w:space="0" w:color="000000"/>
            </w:tcBorders>
            <w:tcMar>
              <w:top w:w="55" w:type="dxa"/>
              <w:left w:w="55" w:type="dxa"/>
              <w:bottom w:w="55" w:type="dxa"/>
              <w:right w:w="55" w:type="dxa"/>
            </w:tcMar>
            <w:vAlign w:val="bottom"/>
          </w:tcPr>
          <w:p w14:paraId="68939611" w14:textId="77777777" w:rsidR="00D47A72" w:rsidRDefault="00000000">
            <w:pPr>
              <w:widowControl w:val="0"/>
              <w:rPr>
                <w:sz w:val="24"/>
                <w:szCs w:val="24"/>
              </w:rPr>
            </w:pPr>
            <w:r>
              <w:t>Test stat.*</w:t>
            </w:r>
          </w:p>
        </w:tc>
        <w:tc>
          <w:tcPr>
            <w:tcW w:w="973" w:type="dxa"/>
            <w:tcBorders>
              <w:bottom w:val="single" w:sz="4" w:space="0" w:color="000000"/>
            </w:tcBorders>
            <w:tcMar>
              <w:top w:w="55" w:type="dxa"/>
              <w:left w:w="55" w:type="dxa"/>
              <w:bottom w:w="55" w:type="dxa"/>
              <w:right w:w="55" w:type="dxa"/>
            </w:tcMar>
            <w:vAlign w:val="bottom"/>
          </w:tcPr>
          <w:p w14:paraId="00F0ECA3" w14:textId="77777777" w:rsidR="00D47A72" w:rsidRDefault="00000000">
            <w:pPr>
              <w:widowControl w:val="0"/>
              <w:rPr>
                <w:sz w:val="24"/>
                <w:szCs w:val="24"/>
              </w:rPr>
            </w:pPr>
            <w:r>
              <w:t>p</w:t>
            </w:r>
          </w:p>
        </w:tc>
      </w:tr>
      <w:tr w:rsidR="00D47A72" w14:paraId="60877F7D" w14:textId="77777777">
        <w:trPr>
          <w:trHeight w:val="300"/>
        </w:trPr>
        <w:tc>
          <w:tcPr>
            <w:tcW w:w="2025" w:type="dxa"/>
            <w:vAlign w:val="bottom"/>
          </w:tcPr>
          <w:p w14:paraId="27EC1972" w14:textId="77777777" w:rsidR="00D47A72" w:rsidRDefault="00000000">
            <w:pPr>
              <w:widowControl w:val="0"/>
              <w:rPr>
                <w:sz w:val="24"/>
                <w:szCs w:val="24"/>
              </w:rPr>
            </w:pPr>
            <w:r>
              <w:rPr>
                <w:b/>
              </w:rPr>
              <w:t>EARLY</w:t>
            </w:r>
          </w:p>
        </w:tc>
        <w:tc>
          <w:tcPr>
            <w:tcW w:w="502" w:type="dxa"/>
            <w:vAlign w:val="bottom"/>
          </w:tcPr>
          <w:p w14:paraId="2798E276" w14:textId="77777777" w:rsidR="00D47A72" w:rsidRDefault="00D47A72">
            <w:pPr>
              <w:widowControl w:val="0"/>
              <w:rPr>
                <w:sz w:val="24"/>
                <w:szCs w:val="24"/>
              </w:rPr>
            </w:pPr>
          </w:p>
        </w:tc>
        <w:tc>
          <w:tcPr>
            <w:tcW w:w="810" w:type="dxa"/>
            <w:vAlign w:val="bottom"/>
          </w:tcPr>
          <w:p w14:paraId="2F349D9D" w14:textId="77777777" w:rsidR="00D47A72" w:rsidRDefault="00D47A72">
            <w:pPr>
              <w:widowControl w:val="0"/>
              <w:rPr>
                <w:sz w:val="24"/>
                <w:szCs w:val="24"/>
              </w:rPr>
            </w:pPr>
          </w:p>
        </w:tc>
        <w:tc>
          <w:tcPr>
            <w:tcW w:w="811" w:type="dxa"/>
            <w:vAlign w:val="bottom"/>
          </w:tcPr>
          <w:p w14:paraId="108F5439" w14:textId="77777777" w:rsidR="00D47A72" w:rsidRDefault="00D47A72">
            <w:pPr>
              <w:widowControl w:val="0"/>
              <w:rPr>
                <w:sz w:val="24"/>
                <w:szCs w:val="24"/>
              </w:rPr>
            </w:pPr>
          </w:p>
        </w:tc>
        <w:tc>
          <w:tcPr>
            <w:tcW w:w="182" w:type="dxa"/>
            <w:vAlign w:val="bottom"/>
          </w:tcPr>
          <w:p w14:paraId="659ECD6C" w14:textId="77777777" w:rsidR="00D47A72" w:rsidRDefault="00D47A72">
            <w:pPr>
              <w:widowControl w:val="0"/>
              <w:rPr>
                <w:sz w:val="24"/>
                <w:szCs w:val="24"/>
              </w:rPr>
            </w:pPr>
          </w:p>
        </w:tc>
        <w:tc>
          <w:tcPr>
            <w:tcW w:w="359" w:type="dxa"/>
            <w:vAlign w:val="bottom"/>
          </w:tcPr>
          <w:p w14:paraId="183B835A" w14:textId="77777777" w:rsidR="00D47A72" w:rsidRDefault="00D47A72">
            <w:pPr>
              <w:widowControl w:val="0"/>
              <w:rPr>
                <w:sz w:val="24"/>
                <w:szCs w:val="24"/>
              </w:rPr>
            </w:pPr>
          </w:p>
        </w:tc>
        <w:tc>
          <w:tcPr>
            <w:tcW w:w="809" w:type="dxa"/>
            <w:vAlign w:val="bottom"/>
          </w:tcPr>
          <w:p w14:paraId="3E2AC260" w14:textId="77777777" w:rsidR="00D47A72" w:rsidRDefault="00D47A72">
            <w:pPr>
              <w:widowControl w:val="0"/>
              <w:rPr>
                <w:sz w:val="24"/>
                <w:szCs w:val="24"/>
              </w:rPr>
            </w:pPr>
          </w:p>
        </w:tc>
        <w:tc>
          <w:tcPr>
            <w:tcW w:w="903" w:type="dxa"/>
            <w:vAlign w:val="bottom"/>
          </w:tcPr>
          <w:p w14:paraId="096FBCF0" w14:textId="77777777" w:rsidR="00D47A72" w:rsidRDefault="00D47A72">
            <w:pPr>
              <w:widowControl w:val="0"/>
              <w:rPr>
                <w:sz w:val="24"/>
                <w:szCs w:val="24"/>
              </w:rPr>
            </w:pPr>
          </w:p>
        </w:tc>
        <w:tc>
          <w:tcPr>
            <w:tcW w:w="180" w:type="dxa"/>
            <w:vAlign w:val="bottom"/>
          </w:tcPr>
          <w:p w14:paraId="1EAFF16C" w14:textId="77777777" w:rsidR="00D47A72" w:rsidRDefault="00D47A72">
            <w:pPr>
              <w:widowControl w:val="0"/>
              <w:rPr>
                <w:sz w:val="24"/>
                <w:szCs w:val="24"/>
              </w:rPr>
            </w:pPr>
          </w:p>
        </w:tc>
        <w:tc>
          <w:tcPr>
            <w:tcW w:w="449" w:type="dxa"/>
            <w:vAlign w:val="bottom"/>
          </w:tcPr>
          <w:p w14:paraId="5ECD727B" w14:textId="77777777" w:rsidR="00D47A72" w:rsidRDefault="00D47A72">
            <w:pPr>
              <w:widowControl w:val="0"/>
              <w:rPr>
                <w:sz w:val="24"/>
                <w:szCs w:val="24"/>
              </w:rPr>
            </w:pPr>
          </w:p>
        </w:tc>
        <w:tc>
          <w:tcPr>
            <w:tcW w:w="902" w:type="dxa"/>
            <w:vAlign w:val="bottom"/>
          </w:tcPr>
          <w:p w14:paraId="0AADC602" w14:textId="77777777" w:rsidR="00D47A72" w:rsidRDefault="00D47A72">
            <w:pPr>
              <w:widowControl w:val="0"/>
              <w:rPr>
                <w:sz w:val="24"/>
                <w:szCs w:val="24"/>
              </w:rPr>
            </w:pPr>
          </w:p>
        </w:tc>
        <w:tc>
          <w:tcPr>
            <w:tcW w:w="900" w:type="dxa"/>
            <w:vAlign w:val="bottom"/>
          </w:tcPr>
          <w:p w14:paraId="4791EEBA" w14:textId="77777777" w:rsidR="00D47A72" w:rsidRDefault="00D47A72">
            <w:pPr>
              <w:widowControl w:val="0"/>
              <w:rPr>
                <w:sz w:val="24"/>
                <w:szCs w:val="24"/>
              </w:rPr>
            </w:pPr>
          </w:p>
        </w:tc>
        <w:tc>
          <w:tcPr>
            <w:tcW w:w="181" w:type="dxa"/>
            <w:vAlign w:val="bottom"/>
          </w:tcPr>
          <w:p w14:paraId="448031A8" w14:textId="77777777" w:rsidR="00D47A72" w:rsidRDefault="00D47A72">
            <w:pPr>
              <w:widowControl w:val="0"/>
              <w:rPr>
                <w:sz w:val="24"/>
                <w:szCs w:val="24"/>
              </w:rPr>
            </w:pPr>
          </w:p>
        </w:tc>
        <w:tc>
          <w:tcPr>
            <w:tcW w:w="361" w:type="dxa"/>
            <w:vAlign w:val="bottom"/>
          </w:tcPr>
          <w:p w14:paraId="04FDDCF1" w14:textId="77777777" w:rsidR="00D47A72" w:rsidRDefault="00D47A72">
            <w:pPr>
              <w:widowControl w:val="0"/>
              <w:rPr>
                <w:sz w:val="24"/>
                <w:szCs w:val="24"/>
              </w:rPr>
            </w:pPr>
          </w:p>
        </w:tc>
        <w:tc>
          <w:tcPr>
            <w:tcW w:w="810" w:type="dxa"/>
            <w:vAlign w:val="bottom"/>
          </w:tcPr>
          <w:p w14:paraId="1A11B40A" w14:textId="77777777" w:rsidR="00D47A72" w:rsidRDefault="00D47A72">
            <w:pPr>
              <w:widowControl w:val="0"/>
              <w:rPr>
                <w:sz w:val="24"/>
                <w:szCs w:val="24"/>
              </w:rPr>
            </w:pPr>
          </w:p>
        </w:tc>
        <w:tc>
          <w:tcPr>
            <w:tcW w:w="973" w:type="dxa"/>
            <w:vAlign w:val="bottom"/>
          </w:tcPr>
          <w:p w14:paraId="343496BC" w14:textId="77777777" w:rsidR="00D47A72" w:rsidRDefault="00D47A72">
            <w:pPr>
              <w:widowControl w:val="0"/>
              <w:rPr>
                <w:sz w:val="24"/>
                <w:szCs w:val="24"/>
              </w:rPr>
            </w:pPr>
          </w:p>
        </w:tc>
      </w:tr>
      <w:tr w:rsidR="00D47A72" w14:paraId="68ED3126" w14:textId="77777777">
        <w:trPr>
          <w:trHeight w:val="276"/>
        </w:trPr>
        <w:tc>
          <w:tcPr>
            <w:tcW w:w="2025" w:type="dxa"/>
            <w:vAlign w:val="bottom"/>
          </w:tcPr>
          <w:p w14:paraId="4932CC68" w14:textId="77777777" w:rsidR="00D47A72" w:rsidRDefault="00000000">
            <w:pPr>
              <w:widowControl w:val="0"/>
              <w:rPr>
                <w:sz w:val="24"/>
                <w:szCs w:val="24"/>
              </w:rPr>
            </w:pPr>
            <w:r>
              <w:t>Block</w:t>
            </w:r>
          </w:p>
        </w:tc>
        <w:tc>
          <w:tcPr>
            <w:tcW w:w="502" w:type="dxa"/>
            <w:vAlign w:val="bottom"/>
          </w:tcPr>
          <w:p w14:paraId="3CD87E22" w14:textId="77777777" w:rsidR="00D47A72" w:rsidRDefault="00000000">
            <w:pPr>
              <w:widowControl w:val="0"/>
              <w:jc w:val="right"/>
              <w:rPr>
                <w:sz w:val="24"/>
                <w:szCs w:val="24"/>
              </w:rPr>
            </w:pPr>
            <w:r>
              <w:t>1</w:t>
            </w:r>
          </w:p>
        </w:tc>
        <w:tc>
          <w:tcPr>
            <w:tcW w:w="810" w:type="dxa"/>
            <w:vAlign w:val="bottom"/>
          </w:tcPr>
          <w:p w14:paraId="586BBBB6" w14:textId="77777777" w:rsidR="00D47A72" w:rsidRDefault="00000000">
            <w:pPr>
              <w:widowControl w:val="0"/>
              <w:jc w:val="right"/>
              <w:rPr>
                <w:sz w:val="24"/>
                <w:szCs w:val="24"/>
              </w:rPr>
            </w:pPr>
            <w:r>
              <w:t>1.1120</w:t>
            </w:r>
          </w:p>
        </w:tc>
        <w:tc>
          <w:tcPr>
            <w:tcW w:w="811" w:type="dxa"/>
            <w:vAlign w:val="bottom"/>
          </w:tcPr>
          <w:p w14:paraId="380D1B65" w14:textId="77777777" w:rsidR="00D47A72" w:rsidRDefault="00000000">
            <w:pPr>
              <w:widowControl w:val="0"/>
              <w:jc w:val="right"/>
              <w:rPr>
                <w:sz w:val="24"/>
                <w:szCs w:val="24"/>
              </w:rPr>
            </w:pPr>
            <w:r>
              <w:t>0.2916</w:t>
            </w:r>
          </w:p>
        </w:tc>
        <w:tc>
          <w:tcPr>
            <w:tcW w:w="182" w:type="dxa"/>
            <w:vAlign w:val="bottom"/>
          </w:tcPr>
          <w:p w14:paraId="69E0C935" w14:textId="77777777" w:rsidR="00D47A72" w:rsidRDefault="00D47A72">
            <w:pPr>
              <w:widowControl w:val="0"/>
              <w:rPr>
                <w:sz w:val="24"/>
                <w:szCs w:val="24"/>
              </w:rPr>
            </w:pPr>
          </w:p>
        </w:tc>
        <w:tc>
          <w:tcPr>
            <w:tcW w:w="359" w:type="dxa"/>
            <w:vAlign w:val="bottom"/>
          </w:tcPr>
          <w:p w14:paraId="6F93D616" w14:textId="77777777" w:rsidR="00D47A72" w:rsidRDefault="00D47A72">
            <w:pPr>
              <w:widowControl w:val="0"/>
              <w:rPr>
                <w:sz w:val="24"/>
                <w:szCs w:val="24"/>
              </w:rPr>
            </w:pPr>
          </w:p>
        </w:tc>
        <w:tc>
          <w:tcPr>
            <w:tcW w:w="809" w:type="dxa"/>
            <w:vAlign w:val="bottom"/>
          </w:tcPr>
          <w:p w14:paraId="1588F00C" w14:textId="77777777" w:rsidR="00D47A72" w:rsidRDefault="00000000">
            <w:pPr>
              <w:widowControl w:val="0"/>
              <w:jc w:val="right"/>
              <w:rPr>
                <w:sz w:val="24"/>
                <w:szCs w:val="24"/>
              </w:rPr>
            </w:pPr>
            <w:r>
              <w:t>NA</w:t>
            </w:r>
          </w:p>
        </w:tc>
        <w:tc>
          <w:tcPr>
            <w:tcW w:w="903" w:type="dxa"/>
            <w:vAlign w:val="bottom"/>
          </w:tcPr>
          <w:p w14:paraId="416DBF1F" w14:textId="77777777" w:rsidR="00D47A72" w:rsidRDefault="00000000">
            <w:pPr>
              <w:widowControl w:val="0"/>
              <w:jc w:val="right"/>
              <w:rPr>
                <w:sz w:val="24"/>
                <w:szCs w:val="24"/>
              </w:rPr>
            </w:pPr>
            <w:r>
              <w:t>NA</w:t>
            </w:r>
          </w:p>
        </w:tc>
        <w:tc>
          <w:tcPr>
            <w:tcW w:w="180" w:type="dxa"/>
            <w:vAlign w:val="bottom"/>
          </w:tcPr>
          <w:p w14:paraId="2A49DC08" w14:textId="77777777" w:rsidR="00D47A72" w:rsidRDefault="00D47A72">
            <w:pPr>
              <w:widowControl w:val="0"/>
              <w:rPr>
                <w:sz w:val="24"/>
                <w:szCs w:val="24"/>
              </w:rPr>
            </w:pPr>
          </w:p>
        </w:tc>
        <w:tc>
          <w:tcPr>
            <w:tcW w:w="449" w:type="dxa"/>
            <w:vAlign w:val="bottom"/>
          </w:tcPr>
          <w:p w14:paraId="6E8AFB97" w14:textId="77777777" w:rsidR="00D47A72" w:rsidRDefault="00000000">
            <w:pPr>
              <w:widowControl w:val="0"/>
              <w:jc w:val="right"/>
              <w:rPr>
                <w:sz w:val="24"/>
                <w:szCs w:val="24"/>
              </w:rPr>
            </w:pPr>
            <w:r>
              <w:t>1</w:t>
            </w:r>
          </w:p>
        </w:tc>
        <w:tc>
          <w:tcPr>
            <w:tcW w:w="902" w:type="dxa"/>
            <w:vAlign w:val="bottom"/>
          </w:tcPr>
          <w:p w14:paraId="64E2C424" w14:textId="77777777" w:rsidR="00D47A72" w:rsidRDefault="00000000">
            <w:pPr>
              <w:widowControl w:val="0"/>
              <w:jc w:val="right"/>
              <w:rPr>
                <w:sz w:val="24"/>
                <w:szCs w:val="24"/>
              </w:rPr>
            </w:pPr>
            <w:r>
              <w:t>6.492</w:t>
            </w:r>
          </w:p>
        </w:tc>
        <w:tc>
          <w:tcPr>
            <w:tcW w:w="900" w:type="dxa"/>
            <w:vAlign w:val="bottom"/>
          </w:tcPr>
          <w:p w14:paraId="6A8B95AE" w14:textId="77777777" w:rsidR="00D47A72" w:rsidRDefault="00000000">
            <w:pPr>
              <w:widowControl w:val="0"/>
              <w:jc w:val="right"/>
              <w:rPr>
                <w:sz w:val="24"/>
                <w:szCs w:val="24"/>
              </w:rPr>
            </w:pPr>
            <w:r>
              <w:rPr>
                <w:b/>
              </w:rPr>
              <w:t>0.0108</w:t>
            </w:r>
          </w:p>
        </w:tc>
        <w:tc>
          <w:tcPr>
            <w:tcW w:w="181" w:type="dxa"/>
            <w:vAlign w:val="bottom"/>
          </w:tcPr>
          <w:p w14:paraId="07FA370A" w14:textId="77777777" w:rsidR="00D47A72" w:rsidRDefault="00D47A72">
            <w:pPr>
              <w:widowControl w:val="0"/>
              <w:rPr>
                <w:sz w:val="24"/>
                <w:szCs w:val="24"/>
              </w:rPr>
            </w:pPr>
          </w:p>
        </w:tc>
        <w:tc>
          <w:tcPr>
            <w:tcW w:w="361" w:type="dxa"/>
            <w:vAlign w:val="bottom"/>
          </w:tcPr>
          <w:p w14:paraId="251E33A8" w14:textId="77777777" w:rsidR="00D47A72" w:rsidRDefault="00000000">
            <w:pPr>
              <w:widowControl w:val="0"/>
              <w:jc w:val="right"/>
              <w:rPr>
                <w:sz w:val="24"/>
                <w:szCs w:val="24"/>
              </w:rPr>
            </w:pPr>
            <w:r>
              <w:t>1</w:t>
            </w:r>
          </w:p>
        </w:tc>
        <w:tc>
          <w:tcPr>
            <w:tcW w:w="810" w:type="dxa"/>
            <w:vAlign w:val="bottom"/>
          </w:tcPr>
          <w:p w14:paraId="12B07047" w14:textId="77777777" w:rsidR="00D47A72" w:rsidRDefault="00000000">
            <w:pPr>
              <w:widowControl w:val="0"/>
              <w:jc w:val="right"/>
              <w:rPr>
                <w:sz w:val="24"/>
                <w:szCs w:val="24"/>
              </w:rPr>
            </w:pPr>
            <w:r>
              <w:t>3.0168</w:t>
            </w:r>
          </w:p>
        </w:tc>
        <w:tc>
          <w:tcPr>
            <w:tcW w:w="973" w:type="dxa"/>
            <w:vAlign w:val="bottom"/>
          </w:tcPr>
          <w:p w14:paraId="15D008C5" w14:textId="77777777" w:rsidR="00D47A72" w:rsidRDefault="00000000">
            <w:pPr>
              <w:widowControl w:val="0"/>
              <w:jc w:val="right"/>
              <w:rPr>
                <w:sz w:val="24"/>
                <w:szCs w:val="24"/>
              </w:rPr>
            </w:pPr>
            <w:r>
              <w:t>0.0824</w:t>
            </w:r>
          </w:p>
        </w:tc>
      </w:tr>
      <w:tr w:rsidR="00D47A72" w14:paraId="4051839F" w14:textId="77777777">
        <w:trPr>
          <w:trHeight w:val="300"/>
        </w:trPr>
        <w:tc>
          <w:tcPr>
            <w:tcW w:w="2025" w:type="dxa"/>
            <w:vAlign w:val="bottom"/>
          </w:tcPr>
          <w:p w14:paraId="6E8378DC" w14:textId="77777777" w:rsidR="00D47A72" w:rsidRDefault="00000000">
            <w:pPr>
              <w:widowControl w:val="0"/>
              <w:rPr>
                <w:sz w:val="24"/>
                <w:szCs w:val="24"/>
              </w:rPr>
            </w:pPr>
            <w:r>
              <w:t>Treatment (</w:t>
            </w:r>
            <w:proofErr w:type="gramStart"/>
            <w:r>
              <w:t>A,B</w:t>
            </w:r>
            <w:proofErr w:type="gramEnd"/>
            <w:r>
              <w:t>,D,E)</w:t>
            </w:r>
          </w:p>
        </w:tc>
        <w:tc>
          <w:tcPr>
            <w:tcW w:w="502" w:type="dxa"/>
            <w:vAlign w:val="bottom"/>
          </w:tcPr>
          <w:p w14:paraId="44C08C01" w14:textId="77777777" w:rsidR="00D47A72" w:rsidRDefault="00000000">
            <w:pPr>
              <w:widowControl w:val="0"/>
              <w:jc w:val="right"/>
              <w:rPr>
                <w:sz w:val="24"/>
                <w:szCs w:val="24"/>
              </w:rPr>
            </w:pPr>
            <w:r>
              <w:t>3</w:t>
            </w:r>
          </w:p>
        </w:tc>
        <w:tc>
          <w:tcPr>
            <w:tcW w:w="810" w:type="dxa"/>
            <w:vAlign w:val="bottom"/>
          </w:tcPr>
          <w:p w14:paraId="29C7D469" w14:textId="77777777" w:rsidR="00D47A72" w:rsidRDefault="00000000">
            <w:pPr>
              <w:widowControl w:val="0"/>
              <w:jc w:val="right"/>
              <w:rPr>
                <w:sz w:val="24"/>
                <w:szCs w:val="24"/>
              </w:rPr>
            </w:pPr>
            <w:r>
              <w:t>6.0979</w:t>
            </w:r>
          </w:p>
        </w:tc>
        <w:tc>
          <w:tcPr>
            <w:tcW w:w="811" w:type="dxa"/>
            <w:vAlign w:val="bottom"/>
          </w:tcPr>
          <w:p w14:paraId="722C9602" w14:textId="77777777" w:rsidR="00D47A72" w:rsidRDefault="00000000">
            <w:pPr>
              <w:widowControl w:val="0"/>
              <w:jc w:val="right"/>
              <w:rPr>
                <w:sz w:val="24"/>
                <w:szCs w:val="24"/>
              </w:rPr>
            </w:pPr>
            <w:r>
              <w:rPr>
                <w:b/>
              </w:rPr>
              <w:t>0.0080</w:t>
            </w:r>
          </w:p>
        </w:tc>
        <w:tc>
          <w:tcPr>
            <w:tcW w:w="182" w:type="dxa"/>
            <w:vAlign w:val="bottom"/>
          </w:tcPr>
          <w:p w14:paraId="3383D113" w14:textId="77777777" w:rsidR="00D47A72" w:rsidRDefault="00D47A72">
            <w:pPr>
              <w:widowControl w:val="0"/>
              <w:rPr>
                <w:sz w:val="24"/>
                <w:szCs w:val="24"/>
              </w:rPr>
            </w:pPr>
          </w:p>
        </w:tc>
        <w:tc>
          <w:tcPr>
            <w:tcW w:w="359" w:type="dxa"/>
            <w:vAlign w:val="bottom"/>
          </w:tcPr>
          <w:p w14:paraId="62F8939A" w14:textId="77777777" w:rsidR="00D47A72" w:rsidRDefault="00000000">
            <w:pPr>
              <w:widowControl w:val="0"/>
              <w:jc w:val="right"/>
              <w:rPr>
                <w:sz w:val="24"/>
                <w:szCs w:val="24"/>
              </w:rPr>
            </w:pPr>
            <w:r>
              <w:t>3</w:t>
            </w:r>
          </w:p>
        </w:tc>
        <w:tc>
          <w:tcPr>
            <w:tcW w:w="809" w:type="dxa"/>
            <w:vAlign w:val="bottom"/>
          </w:tcPr>
          <w:p w14:paraId="754362A5" w14:textId="77777777" w:rsidR="00D47A72" w:rsidRDefault="00000000">
            <w:pPr>
              <w:widowControl w:val="0"/>
              <w:jc w:val="right"/>
              <w:rPr>
                <w:sz w:val="24"/>
                <w:szCs w:val="24"/>
              </w:rPr>
            </w:pPr>
            <w:r>
              <w:t>3.7098</w:t>
            </w:r>
          </w:p>
        </w:tc>
        <w:tc>
          <w:tcPr>
            <w:tcW w:w="903" w:type="dxa"/>
            <w:vAlign w:val="bottom"/>
          </w:tcPr>
          <w:p w14:paraId="352C3CC4" w14:textId="77777777" w:rsidR="00D47A72" w:rsidRDefault="00000000">
            <w:pPr>
              <w:widowControl w:val="0"/>
              <w:jc w:val="right"/>
              <w:rPr>
                <w:sz w:val="24"/>
                <w:szCs w:val="24"/>
              </w:rPr>
            </w:pPr>
            <w:r>
              <w:rPr>
                <w:b/>
              </w:rPr>
              <w:t>0.0374</w:t>
            </w:r>
          </w:p>
        </w:tc>
        <w:tc>
          <w:tcPr>
            <w:tcW w:w="180" w:type="dxa"/>
            <w:vAlign w:val="bottom"/>
          </w:tcPr>
          <w:p w14:paraId="7D240989" w14:textId="77777777" w:rsidR="00D47A72" w:rsidRDefault="00D47A72">
            <w:pPr>
              <w:widowControl w:val="0"/>
              <w:rPr>
                <w:sz w:val="24"/>
                <w:szCs w:val="24"/>
              </w:rPr>
            </w:pPr>
          </w:p>
        </w:tc>
        <w:tc>
          <w:tcPr>
            <w:tcW w:w="449" w:type="dxa"/>
            <w:vAlign w:val="bottom"/>
          </w:tcPr>
          <w:p w14:paraId="6A8EC0E8" w14:textId="77777777" w:rsidR="00D47A72" w:rsidRDefault="00000000">
            <w:pPr>
              <w:widowControl w:val="0"/>
              <w:jc w:val="right"/>
              <w:rPr>
                <w:sz w:val="24"/>
                <w:szCs w:val="24"/>
              </w:rPr>
            </w:pPr>
            <w:r>
              <w:t>3</w:t>
            </w:r>
          </w:p>
        </w:tc>
        <w:tc>
          <w:tcPr>
            <w:tcW w:w="902" w:type="dxa"/>
            <w:vAlign w:val="bottom"/>
          </w:tcPr>
          <w:p w14:paraId="018B731B" w14:textId="77777777" w:rsidR="00D47A72" w:rsidRDefault="00000000">
            <w:pPr>
              <w:widowControl w:val="0"/>
              <w:jc w:val="right"/>
              <w:rPr>
                <w:sz w:val="24"/>
                <w:szCs w:val="24"/>
              </w:rPr>
            </w:pPr>
            <w:r>
              <w:t>5.8110</w:t>
            </w:r>
          </w:p>
        </w:tc>
        <w:tc>
          <w:tcPr>
            <w:tcW w:w="900" w:type="dxa"/>
            <w:vAlign w:val="bottom"/>
          </w:tcPr>
          <w:p w14:paraId="5DCB78B9" w14:textId="77777777" w:rsidR="00D47A72" w:rsidRDefault="00000000">
            <w:pPr>
              <w:widowControl w:val="0"/>
              <w:jc w:val="right"/>
              <w:rPr>
                <w:sz w:val="24"/>
                <w:szCs w:val="24"/>
              </w:rPr>
            </w:pPr>
            <w:r>
              <w:rPr>
                <w:b/>
              </w:rPr>
              <w:t>0.0093</w:t>
            </w:r>
          </w:p>
        </w:tc>
        <w:tc>
          <w:tcPr>
            <w:tcW w:w="181" w:type="dxa"/>
            <w:vAlign w:val="bottom"/>
          </w:tcPr>
          <w:p w14:paraId="61E32799" w14:textId="77777777" w:rsidR="00D47A72" w:rsidRDefault="00D47A72">
            <w:pPr>
              <w:widowControl w:val="0"/>
              <w:rPr>
                <w:sz w:val="24"/>
                <w:szCs w:val="24"/>
              </w:rPr>
            </w:pPr>
          </w:p>
        </w:tc>
        <w:tc>
          <w:tcPr>
            <w:tcW w:w="361" w:type="dxa"/>
            <w:vAlign w:val="bottom"/>
          </w:tcPr>
          <w:p w14:paraId="62730E71" w14:textId="77777777" w:rsidR="00D47A72" w:rsidRDefault="00000000">
            <w:pPr>
              <w:widowControl w:val="0"/>
              <w:jc w:val="right"/>
              <w:rPr>
                <w:sz w:val="24"/>
                <w:szCs w:val="24"/>
              </w:rPr>
            </w:pPr>
            <w:r>
              <w:t>3</w:t>
            </w:r>
          </w:p>
        </w:tc>
        <w:tc>
          <w:tcPr>
            <w:tcW w:w="810" w:type="dxa"/>
            <w:vAlign w:val="bottom"/>
          </w:tcPr>
          <w:p w14:paraId="72FDFA89" w14:textId="77777777" w:rsidR="00D47A72" w:rsidRDefault="00000000">
            <w:pPr>
              <w:widowControl w:val="0"/>
              <w:jc w:val="right"/>
              <w:rPr>
                <w:sz w:val="24"/>
                <w:szCs w:val="24"/>
              </w:rPr>
            </w:pPr>
            <w:r>
              <w:t>9.2687</w:t>
            </w:r>
          </w:p>
        </w:tc>
        <w:tc>
          <w:tcPr>
            <w:tcW w:w="973" w:type="dxa"/>
            <w:vAlign w:val="bottom"/>
          </w:tcPr>
          <w:p w14:paraId="148152C8" w14:textId="77777777" w:rsidR="00D47A72" w:rsidRDefault="00000000">
            <w:pPr>
              <w:widowControl w:val="0"/>
              <w:jc w:val="right"/>
              <w:rPr>
                <w:sz w:val="24"/>
                <w:szCs w:val="24"/>
              </w:rPr>
            </w:pPr>
            <w:r>
              <w:rPr>
                <w:b/>
              </w:rPr>
              <w:t>0.0014</w:t>
            </w:r>
          </w:p>
        </w:tc>
      </w:tr>
      <w:tr w:rsidR="00D47A72" w14:paraId="356CD139" w14:textId="77777777">
        <w:trPr>
          <w:trHeight w:val="300"/>
        </w:trPr>
        <w:tc>
          <w:tcPr>
            <w:tcW w:w="2025" w:type="dxa"/>
            <w:tcBorders>
              <w:bottom w:val="single" w:sz="4" w:space="0" w:color="000000"/>
            </w:tcBorders>
            <w:tcMar>
              <w:top w:w="55" w:type="dxa"/>
              <w:left w:w="55" w:type="dxa"/>
              <w:bottom w:w="55" w:type="dxa"/>
              <w:right w:w="55" w:type="dxa"/>
            </w:tcMar>
            <w:vAlign w:val="bottom"/>
          </w:tcPr>
          <w:p w14:paraId="123330BF" w14:textId="77777777" w:rsidR="00D47A72" w:rsidRDefault="00000000">
            <w:pPr>
              <w:widowControl w:val="0"/>
              <w:rPr>
                <w:sz w:val="24"/>
                <w:szCs w:val="24"/>
              </w:rPr>
            </w:pPr>
            <w:r>
              <w:t>Error</w:t>
            </w:r>
          </w:p>
        </w:tc>
        <w:tc>
          <w:tcPr>
            <w:tcW w:w="502" w:type="dxa"/>
            <w:tcBorders>
              <w:bottom w:val="single" w:sz="4" w:space="0" w:color="000000"/>
            </w:tcBorders>
            <w:tcMar>
              <w:top w:w="55" w:type="dxa"/>
              <w:left w:w="55" w:type="dxa"/>
              <w:bottom w:w="55" w:type="dxa"/>
              <w:right w:w="55" w:type="dxa"/>
            </w:tcMar>
            <w:vAlign w:val="bottom"/>
          </w:tcPr>
          <w:p w14:paraId="50E1DBE3" w14:textId="77777777" w:rsidR="00D47A72" w:rsidRDefault="00000000">
            <w:pPr>
              <w:widowControl w:val="0"/>
              <w:jc w:val="right"/>
              <w:rPr>
                <w:sz w:val="24"/>
                <w:szCs w:val="24"/>
              </w:rPr>
            </w:pPr>
            <w:r>
              <w:t>13</w:t>
            </w:r>
          </w:p>
        </w:tc>
        <w:tc>
          <w:tcPr>
            <w:tcW w:w="810" w:type="dxa"/>
            <w:tcBorders>
              <w:bottom w:val="single" w:sz="4" w:space="0" w:color="000000"/>
            </w:tcBorders>
            <w:tcMar>
              <w:top w:w="55" w:type="dxa"/>
              <w:left w:w="55" w:type="dxa"/>
              <w:bottom w:w="55" w:type="dxa"/>
              <w:right w:w="55" w:type="dxa"/>
            </w:tcMar>
            <w:vAlign w:val="bottom"/>
          </w:tcPr>
          <w:p w14:paraId="03BD7EC4" w14:textId="77777777" w:rsidR="00D47A72" w:rsidRDefault="00D47A72">
            <w:pPr>
              <w:widowControl w:val="0"/>
              <w:rPr>
                <w:sz w:val="24"/>
                <w:szCs w:val="24"/>
              </w:rPr>
            </w:pPr>
          </w:p>
        </w:tc>
        <w:tc>
          <w:tcPr>
            <w:tcW w:w="811" w:type="dxa"/>
            <w:tcBorders>
              <w:bottom w:val="single" w:sz="4" w:space="0" w:color="000000"/>
            </w:tcBorders>
            <w:tcMar>
              <w:top w:w="55" w:type="dxa"/>
              <w:left w:w="55" w:type="dxa"/>
              <w:bottom w:w="55" w:type="dxa"/>
              <w:right w:w="55" w:type="dxa"/>
            </w:tcMar>
            <w:vAlign w:val="bottom"/>
          </w:tcPr>
          <w:p w14:paraId="17B4DCE1" w14:textId="77777777" w:rsidR="00D47A72" w:rsidRDefault="00D47A72">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108A55A5" w14:textId="77777777" w:rsidR="00D47A72" w:rsidRDefault="00D47A72">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26044D5F" w14:textId="77777777" w:rsidR="00D47A72" w:rsidRDefault="00000000">
            <w:pPr>
              <w:widowControl w:val="0"/>
              <w:jc w:val="right"/>
              <w:rPr>
                <w:sz w:val="24"/>
                <w:szCs w:val="24"/>
              </w:rPr>
            </w:pPr>
            <w:r>
              <w:t>13</w:t>
            </w:r>
          </w:p>
        </w:tc>
        <w:tc>
          <w:tcPr>
            <w:tcW w:w="809" w:type="dxa"/>
            <w:tcBorders>
              <w:bottom w:val="single" w:sz="4" w:space="0" w:color="000000"/>
            </w:tcBorders>
            <w:tcMar>
              <w:top w:w="55" w:type="dxa"/>
              <w:left w:w="55" w:type="dxa"/>
              <w:bottom w:w="55" w:type="dxa"/>
              <w:right w:w="55" w:type="dxa"/>
            </w:tcMar>
            <w:vAlign w:val="bottom"/>
          </w:tcPr>
          <w:p w14:paraId="0E18F25B" w14:textId="77777777" w:rsidR="00D47A72" w:rsidRDefault="00D47A72">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6E16536A" w14:textId="77777777" w:rsidR="00D47A72" w:rsidRDefault="00D47A72">
            <w:pPr>
              <w:widowControl w:val="0"/>
              <w:rPr>
                <w:sz w:val="24"/>
                <w:szCs w:val="24"/>
              </w:rPr>
            </w:pPr>
          </w:p>
        </w:tc>
        <w:tc>
          <w:tcPr>
            <w:tcW w:w="180" w:type="dxa"/>
            <w:tcBorders>
              <w:bottom w:val="single" w:sz="4" w:space="0" w:color="000000"/>
            </w:tcBorders>
            <w:tcMar>
              <w:top w:w="55" w:type="dxa"/>
              <w:left w:w="55" w:type="dxa"/>
              <w:bottom w:w="55" w:type="dxa"/>
              <w:right w:w="55" w:type="dxa"/>
            </w:tcMar>
            <w:vAlign w:val="bottom"/>
          </w:tcPr>
          <w:p w14:paraId="698AF8D9" w14:textId="77777777" w:rsidR="00D47A72" w:rsidRDefault="00D47A72">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13799A0A" w14:textId="77777777" w:rsidR="00D47A72" w:rsidRDefault="00000000">
            <w:pPr>
              <w:widowControl w:val="0"/>
              <w:jc w:val="right"/>
              <w:rPr>
                <w:sz w:val="24"/>
                <w:szCs w:val="24"/>
              </w:rPr>
            </w:pPr>
            <w:r>
              <w:t>13</w:t>
            </w:r>
          </w:p>
        </w:tc>
        <w:tc>
          <w:tcPr>
            <w:tcW w:w="902" w:type="dxa"/>
            <w:tcBorders>
              <w:bottom w:val="single" w:sz="4" w:space="0" w:color="000000"/>
            </w:tcBorders>
            <w:tcMar>
              <w:top w:w="55" w:type="dxa"/>
              <w:left w:w="55" w:type="dxa"/>
              <w:bottom w:w="55" w:type="dxa"/>
              <w:right w:w="55" w:type="dxa"/>
            </w:tcMar>
            <w:vAlign w:val="bottom"/>
          </w:tcPr>
          <w:p w14:paraId="3B17391D" w14:textId="77777777" w:rsidR="00D47A72" w:rsidRDefault="00D47A72">
            <w:pPr>
              <w:widowControl w:val="0"/>
              <w:rPr>
                <w:sz w:val="24"/>
                <w:szCs w:val="24"/>
              </w:rPr>
            </w:pPr>
          </w:p>
        </w:tc>
        <w:tc>
          <w:tcPr>
            <w:tcW w:w="900" w:type="dxa"/>
            <w:tcBorders>
              <w:bottom w:val="single" w:sz="4" w:space="0" w:color="000000"/>
            </w:tcBorders>
            <w:tcMar>
              <w:top w:w="55" w:type="dxa"/>
              <w:left w:w="55" w:type="dxa"/>
              <w:bottom w:w="55" w:type="dxa"/>
              <w:right w:w="55" w:type="dxa"/>
            </w:tcMar>
            <w:vAlign w:val="bottom"/>
          </w:tcPr>
          <w:p w14:paraId="04F6F251" w14:textId="77777777" w:rsidR="00D47A72" w:rsidRDefault="00D47A72">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10BACCAB" w14:textId="77777777" w:rsidR="00D47A72" w:rsidRDefault="00D47A72">
            <w:pPr>
              <w:widowControl w:val="0"/>
              <w:rPr>
                <w:sz w:val="24"/>
                <w:szCs w:val="24"/>
              </w:rPr>
            </w:pPr>
          </w:p>
        </w:tc>
        <w:tc>
          <w:tcPr>
            <w:tcW w:w="361" w:type="dxa"/>
            <w:tcBorders>
              <w:bottom w:val="single" w:sz="4" w:space="0" w:color="000000"/>
            </w:tcBorders>
            <w:tcMar>
              <w:top w:w="55" w:type="dxa"/>
              <w:left w:w="55" w:type="dxa"/>
              <w:bottom w:w="55" w:type="dxa"/>
              <w:right w:w="55" w:type="dxa"/>
            </w:tcMar>
            <w:vAlign w:val="bottom"/>
          </w:tcPr>
          <w:p w14:paraId="694A7B49" w14:textId="77777777" w:rsidR="00D47A72" w:rsidRDefault="00000000">
            <w:pPr>
              <w:widowControl w:val="0"/>
              <w:jc w:val="right"/>
              <w:rPr>
                <w:sz w:val="24"/>
                <w:szCs w:val="24"/>
              </w:rPr>
            </w:pPr>
            <w:r>
              <w:t>13</w:t>
            </w:r>
          </w:p>
        </w:tc>
        <w:tc>
          <w:tcPr>
            <w:tcW w:w="810" w:type="dxa"/>
            <w:tcBorders>
              <w:bottom w:val="single" w:sz="4" w:space="0" w:color="000000"/>
            </w:tcBorders>
            <w:tcMar>
              <w:top w:w="55" w:type="dxa"/>
              <w:left w:w="55" w:type="dxa"/>
              <w:bottom w:w="55" w:type="dxa"/>
              <w:right w:w="55" w:type="dxa"/>
            </w:tcMar>
            <w:vAlign w:val="bottom"/>
          </w:tcPr>
          <w:p w14:paraId="69687E14" w14:textId="77777777" w:rsidR="00D47A72" w:rsidRDefault="00D47A72">
            <w:pPr>
              <w:widowControl w:val="0"/>
              <w:rPr>
                <w:sz w:val="24"/>
                <w:szCs w:val="24"/>
              </w:rPr>
            </w:pPr>
          </w:p>
        </w:tc>
        <w:tc>
          <w:tcPr>
            <w:tcW w:w="973" w:type="dxa"/>
            <w:tcBorders>
              <w:bottom w:val="single" w:sz="4" w:space="0" w:color="000000"/>
            </w:tcBorders>
            <w:tcMar>
              <w:top w:w="55" w:type="dxa"/>
              <w:left w:w="55" w:type="dxa"/>
              <w:bottom w:w="55" w:type="dxa"/>
              <w:right w:w="55" w:type="dxa"/>
            </w:tcMar>
            <w:vAlign w:val="bottom"/>
          </w:tcPr>
          <w:p w14:paraId="68B9A7F2" w14:textId="77777777" w:rsidR="00D47A72" w:rsidRDefault="00D47A72">
            <w:pPr>
              <w:widowControl w:val="0"/>
              <w:rPr>
                <w:sz w:val="24"/>
                <w:szCs w:val="24"/>
              </w:rPr>
            </w:pPr>
          </w:p>
        </w:tc>
      </w:tr>
      <w:tr w:rsidR="00D47A72" w14:paraId="19E49ED0" w14:textId="77777777">
        <w:trPr>
          <w:trHeight w:val="300"/>
        </w:trPr>
        <w:tc>
          <w:tcPr>
            <w:tcW w:w="2025" w:type="dxa"/>
            <w:vAlign w:val="bottom"/>
          </w:tcPr>
          <w:p w14:paraId="2AA3372C" w14:textId="77777777" w:rsidR="00D47A72" w:rsidRDefault="00000000">
            <w:pPr>
              <w:widowControl w:val="0"/>
              <w:rPr>
                <w:sz w:val="24"/>
                <w:szCs w:val="24"/>
              </w:rPr>
            </w:pPr>
            <w:r>
              <w:rPr>
                <w:b/>
              </w:rPr>
              <w:t>MIDDLE</w:t>
            </w:r>
          </w:p>
        </w:tc>
        <w:tc>
          <w:tcPr>
            <w:tcW w:w="502" w:type="dxa"/>
            <w:vAlign w:val="bottom"/>
          </w:tcPr>
          <w:p w14:paraId="5288670E" w14:textId="77777777" w:rsidR="00D47A72" w:rsidRDefault="00D47A72">
            <w:pPr>
              <w:widowControl w:val="0"/>
              <w:rPr>
                <w:sz w:val="24"/>
                <w:szCs w:val="24"/>
              </w:rPr>
            </w:pPr>
          </w:p>
        </w:tc>
        <w:tc>
          <w:tcPr>
            <w:tcW w:w="810" w:type="dxa"/>
            <w:vAlign w:val="bottom"/>
          </w:tcPr>
          <w:p w14:paraId="55E65648" w14:textId="77777777" w:rsidR="00D47A72" w:rsidRDefault="00D47A72">
            <w:pPr>
              <w:widowControl w:val="0"/>
              <w:rPr>
                <w:sz w:val="24"/>
                <w:szCs w:val="24"/>
              </w:rPr>
            </w:pPr>
          </w:p>
        </w:tc>
        <w:tc>
          <w:tcPr>
            <w:tcW w:w="811" w:type="dxa"/>
            <w:vAlign w:val="bottom"/>
          </w:tcPr>
          <w:p w14:paraId="0088EBF7" w14:textId="77777777" w:rsidR="00D47A72" w:rsidRDefault="00D47A72">
            <w:pPr>
              <w:widowControl w:val="0"/>
              <w:rPr>
                <w:sz w:val="24"/>
                <w:szCs w:val="24"/>
              </w:rPr>
            </w:pPr>
          </w:p>
        </w:tc>
        <w:tc>
          <w:tcPr>
            <w:tcW w:w="182" w:type="dxa"/>
            <w:vAlign w:val="bottom"/>
          </w:tcPr>
          <w:p w14:paraId="1FD1141C" w14:textId="77777777" w:rsidR="00D47A72" w:rsidRDefault="00D47A72">
            <w:pPr>
              <w:widowControl w:val="0"/>
              <w:rPr>
                <w:sz w:val="24"/>
                <w:szCs w:val="24"/>
              </w:rPr>
            </w:pPr>
          </w:p>
        </w:tc>
        <w:tc>
          <w:tcPr>
            <w:tcW w:w="359" w:type="dxa"/>
            <w:vAlign w:val="bottom"/>
          </w:tcPr>
          <w:p w14:paraId="32FD448D" w14:textId="77777777" w:rsidR="00D47A72" w:rsidRDefault="00D47A72">
            <w:pPr>
              <w:widowControl w:val="0"/>
              <w:rPr>
                <w:sz w:val="24"/>
                <w:szCs w:val="24"/>
              </w:rPr>
            </w:pPr>
          </w:p>
        </w:tc>
        <w:tc>
          <w:tcPr>
            <w:tcW w:w="809" w:type="dxa"/>
            <w:vAlign w:val="bottom"/>
          </w:tcPr>
          <w:p w14:paraId="393B940D" w14:textId="77777777" w:rsidR="00D47A72" w:rsidRDefault="00D47A72">
            <w:pPr>
              <w:widowControl w:val="0"/>
              <w:rPr>
                <w:sz w:val="24"/>
                <w:szCs w:val="24"/>
              </w:rPr>
            </w:pPr>
          </w:p>
        </w:tc>
        <w:tc>
          <w:tcPr>
            <w:tcW w:w="903" w:type="dxa"/>
            <w:vAlign w:val="bottom"/>
          </w:tcPr>
          <w:p w14:paraId="3DAB891B" w14:textId="77777777" w:rsidR="00D47A72" w:rsidRDefault="00D47A72">
            <w:pPr>
              <w:widowControl w:val="0"/>
              <w:rPr>
                <w:sz w:val="24"/>
                <w:szCs w:val="24"/>
              </w:rPr>
            </w:pPr>
          </w:p>
        </w:tc>
        <w:tc>
          <w:tcPr>
            <w:tcW w:w="180" w:type="dxa"/>
            <w:vAlign w:val="bottom"/>
          </w:tcPr>
          <w:p w14:paraId="78B7B2D0" w14:textId="77777777" w:rsidR="00D47A72" w:rsidRDefault="00D47A72">
            <w:pPr>
              <w:widowControl w:val="0"/>
              <w:rPr>
                <w:sz w:val="24"/>
                <w:szCs w:val="24"/>
              </w:rPr>
            </w:pPr>
          </w:p>
        </w:tc>
        <w:tc>
          <w:tcPr>
            <w:tcW w:w="449" w:type="dxa"/>
            <w:vAlign w:val="bottom"/>
          </w:tcPr>
          <w:p w14:paraId="3A53C5E1" w14:textId="77777777" w:rsidR="00D47A72" w:rsidRDefault="00D47A72">
            <w:pPr>
              <w:widowControl w:val="0"/>
              <w:rPr>
                <w:sz w:val="24"/>
                <w:szCs w:val="24"/>
              </w:rPr>
            </w:pPr>
          </w:p>
        </w:tc>
        <w:tc>
          <w:tcPr>
            <w:tcW w:w="902" w:type="dxa"/>
            <w:vAlign w:val="bottom"/>
          </w:tcPr>
          <w:p w14:paraId="3ADB2D5E" w14:textId="77777777" w:rsidR="00D47A72" w:rsidRDefault="00D47A72">
            <w:pPr>
              <w:widowControl w:val="0"/>
              <w:rPr>
                <w:sz w:val="24"/>
                <w:szCs w:val="24"/>
              </w:rPr>
            </w:pPr>
          </w:p>
        </w:tc>
        <w:tc>
          <w:tcPr>
            <w:tcW w:w="900" w:type="dxa"/>
            <w:vAlign w:val="bottom"/>
          </w:tcPr>
          <w:p w14:paraId="056846D2" w14:textId="77777777" w:rsidR="00D47A72" w:rsidRDefault="00D47A72">
            <w:pPr>
              <w:widowControl w:val="0"/>
              <w:rPr>
                <w:sz w:val="24"/>
                <w:szCs w:val="24"/>
              </w:rPr>
            </w:pPr>
          </w:p>
        </w:tc>
        <w:tc>
          <w:tcPr>
            <w:tcW w:w="181" w:type="dxa"/>
            <w:vAlign w:val="bottom"/>
          </w:tcPr>
          <w:p w14:paraId="0C718756" w14:textId="77777777" w:rsidR="00D47A72" w:rsidRDefault="00D47A72">
            <w:pPr>
              <w:widowControl w:val="0"/>
              <w:rPr>
                <w:sz w:val="24"/>
                <w:szCs w:val="24"/>
              </w:rPr>
            </w:pPr>
          </w:p>
        </w:tc>
        <w:tc>
          <w:tcPr>
            <w:tcW w:w="361" w:type="dxa"/>
            <w:vAlign w:val="bottom"/>
          </w:tcPr>
          <w:p w14:paraId="7A61A5B0" w14:textId="77777777" w:rsidR="00D47A72" w:rsidRDefault="00D47A72">
            <w:pPr>
              <w:widowControl w:val="0"/>
              <w:rPr>
                <w:sz w:val="24"/>
                <w:szCs w:val="24"/>
              </w:rPr>
            </w:pPr>
          </w:p>
        </w:tc>
        <w:tc>
          <w:tcPr>
            <w:tcW w:w="810" w:type="dxa"/>
            <w:vAlign w:val="bottom"/>
          </w:tcPr>
          <w:p w14:paraId="0F1E3AAA" w14:textId="77777777" w:rsidR="00D47A72" w:rsidRDefault="00D47A72">
            <w:pPr>
              <w:widowControl w:val="0"/>
              <w:rPr>
                <w:sz w:val="24"/>
                <w:szCs w:val="24"/>
              </w:rPr>
            </w:pPr>
          </w:p>
        </w:tc>
        <w:tc>
          <w:tcPr>
            <w:tcW w:w="973" w:type="dxa"/>
            <w:vAlign w:val="bottom"/>
          </w:tcPr>
          <w:p w14:paraId="15BD4AA0" w14:textId="77777777" w:rsidR="00D47A72" w:rsidRDefault="00D47A72">
            <w:pPr>
              <w:widowControl w:val="0"/>
              <w:rPr>
                <w:sz w:val="24"/>
                <w:szCs w:val="24"/>
              </w:rPr>
            </w:pPr>
          </w:p>
        </w:tc>
      </w:tr>
      <w:tr w:rsidR="00D47A72" w14:paraId="40B7F143" w14:textId="77777777">
        <w:trPr>
          <w:trHeight w:val="276"/>
        </w:trPr>
        <w:tc>
          <w:tcPr>
            <w:tcW w:w="2025" w:type="dxa"/>
            <w:vAlign w:val="bottom"/>
          </w:tcPr>
          <w:p w14:paraId="72AD5E5C" w14:textId="77777777" w:rsidR="00D47A72" w:rsidRDefault="00000000">
            <w:pPr>
              <w:widowControl w:val="0"/>
              <w:rPr>
                <w:sz w:val="24"/>
                <w:szCs w:val="24"/>
              </w:rPr>
            </w:pPr>
            <w:r>
              <w:t>Block</w:t>
            </w:r>
          </w:p>
        </w:tc>
        <w:tc>
          <w:tcPr>
            <w:tcW w:w="502" w:type="dxa"/>
            <w:vAlign w:val="bottom"/>
          </w:tcPr>
          <w:p w14:paraId="0009F699" w14:textId="77777777" w:rsidR="00D47A72" w:rsidRDefault="00000000">
            <w:pPr>
              <w:widowControl w:val="0"/>
              <w:jc w:val="right"/>
              <w:rPr>
                <w:sz w:val="24"/>
                <w:szCs w:val="24"/>
              </w:rPr>
            </w:pPr>
            <w:r>
              <w:t>1</w:t>
            </w:r>
          </w:p>
        </w:tc>
        <w:tc>
          <w:tcPr>
            <w:tcW w:w="810" w:type="dxa"/>
            <w:vAlign w:val="bottom"/>
          </w:tcPr>
          <w:p w14:paraId="1945F2C6" w14:textId="77777777" w:rsidR="00D47A72" w:rsidRDefault="00000000">
            <w:pPr>
              <w:widowControl w:val="0"/>
              <w:jc w:val="right"/>
              <w:rPr>
                <w:sz w:val="24"/>
                <w:szCs w:val="24"/>
              </w:rPr>
            </w:pPr>
            <w:r>
              <w:t>0.6195</w:t>
            </w:r>
          </w:p>
        </w:tc>
        <w:tc>
          <w:tcPr>
            <w:tcW w:w="811" w:type="dxa"/>
            <w:vAlign w:val="bottom"/>
          </w:tcPr>
          <w:p w14:paraId="2B7F4955" w14:textId="77777777" w:rsidR="00D47A72" w:rsidRDefault="00000000">
            <w:pPr>
              <w:widowControl w:val="0"/>
              <w:jc w:val="right"/>
              <w:rPr>
                <w:sz w:val="24"/>
                <w:szCs w:val="24"/>
              </w:rPr>
            </w:pPr>
            <w:r>
              <w:t>0.4312</w:t>
            </w:r>
          </w:p>
        </w:tc>
        <w:tc>
          <w:tcPr>
            <w:tcW w:w="182" w:type="dxa"/>
            <w:vAlign w:val="bottom"/>
          </w:tcPr>
          <w:p w14:paraId="4D2D1A3D" w14:textId="77777777" w:rsidR="00D47A72" w:rsidRDefault="00D47A72">
            <w:pPr>
              <w:widowControl w:val="0"/>
              <w:rPr>
                <w:sz w:val="24"/>
                <w:szCs w:val="24"/>
              </w:rPr>
            </w:pPr>
          </w:p>
        </w:tc>
        <w:tc>
          <w:tcPr>
            <w:tcW w:w="359" w:type="dxa"/>
            <w:vAlign w:val="bottom"/>
          </w:tcPr>
          <w:p w14:paraId="56546E0D" w14:textId="77777777" w:rsidR="00D47A72" w:rsidRDefault="00D47A72">
            <w:pPr>
              <w:widowControl w:val="0"/>
              <w:rPr>
                <w:sz w:val="24"/>
                <w:szCs w:val="24"/>
              </w:rPr>
            </w:pPr>
          </w:p>
        </w:tc>
        <w:tc>
          <w:tcPr>
            <w:tcW w:w="809" w:type="dxa"/>
            <w:vAlign w:val="bottom"/>
          </w:tcPr>
          <w:p w14:paraId="000EC50A" w14:textId="77777777" w:rsidR="00D47A72" w:rsidRDefault="00000000">
            <w:pPr>
              <w:widowControl w:val="0"/>
              <w:jc w:val="right"/>
              <w:rPr>
                <w:sz w:val="24"/>
                <w:szCs w:val="24"/>
              </w:rPr>
            </w:pPr>
            <w:r>
              <w:t>NA</w:t>
            </w:r>
          </w:p>
        </w:tc>
        <w:tc>
          <w:tcPr>
            <w:tcW w:w="903" w:type="dxa"/>
            <w:vAlign w:val="bottom"/>
          </w:tcPr>
          <w:p w14:paraId="51A9BBB7" w14:textId="77777777" w:rsidR="00D47A72" w:rsidRDefault="00000000">
            <w:pPr>
              <w:widowControl w:val="0"/>
              <w:jc w:val="right"/>
              <w:rPr>
                <w:sz w:val="24"/>
                <w:szCs w:val="24"/>
              </w:rPr>
            </w:pPr>
            <w:r>
              <w:t>NA</w:t>
            </w:r>
          </w:p>
        </w:tc>
        <w:tc>
          <w:tcPr>
            <w:tcW w:w="180" w:type="dxa"/>
            <w:vAlign w:val="bottom"/>
          </w:tcPr>
          <w:p w14:paraId="77934654" w14:textId="77777777" w:rsidR="00D47A72" w:rsidRDefault="00D47A72">
            <w:pPr>
              <w:widowControl w:val="0"/>
              <w:rPr>
                <w:sz w:val="24"/>
                <w:szCs w:val="24"/>
              </w:rPr>
            </w:pPr>
          </w:p>
        </w:tc>
        <w:tc>
          <w:tcPr>
            <w:tcW w:w="449" w:type="dxa"/>
            <w:vAlign w:val="bottom"/>
          </w:tcPr>
          <w:p w14:paraId="67FDECBD" w14:textId="77777777" w:rsidR="00D47A72" w:rsidRDefault="00000000">
            <w:pPr>
              <w:widowControl w:val="0"/>
              <w:jc w:val="right"/>
              <w:rPr>
                <w:sz w:val="24"/>
                <w:szCs w:val="24"/>
              </w:rPr>
            </w:pPr>
            <w:r>
              <w:t>1</w:t>
            </w:r>
          </w:p>
        </w:tc>
        <w:tc>
          <w:tcPr>
            <w:tcW w:w="902" w:type="dxa"/>
            <w:vAlign w:val="bottom"/>
          </w:tcPr>
          <w:p w14:paraId="137001FA" w14:textId="77777777" w:rsidR="00D47A72" w:rsidRDefault="00000000">
            <w:pPr>
              <w:widowControl w:val="0"/>
              <w:jc w:val="right"/>
              <w:rPr>
                <w:sz w:val="24"/>
                <w:szCs w:val="24"/>
              </w:rPr>
            </w:pPr>
            <w:r>
              <w:t>10.287</w:t>
            </w:r>
          </w:p>
        </w:tc>
        <w:tc>
          <w:tcPr>
            <w:tcW w:w="900" w:type="dxa"/>
            <w:vAlign w:val="bottom"/>
          </w:tcPr>
          <w:p w14:paraId="4B089C33" w14:textId="77777777" w:rsidR="00D47A72" w:rsidRDefault="00000000">
            <w:pPr>
              <w:widowControl w:val="0"/>
              <w:jc w:val="right"/>
              <w:rPr>
                <w:sz w:val="24"/>
                <w:szCs w:val="24"/>
              </w:rPr>
            </w:pPr>
            <w:r>
              <w:rPr>
                <w:b/>
              </w:rPr>
              <w:t>0.00134</w:t>
            </w:r>
          </w:p>
        </w:tc>
        <w:tc>
          <w:tcPr>
            <w:tcW w:w="181" w:type="dxa"/>
            <w:vAlign w:val="bottom"/>
          </w:tcPr>
          <w:p w14:paraId="245D3C34" w14:textId="77777777" w:rsidR="00D47A72" w:rsidRDefault="00D47A72">
            <w:pPr>
              <w:widowControl w:val="0"/>
              <w:rPr>
                <w:sz w:val="24"/>
                <w:szCs w:val="24"/>
              </w:rPr>
            </w:pPr>
          </w:p>
        </w:tc>
        <w:tc>
          <w:tcPr>
            <w:tcW w:w="361" w:type="dxa"/>
            <w:vAlign w:val="bottom"/>
          </w:tcPr>
          <w:p w14:paraId="27DB4B0B" w14:textId="77777777" w:rsidR="00D47A72" w:rsidRDefault="00D47A72">
            <w:pPr>
              <w:widowControl w:val="0"/>
              <w:rPr>
                <w:sz w:val="24"/>
                <w:szCs w:val="24"/>
              </w:rPr>
            </w:pPr>
          </w:p>
        </w:tc>
        <w:tc>
          <w:tcPr>
            <w:tcW w:w="810" w:type="dxa"/>
            <w:vAlign w:val="bottom"/>
          </w:tcPr>
          <w:p w14:paraId="22DAA8A9" w14:textId="77777777" w:rsidR="00D47A72" w:rsidRDefault="00000000">
            <w:pPr>
              <w:widowControl w:val="0"/>
              <w:jc w:val="right"/>
              <w:rPr>
                <w:sz w:val="24"/>
                <w:szCs w:val="24"/>
              </w:rPr>
            </w:pPr>
            <w:r>
              <w:t>NA</w:t>
            </w:r>
          </w:p>
        </w:tc>
        <w:tc>
          <w:tcPr>
            <w:tcW w:w="973" w:type="dxa"/>
            <w:vAlign w:val="bottom"/>
          </w:tcPr>
          <w:p w14:paraId="39850FB2" w14:textId="77777777" w:rsidR="00D47A72" w:rsidRDefault="00000000">
            <w:pPr>
              <w:widowControl w:val="0"/>
              <w:jc w:val="right"/>
              <w:rPr>
                <w:sz w:val="24"/>
                <w:szCs w:val="24"/>
              </w:rPr>
            </w:pPr>
            <w:r>
              <w:t>NA</w:t>
            </w:r>
          </w:p>
        </w:tc>
      </w:tr>
      <w:tr w:rsidR="00D47A72" w14:paraId="524012B9" w14:textId="77777777">
        <w:trPr>
          <w:trHeight w:val="300"/>
        </w:trPr>
        <w:tc>
          <w:tcPr>
            <w:tcW w:w="2025" w:type="dxa"/>
            <w:vAlign w:val="bottom"/>
          </w:tcPr>
          <w:p w14:paraId="6BAF69C2" w14:textId="77777777" w:rsidR="00D47A72" w:rsidRDefault="00000000">
            <w:pPr>
              <w:widowControl w:val="0"/>
              <w:rPr>
                <w:sz w:val="24"/>
                <w:szCs w:val="24"/>
              </w:rPr>
            </w:pPr>
            <w:r>
              <w:t>Treatment (</w:t>
            </w:r>
            <w:proofErr w:type="gramStart"/>
            <w:r>
              <w:t>A,B</w:t>
            </w:r>
            <w:proofErr w:type="gramEnd"/>
            <w:r>
              <w:t>,C)</w:t>
            </w:r>
          </w:p>
        </w:tc>
        <w:tc>
          <w:tcPr>
            <w:tcW w:w="502" w:type="dxa"/>
            <w:vAlign w:val="bottom"/>
          </w:tcPr>
          <w:p w14:paraId="43793030" w14:textId="77777777" w:rsidR="00D47A72" w:rsidRDefault="00000000">
            <w:pPr>
              <w:widowControl w:val="0"/>
              <w:jc w:val="right"/>
              <w:rPr>
                <w:sz w:val="24"/>
                <w:szCs w:val="24"/>
              </w:rPr>
            </w:pPr>
            <w:r>
              <w:t>2</w:t>
            </w:r>
          </w:p>
        </w:tc>
        <w:tc>
          <w:tcPr>
            <w:tcW w:w="810" w:type="dxa"/>
            <w:vAlign w:val="bottom"/>
          </w:tcPr>
          <w:p w14:paraId="1B3A6CE5" w14:textId="77777777" w:rsidR="00D47A72" w:rsidRDefault="00000000">
            <w:pPr>
              <w:widowControl w:val="0"/>
              <w:jc w:val="right"/>
              <w:rPr>
                <w:sz w:val="24"/>
                <w:szCs w:val="24"/>
              </w:rPr>
            </w:pPr>
            <w:r>
              <w:t>1.6408</w:t>
            </w:r>
          </w:p>
        </w:tc>
        <w:tc>
          <w:tcPr>
            <w:tcW w:w="811" w:type="dxa"/>
            <w:vAlign w:val="bottom"/>
          </w:tcPr>
          <w:p w14:paraId="2B703D4C" w14:textId="77777777" w:rsidR="00D47A72" w:rsidRDefault="00000000">
            <w:pPr>
              <w:widowControl w:val="0"/>
              <w:jc w:val="right"/>
              <w:rPr>
                <w:sz w:val="24"/>
                <w:szCs w:val="24"/>
              </w:rPr>
            </w:pPr>
            <w:r>
              <w:t>0.2530</w:t>
            </w:r>
          </w:p>
        </w:tc>
        <w:tc>
          <w:tcPr>
            <w:tcW w:w="182" w:type="dxa"/>
            <w:vAlign w:val="bottom"/>
          </w:tcPr>
          <w:p w14:paraId="0BEC579E" w14:textId="77777777" w:rsidR="00D47A72" w:rsidRDefault="00D47A72">
            <w:pPr>
              <w:widowControl w:val="0"/>
              <w:rPr>
                <w:sz w:val="24"/>
                <w:szCs w:val="24"/>
              </w:rPr>
            </w:pPr>
          </w:p>
        </w:tc>
        <w:tc>
          <w:tcPr>
            <w:tcW w:w="359" w:type="dxa"/>
            <w:vAlign w:val="bottom"/>
          </w:tcPr>
          <w:p w14:paraId="04E9F50F" w14:textId="77777777" w:rsidR="00D47A72" w:rsidRDefault="00000000">
            <w:pPr>
              <w:widowControl w:val="0"/>
              <w:jc w:val="right"/>
              <w:rPr>
                <w:sz w:val="24"/>
                <w:szCs w:val="24"/>
              </w:rPr>
            </w:pPr>
            <w:r>
              <w:t>2</w:t>
            </w:r>
          </w:p>
        </w:tc>
        <w:tc>
          <w:tcPr>
            <w:tcW w:w="809" w:type="dxa"/>
            <w:vAlign w:val="bottom"/>
          </w:tcPr>
          <w:p w14:paraId="1E6AFDD1" w14:textId="77777777" w:rsidR="00D47A72" w:rsidRDefault="00000000">
            <w:pPr>
              <w:widowControl w:val="0"/>
              <w:jc w:val="right"/>
              <w:rPr>
                <w:sz w:val="24"/>
                <w:szCs w:val="24"/>
              </w:rPr>
            </w:pPr>
            <w:r>
              <w:t>2.1129</w:t>
            </w:r>
          </w:p>
        </w:tc>
        <w:tc>
          <w:tcPr>
            <w:tcW w:w="903" w:type="dxa"/>
            <w:vAlign w:val="bottom"/>
          </w:tcPr>
          <w:p w14:paraId="09980BB4" w14:textId="77777777" w:rsidR="00D47A72" w:rsidRDefault="00000000">
            <w:pPr>
              <w:widowControl w:val="0"/>
              <w:jc w:val="right"/>
              <w:rPr>
                <w:sz w:val="24"/>
                <w:szCs w:val="24"/>
              </w:rPr>
            </w:pPr>
            <w:r>
              <w:t>0.1</w:t>
            </w:r>
            <w:r>
              <w:rPr>
                <w:sz w:val="24"/>
                <w:szCs w:val="24"/>
              </w:rPr>
              <w:t>716</w:t>
            </w:r>
          </w:p>
        </w:tc>
        <w:tc>
          <w:tcPr>
            <w:tcW w:w="180" w:type="dxa"/>
            <w:vAlign w:val="bottom"/>
          </w:tcPr>
          <w:p w14:paraId="2905A486" w14:textId="77777777" w:rsidR="00D47A72" w:rsidRDefault="00D47A72">
            <w:pPr>
              <w:widowControl w:val="0"/>
              <w:rPr>
                <w:sz w:val="24"/>
                <w:szCs w:val="24"/>
              </w:rPr>
            </w:pPr>
          </w:p>
        </w:tc>
        <w:tc>
          <w:tcPr>
            <w:tcW w:w="449" w:type="dxa"/>
            <w:vAlign w:val="bottom"/>
          </w:tcPr>
          <w:p w14:paraId="588581FE" w14:textId="77777777" w:rsidR="00D47A72" w:rsidRDefault="00000000">
            <w:pPr>
              <w:widowControl w:val="0"/>
              <w:jc w:val="right"/>
              <w:rPr>
                <w:sz w:val="24"/>
                <w:szCs w:val="24"/>
              </w:rPr>
            </w:pPr>
            <w:r>
              <w:t>2</w:t>
            </w:r>
          </w:p>
        </w:tc>
        <w:tc>
          <w:tcPr>
            <w:tcW w:w="902" w:type="dxa"/>
            <w:vAlign w:val="bottom"/>
          </w:tcPr>
          <w:p w14:paraId="14D8DAE6" w14:textId="77777777" w:rsidR="00D47A72" w:rsidRDefault="00000000">
            <w:pPr>
              <w:widowControl w:val="0"/>
              <w:jc w:val="right"/>
              <w:rPr>
                <w:sz w:val="24"/>
                <w:szCs w:val="24"/>
              </w:rPr>
            </w:pPr>
            <w:r>
              <w:t>1.9691</w:t>
            </w:r>
          </w:p>
        </w:tc>
        <w:tc>
          <w:tcPr>
            <w:tcW w:w="900" w:type="dxa"/>
            <w:vAlign w:val="bottom"/>
          </w:tcPr>
          <w:p w14:paraId="5E525310" w14:textId="77777777" w:rsidR="00D47A72" w:rsidRDefault="00000000">
            <w:pPr>
              <w:widowControl w:val="0"/>
              <w:jc w:val="right"/>
              <w:rPr>
                <w:sz w:val="24"/>
                <w:szCs w:val="24"/>
              </w:rPr>
            </w:pPr>
            <w:r>
              <w:t>0.2004</w:t>
            </w:r>
          </w:p>
        </w:tc>
        <w:tc>
          <w:tcPr>
            <w:tcW w:w="181" w:type="dxa"/>
            <w:vAlign w:val="bottom"/>
          </w:tcPr>
          <w:p w14:paraId="17497EC8" w14:textId="77777777" w:rsidR="00D47A72" w:rsidRDefault="00D47A72">
            <w:pPr>
              <w:widowControl w:val="0"/>
              <w:rPr>
                <w:sz w:val="24"/>
                <w:szCs w:val="24"/>
              </w:rPr>
            </w:pPr>
          </w:p>
        </w:tc>
        <w:tc>
          <w:tcPr>
            <w:tcW w:w="361" w:type="dxa"/>
            <w:vAlign w:val="bottom"/>
          </w:tcPr>
          <w:p w14:paraId="79917CB2" w14:textId="77777777" w:rsidR="00D47A72" w:rsidRDefault="00000000">
            <w:pPr>
              <w:widowControl w:val="0"/>
              <w:jc w:val="right"/>
              <w:rPr>
                <w:sz w:val="24"/>
                <w:szCs w:val="24"/>
              </w:rPr>
            </w:pPr>
            <w:r>
              <w:t>2</w:t>
            </w:r>
          </w:p>
        </w:tc>
        <w:tc>
          <w:tcPr>
            <w:tcW w:w="810" w:type="dxa"/>
            <w:vAlign w:val="bottom"/>
          </w:tcPr>
          <w:p w14:paraId="5D69A1C9" w14:textId="77777777" w:rsidR="00D47A72" w:rsidRDefault="00000000">
            <w:pPr>
              <w:widowControl w:val="0"/>
              <w:jc w:val="right"/>
              <w:rPr>
                <w:sz w:val="24"/>
                <w:szCs w:val="24"/>
              </w:rPr>
            </w:pPr>
            <w:r>
              <w:t>2.1071</w:t>
            </w:r>
          </w:p>
        </w:tc>
        <w:tc>
          <w:tcPr>
            <w:tcW w:w="973" w:type="dxa"/>
            <w:vAlign w:val="bottom"/>
          </w:tcPr>
          <w:p w14:paraId="3870963A" w14:textId="77777777" w:rsidR="00D47A72" w:rsidRDefault="00000000">
            <w:pPr>
              <w:widowControl w:val="0"/>
              <w:jc w:val="right"/>
              <w:rPr>
                <w:sz w:val="24"/>
                <w:szCs w:val="24"/>
              </w:rPr>
            </w:pPr>
            <w:r>
              <w:t>0.1723</w:t>
            </w:r>
          </w:p>
        </w:tc>
      </w:tr>
      <w:tr w:rsidR="00D47A72" w14:paraId="2919A291" w14:textId="77777777">
        <w:trPr>
          <w:trHeight w:val="300"/>
        </w:trPr>
        <w:tc>
          <w:tcPr>
            <w:tcW w:w="2025" w:type="dxa"/>
            <w:tcBorders>
              <w:bottom w:val="single" w:sz="4" w:space="0" w:color="000000"/>
            </w:tcBorders>
            <w:tcMar>
              <w:top w:w="55" w:type="dxa"/>
              <w:left w:w="55" w:type="dxa"/>
              <w:bottom w:w="55" w:type="dxa"/>
              <w:right w:w="55" w:type="dxa"/>
            </w:tcMar>
            <w:vAlign w:val="bottom"/>
          </w:tcPr>
          <w:p w14:paraId="7F1B335F" w14:textId="77777777" w:rsidR="00D47A72" w:rsidRDefault="00000000">
            <w:pPr>
              <w:widowControl w:val="0"/>
              <w:rPr>
                <w:sz w:val="24"/>
                <w:szCs w:val="24"/>
              </w:rPr>
            </w:pPr>
            <w:r>
              <w:t>Error</w:t>
            </w:r>
          </w:p>
        </w:tc>
        <w:tc>
          <w:tcPr>
            <w:tcW w:w="502" w:type="dxa"/>
            <w:tcBorders>
              <w:bottom w:val="single" w:sz="4" w:space="0" w:color="000000"/>
            </w:tcBorders>
            <w:tcMar>
              <w:top w:w="55" w:type="dxa"/>
              <w:left w:w="55" w:type="dxa"/>
              <w:bottom w:w="55" w:type="dxa"/>
              <w:right w:w="55" w:type="dxa"/>
            </w:tcMar>
            <w:vAlign w:val="bottom"/>
          </w:tcPr>
          <w:p w14:paraId="518EC07E" w14:textId="77777777" w:rsidR="00D47A72" w:rsidRDefault="00000000">
            <w:pPr>
              <w:widowControl w:val="0"/>
              <w:jc w:val="right"/>
              <w:rPr>
                <w:sz w:val="24"/>
                <w:szCs w:val="24"/>
              </w:rPr>
            </w:pPr>
            <w:r>
              <w:t>8</w:t>
            </w:r>
          </w:p>
        </w:tc>
        <w:tc>
          <w:tcPr>
            <w:tcW w:w="810" w:type="dxa"/>
            <w:tcBorders>
              <w:bottom w:val="single" w:sz="4" w:space="0" w:color="000000"/>
            </w:tcBorders>
            <w:tcMar>
              <w:top w:w="55" w:type="dxa"/>
              <w:left w:w="55" w:type="dxa"/>
              <w:bottom w:w="55" w:type="dxa"/>
              <w:right w:w="55" w:type="dxa"/>
            </w:tcMar>
            <w:vAlign w:val="bottom"/>
          </w:tcPr>
          <w:p w14:paraId="6C7B7AB6" w14:textId="77777777" w:rsidR="00D47A72" w:rsidRDefault="00D47A72">
            <w:pPr>
              <w:widowControl w:val="0"/>
              <w:rPr>
                <w:sz w:val="24"/>
                <w:szCs w:val="24"/>
              </w:rPr>
            </w:pPr>
          </w:p>
        </w:tc>
        <w:tc>
          <w:tcPr>
            <w:tcW w:w="811" w:type="dxa"/>
            <w:tcBorders>
              <w:bottom w:val="single" w:sz="4" w:space="0" w:color="000000"/>
            </w:tcBorders>
            <w:tcMar>
              <w:top w:w="55" w:type="dxa"/>
              <w:left w:w="55" w:type="dxa"/>
              <w:bottom w:w="55" w:type="dxa"/>
              <w:right w:w="55" w:type="dxa"/>
            </w:tcMar>
            <w:vAlign w:val="bottom"/>
          </w:tcPr>
          <w:p w14:paraId="581F8942" w14:textId="77777777" w:rsidR="00D47A72" w:rsidRDefault="00D47A72">
            <w:pPr>
              <w:widowControl w:val="0"/>
              <w:rPr>
                <w:sz w:val="24"/>
                <w:szCs w:val="24"/>
              </w:rPr>
            </w:pPr>
          </w:p>
        </w:tc>
        <w:tc>
          <w:tcPr>
            <w:tcW w:w="182" w:type="dxa"/>
            <w:tcBorders>
              <w:bottom w:val="single" w:sz="4" w:space="0" w:color="000000"/>
            </w:tcBorders>
            <w:tcMar>
              <w:top w:w="55" w:type="dxa"/>
              <w:left w:w="55" w:type="dxa"/>
              <w:bottom w:w="55" w:type="dxa"/>
              <w:right w:w="55" w:type="dxa"/>
            </w:tcMar>
            <w:vAlign w:val="bottom"/>
          </w:tcPr>
          <w:p w14:paraId="4CE18D9B" w14:textId="77777777" w:rsidR="00D47A72" w:rsidRDefault="00D47A72">
            <w:pPr>
              <w:widowControl w:val="0"/>
              <w:rPr>
                <w:sz w:val="24"/>
                <w:szCs w:val="24"/>
              </w:rPr>
            </w:pPr>
          </w:p>
        </w:tc>
        <w:tc>
          <w:tcPr>
            <w:tcW w:w="359" w:type="dxa"/>
            <w:tcBorders>
              <w:bottom w:val="single" w:sz="4" w:space="0" w:color="000000"/>
            </w:tcBorders>
            <w:tcMar>
              <w:top w:w="55" w:type="dxa"/>
              <w:left w:w="55" w:type="dxa"/>
              <w:bottom w:w="55" w:type="dxa"/>
              <w:right w:w="55" w:type="dxa"/>
            </w:tcMar>
            <w:vAlign w:val="bottom"/>
          </w:tcPr>
          <w:p w14:paraId="04024AFB" w14:textId="77777777" w:rsidR="00D47A72" w:rsidRDefault="00000000">
            <w:pPr>
              <w:widowControl w:val="0"/>
              <w:jc w:val="right"/>
              <w:rPr>
                <w:sz w:val="24"/>
                <w:szCs w:val="24"/>
              </w:rPr>
            </w:pPr>
            <w:r>
              <w:t>10</w:t>
            </w:r>
          </w:p>
        </w:tc>
        <w:tc>
          <w:tcPr>
            <w:tcW w:w="809" w:type="dxa"/>
            <w:tcBorders>
              <w:bottom w:val="single" w:sz="4" w:space="0" w:color="000000"/>
            </w:tcBorders>
            <w:tcMar>
              <w:top w:w="55" w:type="dxa"/>
              <w:left w:w="55" w:type="dxa"/>
              <w:bottom w:w="55" w:type="dxa"/>
              <w:right w:w="55" w:type="dxa"/>
            </w:tcMar>
            <w:vAlign w:val="bottom"/>
          </w:tcPr>
          <w:p w14:paraId="6703203A" w14:textId="77777777" w:rsidR="00D47A72" w:rsidRDefault="00D47A72">
            <w:pPr>
              <w:widowControl w:val="0"/>
              <w:rPr>
                <w:sz w:val="24"/>
                <w:szCs w:val="24"/>
              </w:rPr>
            </w:pPr>
          </w:p>
        </w:tc>
        <w:tc>
          <w:tcPr>
            <w:tcW w:w="903" w:type="dxa"/>
            <w:tcBorders>
              <w:bottom w:val="single" w:sz="4" w:space="0" w:color="000000"/>
            </w:tcBorders>
            <w:tcMar>
              <w:top w:w="55" w:type="dxa"/>
              <w:left w:w="55" w:type="dxa"/>
              <w:bottom w:w="55" w:type="dxa"/>
              <w:right w:w="55" w:type="dxa"/>
            </w:tcMar>
            <w:vAlign w:val="bottom"/>
          </w:tcPr>
          <w:p w14:paraId="7DF82EE1" w14:textId="77777777" w:rsidR="00D47A72" w:rsidRDefault="00D47A72">
            <w:pPr>
              <w:widowControl w:val="0"/>
              <w:rPr>
                <w:sz w:val="24"/>
                <w:szCs w:val="24"/>
              </w:rPr>
            </w:pPr>
          </w:p>
        </w:tc>
        <w:tc>
          <w:tcPr>
            <w:tcW w:w="180" w:type="dxa"/>
            <w:tcBorders>
              <w:bottom w:val="single" w:sz="4" w:space="0" w:color="000000"/>
            </w:tcBorders>
            <w:tcMar>
              <w:top w:w="55" w:type="dxa"/>
              <w:left w:w="55" w:type="dxa"/>
              <w:bottom w:w="55" w:type="dxa"/>
              <w:right w:w="55" w:type="dxa"/>
            </w:tcMar>
            <w:vAlign w:val="bottom"/>
          </w:tcPr>
          <w:p w14:paraId="352B5777" w14:textId="77777777" w:rsidR="00D47A72" w:rsidRDefault="00D47A72">
            <w:pPr>
              <w:widowControl w:val="0"/>
              <w:rPr>
                <w:sz w:val="24"/>
                <w:szCs w:val="24"/>
              </w:rPr>
            </w:pPr>
          </w:p>
        </w:tc>
        <w:tc>
          <w:tcPr>
            <w:tcW w:w="449" w:type="dxa"/>
            <w:tcBorders>
              <w:bottom w:val="single" w:sz="4" w:space="0" w:color="000000"/>
            </w:tcBorders>
            <w:tcMar>
              <w:top w:w="55" w:type="dxa"/>
              <w:left w:w="55" w:type="dxa"/>
              <w:bottom w:w="55" w:type="dxa"/>
              <w:right w:w="55" w:type="dxa"/>
            </w:tcMar>
            <w:vAlign w:val="bottom"/>
          </w:tcPr>
          <w:p w14:paraId="5AC72F18" w14:textId="77777777" w:rsidR="00D47A72" w:rsidRDefault="00000000">
            <w:pPr>
              <w:widowControl w:val="0"/>
              <w:jc w:val="right"/>
              <w:rPr>
                <w:sz w:val="24"/>
                <w:szCs w:val="24"/>
              </w:rPr>
            </w:pPr>
            <w:r>
              <w:t>8</w:t>
            </w:r>
          </w:p>
        </w:tc>
        <w:tc>
          <w:tcPr>
            <w:tcW w:w="902" w:type="dxa"/>
            <w:tcBorders>
              <w:bottom w:val="single" w:sz="4" w:space="0" w:color="000000"/>
            </w:tcBorders>
            <w:tcMar>
              <w:top w:w="55" w:type="dxa"/>
              <w:left w:w="55" w:type="dxa"/>
              <w:bottom w:w="55" w:type="dxa"/>
              <w:right w:w="55" w:type="dxa"/>
            </w:tcMar>
            <w:vAlign w:val="bottom"/>
          </w:tcPr>
          <w:p w14:paraId="266694C5" w14:textId="77777777" w:rsidR="00D47A72" w:rsidRDefault="00D47A72">
            <w:pPr>
              <w:widowControl w:val="0"/>
              <w:rPr>
                <w:sz w:val="24"/>
                <w:szCs w:val="24"/>
              </w:rPr>
            </w:pPr>
          </w:p>
        </w:tc>
        <w:tc>
          <w:tcPr>
            <w:tcW w:w="900" w:type="dxa"/>
            <w:tcBorders>
              <w:bottom w:val="single" w:sz="4" w:space="0" w:color="000000"/>
            </w:tcBorders>
            <w:tcMar>
              <w:top w:w="55" w:type="dxa"/>
              <w:left w:w="55" w:type="dxa"/>
              <w:bottom w:w="55" w:type="dxa"/>
              <w:right w:w="55" w:type="dxa"/>
            </w:tcMar>
            <w:vAlign w:val="bottom"/>
          </w:tcPr>
          <w:p w14:paraId="4866165E" w14:textId="77777777" w:rsidR="00D47A72" w:rsidRDefault="00D47A72">
            <w:pPr>
              <w:widowControl w:val="0"/>
              <w:rPr>
                <w:sz w:val="24"/>
                <w:szCs w:val="24"/>
              </w:rPr>
            </w:pPr>
          </w:p>
        </w:tc>
        <w:tc>
          <w:tcPr>
            <w:tcW w:w="181" w:type="dxa"/>
            <w:tcBorders>
              <w:bottom w:val="single" w:sz="4" w:space="0" w:color="000000"/>
            </w:tcBorders>
            <w:tcMar>
              <w:top w:w="55" w:type="dxa"/>
              <w:left w:w="55" w:type="dxa"/>
              <w:bottom w:w="55" w:type="dxa"/>
              <w:right w:w="55" w:type="dxa"/>
            </w:tcMar>
            <w:vAlign w:val="bottom"/>
          </w:tcPr>
          <w:p w14:paraId="0F74F4F6" w14:textId="77777777" w:rsidR="00D47A72" w:rsidRDefault="00D47A72">
            <w:pPr>
              <w:widowControl w:val="0"/>
              <w:rPr>
                <w:sz w:val="24"/>
                <w:szCs w:val="24"/>
              </w:rPr>
            </w:pPr>
          </w:p>
        </w:tc>
        <w:tc>
          <w:tcPr>
            <w:tcW w:w="361" w:type="dxa"/>
            <w:tcBorders>
              <w:bottom w:val="single" w:sz="4" w:space="0" w:color="000000"/>
            </w:tcBorders>
            <w:tcMar>
              <w:top w:w="55" w:type="dxa"/>
              <w:left w:w="55" w:type="dxa"/>
              <w:bottom w:w="55" w:type="dxa"/>
              <w:right w:w="55" w:type="dxa"/>
            </w:tcMar>
            <w:vAlign w:val="bottom"/>
          </w:tcPr>
          <w:p w14:paraId="14E6288F" w14:textId="77777777" w:rsidR="00D47A72" w:rsidRDefault="00000000">
            <w:pPr>
              <w:widowControl w:val="0"/>
              <w:jc w:val="right"/>
              <w:rPr>
                <w:sz w:val="24"/>
                <w:szCs w:val="24"/>
              </w:rPr>
            </w:pPr>
            <w:r>
              <w:t>10</w:t>
            </w:r>
          </w:p>
        </w:tc>
        <w:tc>
          <w:tcPr>
            <w:tcW w:w="810" w:type="dxa"/>
            <w:tcBorders>
              <w:bottom w:val="single" w:sz="4" w:space="0" w:color="000000"/>
            </w:tcBorders>
            <w:tcMar>
              <w:top w:w="55" w:type="dxa"/>
              <w:left w:w="55" w:type="dxa"/>
              <w:bottom w:w="55" w:type="dxa"/>
              <w:right w:w="55" w:type="dxa"/>
            </w:tcMar>
            <w:vAlign w:val="bottom"/>
          </w:tcPr>
          <w:p w14:paraId="5CAEA959" w14:textId="77777777" w:rsidR="00D47A72" w:rsidRDefault="00D47A72">
            <w:pPr>
              <w:widowControl w:val="0"/>
              <w:rPr>
                <w:sz w:val="24"/>
                <w:szCs w:val="24"/>
              </w:rPr>
            </w:pPr>
          </w:p>
        </w:tc>
        <w:tc>
          <w:tcPr>
            <w:tcW w:w="973" w:type="dxa"/>
            <w:tcBorders>
              <w:bottom w:val="single" w:sz="4" w:space="0" w:color="000000"/>
            </w:tcBorders>
            <w:tcMar>
              <w:top w:w="55" w:type="dxa"/>
              <w:left w:w="55" w:type="dxa"/>
              <w:bottom w:w="55" w:type="dxa"/>
              <w:right w:w="55" w:type="dxa"/>
            </w:tcMar>
            <w:vAlign w:val="bottom"/>
          </w:tcPr>
          <w:p w14:paraId="33A3AC66" w14:textId="77777777" w:rsidR="00D47A72" w:rsidRDefault="00D47A72">
            <w:pPr>
              <w:widowControl w:val="0"/>
              <w:rPr>
                <w:sz w:val="24"/>
                <w:szCs w:val="24"/>
              </w:rPr>
            </w:pPr>
          </w:p>
        </w:tc>
      </w:tr>
    </w:tbl>
    <w:p w14:paraId="577E6286" w14:textId="77777777" w:rsidR="00D47A72" w:rsidRDefault="00D47A72">
      <w:pPr>
        <w:rPr>
          <w:sz w:val="24"/>
          <w:szCs w:val="24"/>
        </w:rPr>
      </w:pPr>
    </w:p>
    <w:p w14:paraId="2696A452" w14:textId="77777777" w:rsidR="00D47A72" w:rsidRDefault="00000000">
      <w:pPr>
        <w:spacing w:line="480" w:lineRule="auto"/>
        <w:rPr>
          <w:sz w:val="24"/>
          <w:szCs w:val="24"/>
        </w:rPr>
      </w:pPr>
      <w:r>
        <w:rPr>
          <w:b/>
          <w:iCs/>
          <w:sz w:val="24"/>
          <w:szCs w:val="24"/>
        </w:rPr>
        <w:t>Table 4.</w:t>
      </w:r>
      <w:r>
        <w:rPr>
          <w:iCs/>
          <w:sz w:val="24"/>
          <w:szCs w:val="24"/>
        </w:rPr>
        <w:t xml:space="preserve"> ANOVA and </w:t>
      </w:r>
      <w:del w:id="605" w:author="Shawn McMurtrey" w:date="2022-10-12T10:24:00Z">
        <w:r>
          <w:rPr>
            <w:iCs/>
            <w:sz w:val="24"/>
            <w:szCs w:val="24"/>
          </w:rPr>
          <w:delText>liklihood</w:delText>
        </w:r>
      </w:del>
      <w:ins w:id="606" w:author="Shawn McMurtrey" w:date="2022-10-12T10:24:00Z">
        <w:r>
          <w:rPr>
            <w:iCs/>
            <w:sz w:val="24"/>
            <w:szCs w:val="24"/>
          </w:rPr>
          <w:t>likelihood</w:t>
        </w:r>
      </w:ins>
      <w:r>
        <w:rPr>
          <w:iCs/>
          <w:sz w:val="24"/>
          <w:szCs w:val="24"/>
        </w:rPr>
        <w:t xml:space="preserve"> ratio test statistics and probabilities for linear (mixed) models of block and treatment effects </w:t>
      </w:r>
      <w:proofErr w:type="gramStart"/>
      <w:r>
        <w:rPr>
          <w:iCs/>
          <w:sz w:val="24"/>
          <w:szCs w:val="24"/>
        </w:rPr>
        <w:t>on  annual</w:t>
      </w:r>
      <w:proofErr w:type="gramEnd"/>
      <w:r>
        <w:rPr>
          <w:iCs/>
          <w:sz w:val="24"/>
          <w:szCs w:val="24"/>
        </w:rPr>
        <w:t xml:space="preserve"> basal area growth (m</w:t>
      </w:r>
      <w:r>
        <w:rPr>
          <w:iCs/>
          <w:sz w:val="24"/>
          <w:szCs w:val="24"/>
          <w:vertAlign w:val="superscript"/>
        </w:rPr>
        <w:t>2</w:t>
      </w:r>
      <w:r>
        <w:rPr>
          <w:iCs/>
          <w:sz w:val="24"/>
          <w:szCs w:val="24"/>
        </w:rPr>
        <w:t>ha</w:t>
      </w:r>
      <w:r>
        <w:rPr>
          <w:iCs/>
          <w:sz w:val="24"/>
          <w:szCs w:val="24"/>
          <w:vertAlign w:val="superscript"/>
        </w:rPr>
        <w:t>-1</w:t>
      </w:r>
      <w:r>
        <w:rPr>
          <w:iCs/>
          <w:sz w:val="24"/>
          <w:szCs w:val="24"/>
        </w:rPr>
        <w:t>year</w:t>
      </w:r>
      <w:r>
        <w:rPr>
          <w:iCs/>
          <w:sz w:val="24"/>
          <w:szCs w:val="24"/>
          <w:vertAlign w:val="superscript"/>
        </w:rPr>
        <w:t>-1</w:t>
      </w:r>
      <w:r>
        <w:rPr>
          <w:iCs/>
          <w:sz w:val="24"/>
          <w:szCs w:val="24"/>
        </w:rPr>
        <w:t>), total proportional mortality, and cause-</w:t>
      </w:r>
      <w:del w:id="607" w:author="Shawn McMurtrey" w:date="2022-10-12T10:24:00Z">
        <w:r>
          <w:rPr>
            <w:iCs/>
            <w:sz w:val="24"/>
            <w:szCs w:val="24"/>
          </w:rPr>
          <w:delText>specifc</w:delText>
        </w:r>
      </w:del>
      <w:ins w:id="608" w:author="Shawn McMurtrey" w:date="2022-10-12T10:24:00Z">
        <w:r>
          <w:rPr>
            <w:iCs/>
            <w:sz w:val="24"/>
            <w:szCs w:val="24"/>
          </w:rPr>
          <w:t>specific</w:t>
        </w:r>
      </w:ins>
      <w:r>
        <w:rPr>
          <w:iCs/>
          <w:sz w:val="24"/>
          <w:szCs w:val="24"/>
        </w:rPr>
        <w:t xml:space="preserve"> proportional mortalities across early, middle, and late measurement periods. *Test statistic: random effect of block= LRT; fixed effect of treatment = F. Probabilities &lt;0.05 in bold. Mixed effect models for variables without test statistics for block effect did not converge and thus linear models of the fixed effect of treatment only were fitted.</w:t>
      </w:r>
      <w:r>
        <w:br w:type="page"/>
      </w:r>
    </w:p>
    <w:p w14:paraId="7C2A9801" w14:textId="77777777" w:rsidR="00D47A72" w:rsidRDefault="00000000">
      <w:pPr>
        <w:spacing w:line="480" w:lineRule="auto"/>
        <w:rPr>
          <w:sz w:val="24"/>
          <w:szCs w:val="24"/>
        </w:rPr>
      </w:pPr>
      <w:r>
        <w:rPr>
          <w:noProof/>
          <w:sz w:val="24"/>
          <w:szCs w:val="24"/>
        </w:rPr>
        <w:lastRenderedPageBreak/>
        <w:drawing>
          <wp:anchor distT="0" distB="0" distL="0" distR="0" simplePos="0" relativeHeight="15" behindDoc="0" locked="0" layoutInCell="0" allowOverlap="1" wp14:anchorId="5A6BF72E" wp14:editId="7AF67F3E">
            <wp:simplePos x="0" y="0"/>
            <wp:positionH relativeFrom="column">
              <wp:align>center</wp:align>
            </wp:positionH>
            <wp:positionV relativeFrom="paragraph">
              <wp:posOffset>635</wp:posOffset>
            </wp:positionV>
            <wp:extent cx="7458710" cy="4474845"/>
            <wp:effectExtent l="0" t="0" r="0" b="0"/>
            <wp:wrapSquare wrapText="largest"/>
            <wp:docPr id="1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pic:cNvPicPr>
                      <a:picLocks noChangeAspect="1" noChangeArrowheads="1"/>
                    </pic:cNvPicPr>
                  </pic:nvPicPr>
                  <pic:blipFill>
                    <a:blip r:embed="rId44"/>
                    <a:stretch>
                      <a:fillRect/>
                    </a:stretch>
                  </pic:blipFill>
                  <pic:spPr bwMode="auto">
                    <a:xfrm>
                      <a:off x="0" y="0"/>
                      <a:ext cx="7458710" cy="4474845"/>
                    </a:xfrm>
                    <a:prstGeom prst="rect">
                      <a:avLst/>
                    </a:prstGeom>
                  </pic:spPr>
                </pic:pic>
              </a:graphicData>
            </a:graphic>
          </wp:anchor>
        </w:drawing>
      </w:r>
    </w:p>
    <w:p w14:paraId="091663BD" w14:textId="77777777" w:rsidR="00D47A72" w:rsidRDefault="00000000">
      <w:pPr>
        <w:spacing w:line="480" w:lineRule="auto"/>
        <w:rPr>
          <w:sz w:val="24"/>
          <w:szCs w:val="24"/>
        </w:rPr>
      </w:pPr>
      <w:r>
        <w:rPr>
          <w:b/>
          <w:sz w:val="24"/>
          <w:szCs w:val="24"/>
        </w:rPr>
        <w:t>Figure 5.</w:t>
      </w:r>
      <w:r>
        <w:rPr>
          <w:sz w:val="24"/>
          <w:szCs w:val="24"/>
        </w:rPr>
        <w:t xml:space="preserve"> Stand mean </w:t>
      </w:r>
      <w:commentRangeStart w:id="609"/>
      <w:r>
        <w:rPr>
          <w:sz w:val="24"/>
          <w:szCs w:val="24"/>
        </w:rPr>
        <w:t xml:space="preserve">(+/- SE) </w:t>
      </w:r>
      <w:commentRangeEnd w:id="609"/>
      <w:r>
        <w:commentReference w:id="609"/>
      </w:r>
      <w:r>
        <w:rPr>
          <w:sz w:val="24"/>
          <w:szCs w:val="24"/>
        </w:rPr>
        <w:t xml:space="preserve">annual live basal area </w:t>
      </w:r>
      <w:proofErr w:type="gramStart"/>
      <w:r>
        <w:rPr>
          <w:sz w:val="24"/>
          <w:szCs w:val="24"/>
        </w:rPr>
        <w:t>increment</w:t>
      </w:r>
      <w:proofErr w:type="gramEnd"/>
      <w:r>
        <w:rPr>
          <w:sz w:val="24"/>
          <w:szCs w:val="24"/>
        </w:rPr>
        <w:t xml:space="preserve">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w:t>
      </w:r>
      <w:r>
        <w:rPr>
          <w:iCs/>
          <w:sz w:val="24"/>
          <w:szCs w:val="24"/>
        </w:rPr>
        <w:lastRenderedPageBreak/>
        <w:t xml:space="preserve">fir; Green, 25-year red alder; Yellow, 25-year wester cottonwood. </w:t>
      </w:r>
      <w:r>
        <w:rPr>
          <w:sz w:val="24"/>
          <w:szCs w:val="24"/>
        </w:rPr>
        <w:t>Treatment bars with different letters within a panel indicate significant differences by Tukey’s HSD post-hoc test.</w:t>
      </w:r>
      <w:r>
        <w:br w:type="page"/>
      </w:r>
    </w:p>
    <w:p w14:paraId="3AFD096D" w14:textId="77777777" w:rsidR="00D47A72" w:rsidRDefault="00000000">
      <w:pPr>
        <w:spacing w:line="480" w:lineRule="auto"/>
        <w:rPr>
          <w:sz w:val="24"/>
          <w:szCs w:val="24"/>
        </w:rPr>
      </w:pPr>
      <w:r>
        <w:rPr>
          <w:noProof/>
        </w:rPr>
        <w:lastRenderedPageBreak/>
        <w:drawing>
          <wp:anchor distT="0" distB="0" distL="0" distR="0" simplePos="0" relativeHeight="18" behindDoc="0" locked="0" layoutInCell="0" allowOverlap="1" wp14:anchorId="5D7C5E10" wp14:editId="0731856D">
            <wp:simplePos x="0" y="0"/>
            <wp:positionH relativeFrom="column">
              <wp:align>center</wp:align>
            </wp:positionH>
            <wp:positionV relativeFrom="paragraph">
              <wp:posOffset>635</wp:posOffset>
            </wp:positionV>
            <wp:extent cx="6958965" cy="411480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45"/>
                    <a:stretch>
                      <a:fillRect/>
                    </a:stretch>
                  </pic:blipFill>
                  <pic:spPr bwMode="auto">
                    <a:xfrm>
                      <a:off x="0" y="0"/>
                      <a:ext cx="6958965" cy="4114800"/>
                    </a:xfrm>
                    <a:prstGeom prst="rect">
                      <a:avLst/>
                    </a:prstGeom>
                  </pic:spPr>
                </pic:pic>
              </a:graphicData>
            </a:graphic>
          </wp:anchor>
        </w:drawing>
      </w:r>
    </w:p>
    <w:p w14:paraId="185F642E" w14:textId="77777777" w:rsidR="00D47A72" w:rsidRDefault="00D47A72">
      <w:pPr>
        <w:spacing w:line="480" w:lineRule="auto"/>
        <w:rPr>
          <w:sz w:val="24"/>
          <w:szCs w:val="24"/>
        </w:rPr>
      </w:pPr>
    </w:p>
    <w:p w14:paraId="1E92FA6D" w14:textId="77777777" w:rsidR="00D47A72" w:rsidRDefault="00000000">
      <w:pPr>
        <w:spacing w:line="480" w:lineRule="auto"/>
        <w:rPr>
          <w:sz w:val="24"/>
          <w:szCs w:val="24"/>
        </w:rPr>
      </w:pPr>
      <w:r>
        <w:rPr>
          <w:b/>
          <w:sz w:val="24"/>
          <w:szCs w:val="24"/>
        </w:rPr>
        <w:t>Figure 6.</w:t>
      </w:r>
      <w:r>
        <w:rPr>
          <w:sz w:val="24"/>
          <w:szCs w:val="24"/>
        </w:rPr>
        <w:t xml:space="preserve"> Stand mean (+/- 95% CI) annual mortality proportion by treatment across early, middle, and late measurement periods in the Apiary study. </w:t>
      </w:r>
      <w:r>
        <w:rPr>
          <w:iCs/>
          <w:sz w:val="24"/>
          <w:szCs w:val="24"/>
        </w:rPr>
        <w:t>Purple, 12-year rotation with red alder before replanting Douglas-fir; Blue, 12- year rotation with western cottonwood before replanting with Douglas-fir; Aqua, immediate replanting of Douglas-fir; Green, 25-year red alder; Yellow, 25-year wester cottonwood.</w:t>
      </w:r>
      <w:r>
        <w:rPr>
          <w:sz w:val="24"/>
          <w:szCs w:val="24"/>
        </w:rPr>
        <w:t xml:space="preserve"> Treatment bars with different letters within a panel </w:t>
      </w:r>
      <w:r>
        <w:rPr>
          <w:sz w:val="24"/>
          <w:szCs w:val="24"/>
        </w:rPr>
        <w:lastRenderedPageBreak/>
        <w:t xml:space="preserve">indicate significant differences by Tukey’s HSD post-hoc test performed on arcsine square root transformed proportions. </w:t>
      </w:r>
      <w:r>
        <w:br w:type="page"/>
      </w:r>
    </w:p>
    <w:p w14:paraId="079DE68B" w14:textId="77777777" w:rsidR="00D47A72" w:rsidRDefault="00000000">
      <w:pPr>
        <w:spacing w:line="480" w:lineRule="auto"/>
        <w:rPr>
          <w:sz w:val="24"/>
          <w:szCs w:val="24"/>
        </w:rPr>
      </w:pPr>
      <w:r>
        <w:rPr>
          <w:noProof/>
        </w:rPr>
        <w:lastRenderedPageBreak/>
        <w:drawing>
          <wp:anchor distT="0" distB="0" distL="0" distR="0" simplePos="0" relativeHeight="17" behindDoc="0" locked="0" layoutInCell="0" allowOverlap="1" wp14:anchorId="11D85282" wp14:editId="32E209A3">
            <wp:simplePos x="0" y="0"/>
            <wp:positionH relativeFrom="column">
              <wp:align>center</wp:align>
            </wp:positionH>
            <wp:positionV relativeFrom="paragraph">
              <wp:posOffset>635</wp:posOffset>
            </wp:positionV>
            <wp:extent cx="7468235" cy="4480560"/>
            <wp:effectExtent l="0" t="0" r="0" b="0"/>
            <wp:wrapSquare wrapText="largest"/>
            <wp:docPr id="1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pic:cNvPicPr>
                      <a:picLocks noChangeAspect="1" noChangeArrowheads="1"/>
                    </pic:cNvPicPr>
                  </pic:nvPicPr>
                  <pic:blipFill>
                    <a:blip r:embed="rId46"/>
                    <a:stretch>
                      <a:fillRect/>
                    </a:stretch>
                  </pic:blipFill>
                  <pic:spPr bwMode="auto">
                    <a:xfrm>
                      <a:off x="0" y="0"/>
                      <a:ext cx="7468235" cy="4480560"/>
                    </a:xfrm>
                    <a:prstGeom prst="rect">
                      <a:avLst/>
                    </a:prstGeom>
                  </pic:spPr>
                </pic:pic>
              </a:graphicData>
            </a:graphic>
          </wp:anchor>
        </w:drawing>
      </w:r>
    </w:p>
    <w:p w14:paraId="4FA205C9" w14:textId="77777777" w:rsidR="00D47A72" w:rsidRDefault="00000000">
      <w:pPr>
        <w:spacing w:line="480" w:lineRule="auto"/>
        <w:rPr>
          <w:sz w:val="24"/>
          <w:szCs w:val="24"/>
        </w:rPr>
      </w:pPr>
      <w:r>
        <w:rPr>
          <w:b/>
          <w:sz w:val="24"/>
          <w:szCs w:val="24"/>
        </w:rPr>
        <w:t>Figure 7.</w:t>
      </w:r>
      <w:r>
        <w:rPr>
          <w:sz w:val="24"/>
          <w:szCs w:val="24"/>
        </w:rPr>
        <w:t xml:space="preserve"> Stand mean (+/- 95% CI) annual mortality proportion attributed to laminated root rot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w:t>
      </w:r>
      <w:r>
        <w:rPr>
          <w:iCs/>
          <w:sz w:val="24"/>
          <w:szCs w:val="24"/>
        </w:rPr>
        <w:lastRenderedPageBreak/>
        <w:t>immediate 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15C4DF11" w14:textId="77777777" w:rsidR="00D47A72" w:rsidRDefault="00000000">
      <w:pPr>
        <w:spacing w:line="480" w:lineRule="auto"/>
        <w:rPr>
          <w:sz w:val="24"/>
          <w:szCs w:val="24"/>
        </w:rPr>
      </w:pPr>
      <w:r>
        <w:rPr>
          <w:noProof/>
        </w:rPr>
        <w:lastRenderedPageBreak/>
        <w:drawing>
          <wp:anchor distT="0" distB="0" distL="0" distR="0" simplePos="0" relativeHeight="16" behindDoc="0" locked="0" layoutInCell="0" allowOverlap="1" wp14:anchorId="249885D6" wp14:editId="0A53317F">
            <wp:simplePos x="0" y="0"/>
            <wp:positionH relativeFrom="column">
              <wp:align>center</wp:align>
            </wp:positionH>
            <wp:positionV relativeFrom="paragraph">
              <wp:posOffset>635</wp:posOffset>
            </wp:positionV>
            <wp:extent cx="7420610" cy="4451985"/>
            <wp:effectExtent l="0" t="0" r="0" b="0"/>
            <wp:wrapSquare wrapText="largest"/>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47"/>
                    <a:stretch>
                      <a:fillRect/>
                    </a:stretch>
                  </pic:blipFill>
                  <pic:spPr bwMode="auto">
                    <a:xfrm>
                      <a:off x="0" y="0"/>
                      <a:ext cx="7420610" cy="4451985"/>
                    </a:xfrm>
                    <a:prstGeom prst="rect">
                      <a:avLst/>
                    </a:prstGeom>
                  </pic:spPr>
                </pic:pic>
              </a:graphicData>
            </a:graphic>
          </wp:anchor>
        </w:drawing>
      </w:r>
    </w:p>
    <w:p w14:paraId="3CAE49FF" w14:textId="77777777" w:rsidR="00D47A72" w:rsidRDefault="00000000">
      <w:pPr>
        <w:spacing w:line="480" w:lineRule="auto"/>
        <w:rPr>
          <w:sz w:val="24"/>
          <w:szCs w:val="24"/>
        </w:rPr>
      </w:pPr>
      <w:r>
        <w:rPr>
          <w:b/>
          <w:sz w:val="24"/>
          <w:szCs w:val="24"/>
        </w:rPr>
        <w:t>Figure 8.</w:t>
      </w:r>
      <w:r>
        <w:rPr>
          <w:sz w:val="24"/>
          <w:szCs w:val="24"/>
        </w:rPr>
        <w:t xml:space="preserve"> Stand mean (+/- 95% CI) annual mortality proportion attributed to suppression by treatment across early, middle, and late measurement periods in the Apiary study. </w:t>
      </w:r>
      <w:r>
        <w:rPr>
          <w:iCs/>
          <w:sz w:val="24"/>
          <w:szCs w:val="24"/>
        </w:rPr>
        <w:t xml:space="preserve">Purple, 12-year rotation with red alder before replanting Douglas-fir; Blue, 12- year rotation with western cottonwood before replanting with Douglas-fir; Aqua, immediate </w:t>
      </w:r>
      <w:r>
        <w:rPr>
          <w:iCs/>
          <w:sz w:val="24"/>
          <w:szCs w:val="24"/>
        </w:rPr>
        <w:lastRenderedPageBreak/>
        <w:t>replanting of Douglas-fir; Green, 25-year red alder; Yellow, 25-year wester cottonwood.</w:t>
      </w:r>
      <w:r>
        <w:rPr>
          <w:sz w:val="24"/>
          <w:szCs w:val="24"/>
        </w:rPr>
        <w:t xml:space="preserve"> Treatment bars with different letters within a panel indicate significant differences by Tukey’s HSD post-hoc test performed on arcsine square root transformed proportions.</w:t>
      </w:r>
      <w:r>
        <w:br w:type="page"/>
      </w:r>
    </w:p>
    <w:p w14:paraId="055985AB" w14:textId="77777777" w:rsidR="00D47A72" w:rsidRDefault="00000000">
      <w:pPr>
        <w:spacing w:line="480" w:lineRule="auto"/>
        <w:rPr>
          <w:sz w:val="24"/>
          <w:szCs w:val="24"/>
        </w:rPr>
      </w:pPr>
      <w:r>
        <w:rPr>
          <w:noProof/>
          <w:sz w:val="24"/>
          <w:szCs w:val="24"/>
        </w:rPr>
        <w:lastRenderedPageBreak/>
        <w:drawing>
          <wp:anchor distT="0" distB="0" distL="0" distR="0" simplePos="0" relativeHeight="19" behindDoc="0" locked="0" layoutInCell="0" allowOverlap="1" wp14:anchorId="349E84F1" wp14:editId="405EE70B">
            <wp:simplePos x="0" y="0"/>
            <wp:positionH relativeFrom="column">
              <wp:align>center</wp:align>
            </wp:positionH>
            <wp:positionV relativeFrom="paragraph">
              <wp:posOffset>635</wp:posOffset>
            </wp:positionV>
            <wp:extent cx="7315200" cy="3657600"/>
            <wp:effectExtent l="0" t="0" r="0" b="0"/>
            <wp:wrapSquare wrapText="largest"/>
            <wp:docPr id="1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pic:cNvPicPr>
                      <a:picLocks noChangeAspect="1" noChangeArrowheads="1"/>
                    </pic:cNvPicPr>
                  </pic:nvPicPr>
                  <pic:blipFill>
                    <a:blip r:embed="rId48"/>
                    <a:stretch>
                      <a:fillRect/>
                    </a:stretch>
                  </pic:blipFill>
                  <pic:spPr bwMode="auto">
                    <a:xfrm>
                      <a:off x="0" y="0"/>
                      <a:ext cx="7315200" cy="3657600"/>
                    </a:xfrm>
                    <a:prstGeom prst="rect">
                      <a:avLst/>
                    </a:prstGeom>
                  </pic:spPr>
                </pic:pic>
              </a:graphicData>
            </a:graphic>
          </wp:anchor>
        </w:drawing>
      </w:r>
    </w:p>
    <w:p w14:paraId="5669B647" w14:textId="77777777" w:rsidR="00D47A72" w:rsidRDefault="00000000">
      <w:pPr>
        <w:spacing w:line="480" w:lineRule="auto"/>
        <w:rPr>
          <w:sz w:val="24"/>
          <w:szCs w:val="24"/>
        </w:rPr>
      </w:pPr>
      <w:r>
        <w:rPr>
          <w:b/>
          <w:sz w:val="24"/>
          <w:szCs w:val="24"/>
        </w:rPr>
        <w:t>Figure 9.</w:t>
      </w:r>
      <w:r>
        <w:rPr>
          <w:sz w:val="24"/>
          <w:szCs w:val="24"/>
        </w:rPr>
        <w:t xml:space="preserve"> Diameter growth of live Douglas-fir over time in continuous Douglas-fir treatment vs 12-year rotation treatments in the middle </w:t>
      </w:r>
      <w:proofErr w:type="gramStart"/>
      <w:r>
        <w:rPr>
          <w:sz w:val="24"/>
          <w:szCs w:val="24"/>
        </w:rPr>
        <w:t>time period</w:t>
      </w:r>
      <w:proofErr w:type="gramEnd"/>
      <w:r>
        <w:rPr>
          <w:sz w:val="24"/>
          <w:szCs w:val="24"/>
        </w:rPr>
        <w:t xml:space="preserve"> of the Apiary study. Linear regressions are fitted to trees grouped by damage notes recorded at any point during the study.</w:t>
      </w:r>
      <w:r>
        <w:br w:type="page"/>
      </w:r>
    </w:p>
    <w:p w14:paraId="3082B4BC" w14:textId="77777777" w:rsidR="00D47A72" w:rsidRDefault="00D47A72">
      <w:pPr>
        <w:spacing w:line="480" w:lineRule="auto"/>
        <w:rPr>
          <w:sz w:val="24"/>
          <w:szCs w:val="24"/>
        </w:rPr>
      </w:pPr>
      <w:commentRangeStart w:id="610"/>
    </w:p>
    <w:p w14:paraId="215C5C34" w14:textId="77777777" w:rsidR="00D47A72" w:rsidRDefault="00000000">
      <w:pPr>
        <w:spacing w:line="480" w:lineRule="auto"/>
        <w:rPr>
          <w:sz w:val="24"/>
          <w:szCs w:val="24"/>
        </w:rPr>
      </w:pPr>
      <w:r>
        <w:rPr>
          <w:noProof/>
        </w:rPr>
        <w:drawing>
          <wp:inline distT="0" distB="0" distL="0" distR="0" wp14:anchorId="13D27481" wp14:editId="0BCC34BC">
            <wp:extent cx="7865745" cy="4719320"/>
            <wp:effectExtent l="0" t="0" r="0" b="0"/>
            <wp:docPr id="1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3"/>
                    <pic:cNvPicPr>
                      <a:picLocks noChangeAspect="1" noChangeArrowheads="1"/>
                    </pic:cNvPicPr>
                  </pic:nvPicPr>
                  <pic:blipFill>
                    <a:blip r:embed="rId49"/>
                    <a:stretch>
                      <a:fillRect/>
                    </a:stretch>
                  </pic:blipFill>
                  <pic:spPr bwMode="auto">
                    <a:xfrm>
                      <a:off x="0" y="0"/>
                      <a:ext cx="7865745" cy="4719320"/>
                    </a:xfrm>
                    <a:prstGeom prst="rect">
                      <a:avLst/>
                    </a:prstGeom>
                  </pic:spPr>
                </pic:pic>
              </a:graphicData>
            </a:graphic>
          </wp:inline>
        </w:drawing>
      </w:r>
    </w:p>
    <w:p w14:paraId="6F49EA70" w14:textId="77777777" w:rsidR="00D47A72" w:rsidRDefault="00000000">
      <w:pPr>
        <w:spacing w:line="480" w:lineRule="auto"/>
        <w:rPr>
          <w:sz w:val="24"/>
          <w:szCs w:val="24"/>
        </w:rPr>
      </w:pPr>
      <w:r>
        <w:rPr>
          <w:b/>
          <w:sz w:val="24"/>
          <w:szCs w:val="24"/>
        </w:rPr>
        <w:t>Figure 10.</w:t>
      </w:r>
      <w:r>
        <w:rPr>
          <w:sz w:val="24"/>
          <w:szCs w:val="24"/>
        </w:rPr>
        <w:t xml:space="preserve"> Douglas-fir survival over time (+/- 95% CI</w:t>
      </w:r>
      <w:proofErr w:type="gramStart"/>
      <w:r>
        <w:rPr>
          <w:sz w:val="24"/>
          <w:szCs w:val="24"/>
        </w:rPr>
        <w:t>)  in</w:t>
      </w:r>
      <w:proofErr w:type="gramEnd"/>
      <w:r>
        <w:rPr>
          <w:sz w:val="24"/>
          <w:szCs w:val="24"/>
        </w:rPr>
        <w:t xml:space="preserve"> immediate Douglas-fir treatment vs 12-year hardwood rotation treatments. in the Apiary study.</w:t>
      </w:r>
      <w:commentRangeEnd w:id="610"/>
      <w:r>
        <w:commentReference w:id="610"/>
      </w:r>
    </w:p>
    <w:p w14:paraId="01B3C9B2" w14:textId="77777777" w:rsidR="00D47A72" w:rsidRDefault="00000000">
      <w:pPr>
        <w:spacing w:line="480" w:lineRule="auto"/>
        <w:rPr>
          <w:sz w:val="24"/>
          <w:szCs w:val="24"/>
        </w:rPr>
      </w:pPr>
      <w:r>
        <w:rPr>
          <w:noProof/>
        </w:rPr>
        <w:lastRenderedPageBreak/>
        <w:drawing>
          <wp:inline distT="0" distB="0" distL="0" distR="0" wp14:anchorId="340FC8CB" wp14:editId="5C96EBEF">
            <wp:extent cx="7865745" cy="4719320"/>
            <wp:effectExtent l="0" t="0" r="0" b="0"/>
            <wp:docPr id="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4"/>
                    <pic:cNvPicPr>
                      <a:picLocks noChangeAspect="1" noChangeArrowheads="1"/>
                    </pic:cNvPicPr>
                  </pic:nvPicPr>
                  <pic:blipFill>
                    <a:blip r:embed="rId50"/>
                    <a:stretch>
                      <a:fillRect/>
                    </a:stretch>
                  </pic:blipFill>
                  <pic:spPr bwMode="auto">
                    <a:xfrm>
                      <a:off x="0" y="0"/>
                      <a:ext cx="7865745" cy="4719320"/>
                    </a:xfrm>
                    <a:prstGeom prst="rect">
                      <a:avLst/>
                    </a:prstGeom>
                  </pic:spPr>
                </pic:pic>
              </a:graphicData>
            </a:graphic>
          </wp:inline>
        </w:drawing>
      </w:r>
      <w:commentRangeStart w:id="611"/>
      <w:commentRangeEnd w:id="611"/>
      <w:r>
        <w:commentReference w:id="611"/>
      </w:r>
    </w:p>
    <w:p w14:paraId="694D60A4" w14:textId="77777777" w:rsidR="00D47A72" w:rsidRDefault="00000000">
      <w:pPr>
        <w:spacing w:line="480" w:lineRule="auto"/>
        <w:rPr>
          <w:sz w:val="24"/>
          <w:szCs w:val="24"/>
        </w:rPr>
        <w:sectPr w:rsidR="00D47A72">
          <w:headerReference w:type="default" r:id="rId51"/>
          <w:pgSz w:w="15840" w:h="12240" w:orient="landscape"/>
          <w:pgMar w:top="1497" w:right="2013" w:bottom="1440" w:left="1440" w:header="1440" w:footer="0" w:gutter="0"/>
          <w:lnNumType w:countBy="1" w:distance="283" w:restart="continuous"/>
          <w:pgNumType w:start="1"/>
          <w:cols w:space="720"/>
          <w:formProt w:val="0"/>
          <w:docGrid w:linePitch="299" w:charSpace="28672"/>
        </w:sectPr>
      </w:pPr>
      <w:r>
        <w:rPr>
          <w:b/>
          <w:sz w:val="24"/>
          <w:szCs w:val="24"/>
        </w:rPr>
        <w:t>Figure 11.</w:t>
      </w:r>
      <w:r>
        <w:rPr>
          <w:sz w:val="24"/>
          <w:szCs w:val="24"/>
        </w:rPr>
        <w:t xml:space="preserve"> Douglas-fir survival (+/- 95% CI) over time in continuous DF treatment vs 12-year rotation treatments. in the Apiary study. Mortality is divided by suspected cause (LRR= laminated root rot, SUP= suppression)</w:t>
      </w:r>
    </w:p>
    <w:p w14:paraId="58816F83" w14:textId="77777777" w:rsidR="00D47A72" w:rsidRDefault="00000000">
      <w:pPr>
        <w:spacing w:line="480" w:lineRule="auto"/>
        <w:rPr>
          <w:sz w:val="24"/>
          <w:szCs w:val="24"/>
        </w:rPr>
      </w:pPr>
      <w:r>
        <w:rPr>
          <w:b/>
          <w:sz w:val="28"/>
          <w:szCs w:val="28"/>
        </w:rPr>
        <w:lastRenderedPageBreak/>
        <w:t xml:space="preserve">4. Conclusions and discussion </w:t>
      </w:r>
    </w:p>
    <w:p w14:paraId="789FCFB3" w14:textId="77777777" w:rsidR="00D47A72" w:rsidRDefault="00000000">
      <w:pPr>
        <w:spacing w:line="480" w:lineRule="auto"/>
        <w:ind w:firstLine="720"/>
        <w:rPr>
          <w:ins w:id="612" w:author="Shawn McMurtrey" w:date="2022-10-12T12:27:00Z"/>
          <w:sz w:val="24"/>
          <w:szCs w:val="24"/>
        </w:rPr>
      </w:pPr>
      <w:r>
        <w:rPr>
          <w:sz w:val="24"/>
          <w:szCs w:val="24"/>
        </w:rPr>
        <w:t xml:space="preserve">From the results of </w:t>
      </w:r>
      <w:ins w:id="613" w:author="Shawn McMurtrey" w:date="2022-08-14T14:47:00Z">
        <w:r>
          <w:rPr>
            <w:sz w:val="24"/>
            <w:szCs w:val="24"/>
          </w:rPr>
          <w:t>these two</w:t>
        </w:r>
      </w:ins>
      <w:del w:id="614" w:author="Shawn McMurtrey" w:date="2022-08-14T14:47:00Z">
        <w:r>
          <w:rPr>
            <w:sz w:val="24"/>
            <w:szCs w:val="24"/>
          </w:rPr>
          <w:delText>this</w:delText>
        </w:r>
      </w:del>
      <w:r>
        <w:rPr>
          <w:sz w:val="24"/>
          <w:szCs w:val="24"/>
        </w:rPr>
        <w:t xml:space="preserve"> stud</w:t>
      </w:r>
      <w:ins w:id="615" w:author="Shawn McMurtrey" w:date="2022-08-14T14:47:00Z">
        <w:r>
          <w:rPr>
            <w:sz w:val="24"/>
            <w:szCs w:val="24"/>
          </w:rPr>
          <w:t>ies</w:t>
        </w:r>
      </w:ins>
      <w:del w:id="616" w:author="Shawn McMurtrey" w:date="2022-08-14T14:47:00Z">
        <w:r>
          <w:rPr>
            <w:sz w:val="24"/>
            <w:szCs w:val="24"/>
          </w:rPr>
          <w:delText>y</w:delText>
        </w:r>
      </w:del>
      <w:r>
        <w:rPr>
          <w:sz w:val="24"/>
          <w:szCs w:val="24"/>
        </w:rPr>
        <w:t xml:space="preserve">, </w:t>
      </w:r>
      <w:ins w:id="617" w:author="Shawn McMurtrey" w:date="2022-08-14T14:48:00Z">
        <w:r>
          <w:rPr>
            <w:sz w:val="24"/>
            <w:szCs w:val="24"/>
          </w:rPr>
          <w:t>two</w:t>
        </w:r>
      </w:ins>
      <w:del w:id="618" w:author="Shawn McMurtrey" w:date="2022-08-14T14:48:00Z">
        <w:r>
          <w:rPr>
            <w:sz w:val="24"/>
            <w:szCs w:val="24"/>
          </w:rPr>
          <w:delText>three</w:delText>
        </w:r>
      </w:del>
      <w:r>
        <w:rPr>
          <w:sz w:val="24"/>
          <w:szCs w:val="24"/>
        </w:rPr>
        <w:t xml:space="preserve"> important conclusions were made. First</w:t>
      </w:r>
      <w:del w:id="619" w:author="Shawn McMurtrey" w:date="2022-10-12T12:24:00Z">
        <w:r>
          <w:rPr>
            <w:sz w:val="24"/>
            <w:szCs w:val="24"/>
          </w:rPr>
          <w:delText>ly</w:delText>
        </w:r>
      </w:del>
      <w:r>
        <w:rPr>
          <w:sz w:val="24"/>
          <w:szCs w:val="24"/>
        </w:rPr>
        <w:t>, the effects of the thinning did not seem to have a</w:t>
      </w:r>
      <w:ins w:id="620" w:author="Shawn McMurtrey" w:date="2022-10-11T16:11:00Z">
        <w:r>
          <w:rPr>
            <w:sz w:val="24"/>
            <w:szCs w:val="24"/>
          </w:rPr>
          <w:t xml:space="preserve"> statistically</w:t>
        </w:r>
      </w:ins>
      <w:r>
        <w:rPr>
          <w:sz w:val="24"/>
          <w:szCs w:val="24"/>
        </w:rPr>
        <w:t xml:space="preserve"> significant difference with</w:t>
      </w:r>
      <w:del w:id="621" w:author="Shawn McMurtrey" w:date="2022-10-17T08:46:00Z">
        <w:r>
          <w:rPr>
            <w:sz w:val="24"/>
            <w:szCs w:val="24"/>
          </w:rPr>
          <w:delText>in</w:delText>
        </w:r>
      </w:del>
      <w:ins w:id="622" w:author="Shawn McMurtrey" w:date="2022-10-17T08:46:00Z">
        <w:r>
          <w:rPr>
            <w:sz w:val="24"/>
            <w:szCs w:val="24"/>
          </w:rPr>
          <w:t xml:space="preserve"> respect to</w:t>
        </w:r>
      </w:ins>
      <w:ins w:id="623" w:author="Shawn McMurtrey" w:date="2022-10-17T08:45:00Z">
        <w:r>
          <w:rPr>
            <w:sz w:val="24"/>
            <w:szCs w:val="24"/>
          </w:rPr>
          <w:t xml:space="preserve"> </w:t>
        </w:r>
      </w:ins>
      <w:ins w:id="624" w:author="Shawn McMurtrey" w:date="2022-10-17T08:46:00Z">
        <w:r>
          <w:rPr>
            <w:sz w:val="24"/>
            <w:szCs w:val="24"/>
          </w:rPr>
          <w:t xml:space="preserve">increasing </w:t>
        </w:r>
      </w:ins>
      <w:ins w:id="625" w:author="Shawn McMurtrey" w:date="2022-10-17T08:45:00Z">
        <w:r>
          <w:rPr>
            <w:sz w:val="24"/>
            <w:szCs w:val="24"/>
          </w:rPr>
          <w:t xml:space="preserve">basal </w:t>
        </w:r>
      </w:ins>
      <w:ins w:id="626" w:author="Shawn McMurtrey" w:date="2022-10-17T08:46:00Z">
        <w:r>
          <w:rPr>
            <w:sz w:val="24"/>
            <w:szCs w:val="24"/>
          </w:rPr>
          <w:t>area or</w:t>
        </w:r>
      </w:ins>
      <w:r>
        <w:rPr>
          <w:sz w:val="24"/>
          <w:szCs w:val="24"/>
        </w:rPr>
        <w:t xml:space="preserve"> tree mortality caused by </w:t>
      </w:r>
      <w:r>
        <w:rPr>
          <w:i/>
          <w:sz w:val="24"/>
          <w:szCs w:val="24"/>
        </w:rPr>
        <w:t xml:space="preserve">C. sulphurascens. </w:t>
      </w:r>
      <w:del w:id="627" w:author="Shawn McMurtrey" w:date="2022-08-14T14:48:00Z">
        <w:r>
          <w:rPr>
            <w:i/>
            <w:sz w:val="24"/>
            <w:szCs w:val="24"/>
          </w:rPr>
          <w:delText>Secondly, the proportion of tree mortality caused by C. sulphurascens in thinned stands was higher when compared to unthinned stands</w:delText>
        </w:r>
        <w:r>
          <w:rPr>
            <w:b/>
            <w:i/>
            <w:sz w:val="24"/>
            <w:szCs w:val="24"/>
          </w:rPr>
          <w:delText xml:space="preserve">. </w:delText>
        </w:r>
        <w:r>
          <w:rPr>
            <w:i/>
            <w:sz w:val="24"/>
            <w:szCs w:val="24"/>
          </w:rPr>
          <w:delText xml:space="preserve">Lastly, on average, FVS and the WRDM predicted lower growth and yield volumes when compared with observed data. </w:delText>
        </w:r>
      </w:del>
      <w:ins w:id="628" w:author="Shawn McMurtrey" w:date="2022-08-14T14:48:00Z">
        <w:r>
          <w:rPr>
            <w:sz w:val="24"/>
            <w:szCs w:val="24"/>
          </w:rPr>
          <w:t>Secondly</w:t>
        </w:r>
      </w:ins>
      <w:ins w:id="629" w:author="Shawn McMurtrey" w:date="2022-08-14T14:49:00Z">
        <w:r>
          <w:rPr>
            <w:sz w:val="24"/>
            <w:szCs w:val="24"/>
          </w:rPr>
          <w:t xml:space="preserve">, the use of non-host rotations did not have a </w:t>
        </w:r>
      </w:ins>
      <w:ins w:id="630" w:author="Shawn McMurtrey" w:date="2022-10-11T16:11:00Z">
        <w:r>
          <w:rPr>
            <w:sz w:val="24"/>
            <w:szCs w:val="24"/>
          </w:rPr>
          <w:t xml:space="preserve">statistically </w:t>
        </w:r>
      </w:ins>
      <w:ins w:id="631" w:author="Shawn McMurtrey" w:date="2022-08-14T14:49:00Z">
        <w:r>
          <w:rPr>
            <w:sz w:val="24"/>
            <w:szCs w:val="24"/>
          </w:rPr>
          <w:t xml:space="preserve">significant effect on </w:t>
        </w:r>
      </w:ins>
      <w:ins w:id="632" w:author="Shawn McMurtrey" w:date="2022-08-14T14:50:00Z">
        <w:r>
          <w:rPr>
            <w:sz w:val="24"/>
            <w:szCs w:val="24"/>
          </w:rPr>
          <w:t>increasing</w:t>
        </w:r>
      </w:ins>
      <w:ins w:id="633" w:author="Shawn McMurtrey" w:date="2022-08-14T14:49:00Z">
        <w:r>
          <w:rPr>
            <w:sz w:val="24"/>
            <w:szCs w:val="24"/>
          </w:rPr>
          <w:t xml:space="preserve"> growth and y</w:t>
        </w:r>
      </w:ins>
      <w:ins w:id="634" w:author="Shawn McMurtrey" w:date="2022-08-14T14:50:00Z">
        <w:r>
          <w:rPr>
            <w:sz w:val="24"/>
            <w:szCs w:val="24"/>
          </w:rPr>
          <w:t xml:space="preserve">ield or reducing tree mortality caused by </w:t>
        </w:r>
        <w:r>
          <w:rPr>
            <w:i/>
            <w:iCs/>
            <w:sz w:val="24"/>
            <w:szCs w:val="24"/>
          </w:rPr>
          <w:t xml:space="preserve">C. </w:t>
        </w:r>
      </w:ins>
      <w:ins w:id="635" w:author="Shawn McMurtrey" w:date="2022-08-15T20:07:00Z">
        <w:r>
          <w:rPr>
            <w:i/>
            <w:iCs/>
            <w:sz w:val="24"/>
            <w:szCs w:val="24"/>
          </w:rPr>
          <w:t>sulphurascens</w:t>
        </w:r>
      </w:ins>
      <w:ins w:id="636" w:author="Shawn McMurtrey" w:date="2022-08-14T14:50:00Z">
        <w:r>
          <w:rPr>
            <w:sz w:val="24"/>
            <w:szCs w:val="24"/>
          </w:rPr>
          <w:t>.</w:t>
        </w:r>
      </w:ins>
      <w:ins w:id="637" w:author="Shawn McMurtrey" w:date="2022-10-11T16:08:00Z">
        <w:r>
          <w:rPr>
            <w:sz w:val="24"/>
            <w:szCs w:val="24"/>
          </w:rPr>
          <w:t xml:space="preserve"> </w:t>
        </w:r>
      </w:ins>
      <w:ins w:id="638" w:author="Shawn McMurtrey" w:date="2022-10-11T16:09:00Z">
        <w:r>
          <w:rPr>
            <w:sz w:val="24"/>
            <w:szCs w:val="24"/>
          </w:rPr>
          <w:t>T</w:t>
        </w:r>
      </w:ins>
      <w:ins w:id="639" w:author="Shawn McMurtrey" w:date="2022-10-11T16:08:00Z">
        <w:r>
          <w:rPr>
            <w:sz w:val="24"/>
            <w:szCs w:val="24"/>
          </w:rPr>
          <w:t>he results of these two studies</w:t>
        </w:r>
      </w:ins>
      <w:ins w:id="640" w:author="Shawn McMurtrey" w:date="2022-10-11T16:09:00Z">
        <w:r>
          <w:rPr>
            <w:sz w:val="24"/>
            <w:szCs w:val="24"/>
          </w:rPr>
          <w:t xml:space="preserve"> </w:t>
        </w:r>
      </w:ins>
      <w:ins w:id="641" w:author="Shawn McMurtrey" w:date="2022-10-11T16:12:00Z">
        <w:r>
          <w:rPr>
            <w:sz w:val="24"/>
            <w:szCs w:val="24"/>
          </w:rPr>
          <w:t>do not suggest that thinning treatments or alternate host rotations are viable control alternative</w:t>
        </w:r>
      </w:ins>
      <w:ins w:id="642" w:author="Shawn McMurtrey" w:date="2022-10-16T13:43:00Z">
        <w:r>
          <w:rPr>
            <w:sz w:val="24"/>
            <w:szCs w:val="24"/>
          </w:rPr>
          <w:t>s</w:t>
        </w:r>
      </w:ins>
      <w:ins w:id="643" w:author="Shawn McMurtrey" w:date="2022-10-11T16:12:00Z">
        <w:r>
          <w:rPr>
            <w:sz w:val="24"/>
            <w:szCs w:val="24"/>
          </w:rPr>
          <w:t xml:space="preserve"> for </w:t>
        </w:r>
        <w:r>
          <w:rPr>
            <w:i/>
            <w:iCs/>
            <w:sz w:val="24"/>
            <w:szCs w:val="24"/>
          </w:rPr>
          <w:t>C. sulphurascens</w:t>
        </w:r>
        <w:r>
          <w:rPr>
            <w:sz w:val="24"/>
            <w:szCs w:val="24"/>
          </w:rPr>
          <w:t>.</w:t>
        </w:r>
      </w:ins>
      <w:ins w:id="644" w:author="Shawn McMurtrey" w:date="2022-10-11T16:16:00Z">
        <w:r>
          <w:rPr>
            <w:sz w:val="24"/>
            <w:szCs w:val="24"/>
          </w:rPr>
          <w:t xml:space="preserve"> T</w:t>
        </w:r>
      </w:ins>
      <w:ins w:id="645" w:author="Shawn McMurtrey" w:date="2022-10-11T16:13:00Z">
        <w:r>
          <w:rPr>
            <w:sz w:val="24"/>
            <w:szCs w:val="24"/>
          </w:rPr>
          <w:t xml:space="preserve">he </w:t>
        </w:r>
      </w:ins>
      <w:ins w:id="646" w:author="Shawn McMurtrey" w:date="2022-10-11T16:14:00Z">
        <w:r>
          <w:rPr>
            <w:sz w:val="24"/>
            <w:szCs w:val="24"/>
          </w:rPr>
          <w:t xml:space="preserve">mechanical </w:t>
        </w:r>
      </w:ins>
      <w:ins w:id="647" w:author="Shawn McMurtrey" w:date="2022-10-16T13:44:00Z">
        <w:r>
          <w:rPr>
            <w:sz w:val="24"/>
            <w:szCs w:val="24"/>
          </w:rPr>
          <w:t xml:space="preserve">thinning </w:t>
        </w:r>
      </w:ins>
      <w:ins w:id="648" w:author="Shawn McMurtrey" w:date="2022-10-11T16:14:00Z">
        <w:r>
          <w:rPr>
            <w:sz w:val="24"/>
            <w:szCs w:val="24"/>
          </w:rPr>
          <w:t>treatments d</w:t>
        </w:r>
      </w:ins>
      <w:ins w:id="649" w:author="Shawn McMurtrey" w:date="2022-10-11T16:16:00Z">
        <w:r>
          <w:rPr>
            <w:sz w:val="24"/>
            <w:szCs w:val="24"/>
          </w:rPr>
          <w:t>id</w:t>
        </w:r>
      </w:ins>
      <w:ins w:id="650" w:author="Shawn McMurtrey" w:date="2022-10-11T16:14:00Z">
        <w:r>
          <w:rPr>
            <w:sz w:val="24"/>
            <w:szCs w:val="24"/>
          </w:rPr>
          <w:t xml:space="preserve"> not change the characteristics of the site</w:t>
        </w:r>
      </w:ins>
      <w:ins w:id="651" w:author="Shawn McMurtrey" w:date="2022-10-12T12:26:00Z">
        <w:r>
          <w:rPr>
            <w:sz w:val="24"/>
            <w:szCs w:val="24"/>
          </w:rPr>
          <w:t xml:space="preserve">. </w:t>
        </w:r>
      </w:ins>
      <w:ins w:id="652" w:author="Shawn McMurtrey" w:date="2022-10-11T16:14:00Z">
        <w:r>
          <w:rPr>
            <w:sz w:val="24"/>
            <w:szCs w:val="24"/>
          </w:rPr>
          <w:t>As a result</w:t>
        </w:r>
      </w:ins>
      <w:ins w:id="653" w:author="Shawn McMurtrey" w:date="2022-10-11T16:15:00Z">
        <w:r>
          <w:rPr>
            <w:sz w:val="24"/>
            <w:szCs w:val="24"/>
          </w:rPr>
          <w:t xml:space="preserve">, </w:t>
        </w:r>
      </w:ins>
      <w:ins w:id="654" w:author="Shawn McMurtrey" w:date="2022-10-11T16:14:00Z">
        <w:r>
          <w:rPr>
            <w:i/>
            <w:iCs/>
            <w:sz w:val="24"/>
            <w:szCs w:val="24"/>
          </w:rPr>
          <w:t xml:space="preserve">C. </w:t>
        </w:r>
        <w:proofErr w:type="spellStart"/>
        <w:r>
          <w:rPr>
            <w:i/>
            <w:iCs/>
            <w:sz w:val="24"/>
            <w:szCs w:val="24"/>
          </w:rPr>
          <w:t>sulphurscens</w:t>
        </w:r>
        <w:proofErr w:type="spellEnd"/>
        <w:r>
          <w:rPr>
            <w:sz w:val="24"/>
            <w:szCs w:val="24"/>
          </w:rPr>
          <w:t xml:space="preserve"> </w:t>
        </w:r>
      </w:ins>
      <w:ins w:id="655" w:author="Shawn McMurtrey" w:date="2022-10-11T16:16:00Z">
        <w:r>
          <w:rPr>
            <w:sz w:val="24"/>
            <w:szCs w:val="24"/>
          </w:rPr>
          <w:t>was able to cause</w:t>
        </w:r>
      </w:ins>
      <w:ins w:id="656" w:author="Shawn McMurtrey" w:date="2022-10-11T16:14:00Z">
        <w:r>
          <w:rPr>
            <w:sz w:val="24"/>
            <w:szCs w:val="24"/>
          </w:rPr>
          <w:t xml:space="preserve"> reinfec</w:t>
        </w:r>
      </w:ins>
      <w:ins w:id="657" w:author="Shawn McMurtrey" w:date="2022-10-11T16:15:00Z">
        <w:r>
          <w:rPr>
            <w:sz w:val="24"/>
            <w:szCs w:val="24"/>
          </w:rPr>
          <w:t>tion.</w:t>
        </w:r>
      </w:ins>
      <w:ins w:id="658" w:author="Shawn McMurtrey" w:date="2022-10-11T16:20:00Z">
        <w:r>
          <w:rPr>
            <w:sz w:val="24"/>
            <w:szCs w:val="24"/>
          </w:rPr>
          <w:t xml:space="preserve"> </w:t>
        </w:r>
      </w:ins>
      <w:ins w:id="659" w:author="Shawn McMurtrey" w:date="2022-10-11T16:24:00Z">
        <w:r>
          <w:rPr>
            <w:sz w:val="24"/>
            <w:szCs w:val="24"/>
          </w:rPr>
          <w:t>T</w:t>
        </w:r>
      </w:ins>
      <w:ins w:id="660" w:author="Shawn McMurtrey" w:date="2022-10-11T16:19:00Z">
        <w:r>
          <w:rPr>
            <w:sz w:val="24"/>
            <w:szCs w:val="24"/>
          </w:rPr>
          <w:t>he</w:t>
        </w:r>
      </w:ins>
      <w:ins w:id="661" w:author="Shawn McMurtrey" w:date="2022-10-11T16:25:00Z">
        <w:r>
          <w:rPr>
            <w:sz w:val="24"/>
            <w:szCs w:val="24"/>
          </w:rPr>
          <w:t>re was no evidence found to show that the</w:t>
        </w:r>
      </w:ins>
      <w:ins w:id="662" w:author="Shawn McMurtrey" w:date="2022-10-11T16:19:00Z">
        <w:r>
          <w:rPr>
            <w:sz w:val="24"/>
            <w:szCs w:val="24"/>
          </w:rPr>
          <w:t xml:space="preserve"> hardwood trees that are most resistant to </w:t>
        </w:r>
      </w:ins>
      <w:ins w:id="663" w:author="Shawn McMurtrey" w:date="2022-10-11T16:20:00Z">
        <w:r>
          <w:rPr>
            <w:i/>
            <w:iCs/>
            <w:sz w:val="24"/>
            <w:szCs w:val="24"/>
          </w:rPr>
          <w:t>C. sulphurascens</w:t>
        </w:r>
      </w:ins>
      <w:ins w:id="664" w:author="Shawn McMurtrey" w:date="2022-10-11T16:24:00Z">
        <w:r>
          <w:rPr>
            <w:i/>
            <w:iCs/>
            <w:sz w:val="24"/>
            <w:szCs w:val="24"/>
          </w:rPr>
          <w:t xml:space="preserve"> </w:t>
        </w:r>
      </w:ins>
      <w:ins w:id="665" w:author="Shawn McMurtrey" w:date="2022-10-11T16:25:00Z">
        <w:r>
          <w:rPr>
            <w:sz w:val="24"/>
            <w:szCs w:val="24"/>
          </w:rPr>
          <w:t xml:space="preserve">reduced the amount of inoculum </w:t>
        </w:r>
      </w:ins>
      <w:ins w:id="666" w:author="Shawn McMurtrey" w:date="2022-10-11T16:26:00Z">
        <w:r>
          <w:rPr>
            <w:sz w:val="24"/>
            <w:szCs w:val="24"/>
          </w:rPr>
          <w:t xml:space="preserve">within the forest stands. Additionally, the alternate hosts had a </w:t>
        </w:r>
      </w:ins>
      <w:ins w:id="667" w:author="Shawn McMurtrey" w:date="2022-10-11T16:27:00Z">
        <w:r>
          <w:rPr>
            <w:sz w:val="24"/>
            <w:szCs w:val="24"/>
          </w:rPr>
          <w:t>negative</w:t>
        </w:r>
      </w:ins>
      <w:ins w:id="668" w:author="Shawn McMurtrey" w:date="2022-10-11T16:26:00Z">
        <w:r>
          <w:rPr>
            <w:sz w:val="24"/>
            <w:szCs w:val="24"/>
          </w:rPr>
          <w:t xml:space="preserve"> </w:t>
        </w:r>
      </w:ins>
      <w:ins w:id="669" w:author="Shawn McMurtrey" w:date="2022-10-16T13:44:00Z">
        <w:r>
          <w:rPr>
            <w:sz w:val="24"/>
            <w:szCs w:val="24"/>
          </w:rPr>
          <w:t>impact</w:t>
        </w:r>
      </w:ins>
      <w:ins w:id="670" w:author="Shawn McMurtrey" w:date="2022-10-11T16:26:00Z">
        <w:r>
          <w:rPr>
            <w:sz w:val="24"/>
            <w:szCs w:val="24"/>
          </w:rPr>
          <w:t xml:space="preserve"> </w:t>
        </w:r>
      </w:ins>
      <w:ins w:id="671" w:author="Shawn McMurtrey" w:date="2022-10-11T16:27:00Z">
        <w:r>
          <w:rPr>
            <w:sz w:val="24"/>
            <w:szCs w:val="24"/>
          </w:rPr>
          <w:t>on Douglas-fir growth and yield through suppression.</w:t>
        </w:r>
      </w:ins>
      <w:ins w:id="672" w:author="Shawn McMurtrey" w:date="2022-10-16T13:44:00Z">
        <w:r>
          <w:rPr>
            <w:sz w:val="24"/>
            <w:szCs w:val="24"/>
          </w:rPr>
          <w:br/>
        </w:r>
      </w:ins>
    </w:p>
    <w:p w14:paraId="25F00170" w14:textId="77777777" w:rsidR="00D47A72" w:rsidRDefault="00000000">
      <w:pPr>
        <w:spacing w:line="480" w:lineRule="auto"/>
        <w:rPr>
          <w:ins w:id="673" w:author="Shawn McMurtrey" w:date="2022-10-12T12:27:00Z"/>
          <w:sz w:val="24"/>
          <w:szCs w:val="24"/>
        </w:rPr>
      </w:pPr>
      <w:ins w:id="674" w:author="Shawn McMurtrey" w:date="2022-10-15T14:05:00Z">
        <w:r>
          <w:rPr>
            <w:b/>
            <w:sz w:val="24"/>
            <w:szCs w:val="24"/>
          </w:rPr>
          <w:t>4</w:t>
        </w:r>
      </w:ins>
      <w:ins w:id="675" w:author="Shawn McMurtrey" w:date="2022-10-12T12:27:00Z">
        <w:r>
          <w:rPr>
            <w:b/>
            <w:sz w:val="24"/>
            <w:szCs w:val="24"/>
          </w:rPr>
          <w:t>.</w:t>
        </w:r>
      </w:ins>
      <w:ins w:id="676" w:author="Shawn McMurtrey" w:date="2022-10-15T14:05:00Z">
        <w:r>
          <w:rPr>
            <w:b/>
            <w:sz w:val="24"/>
            <w:szCs w:val="24"/>
          </w:rPr>
          <w:t>1</w:t>
        </w:r>
      </w:ins>
      <w:ins w:id="677" w:author="Shawn McMurtrey" w:date="2022-10-12T12:27:00Z">
        <w:r>
          <w:rPr>
            <w:b/>
            <w:sz w:val="24"/>
            <w:szCs w:val="24"/>
          </w:rPr>
          <w:t xml:space="preserve"> Thinning Study, Cumulative proportional mortality to LRR</w:t>
        </w:r>
      </w:ins>
    </w:p>
    <w:p w14:paraId="0373DF76" w14:textId="77777777" w:rsidR="00D47A72" w:rsidRDefault="00000000">
      <w:pPr>
        <w:spacing w:line="480" w:lineRule="auto"/>
        <w:ind w:firstLine="720"/>
        <w:rPr>
          <w:sz w:val="24"/>
          <w:szCs w:val="24"/>
        </w:rPr>
      </w:pPr>
      <w:ins w:id="678" w:author="Shawn McMurtrey" w:date="2022-10-12T12:27:00Z">
        <w:r>
          <w:rPr>
            <w:sz w:val="24"/>
            <w:szCs w:val="24"/>
            <w:highlight w:val="white"/>
          </w:rPr>
          <w:t>The one-way analysis of variance showed no significant of effect of treatment on (arcsine square root transformed) proportion of mortality (F</w:t>
        </w:r>
        <w:r>
          <w:rPr>
            <w:sz w:val="24"/>
            <w:szCs w:val="24"/>
            <w:highlight w:val="white"/>
            <w:vertAlign w:val="subscript"/>
          </w:rPr>
          <w:t>2,12</w:t>
        </w:r>
        <w:r>
          <w:rPr>
            <w:sz w:val="24"/>
            <w:szCs w:val="24"/>
            <w:highlight w:val="white"/>
          </w:rPr>
          <w:t xml:space="preserve"> = 0.484, p = </w:t>
        </w:r>
        <w:proofErr w:type="gramStart"/>
        <w:r>
          <w:rPr>
            <w:sz w:val="24"/>
            <w:szCs w:val="24"/>
            <w:highlight w:val="white"/>
          </w:rPr>
          <w:t>0.628 )</w:t>
        </w:r>
        <w:proofErr w:type="gramEnd"/>
        <w:r>
          <w:rPr>
            <w:sz w:val="24"/>
            <w:szCs w:val="24"/>
            <w:highlight w:val="white"/>
          </w:rPr>
          <w:t>. There was also no significance found when the two thinned treatment areas were combined and compared against the control stands (F</w:t>
        </w:r>
        <w:r>
          <w:rPr>
            <w:sz w:val="24"/>
            <w:szCs w:val="24"/>
            <w:highlight w:val="white"/>
            <w:vertAlign w:val="subscript"/>
          </w:rPr>
          <w:t>1,13</w:t>
        </w:r>
        <w:r>
          <w:rPr>
            <w:sz w:val="24"/>
            <w:szCs w:val="24"/>
            <w:highlight w:val="white"/>
          </w:rPr>
          <w:t xml:space="preserve"> = 0.295, p = 0.596). Within the </w:t>
        </w:r>
        <w:r>
          <w:rPr>
            <w:sz w:val="24"/>
            <w:szCs w:val="24"/>
            <w:highlight w:val="white"/>
          </w:rPr>
          <w:lastRenderedPageBreak/>
          <w:t xml:space="preserve">two-way analysis of variance, no significant was found from tree mortality induced by </w:t>
        </w:r>
        <w:r>
          <w:rPr>
            <w:i/>
            <w:iCs/>
            <w:sz w:val="24"/>
            <w:szCs w:val="24"/>
            <w:highlight w:val="white"/>
          </w:rPr>
          <w:t>C. sulphurascens</w:t>
        </w:r>
        <w:r>
          <w:rPr>
            <w:sz w:val="24"/>
            <w:szCs w:val="24"/>
            <w:highlight w:val="white"/>
          </w:rPr>
          <w:t xml:space="preserve"> across treatment areas (</w:t>
        </w:r>
        <w:r>
          <w:rPr>
            <w:b/>
            <w:bCs/>
            <w:sz w:val="24"/>
            <w:szCs w:val="24"/>
            <w:highlight w:val="white"/>
          </w:rPr>
          <w:t>Table 2</w:t>
        </w:r>
        <w:r>
          <w:rPr>
            <w:sz w:val="24"/>
            <w:szCs w:val="24"/>
            <w:highlight w:val="white"/>
          </w:rPr>
          <w:t>)</w:t>
        </w:r>
        <w:r>
          <w:rPr>
            <w:sz w:val="24"/>
            <w:szCs w:val="24"/>
          </w:rPr>
          <w:t>.</w:t>
        </w:r>
      </w:ins>
      <w:ins w:id="679" w:author="Shawn McMurtrey" w:date="2022-10-12T14:20:00Z">
        <w:r>
          <w:rPr>
            <w:sz w:val="24"/>
            <w:szCs w:val="24"/>
          </w:rPr>
          <w:t xml:space="preserve"> </w:t>
        </w:r>
      </w:ins>
    </w:p>
    <w:p w14:paraId="0F506712" w14:textId="77777777" w:rsidR="00D47A72" w:rsidRDefault="00000000">
      <w:pPr>
        <w:spacing w:line="480" w:lineRule="auto"/>
        <w:ind w:firstLine="720"/>
        <w:rPr>
          <w:ins w:id="680" w:author="Shawn McMurtrey" w:date="2022-10-16T14:16:00Z"/>
          <w:sz w:val="24"/>
          <w:szCs w:val="24"/>
        </w:rPr>
      </w:pPr>
      <w:r>
        <w:rPr>
          <w:sz w:val="24"/>
          <w:szCs w:val="24"/>
        </w:rPr>
        <w:t>The</w:t>
      </w:r>
      <w:ins w:id="681" w:author="Shawn McMurtrey" w:date="2022-08-14T14:50:00Z">
        <w:r>
          <w:rPr>
            <w:sz w:val="24"/>
            <w:szCs w:val="24"/>
          </w:rPr>
          <w:t xml:space="preserve"> results of the Woods Creek study showed th</w:t>
        </w:r>
      </w:ins>
      <w:ins w:id="682" w:author="Shawn McMurtrey" w:date="2022-08-14T14:51:00Z">
        <w:r>
          <w:rPr>
            <w:sz w:val="24"/>
            <w:szCs w:val="24"/>
          </w:rPr>
          <w:t>at the</w:t>
        </w:r>
      </w:ins>
      <w:r>
        <w:rPr>
          <w:sz w:val="24"/>
          <w:szCs w:val="24"/>
        </w:rPr>
        <w:t xml:space="preserve"> proportion of mortality from </w:t>
      </w:r>
      <w:r>
        <w:rPr>
          <w:i/>
          <w:iCs/>
          <w:sz w:val="24"/>
          <w:szCs w:val="24"/>
        </w:rPr>
        <w:t>C. sulphurascens</w:t>
      </w:r>
      <w:r>
        <w:rPr>
          <w:sz w:val="24"/>
          <w:szCs w:val="24"/>
        </w:rPr>
        <w:t xml:space="preserve"> was found to be higher in thinned stands when compared to stands where no thinning occurred. This is consistent with other studies that have shown</w:t>
      </w:r>
      <w:r>
        <w:rPr>
          <w:rFonts w:ascii="Roboto" w:hAnsi="Roboto"/>
          <w:color w:val="000000"/>
          <w:sz w:val="21"/>
          <w:szCs w:val="21"/>
          <w:shd w:val="clear" w:color="auto" w:fill="FFFFFF"/>
        </w:rPr>
        <w:t> </w:t>
      </w:r>
      <w:r>
        <w:rPr>
          <w:sz w:val="24"/>
          <w:szCs w:val="24"/>
        </w:rPr>
        <w:t xml:space="preserve">that </w:t>
      </w:r>
      <w:r>
        <w:rPr>
          <w:color w:val="000000"/>
          <w:sz w:val="24"/>
          <w:szCs w:val="24"/>
          <w:shd w:val="clear" w:color="auto" w:fill="FFFFFF"/>
        </w:rPr>
        <w:t>c</w:t>
      </w:r>
      <w:r>
        <w:rPr>
          <w:sz w:val="24"/>
          <w:szCs w:val="24"/>
        </w:rPr>
        <w:t>hanges within forest structure from timber harvesting often increases root disease activity (</w:t>
      </w:r>
      <w:r>
        <w:rPr>
          <w:rFonts w:eastAsia="Times New Roman"/>
          <w:sz w:val="24"/>
          <w:szCs w:val="24"/>
        </w:rPr>
        <w:t>Cleary et al., 2013; Fairweather et al., 2006; Morrison et al., 1991</w:t>
      </w:r>
      <w:r>
        <w:rPr>
          <w:sz w:val="24"/>
          <w:szCs w:val="24"/>
        </w:rPr>
        <w:t>). Additionally, s</w:t>
      </w:r>
      <w:r>
        <w:rPr>
          <w:color w:val="000000"/>
          <w:sz w:val="24"/>
          <w:szCs w:val="24"/>
          <w:shd w:val="clear" w:color="auto" w:fill="FFFFFF"/>
        </w:rPr>
        <w:t xml:space="preserve">elective logging and changes in forest landscapes that have occurred from fire suppression efforts, often lead to an increase in host tree species that are more prone to root disease </w:t>
      </w:r>
      <w:r>
        <w:rPr>
          <w:sz w:val="24"/>
          <w:szCs w:val="24"/>
        </w:rPr>
        <w:t>(</w:t>
      </w:r>
      <w:r>
        <w:rPr>
          <w:rFonts w:eastAsia="Times New Roman"/>
          <w:sz w:val="24"/>
          <w:szCs w:val="24"/>
        </w:rPr>
        <w:t>Fairweather et al., 2006</w:t>
      </w:r>
      <w:r>
        <w:rPr>
          <w:sz w:val="24"/>
          <w:szCs w:val="24"/>
        </w:rPr>
        <w:t xml:space="preserve">). </w:t>
      </w:r>
    </w:p>
    <w:p w14:paraId="1A8ECFAB" w14:textId="77777777" w:rsidR="00D47A72" w:rsidRDefault="00000000">
      <w:pPr>
        <w:spacing w:line="480" w:lineRule="auto"/>
        <w:ind w:firstLine="720"/>
        <w:rPr>
          <w:ins w:id="683" w:author="Shawn McMurtrey" w:date="2022-10-15T15:42:00Z"/>
          <w:sz w:val="24"/>
          <w:szCs w:val="24"/>
        </w:rPr>
      </w:pPr>
      <w:ins w:id="684" w:author="Shawn McMurtrey" w:date="2022-10-16T14:16:00Z">
        <w:r>
          <w:rPr>
            <w:sz w:val="24"/>
            <w:szCs w:val="24"/>
          </w:rPr>
          <w:t xml:space="preserve">The impact that </w:t>
        </w:r>
        <w:r>
          <w:rPr>
            <w:i/>
            <w:iCs/>
            <w:sz w:val="24"/>
            <w:szCs w:val="24"/>
          </w:rPr>
          <w:t>C. sulphurascens</w:t>
        </w:r>
        <w:r>
          <w:rPr>
            <w:sz w:val="24"/>
            <w:szCs w:val="24"/>
          </w:rPr>
          <w:t xml:space="preserve"> had on overall growth and yield could not be</w:t>
        </w:r>
      </w:ins>
      <w:ins w:id="685" w:author="Shawn McMurtrey" w:date="2022-10-16T14:18:00Z">
        <w:r>
          <w:rPr>
            <w:sz w:val="24"/>
            <w:szCs w:val="24"/>
          </w:rPr>
          <w:t xml:space="preserve"> reliably concluded without </w:t>
        </w:r>
      </w:ins>
      <w:ins w:id="686" w:author="Shawn McMurtrey" w:date="2022-10-16T14:19:00Z">
        <w:r>
          <w:rPr>
            <w:sz w:val="24"/>
            <w:szCs w:val="24"/>
          </w:rPr>
          <w:t>records of the</w:t>
        </w:r>
      </w:ins>
      <w:ins w:id="687" w:author="Shawn McMurtrey" w:date="2022-10-16T14:18:00Z">
        <w:r>
          <w:rPr>
            <w:sz w:val="24"/>
            <w:szCs w:val="24"/>
          </w:rPr>
          <w:t xml:space="preserve"> salvage </w:t>
        </w:r>
      </w:ins>
      <w:ins w:id="688" w:author="Shawn McMurtrey" w:date="2022-10-16T14:19:00Z">
        <w:r>
          <w:rPr>
            <w:sz w:val="24"/>
            <w:szCs w:val="24"/>
          </w:rPr>
          <w:t>operations</w:t>
        </w:r>
      </w:ins>
      <w:ins w:id="689" w:author="Shawn McMurtrey" w:date="2022-10-16T14:21:00Z">
        <w:r>
          <w:rPr>
            <w:sz w:val="24"/>
            <w:szCs w:val="24"/>
          </w:rPr>
          <w:t xml:space="preserve">. </w:t>
        </w:r>
      </w:ins>
      <w:ins w:id="690" w:author="Shawn McMurtrey" w:date="2022-10-16T14:57:00Z">
        <w:r>
          <w:rPr>
            <w:sz w:val="24"/>
            <w:szCs w:val="24"/>
          </w:rPr>
          <w:t xml:space="preserve">If the thinning treatment was a commercial thin, it </w:t>
        </w:r>
      </w:ins>
      <w:ins w:id="691" w:author="Shawn McMurtrey" w:date="2022-10-16T14:56:00Z">
        <w:r>
          <w:rPr>
            <w:sz w:val="24"/>
            <w:szCs w:val="24"/>
          </w:rPr>
          <w:t xml:space="preserve">likely would have </w:t>
        </w:r>
      </w:ins>
      <w:ins w:id="692" w:author="Shawn McMurtrey" w:date="2022-10-16T14:55:00Z">
        <w:r>
          <w:rPr>
            <w:sz w:val="24"/>
            <w:szCs w:val="24"/>
          </w:rPr>
          <w:t>resulted in higher overall timber production.</w:t>
        </w:r>
      </w:ins>
      <w:ins w:id="693" w:author="Shawn McMurtrey" w:date="2022-10-16T14:57:00Z">
        <w:r>
          <w:rPr>
            <w:sz w:val="24"/>
            <w:szCs w:val="24"/>
          </w:rPr>
          <w:t xml:space="preserve"> </w:t>
        </w:r>
      </w:ins>
      <w:ins w:id="694" w:author="Shawn McMurtrey" w:date="2022-10-16T14:55:00Z">
        <w:r>
          <w:rPr>
            <w:sz w:val="24"/>
            <w:szCs w:val="24"/>
          </w:rPr>
          <w:t xml:space="preserve">Timber would be harvest </w:t>
        </w:r>
      </w:ins>
      <w:ins w:id="695" w:author="Shawn McMurtrey" w:date="2022-10-16T14:57:00Z">
        <w:r>
          <w:rPr>
            <w:sz w:val="24"/>
            <w:szCs w:val="24"/>
          </w:rPr>
          <w:t>between 1985 and 1990</w:t>
        </w:r>
      </w:ins>
      <w:ins w:id="696" w:author="Shawn McMurtrey" w:date="2022-10-16T14:55:00Z">
        <w:r>
          <w:rPr>
            <w:sz w:val="24"/>
            <w:szCs w:val="24"/>
          </w:rPr>
          <w:t xml:space="preserve"> and the thinned areas had a higher percentage of growth and yield </w:t>
        </w:r>
      </w:ins>
      <w:ins w:id="697" w:author="Shawn McMurtrey" w:date="2022-10-16T14:58:00Z">
        <w:r>
          <w:rPr>
            <w:sz w:val="24"/>
            <w:szCs w:val="24"/>
          </w:rPr>
          <w:t xml:space="preserve">by 2020 </w:t>
        </w:r>
      </w:ins>
      <w:ins w:id="698" w:author="Shawn McMurtrey" w:date="2022-10-16T14:55:00Z">
        <w:r>
          <w:rPr>
            <w:sz w:val="24"/>
            <w:szCs w:val="24"/>
          </w:rPr>
          <w:t xml:space="preserve">when compared to the control. </w:t>
        </w:r>
      </w:ins>
    </w:p>
    <w:p w14:paraId="73C19A73" w14:textId="77777777" w:rsidR="00D47A72" w:rsidRDefault="00000000">
      <w:pPr>
        <w:spacing w:line="480" w:lineRule="auto"/>
        <w:ind w:firstLine="720"/>
        <w:rPr>
          <w:sz w:val="24"/>
          <w:szCs w:val="24"/>
        </w:rPr>
      </w:pPr>
      <w:ins w:id="699" w:author="Shawn McMurtrey" w:date="2022-10-15T15:42:00Z">
        <w:r>
          <w:rPr>
            <w:sz w:val="24"/>
            <w:szCs w:val="24"/>
          </w:rPr>
          <w:t xml:space="preserve">At the beginning of the study Douglas-fir trees accounted for 82% of all </w:t>
        </w:r>
      </w:ins>
      <w:ins w:id="700" w:author="Shawn McMurtrey" w:date="2022-10-15T16:04:00Z">
        <w:r>
          <w:rPr>
            <w:sz w:val="24"/>
            <w:szCs w:val="24"/>
          </w:rPr>
          <w:t>live trees</w:t>
        </w:r>
      </w:ins>
      <w:ins w:id="701" w:author="Shawn McMurtrey" w:date="2022-10-15T15:42:00Z">
        <w:r>
          <w:rPr>
            <w:sz w:val="24"/>
            <w:szCs w:val="24"/>
          </w:rPr>
          <w:t xml:space="preserve">. By the conclusion of the study this percentage had been reduced to 77% (Table X). Of the </w:t>
        </w:r>
      </w:ins>
      <w:ins w:id="702" w:author="Shawn McMurtrey" w:date="2022-10-15T16:04:00Z">
        <w:r>
          <w:rPr>
            <w:sz w:val="24"/>
            <w:szCs w:val="24"/>
          </w:rPr>
          <w:t>~</w:t>
        </w:r>
      </w:ins>
      <w:ins w:id="703" w:author="Shawn McMurtrey" w:date="2022-10-15T15:42:00Z">
        <w:r>
          <w:rPr>
            <w:sz w:val="24"/>
            <w:szCs w:val="24"/>
          </w:rPr>
          <w:t>20% of species</w:t>
        </w:r>
      </w:ins>
      <w:ins w:id="704" w:author="Shawn McMurtrey" w:date="2022-10-16T13:40:00Z">
        <w:r>
          <w:rPr>
            <w:sz w:val="24"/>
            <w:szCs w:val="24"/>
          </w:rPr>
          <w:t xml:space="preserve"> that were n</w:t>
        </w:r>
      </w:ins>
      <w:ins w:id="705" w:author="Shawn McMurtrey" w:date="2022-10-16T13:41:00Z">
        <w:r>
          <w:rPr>
            <w:sz w:val="24"/>
            <w:szCs w:val="24"/>
          </w:rPr>
          <w:t>ot Douglas-fir</w:t>
        </w:r>
      </w:ins>
      <w:ins w:id="706" w:author="Shawn McMurtrey" w:date="2022-10-15T15:42:00Z">
        <w:r>
          <w:rPr>
            <w:sz w:val="24"/>
            <w:szCs w:val="24"/>
          </w:rPr>
          <w:t xml:space="preserve"> there were six trees that were recorded as having mortality from LRR. This included six western hemlock and 1 western red cedar.</w:t>
        </w:r>
      </w:ins>
      <w:ins w:id="707" w:author="Shawn McMurtrey" w:date="2022-10-15T15:58:00Z">
        <w:r>
          <w:rPr>
            <w:sz w:val="24"/>
            <w:szCs w:val="24"/>
          </w:rPr>
          <w:t xml:space="preserve"> The reported western red cedar is </w:t>
        </w:r>
      </w:ins>
      <w:ins w:id="708" w:author="Shawn McMurtrey" w:date="2022-10-15T16:24:00Z">
        <w:r>
          <w:rPr>
            <w:sz w:val="24"/>
            <w:szCs w:val="24"/>
          </w:rPr>
          <w:t>a</w:t>
        </w:r>
      </w:ins>
      <w:ins w:id="709" w:author="Shawn McMurtrey" w:date="2022-10-15T15:58:00Z">
        <w:r>
          <w:rPr>
            <w:sz w:val="24"/>
            <w:szCs w:val="24"/>
          </w:rPr>
          <w:t xml:space="preserve"> curious result as </w:t>
        </w:r>
      </w:ins>
      <w:ins w:id="710" w:author="Shawn McMurtrey" w:date="2022-10-15T16:05:00Z">
        <w:r>
          <w:rPr>
            <w:sz w:val="24"/>
            <w:szCs w:val="24"/>
          </w:rPr>
          <w:t>w</w:t>
        </w:r>
      </w:ins>
      <w:ins w:id="711" w:author="Shawn McMurtrey" w:date="2022-10-15T15:58:00Z">
        <w:r>
          <w:rPr>
            <w:sz w:val="24"/>
            <w:szCs w:val="24"/>
          </w:rPr>
          <w:t xml:space="preserve">estern red cedar </w:t>
        </w:r>
      </w:ins>
      <w:ins w:id="712" w:author="Shawn McMurtrey" w:date="2022-10-15T15:59:00Z">
        <w:r>
          <w:rPr>
            <w:sz w:val="24"/>
            <w:szCs w:val="24"/>
          </w:rPr>
          <w:t>ha</w:t>
        </w:r>
      </w:ins>
      <w:ins w:id="713" w:author="Shawn McMurtrey" w:date="2022-10-15T16:05:00Z">
        <w:r>
          <w:rPr>
            <w:sz w:val="24"/>
            <w:szCs w:val="24"/>
          </w:rPr>
          <w:t>s</w:t>
        </w:r>
      </w:ins>
      <w:ins w:id="714" w:author="Shawn McMurtrey" w:date="2022-10-15T15:59:00Z">
        <w:r>
          <w:rPr>
            <w:sz w:val="24"/>
            <w:szCs w:val="24"/>
          </w:rPr>
          <w:t xml:space="preserve"> been shown to be resistant to </w:t>
        </w:r>
        <w:r>
          <w:rPr>
            <w:i/>
            <w:iCs/>
            <w:sz w:val="24"/>
            <w:szCs w:val="24"/>
          </w:rPr>
          <w:t>C. sulphurascens</w:t>
        </w:r>
      </w:ins>
      <w:ins w:id="715" w:author="Shawn McMurtrey" w:date="2022-10-15T16:24:00Z">
        <w:r>
          <w:rPr>
            <w:i/>
            <w:iCs/>
            <w:sz w:val="24"/>
            <w:szCs w:val="24"/>
          </w:rPr>
          <w:t xml:space="preserve"> </w:t>
        </w:r>
        <w:r>
          <w:rPr>
            <w:sz w:val="24"/>
            <w:szCs w:val="24"/>
          </w:rPr>
          <w:t>(Lim et al., 2005)</w:t>
        </w:r>
      </w:ins>
      <w:ins w:id="716" w:author="Shawn McMurtrey" w:date="2022-10-15T15:59:00Z">
        <w:r>
          <w:rPr>
            <w:i/>
            <w:iCs/>
            <w:sz w:val="24"/>
            <w:szCs w:val="24"/>
          </w:rPr>
          <w:t>.</w:t>
        </w:r>
        <w:r>
          <w:rPr>
            <w:sz w:val="24"/>
            <w:szCs w:val="24"/>
          </w:rPr>
          <w:t xml:space="preserve"> Western red cedar </w:t>
        </w:r>
      </w:ins>
      <w:ins w:id="717" w:author="Shawn McMurtrey" w:date="2022-10-15T16:00:00Z">
        <w:r>
          <w:rPr>
            <w:sz w:val="24"/>
            <w:szCs w:val="24"/>
          </w:rPr>
          <w:t>is</w:t>
        </w:r>
      </w:ins>
      <w:ins w:id="718" w:author="Shawn McMurtrey" w:date="2022-10-15T15:59:00Z">
        <w:r>
          <w:rPr>
            <w:sz w:val="24"/>
            <w:szCs w:val="24"/>
          </w:rPr>
          <w:t xml:space="preserve"> however highly susceptible to the closely related </w:t>
        </w:r>
        <w:r>
          <w:rPr>
            <w:i/>
            <w:iCs/>
            <w:sz w:val="24"/>
            <w:szCs w:val="24"/>
          </w:rPr>
          <w:t>Coniferiporia weirii</w:t>
        </w:r>
      </w:ins>
      <w:ins w:id="719" w:author="Shawn McMurtrey" w:date="2022-10-15T16:05:00Z">
        <w:r>
          <w:rPr>
            <w:i/>
            <w:iCs/>
            <w:sz w:val="24"/>
            <w:szCs w:val="24"/>
          </w:rPr>
          <w:t xml:space="preserve"> </w:t>
        </w:r>
        <w:r>
          <w:rPr>
            <w:sz w:val="24"/>
            <w:szCs w:val="24"/>
          </w:rPr>
          <w:t xml:space="preserve">(McMurtrey et al., </w:t>
        </w:r>
        <w:r>
          <w:rPr>
            <w:sz w:val="24"/>
            <w:szCs w:val="24"/>
          </w:rPr>
          <w:lastRenderedPageBreak/>
          <w:t>2022)</w:t>
        </w:r>
      </w:ins>
      <w:ins w:id="720" w:author="Shawn McMurtrey" w:date="2022-10-15T15:59:00Z">
        <w:r>
          <w:rPr>
            <w:i/>
            <w:iCs/>
            <w:sz w:val="24"/>
            <w:szCs w:val="24"/>
          </w:rPr>
          <w:t>.</w:t>
        </w:r>
        <w:r>
          <w:rPr>
            <w:sz w:val="24"/>
            <w:szCs w:val="24"/>
          </w:rPr>
          <w:t xml:space="preserve"> Th</w:t>
        </w:r>
      </w:ins>
      <w:ins w:id="721" w:author="Shawn McMurtrey" w:date="2022-10-15T16:00:00Z">
        <w:r>
          <w:rPr>
            <w:sz w:val="24"/>
            <w:szCs w:val="24"/>
          </w:rPr>
          <w:t xml:space="preserve">e Woods Creek study area </w:t>
        </w:r>
      </w:ins>
      <w:ins w:id="722" w:author="Shawn McMurtrey" w:date="2022-10-16T13:42:00Z">
        <w:r>
          <w:rPr>
            <w:sz w:val="24"/>
            <w:szCs w:val="24"/>
          </w:rPr>
          <w:t>is</w:t>
        </w:r>
      </w:ins>
      <w:ins w:id="723" w:author="Shawn McMurtrey" w:date="2022-10-15T16:00:00Z">
        <w:r>
          <w:rPr>
            <w:sz w:val="24"/>
            <w:szCs w:val="24"/>
          </w:rPr>
          <w:t xml:space="preserve"> beyond the range that</w:t>
        </w:r>
      </w:ins>
      <w:ins w:id="724" w:author="Shawn McMurtrey" w:date="2022-10-15T16:01:00Z">
        <w:r>
          <w:rPr>
            <w:sz w:val="24"/>
            <w:szCs w:val="24"/>
          </w:rPr>
          <w:t xml:space="preserve"> </w:t>
        </w:r>
        <w:r>
          <w:rPr>
            <w:i/>
            <w:iCs/>
            <w:sz w:val="24"/>
            <w:szCs w:val="24"/>
          </w:rPr>
          <w:t>C. weirii</w:t>
        </w:r>
        <w:r>
          <w:rPr>
            <w:sz w:val="24"/>
            <w:szCs w:val="24"/>
          </w:rPr>
          <w:t xml:space="preserve"> has been reported at despite the main host species being present and the habitat being suitable for </w:t>
        </w:r>
        <w:r>
          <w:rPr>
            <w:i/>
            <w:iCs/>
            <w:sz w:val="24"/>
            <w:szCs w:val="24"/>
          </w:rPr>
          <w:t>C. weir</w:t>
        </w:r>
      </w:ins>
      <w:ins w:id="725" w:author="Shawn McMurtrey" w:date="2022-10-15T16:02:00Z">
        <w:r>
          <w:rPr>
            <w:i/>
            <w:iCs/>
            <w:sz w:val="24"/>
            <w:szCs w:val="24"/>
          </w:rPr>
          <w:t>ii</w:t>
        </w:r>
        <w:r>
          <w:rPr>
            <w:sz w:val="24"/>
            <w:szCs w:val="24"/>
          </w:rPr>
          <w:t xml:space="preserve"> survival. </w:t>
        </w:r>
      </w:ins>
      <w:ins w:id="726" w:author="Shawn McMurtrey" w:date="2022-10-15T16:01:00Z">
        <w:r>
          <w:rPr>
            <w:sz w:val="24"/>
            <w:szCs w:val="24"/>
          </w:rPr>
          <w:t xml:space="preserve"> </w:t>
        </w:r>
      </w:ins>
    </w:p>
    <w:p w14:paraId="654F2AFB" w14:textId="77777777" w:rsidR="00D47A72" w:rsidRDefault="00D47A72">
      <w:pPr>
        <w:spacing w:line="480" w:lineRule="auto"/>
        <w:rPr>
          <w:sz w:val="24"/>
          <w:szCs w:val="24"/>
        </w:rPr>
      </w:pPr>
    </w:p>
    <w:p w14:paraId="2930CD1B" w14:textId="77777777" w:rsidR="00D47A72" w:rsidRDefault="00000000">
      <w:pPr>
        <w:spacing w:line="480" w:lineRule="auto"/>
        <w:rPr>
          <w:ins w:id="727" w:author="Shawn McMurtrey" w:date="2022-10-15T14:11:00Z"/>
          <w:sz w:val="24"/>
          <w:szCs w:val="24"/>
        </w:rPr>
      </w:pPr>
      <w:ins w:id="728" w:author="Shawn McMurtrey" w:date="2022-10-15T14:11:00Z">
        <w:r>
          <w:rPr>
            <w:b/>
            <w:sz w:val="24"/>
            <w:szCs w:val="24"/>
          </w:rPr>
          <w:t>4.</w:t>
        </w:r>
      </w:ins>
      <w:ins w:id="729" w:author="Shawn McMurtrey" w:date="2022-10-17T08:44:00Z">
        <w:r>
          <w:rPr>
            <w:b/>
            <w:sz w:val="24"/>
            <w:szCs w:val="24"/>
          </w:rPr>
          <w:t>2</w:t>
        </w:r>
      </w:ins>
      <w:ins w:id="730" w:author="Shawn McMurtrey" w:date="2022-10-15T14:11:00Z">
        <w:r>
          <w:rPr>
            <w:b/>
            <w:sz w:val="24"/>
            <w:szCs w:val="24"/>
          </w:rPr>
          <w:t xml:space="preserve"> Alternate host Study, Cumulative proportional mortality to LRR</w:t>
        </w:r>
      </w:ins>
    </w:p>
    <w:p w14:paraId="50394A31" w14:textId="77777777" w:rsidR="00D47A72" w:rsidRDefault="00000000">
      <w:pPr>
        <w:spacing w:line="480" w:lineRule="auto"/>
        <w:ind w:firstLine="720"/>
        <w:rPr>
          <w:ins w:id="731" w:author="Shawn McMurtrey" w:date="2022-10-15T14:12:00Z"/>
          <w:sz w:val="24"/>
          <w:szCs w:val="24"/>
        </w:rPr>
      </w:pPr>
      <w:ins w:id="732" w:author="Shawn McMurtrey" w:date="2022-10-15T14:12:00Z">
        <w:r>
          <w:rPr>
            <w:sz w:val="24"/>
            <w:szCs w:val="24"/>
          </w:rPr>
          <w:t>The Apiary hardwood rotation study illustrated a challenge associated with forest management, which is potential tradeoffs between effectiveness and cost of interventions. Several plots of the hardwood rotation treatments experience high levels of hardwood resprouting following harvest and establishment of Douglas-fir seedlings.  Periodic mechanical and chemical removal of these resprouts was required and even these interventions did not completely control all suppressive effects of the hardwood resprouts.  So, while hardwood rotation sometimes resulted in modest reduction of Douglas-fir mortality caused by laminated root rot in this study, it was accompanied by Douglas-fir mortality resulting from suppression.</w:t>
        </w:r>
      </w:ins>
      <w:ins w:id="733" w:author="Shawn McMurtrey" w:date="2022-10-17T07:41:00Z">
        <w:r>
          <w:rPr>
            <w:sz w:val="24"/>
            <w:szCs w:val="24"/>
          </w:rPr>
          <w:t xml:space="preserve"> </w:t>
        </w:r>
      </w:ins>
      <w:ins w:id="734" w:author="Shawn McMurtrey" w:date="2022-10-17T07:45:00Z">
        <w:r>
          <w:rPr>
            <w:sz w:val="24"/>
            <w:szCs w:val="24"/>
          </w:rPr>
          <w:t>Additionally, t</w:t>
        </w:r>
      </w:ins>
      <w:ins w:id="735" w:author="Shawn McMurtrey" w:date="2022-10-17T07:41:00Z">
        <w:r>
          <w:rPr>
            <w:sz w:val="24"/>
            <w:szCs w:val="24"/>
          </w:rPr>
          <w:t xml:space="preserve">rees that are most resistance to </w:t>
        </w:r>
        <w:r>
          <w:rPr>
            <w:i/>
            <w:iCs/>
            <w:sz w:val="24"/>
            <w:szCs w:val="24"/>
          </w:rPr>
          <w:t>C. sulphurascens</w:t>
        </w:r>
        <w:r>
          <w:rPr>
            <w:sz w:val="24"/>
            <w:szCs w:val="24"/>
          </w:rPr>
          <w:t xml:space="preserve"> such as hardwoods, pines, and western redcedar are often not viable alternatives for stands in this region in terms of adaptability and value (Trappe, 1972).</w:t>
        </w:r>
      </w:ins>
    </w:p>
    <w:p w14:paraId="40E01B48" w14:textId="77777777" w:rsidR="00D47A72" w:rsidRDefault="00000000">
      <w:pPr>
        <w:spacing w:line="480" w:lineRule="auto"/>
        <w:ind w:firstLine="720"/>
        <w:rPr>
          <w:ins w:id="736" w:author="Shawn McMurtrey" w:date="2022-10-15T14:13:00Z"/>
          <w:sz w:val="24"/>
          <w:szCs w:val="24"/>
        </w:rPr>
      </w:pPr>
      <w:ins w:id="737" w:author="Shawn McMurtrey" w:date="2022-10-15T14:12:00Z">
        <w:r>
          <w:rPr>
            <w:sz w:val="24"/>
            <w:szCs w:val="24"/>
          </w:rPr>
          <w:t>In the late measurement period of this study (</w:t>
        </w:r>
        <w:proofErr w:type="gramStart"/>
        <w:r>
          <w:rPr>
            <w:sz w:val="24"/>
            <w:szCs w:val="24"/>
          </w:rPr>
          <w:t>36-45 year old</w:t>
        </w:r>
        <w:proofErr w:type="gramEnd"/>
        <w:r>
          <w:rPr>
            <w:sz w:val="24"/>
            <w:szCs w:val="24"/>
          </w:rPr>
          <w:t xml:space="preserve"> Douglas-fir) the rates of mortality and basal area were diverging across blocks, with the highest initial incidence blocks suffering the greatest losses.  Also, the rotation treatments were not allowed to reach this level of maturity.  It is possible that rotation effects on basal area and LRR mortality may have been more pronounced if the slow-developing disease had </w:t>
        </w:r>
        <w:r>
          <w:rPr>
            <w:sz w:val="24"/>
            <w:szCs w:val="24"/>
          </w:rPr>
          <w:lastRenderedPageBreak/>
          <w:t xml:space="preserve">been observed for a </w:t>
        </w:r>
        <w:proofErr w:type="spellStart"/>
        <w:r>
          <w:rPr>
            <w:sz w:val="24"/>
            <w:szCs w:val="24"/>
          </w:rPr>
          <w:t>longert</w:t>
        </w:r>
        <w:proofErr w:type="spellEnd"/>
        <w:r>
          <w:rPr>
            <w:sz w:val="24"/>
            <w:szCs w:val="24"/>
          </w:rPr>
          <w:t xml:space="preserve"> time.  Together, these observations suggest that hardwood rotations for short rotation forestry (&lt;40 years) may not be recommended, given potential costs associated with vegetation management, and the delayed expression of the disease. This comes with the caveat that </w:t>
        </w:r>
        <w:proofErr w:type="spellStart"/>
        <w:r>
          <w:rPr>
            <w:sz w:val="24"/>
            <w:szCs w:val="24"/>
          </w:rPr>
          <w:t>thee</w:t>
        </w:r>
        <w:proofErr w:type="spellEnd"/>
        <w:r>
          <w:rPr>
            <w:sz w:val="24"/>
            <w:szCs w:val="24"/>
          </w:rPr>
          <w:t xml:space="preserve"> effect of heart and but rot </w:t>
        </w:r>
        <w:proofErr w:type="gramStart"/>
        <w:r>
          <w:rPr>
            <w:sz w:val="24"/>
            <w:szCs w:val="24"/>
          </w:rPr>
          <w:t>on  merchantable</w:t>
        </w:r>
        <w:proofErr w:type="gramEnd"/>
        <w:r>
          <w:rPr>
            <w:sz w:val="24"/>
            <w:szCs w:val="24"/>
          </w:rPr>
          <w:t xml:space="preserve"> timber in this study could not be determined, and may be significant (search literature for estimate).</w:t>
        </w:r>
      </w:ins>
    </w:p>
    <w:p w14:paraId="70837F0E" w14:textId="77777777" w:rsidR="00D47A72" w:rsidRDefault="00D47A72">
      <w:pPr>
        <w:spacing w:line="480" w:lineRule="auto"/>
        <w:ind w:firstLine="720"/>
        <w:rPr>
          <w:ins w:id="738" w:author="Shawn McMurtrey" w:date="2022-10-15T14:13:00Z"/>
          <w:sz w:val="24"/>
          <w:szCs w:val="24"/>
        </w:rPr>
      </w:pPr>
    </w:p>
    <w:p w14:paraId="7FAE3D7C" w14:textId="77777777" w:rsidR="00D47A72" w:rsidRDefault="00000000" w:rsidP="00D47A72">
      <w:pPr>
        <w:spacing w:line="480" w:lineRule="auto"/>
        <w:rPr>
          <w:sz w:val="24"/>
          <w:szCs w:val="24"/>
        </w:rPr>
        <w:pPrChange w:id="739" w:author="Shawn McMurtrey" w:date="2022-10-15T14:14:00Z">
          <w:pPr>
            <w:spacing w:line="480" w:lineRule="auto"/>
            <w:ind w:firstLine="720"/>
          </w:pPr>
        </w:pPrChange>
      </w:pPr>
      <w:r>
        <w:rPr>
          <w:b/>
          <w:sz w:val="24"/>
          <w:szCs w:val="24"/>
        </w:rPr>
        <w:t xml:space="preserve">4.3 </w:t>
      </w:r>
      <w:ins w:id="740" w:author="Shawn McMurtrey" w:date="2022-10-15T14:14:00Z">
        <w:r>
          <w:rPr>
            <w:b/>
            <w:sz w:val="24"/>
            <w:szCs w:val="24"/>
          </w:rPr>
          <w:t>Forest Vegetation Simulator</w:t>
        </w:r>
      </w:ins>
    </w:p>
    <w:p w14:paraId="5A79B28F" w14:textId="77777777" w:rsidR="00D47A72" w:rsidRDefault="00000000">
      <w:pPr>
        <w:spacing w:line="480" w:lineRule="auto"/>
        <w:ind w:firstLine="720"/>
        <w:rPr>
          <w:sz w:val="24"/>
          <w:szCs w:val="24"/>
        </w:rPr>
      </w:pPr>
      <w:r>
        <w:rPr>
          <w:color w:val="FF0000"/>
          <w:sz w:val="24"/>
          <w:szCs w:val="24"/>
        </w:rPr>
        <w:t>Woods Creek</w:t>
      </w:r>
      <w:r>
        <w:rPr>
          <w:sz w:val="24"/>
          <w:szCs w:val="24"/>
        </w:rPr>
        <w:t xml:space="preserve"> modelled predictions</w:t>
      </w:r>
      <w:ins w:id="741" w:author="Shawn McMurtrey" w:date="2022-10-08T19:57:00Z">
        <w:r>
          <w:t xml:space="preserve"> were more highly</w:t>
        </w:r>
      </w:ins>
      <w:r>
        <w:rPr>
          <w:sz w:val="24"/>
          <w:szCs w:val="24"/>
        </w:rPr>
        <w:t xml:space="preserve"> </w:t>
      </w:r>
      <w:ins w:id="742" w:author="Shawn McMurtrey" w:date="2022-10-08T19:57:00Z">
        <w:r>
          <w:t>correlated with the measured changes</w:t>
        </w:r>
      </w:ins>
      <w:ins w:id="743" w:author="Shawn McMurtrey" w:date="2022-10-08T19:58:00Z">
        <w:r>
          <w:t xml:space="preserve"> when the </w:t>
        </w:r>
      </w:ins>
      <w:r>
        <w:rPr>
          <w:sz w:val="24"/>
          <w:szCs w:val="24"/>
        </w:rPr>
        <w:t xml:space="preserve">WRDM </w:t>
      </w:r>
      <w:ins w:id="744" w:author="Shawn McMurtrey" w:date="2022-10-08T19:59:00Z">
        <w:r>
          <w:rPr>
            <w:sz w:val="24"/>
            <w:szCs w:val="24"/>
          </w:rPr>
          <w:t xml:space="preserve">was used </w:t>
        </w:r>
      </w:ins>
      <w:ins w:id="745" w:author="Shawn McMurtrey" w:date="2022-10-08T20:00:00Z">
        <w:r>
          <w:rPr>
            <w:sz w:val="24"/>
            <w:szCs w:val="24"/>
          </w:rPr>
          <w:t xml:space="preserve">along </w:t>
        </w:r>
      </w:ins>
      <w:ins w:id="746" w:author="Shawn McMurtrey" w:date="2022-10-08T19:59:00Z">
        <w:r>
          <w:rPr>
            <w:sz w:val="24"/>
            <w:szCs w:val="24"/>
          </w:rPr>
          <w:t>with the FVS model</w:t>
        </w:r>
      </w:ins>
      <w:r>
        <w:rPr>
          <w:sz w:val="24"/>
          <w:szCs w:val="24"/>
        </w:rPr>
        <w:t>.</w:t>
      </w:r>
      <w:ins w:id="747" w:author="Shawn McMurtrey" w:date="2022-09-02T10:01:00Z">
        <w:r>
          <w:rPr>
            <w:sz w:val="24"/>
            <w:szCs w:val="24"/>
          </w:rPr>
          <w:t xml:space="preserve"> </w:t>
        </w:r>
      </w:ins>
      <w:ins w:id="748" w:author="Shawn McMurtrey" w:date="2022-10-08T20:00:00Z">
        <w:r>
          <w:rPr>
            <w:sz w:val="24"/>
            <w:szCs w:val="24"/>
          </w:rPr>
          <w:t xml:space="preserve">Using the </w:t>
        </w:r>
      </w:ins>
      <w:r>
        <w:rPr>
          <w:sz w:val="24"/>
          <w:szCs w:val="24"/>
        </w:rPr>
        <w:t>FVS model alone tended to underpredict the impact of LRR</w:t>
      </w:r>
      <w:ins w:id="749" w:author="Shawn McMurtrey" w:date="2022-10-08T20:00:00Z">
        <w:r>
          <w:rPr>
            <w:sz w:val="24"/>
            <w:szCs w:val="24"/>
          </w:rPr>
          <w:t>.</w:t>
        </w:r>
      </w:ins>
      <w:ins w:id="750" w:author="Shawn McMurtrey" w:date="2022-10-15T14:14:00Z">
        <w:r>
          <w:rPr>
            <w:sz w:val="24"/>
            <w:szCs w:val="24"/>
          </w:rPr>
          <w:t xml:space="preserve"> </w:t>
        </w:r>
      </w:ins>
      <w:ins w:id="751" w:author="Shawn McMurtrey" w:date="2022-10-08T20:00:00Z">
        <w:r>
          <w:rPr>
            <w:sz w:val="24"/>
            <w:szCs w:val="24"/>
          </w:rPr>
          <w:t>This</w:t>
        </w:r>
      </w:ins>
      <w:r>
        <w:rPr>
          <w:sz w:val="24"/>
          <w:szCs w:val="24"/>
        </w:rPr>
        <w:t xml:space="preserve"> in turn caused an overprediction of growth and yield</w:t>
      </w:r>
      <w:ins w:id="752" w:author="Shawn McMurtrey" w:date="2022-09-02T10:00:00Z">
        <w:r>
          <w:rPr>
            <w:sz w:val="24"/>
            <w:szCs w:val="24"/>
          </w:rPr>
          <w:t xml:space="preserve"> for the stands</w:t>
        </w:r>
      </w:ins>
      <w:r>
        <w:rPr>
          <w:sz w:val="24"/>
          <w:szCs w:val="24"/>
        </w:rPr>
        <w:t>. This finding was consistent with the findings from Maffei et al., 2008.</w:t>
      </w:r>
      <w:r>
        <w:rPr>
          <w:rFonts w:eastAsia="Times New Roman"/>
          <w:sz w:val="24"/>
          <w:szCs w:val="24"/>
        </w:rPr>
        <w:t xml:space="preserve"> It</w:t>
      </w:r>
      <w:r>
        <w:t xml:space="preserve"> </w:t>
      </w:r>
      <w:r>
        <w:rPr>
          <w:sz w:val="24"/>
          <w:szCs w:val="24"/>
        </w:rPr>
        <w:t>is worth noting that accuracy would likely continue to decrease over longer time periods. The time span of 30 years is arguably a relatively short time in terms of a timber rotations and forest ecosystems. Varying results are also expected to occur dependent upon more or less stringent root disease settings used to initialize the WRDM (</w:t>
      </w:r>
      <w:proofErr w:type="gramStart"/>
      <w:r>
        <w:rPr>
          <w:sz w:val="24"/>
          <w:szCs w:val="24"/>
        </w:rPr>
        <w:t>i.e.</w:t>
      </w:r>
      <w:proofErr w:type="gramEnd"/>
      <w:r>
        <w:rPr>
          <w:sz w:val="24"/>
          <w:szCs w:val="24"/>
        </w:rPr>
        <w:t xml:space="preserve"> hectares of root disease area or number of infected trees). It should also be taken into consideration that t</w:t>
      </w:r>
      <w:del w:id="753" w:author="Shawn McMurtrey" w:date="2022-10-08T20:03:00Z">
        <w:r>
          <w:rPr>
            <w:sz w:val="24"/>
            <w:szCs w:val="24"/>
          </w:rPr>
          <w:delText>he low percentages of differences in growth and yield might be significant if applied to</w:delText>
        </w:r>
      </w:del>
      <w:r>
        <w:rPr>
          <w:sz w:val="24"/>
          <w:szCs w:val="24"/>
        </w:rPr>
        <w:t xml:space="preserve"> larger stand sizes</w:t>
      </w:r>
      <w:ins w:id="754" w:author="Shawn McMurtrey" w:date="2022-10-08T20:03:00Z">
        <w:r>
          <w:rPr>
            <w:sz w:val="24"/>
            <w:szCs w:val="24"/>
          </w:rPr>
          <w:t xml:space="preserve"> might decrease the accuracy of the models</w:t>
        </w:r>
      </w:ins>
      <w:r>
        <w:rPr>
          <w:sz w:val="24"/>
          <w:szCs w:val="24"/>
        </w:rPr>
        <w:t xml:space="preserve">.   </w:t>
      </w:r>
    </w:p>
    <w:p w14:paraId="09C4032D" w14:textId="77777777" w:rsidR="00D47A72" w:rsidRDefault="00000000">
      <w:pPr>
        <w:tabs>
          <w:tab w:val="left" w:pos="2520"/>
        </w:tabs>
        <w:spacing w:line="480" w:lineRule="auto"/>
        <w:ind w:firstLine="1440"/>
        <w:rPr>
          <w:ins w:id="755" w:author="Shawn McMurtrey" w:date="2022-10-17T07:46:00Z"/>
          <w:sz w:val="24"/>
          <w:szCs w:val="24"/>
        </w:rPr>
      </w:pPr>
      <w:ins w:id="756" w:author="Shawn McMurtrey" w:date="2022-10-12T12:34:00Z">
        <w:r>
          <w:rPr>
            <w:sz w:val="24"/>
            <w:szCs w:val="24"/>
          </w:rPr>
          <w:t xml:space="preserve">The results from the WRDM </w:t>
        </w:r>
      </w:ins>
      <w:ins w:id="757" w:author="Shawn McMurtrey" w:date="2022-10-12T12:37:00Z">
        <w:r>
          <w:rPr>
            <w:sz w:val="24"/>
            <w:szCs w:val="24"/>
          </w:rPr>
          <w:t xml:space="preserve">within the </w:t>
        </w:r>
      </w:ins>
      <w:ins w:id="758" w:author="Shawn McMurtrey" w:date="2022-10-12T12:38:00Z">
        <w:r>
          <w:rPr>
            <w:sz w:val="24"/>
            <w:szCs w:val="24"/>
          </w:rPr>
          <w:t>Woods Creek study produced the</w:t>
        </w:r>
      </w:ins>
      <w:ins w:id="759" w:author="Shawn McMurtrey" w:date="2022-10-12T12:40:00Z">
        <w:r>
          <w:rPr>
            <w:sz w:val="24"/>
            <w:szCs w:val="24"/>
          </w:rPr>
          <w:t xml:space="preserve"> most optimistic results.</w:t>
        </w:r>
      </w:ins>
      <w:r>
        <w:rPr>
          <w:sz w:val="24"/>
          <w:szCs w:val="24"/>
        </w:rPr>
        <w:t xml:space="preserve"> </w:t>
      </w:r>
      <w:ins w:id="760" w:author="Shawn McMurtrey" w:date="2022-10-12T12:40:00Z">
        <w:r>
          <w:rPr>
            <w:sz w:val="24"/>
            <w:szCs w:val="24"/>
          </w:rPr>
          <w:t>There have been other studie</w:t>
        </w:r>
      </w:ins>
      <w:ins w:id="761" w:author="Shawn McMurtrey" w:date="2022-10-12T12:41:00Z">
        <w:r>
          <w:rPr>
            <w:sz w:val="24"/>
            <w:szCs w:val="24"/>
          </w:rPr>
          <w:t xml:space="preserve">s conducted </w:t>
        </w:r>
      </w:ins>
      <w:ins w:id="762" w:author="Shawn McMurtrey" w:date="2022-10-12T12:42:00Z">
        <w:r>
          <w:rPr>
            <w:sz w:val="24"/>
            <w:szCs w:val="24"/>
          </w:rPr>
          <w:t xml:space="preserve">that have analyzed </w:t>
        </w:r>
        <w:r>
          <w:rPr>
            <w:sz w:val="24"/>
            <w:szCs w:val="24"/>
          </w:rPr>
          <w:lastRenderedPageBreak/>
          <w:t xml:space="preserve">different forest </w:t>
        </w:r>
      </w:ins>
      <w:r>
        <w:rPr>
          <w:sz w:val="24"/>
          <w:szCs w:val="24"/>
        </w:rPr>
        <w:t>models</w:t>
      </w:r>
      <w:ins w:id="763" w:author="Shawn McMurtrey" w:date="2022-10-12T12:42:00Z">
        <w:r>
          <w:rPr>
            <w:sz w:val="24"/>
            <w:szCs w:val="24"/>
          </w:rPr>
          <w:t xml:space="preserve"> that</w:t>
        </w:r>
      </w:ins>
      <w:r>
        <w:rPr>
          <w:sz w:val="24"/>
          <w:szCs w:val="24"/>
        </w:rPr>
        <w:t xml:space="preserve"> have </w:t>
      </w:r>
      <w:ins w:id="764" w:author="Shawn McMurtrey" w:date="2022-10-12T12:42:00Z">
        <w:r>
          <w:rPr>
            <w:sz w:val="24"/>
            <w:szCs w:val="24"/>
          </w:rPr>
          <w:t xml:space="preserve">similarly </w:t>
        </w:r>
      </w:ins>
      <w:r>
        <w:rPr>
          <w:sz w:val="24"/>
          <w:szCs w:val="24"/>
        </w:rPr>
        <w:t>predicted</w:t>
      </w:r>
      <w:ins w:id="765" w:author="Shawn McMurtrey" w:date="2022-10-12T12:42:00Z">
        <w:r>
          <w:rPr>
            <w:sz w:val="24"/>
            <w:szCs w:val="24"/>
          </w:rPr>
          <w:t xml:space="preserve"> relatively optimistic trends (</w:t>
        </w:r>
        <w:r>
          <w:rPr>
            <w:rFonts w:eastAsia="Times New Roman"/>
            <w:sz w:val="24"/>
            <w:szCs w:val="24"/>
          </w:rPr>
          <w:t xml:space="preserve">Canavan and Ramm, 2000; </w:t>
        </w:r>
        <w:r>
          <w:rPr>
            <w:sz w:val="24"/>
            <w:szCs w:val="24"/>
            <w:highlight w:val="white"/>
          </w:rPr>
          <w:t>Woods and Watts, 2019)</w:t>
        </w:r>
      </w:ins>
      <w:ins w:id="766" w:author="Shawn McMurtrey" w:date="2022-10-12T12:44:00Z">
        <w:r>
          <w:rPr>
            <w:sz w:val="24"/>
            <w:szCs w:val="24"/>
          </w:rPr>
          <w:t xml:space="preserve">. The Apiary modelled </w:t>
        </w:r>
      </w:ins>
      <w:ins w:id="767" w:author="Shawn McMurtrey" w:date="2022-10-12T12:48:00Z">
        <w:r>
          <w:rPr>
            <w:sz w:val="24"/>
            <w:szCs w:val="24"/>
          </w:rPr>
          <w:t>forecasts</w:t>
        </w:r>
      </w:ins>
      <w:ins w:id="768" w:author="Shawn McMurtrey" w:date="2022-10-12T12:47:00Z">
        <w:r>
          <w:rPr>
            <w:sz w:val="24"/>
            <w:szCs w:val="24"/>
          </w:rPr>
          <w:t xml:space="preserve"> did not show a strong correlation</w:t>
        </w:r>
      </w:ins>
      <w:ins w:id="769" w:author="Shawn McMurtrey" w:date="2022-10-12T12:50:00Z">
        <w:r>
          <w:rPr>
            <w:sz w:val="24"/>
            <w:szCs w:val="24"/>
          </w:rPr>
          <w:t xml:space="preserve"> </w:t>
        </w:r>
      </w:ins>
      <w:ins w:id="770" w:author="Shawn McMurtrey" w:date="2022-10-12T12:51:00Z">
        <w:r>
          <w:rPr>
            <w:sz w:val="24"/>
            <w:szCs w:val="24"/>
          </w:rPr>
          <w:t>with</w:t>
        </w:r>
      </w:ins>
      <w:ins w:id="771" w:author="Shawn McMurtrey" w:date="2022-10-12T12:44:00Z">
        <w:r>
          <w:rPr>
            <w:sz w:val="24"/>
            <w:szCs w:val="24"/>
          </w:rPr>
          <w:t xml:space="preserve"> </w:t>
        </w:r>
      </w:ins>
      <w:ins w:id="772" w:author="Shawn McMurtrey" w:date="2022-10-12T12:46:00Z">
        <w:r>
          <w:rPr>
            <w:sz w:val="24"/>
            <w:szCs w:val="24"/>
          </w:rPr>
          <w:t>measured changes.</w:t>
        </w:r>
      </w:ins>
      <w:ins w:id="773" w:author="Shawn McMurtrey" w:date="2022-10-12T12:49:00Z">
        <w:r>
          <w:rPr>
            <w:sz w:val="24"/>
            <w:szCs w:val="24"/>
          </w:rPr>
          <w:t xml:space="preserve"> </w:t>
        </w:r>
      </w:ins>
      <w:ins w:id="774" w:author="Shawn McMurtrey" w:date="2022-10-12T12:51:00Z">
        <w:r>
          <w:rPr>
            <w:sz w:val="24"/>
            <w:szCs w:val="24"/>
          </w:rPr>
          <w:t>It should be noted that the seed source was unknow</w:t>
        </w:r>
      </w:ins>
      <w:ins w:id="775" w:author="Shawn McMurtrey" w:date="2022-10-12T12:52:00Z">
        <w:r>
          <w:rPr>
            <w:sz w:val="24"/>
            <w:szCs w:val="24"/>
          </w:rPr>
          <w:t>n for the Apiary site and that this could have influenced growth and yield at the site. Additionally, m</w:t>
        </w:r>
      </w:ins>
      <w:ins w:id="776" w:author="Shawn McMurtrey" w:date="2022-10-12T12:49:00Z">
        <w:r>
          <w:rPr>
            <w:sz w:val="24"/>
            <w:szCs w:val="24"/>
          </w:rPr>
          <w:t xml:space="preserve">odels don’t always account </w:t>
        </w:r>
      </w:ins>
      <w:r>
        <w:rPr>
          <w:sz w:val="24"/>
          <w:szCs w:val="24"/>
        </w:rPr>
        <w:t>for amounts of inoculum within the soil, rate of disease spread, or expected tree loss. There are also many alternate compounding variables that influence forest health, disease spread</w:t>
      </w:r>
      <w:ins w:id="777" w:author="Shawn McMurtrey" w:date="2022-10-17T08:38:00Z">
        <w:r>
          <w:rPr>
            <w:sz w:val="24"/>
            <w:szCs w:val="24"/>
          </w:rPr>
          <w:t xml:space="preserve"> </w:t>
        </w:r>
      </w:ins>
      <w:del w:id="778" w:author="Shawn McMurtrey" w:date="2022-10-17T08:38:00Z">
        <w:r>
          <w:rPr>
            <w:sz w:val="24"/>
            <w:szCs w:val="24"/>
          </w:rPr>
          <w:delText>, and tree mortality,</w:delText>
        </w:r>
      </w:del>
      <w:r>
        <w:rPr>
          <w:sz w:val="24"/>
          <w:szCs w:val="24"/>
        </w:rPr>
        <w:t xml:space="preserve"> such as temperature, soil moisture, and pH levels (Lattin 1998; Angwin, 1985; Hansen et al.,1983). These variables have not been adequately accounted for within this study. Further reproducible studies are needed to better understand FVS and WRDM calibrations, and to assist with refining parameterization and initializing the models for similar forest stands (Maffei et al., 2008). </w:t>
      </w:r>
      <w:del w:id="779" w:author="Shawn McMurtrey" w:date="2022-10-15T16:09:00Z">
        <w:r>
          <w:rPr>
            <w:sz w:val="24"/>
            <w:szCs w:val="24"/>
          </w:rPr>
          <w:delText xml:space="preserve"> </w:delText>
        </w:r>
      </w:del>
    </w:p>
    <w:p w14:paraId="3FBA860D" w14:textId="77777777" w:rsidR="00D47A72" w:rsidRDefault="00D47A72">
      <w:pPr>
        <w:tabs>
          <w:tab w:val="left" w:pos="2520"/>
        </w:tabs>
        <w:spacing w:line="480" w:lineRule="auto"/>
        <w:ind w:firstLine="1440"/>
        <w:rPr>
          <w:ins w:id="780" w:author="Shawn McMurtrey" w:date="2022-10-17T07:46:00Z"/>
          <w:sz w:val="24"/>
          <w:szCs w:val="24"/>
        </w:rPr>
      </w:pPr>
    </w:p>
    <w:p w14:paraId="71B57D1B" w14:textId="77777777" w:rsidR="00D47A72" w:rsidRDefault="00000000">
      <w:pPr>
        <w:spacing w:line="480" w:lineRule="auto"/>
        <w:rPr>
          <w:ins w:id="781" w:author="Shawn McMurtrey" w:date="2022-10-17T07:46:00Z"/>
          <w:sz w:val="24"/>
          <w:szCs w:val="24"/>
        </w:rPr>
      </w:pPr>
      <w:ins w:id="782" w:author="Shawn McMurtrey" w:date="2022-10-17T07:46:00Z">
        <w:r>
          <w:rPr>
            <w:b/>
            <w:sz w:val="24"/>
            <w:szCs w:val="24"/>
          </w:rPr>
          <w:t xml:space="preserve">4.4 </w:t>
        </w:r>
      </w:ins>
      <w:ins w:id="783" w:author="Shawn McMurtrey" w:date="2022-10-17T07:47:00Z">
        <w:r>
          <w:rPr>
            <w:b/>
            <w:sz w:val="24"/>
            <w:szCs w:val="24"/>
          </w:rPr>
          <w:t>M</w:t>
        </w:r>
      </w:ins>
      <w:ins w:id="784" w:author="Shawn McMurtrey" w:date="2022-10-17T07:46:00Z">
        <w:r>
          <w:rPr>
            <w:b/>
            <w:sz w:val="24"/>
            <w:szCs w:val="24"/>
          </w:rPr>
          <w:t>anagement</w:t>
        </w:r>
      </w:ins>
      <w:ins w:id="785" w:author="Shawn McMurtrey" w:date="2022-10-17T07:47:00Z">
        <w:r>
          <w:rPr>
            <w:b/>
            <w:sz w:val="24"/>
            <w:szCs w:val="24"/>
          </w:rPr>
          <w:t xml:space="preserve"> strategies for LRR</w:t>
        </w:r>
      </w:ins>
    </w:p>
    <w:p w14:paraId="5A8D7396" w14:textId="77777777" w:rsidR="00D47A72" w:rsidRDefault="00000000" w:rsidP="00D47A72">
      <w:pPr>
        <w:tabs>
          <w:tab w:val="left" w:pos="2520"/>
        </w:tabs>
        <w:spacing w:line="480" w:lineRule="auto"/>
        <w:ind w:firstLine="720"/>
        <w:rPr>
          <w:sz w:val="24"/>
          <w:szCs w:val="24"/>
        </w:rPr>
        <w:pPrChange w:id="786" w:author="Shawn McMurtrey" w:date="2022-10-18T10:38:00Z">
          <w:pPr>
            <w:tabs>
              <w:tab w:val="left" w:pos="2520"/>
            </w:tabs>
            <w:spacing w:line="480" w:lineRule="auto"/>
            <w:ind w:firstLine="1440"/>
          </w:pPr>
        </w:pPrChange>
      </w:pPr>
      <w:r>
        <w:rPr>
          <w:sz w:val="24"/>
          <w:szCs w:val="24"/>
        </w:rPr>
        <w:t xml:space="preserve">Managing </w:t>
      </w:r>
      <w:ins w:id="787" w:author="Shawn McMurtrey" w:date="2022-10-17T07:48:00Z">
        <w:r>
          <w:rPr>
            <w:sz w:val="24"/>
            <w:szCs w:val="24"/>
          </w:rPr>
          <w:t>for LRR</w:t>
        </w:r>
      </w:ins>
      <w:ins w:id="788" w:author="Shawn McMurtrey" w:date="2022-10-17T07:47:00Z">
        <w:r>
          <w:rPr>
            <w:sz w:val="24"/>
            <w:szCs w:val="24"/>
          </w:rPr>
          <w:t xml:space="preserve"> </w:t>
        </w:r>
      </w:ins>
      <w:ins w:id="789" w:author="Shawn McMurtrey" w:date="2022-10-17T07:48:00Z">
        <w:r>
          <w:rPr>
            <w:sz w:val="24"/>
            <w:szCs w:val="24"/>
          </w:rPr>
          <w:t>has been a long-standing dilemma</w:t>
        </w:r>
      </w:ins>
      <w:ins w:id="790" w:author="Shawn McMurtrey" w:date="2022-10-17T08:33:00Z">
        <w:r>
          <w:rPr>
            <w:sz w:val="24"/>
            <w:szCs w:val="24"/>
          </w:rPr>
          <w:t xml:space="preserve"> that has frustrated </w:t>
        </w:r>
      </w:ins>
      <w:ins w:id="791" w:author="Shawn McMurtrey" w:date="2022-10-18T09:56:00Z">
        <w:r>
          <w:rPr>
            <w:sz w:val="24"/>
            <w:szCs w:val="24"/>
          </w:rPr>
          <w:t xml:space="preserve">land managers and </w:t>
        </w:r>
      </w:ins>
      <w:ins w:id="792" w:author="Shawn McMurtrey" w:date="2022-10-17T08:33:00Z">
        <w:r>
          <w:rPr>
            <w:sz w:val="24"/>
            <w:szCs w:val="24"/>
          </w:rPr>
          <w:t>forest pathologists for m</w:t>
        </w:r>
      </w:ins>
      <w:ins w:id="793" w:author="Shawn McMurtrey" w:date="2022-10-17T08:34:00Z">
        <w:r>
          <w:rPr>
            <w:sz w:val="24"/>
            <w:szCs w:val="24"/>
          </w:rPr>
          <w:t>any decades</w:t>
        </w:r>
      </w:ins>
      <w:ins w:id="794" w:author="Shawn McMurtrey" w:date="2022-10-17T07:48:00Z">
        <w:r>
          <w:rPr>
            <w:sz w:val="24"/>
            <w:szCs w:val="24"/>
          </w:rPr>
          <w:t>. This disease can be</w:t>
        </w:r>
      </w:ins>
      <w:ins w:id="795" w:author="Shawn McMurtrey" w:date="2022-10-17T07:47:00Z">
        <w:r>
          <w:rPr>
            <w:sz w:val="24"/>
            <w:szCs w:val="24"/>
          </w:rPr>
          <w:t xml:space="preserve"> hard to </w:t>
        </w:r>
      </w:ins>
      <w:ins w:id="796" w:author="Shawn McMurtrey" w:date="2022-10-17T07:48:00Z">
        <w:r>
          <w:rPr>
            <w:sz w:val="24"/>
            <w:szCs w:val="24"/>
          </w:rPr>
          <w:t>detect and monitor</w:t>
        </w:r>
      </w:ins>
      <w:ins w:id="797" w:author="Shawn McMurtrey" w:date="2022-10-17T07:49:00Z">
        <w:r>
          <w:rPr>
            <w:sz w:val="24"/>
            <w:szCs w:val="24"/>
          </w:rPr>
          <w:t xml:space="preserve"> </w:t>
        </w:r>
      </w:ins>
      <w:ins w:id="798" w:author="Shawn McMurtrey" w:date="2022-10-17T08:29:00Z">
        <w:r>
          <w:rPr>
            <w:sz w:val="24"/>
            <w:szCs w:val="24"/>
          </w:rPr>
          <w:t>as</w:t>
        </w:r>
      </w:ins>
      <w:ins w:id="799" w:author="Shawn McMurtrey" w:date="2022-10-17T07:49:00Z">
        <w:r>
          <w:rPr>
            <w:sz w:val="24"/>
            <w:szCs w:val="24"/>
          </w:rPr>
          <w:t xml:space="preserve"> it</w:t>
        </w:r>
      </w:ins>
      <w:ins w:id="800" w:author="Shawn McMurtrey" w:date="2022-10-17T08:29:00Z">
        <w:r>
          <w:rPr>
            <w:sz w:val="24"/>
            <w:szCs w:val="24"/>
          </w:rPr>
          <w:t xml:space="preserve"> primarily</w:t>
        </w:r>
      </w:ins>
      <w:ins w:id="801" w:author="Shawn McMurtrey" w:date="2022-10-17T07:49:00Z">
        <w:r>
          <w:rPr>
            <w:sz w:val="24"/>
            <w:szCs w:val="24"/>
          </w:rPr>
          <w:t xml:space="preserve"> occurs under the ground.</w:t>
        </w:r>
      </w:ins>
      <w:ins w:id="802" w:author="Shawn McMurtrey" w:date="2022-10-17T07:51:00Z">
        <w:r>
          <w:rPr>
            <w:sz w:val="24"/>
            <w:szCs w:val="24"/>
          </w:rPr>
          <w:t xml:space="preserve"> Mechanical management options such as thinning</w:t>
        </w:r>
      </w:ins>
      <w:ins w:id="803" w:author="Shawn McMurtrey" w:date="2022-10-17T07:55:00Z">
        <w:r>
          <w:rPr>
            <w:sz w:val="24"/>
            <w:szCs w:val="24"/>
          </w:rPr>
          <w:t>, t</w:t>
        </w:r>
      </w:ins>
      <w:ins w:id="804" w:author="Shawn McMurtrey" w:date="2022-10-17T07:56:00Z">
        <w:r>
          <w:rPr>
            <w:sz w:val="24"/>
            <w:szCs w:val="24"/>
          </w:rPr>
          <w:t>renching</w:t>
        </w:r>
      </w:ins>
      <w:ins w:id="805" w:author="Shawn McMurtrey" w:date="2022-10-17T07:55:00Z">
        <w:r>
          <w:rPr>
            <w:sz w:val="24"/>
            <w:szCs w:val="24"/>
          </w:rPr>
          <w:t xml:space="preserve">, </w:t>
        </w:r>
      </w:ins>
      <w:ins w:id="806" w:author="Shawn McMurtrey" w:date="2022-10-17T07:51:00Z">
        <w:r>
          <w:rPr>
            <w:sz w:val="24"/>
            <w:szCs w:val="24"/>
          </w:rPr>
          <w:t xml:space="preserve">or </w:t>
        </w:r>
      </w:ins>
      <w:ins w:id="807" w:author="Shawn McMurtrey" w:date="2022-10-17T07:52:00Z">
        <w:r>
          <w:rPr>
            <w:sz w:val="24"/>
            <w:szCs w:val="24"/>
          </w:rPr>
          <w:t xml:space="preserve">removing stumps from the soil are </w:t>
        </w:r>
      </w:ins>
      <w:ins w:id="808" w:author="Shawn McMurtrey" w:date="2022-10-17T07:55:00Z">
        <w:r>
          <w:rPr>
            <w:sz w:val="24"/>
            <w:szCs w:val="24"/>
          </w:rPr>
          <w:t>time</w:t>
        </w:r>
      </w:ins>
      <w:ins w:id="809" w:author="Shawn McMurtrey" w:date="2022-10-17T08:31:00Z">
        <w:r>
          <w:rPr>
            <w:sz w:val="24"/>
            <w:szCs w:val="24"/>
          </w:rPr>
          <w:t xml:space="preserve"> consuming</w:t>
        </w:r>
      </w:ins>
      <w:ins w:id="810" w:author="Shawn McMurtrey" w:date="2022-10-17T07:56:00Z">
        <w:r>
          <w:rPr>
            <w:sz w:val="24"/>
            <w:szCs w:val="24"/>
          </w:rPr>
          <w:t xml:space="preserve"> and </w:t>
        </w:r>
      </w:ins>
      <w:ins w:id="811" w:author="Shawn McMurtrey" w:date="2022-10-17T07:52:00Z">
        <w:r>
          <w:rPr>
            <w:sz w:val="24"/>
            <w:szCs w:val="24"/>
          </w:rPr>
          <w:t>costly.</w:t>
        </w:r>
      </w:ins>
      <w:ins w:id="812" w:author="Shawn McMurtrey" w:date="2022-10-17T08:03:00Z">
        <w:r>
          <w:rPr>
            <w:sz w:val="24"/>
            <w:szCs w:val="24"/>
          </w:rPr>
          <w:t xml:space="preserve"> </w:t>
        </w:r>
      </w:ins>
      <w:ins w:id="813" w:author="Shawn McMurtrey" w:date="2022-10-18T09:57:00Z">
        <w:r>
          <w:rPr>
            <w:sz w:val="24"/>
            <w:szCs w:val="24"/>
          </w:rPr>
          <w:t>Removing</w:t>
        </w:r>
      </w:ins>
      <w:ins w:id="814" w:author="Shawn McMurtrey" w:date="2022-10-17T08:03:00Z">
        <w:r>
          <w:rPr>
            <w:sz w:val="24"/>
            <w:szCs w:val="24"/>
          </w:rPr>
          <w:t xml:space="preserve"> </w:t>
        </w:r>
      </w:ins>
      <w:proofErr w:type="gramStart"/>
      <w:ins w:id="815" w:author="Shawn McMurtrey" w:date="2022-10-17T08:34:00Z">
        <w:r>
          <w:rPr>
            <w:sz w:val="24"/>
            <w:szCs w:val="24"/>
          </w:rPr>
          <w:t>all</w:t>
        </w:r>
      </w:ins>
      <w:ins w:id="816" w:author="Shawn McMurtrey" w:date="2022-10-18T09:57:00Z">
        <w:r>
          <w:rPr>
            <w:sz w:val="24"/>
            <w:szCs w:val="24"/>
          </w:rPr>
          <w:t xml:space="preserve"> of</w:t>
        </w:r>
      </w:ins>
      <w:proofErr w:type="gramEnd"/>
      <w:ins w:id="817" w:author="Shawn McMurtrey" w:date="2022-10-17T08:03:00Z">
        <w:r>
          <w:rPr>
            <w:sz w:val="24"/>
            <w:szCs w:val="24"/>
          </w:rPr>
          <w:t xml:space="preserve"> the </w:t>
        </w:r>
      </w:ins>
      <w:ins w:id="818" w:author="Shawn McMurtrey" w:date="2022-10-17T08:31:00Z">
        <w:r>
          <w:rPr>
            <w:sz w:val="24"/>
            <w:szCs w:val="24"/>
          </w:rPr>
          <w:t>inoculum</w:t>
        </w:r>
      </w:ins>
      <w:ins w:id="819" w:author="Shawn McMurtrey" w:date="2022-10-17T08:03:00Z">
        <w:r>
          <w:rPr>
            <w:sz w:val="24"/>
            <w:szCs w:val="24"/>
          </w:rPr>
          <w:t xml:space="preserve"> source from the soil </w:t>
        </w:r>
      </w:ins>
      <w:ins w:id="820" w:author="Shawn McMurtrey" w:date="2022-10-17T08:31:00Z">
        <w:r>
          <w:rPr>
            <w:sz w:val="24"/>
            <w:szCs w:val="24"/>
          </w:rPr>
          <w:t>of</w:t>
        </w:r>
      </w:ins>
      <w:ins w:id="821" w:author="Shawn McMurtrey" w:date="2022-10-17T08:03:00Z">
        <w:r>
          <w:rPr>
            <w:sz w:val="24"/>
            <w:szCs w:val="24"/>
          </w:rPr>
          <w:t xml:space="preserve"> a stie</w:t>
        </w:r>
      </w:ins>
      <w:ins w:id="822" w:author="Shawn McMurtrey" w:date="2022-10-18T09:57:00Z">
        <w:r>
          <w:rPr>
            <w:sz w:val="24"/>
            <w:szCs w:val="24"/>
          </w:rPr>
          <w:t xml:space="preserve"> is going to be nearly impossible</w:t>
        </w:r>
      </w:ins>
      <w:ins w:id="823" w:author="Shawn McMurtrey" w:date="2022-10-17T08:03:00Z">
        <w:r>
          <w:rPr>
            <w:sz w:val="24"/>
            <w:szCs w:val="24"/>
          </w:rPr>
          <w:t xml:space="preserve">. </w:t>
        </w:r>
      </w:ins>
      <w:ins w:id="824" w:author="Shawn McMurtrey" w:date="2022-10-17T07:54:00Z">
        <w:r>
          <w:rPr>
            <w:sz w:val="24"/>
            <w:szCs w:val="24"/>
          </w:rPr>
          <w:t>Harvesting</w:t>
        </w:r>
      </w:ins>
      <w:ins w:id="825" w:author="Shawn McMurtrey" w:date="2022-10-17T07:53:00Z">
        <w:r>
          <w:rPr>
            <w:sz w:val="24"/>
            <w:szCs w:val="24"/>
          </w:rPr>
          <w:t xml:space="preserve"> Douglas-fir and planting alternate hosts </w:t>
        </w:r>
      </w:ins>
      <w:ins w:id="826" w:author="Shawn McMurtrey" w:date="2022-10-17T07:54:00Z">
        <w:r>
          <w:rPr>
            <w:sz w:val="24"/>
            <w:szCs w:val="24"/>
          </w:rPr>
          <w:t>might not be</w:t>
        </w:r>
      </w:ins>
      <w:ins w:id="827" w:author="Shawn McMurtrey" w:date="2022-10-17T07:58:00Z">
        <w:r>
          <w:rPr>
            <w:sz w:val="24"/>
            <w:szCs w:val="24"/>
          </w:rPr>
          <w:t xml:space="preserve"> effective or</w:t>
        </w:r>
      </w:ins>
      <w:ins w:id="828" w:author="Shawn McMurtrey" w:date="2022-10-17T07:54:00Z">
        <w:r>
          <w:rPr>
            <w:sz w:val="24"/>
            <w:szCs w:val="24"/>
          </w:rPr>
          <w:t xml:space="preserve"> economically feasible in some areas. </w:t>
        </w:r>
      </w:ins>
      <w:ins w:id="829" w:author="Shawn McMurtrey" w:date="2022-10-17T08:09:00Z">
        <w:r>
          <w:rPr>
            <w:sz w:val="24"/>
            <w:szCs w:val="24"/>
          </w:rPr>
          <w:t xml:space="preserve">From the results of this paper, mechanical thinning and alternate host </w:t>
        </w:r>
      </w:ins>
      <w:ins w:id="830" w:author="Shawn McMurtrey" w:date="2022-10-17T08:10:00Z">
        <w:r>
          <w:rPr>
            <w:sz w:val="24"/>
            <w:szCs w:val="24"/>
          </w:rPr>
          <w:t>rotations do not seem to be viable management option</w:t>
        </w:r>
      </w:ins>
      <w:ins w:id="831" w:author="Shawn McMurtrey" w:date="2022-10-17T20:35:00Z">
        <w:r>
          <w:rPr>
            <w:sz w:val="24"/>
            <w:szCs w:val="24"/>
          </w:rPr>
          <w:t>s</w:t>
        </w:r>
      </w:ins>
      <w:ins w:id="832" w:author="Shawn McMurtrey" w:date="2022-10-17T08:10:00Z">
        <w:r>
          <w:rPr>
            <w:sz w:val="24"/>
            <w:szCs w:val="24"/>
          </w:rPr>
          <w:t xml:space="preserve"> for </w:t>
        </w:r>
        <w:r>
          <w:rPr>
            <w:sz w:val="24"/>
            <w:szCs w:val="24"/>
          </w:rPr>
          <w:lastRenderedPageBreak/>
          <w:t>LRR.</w:t>
        </w:r>
      </w:ins>
      <w:ins w:id="833" w:author="Shawn McMurtrey" w:date="2022-10-17T15:14:00Z">
        <w:r>
          <w:rPr>
            <w:sz w:val="24"/>
            <w:szCs w:val="24"/>
          </w:rPr>
          <w:t xml:space="preserve"> </w:t>
        </w:r>
      </w:ins>
      <w:ins w:id="834" w:author="Shawn McMurtrey" w:date="2022-10-17T08:11:00Z">
        <w:r>
          <w:rPr>
            <w:sz w:val="24"/>
            <w:szCs w:val="24"/>
          </w:rPr>
          <w:t>Potential</w:t>
        </w:r>
      </w:ins>
      <w:ins w:id="835" w:author="Shawn McMurtrey" w:date="2022-10-17T08:09:00Z">
        <w:r>
          <w:rPr>
            <w:sz w:val="24"/>
            <w:szCs w:val="24"/>
          </w:rPr>
          <w:t xml:space="preserve"> future solution</w:t>
        </w:r>
      </w:ins>
      <w:ins w:id="836" w:author="Shawn McMurtrey" w:date="2022-10-17T08:11:00Z">
        <w:r>
          <w:rPr>
            <w:sz w:val="24"/>
            <w:szCs w:val="24"/>
          </w:rPr>
          <w:t>s</w:t>
        </w:r>
      </w:ins>
      <w:ins w:id="837" w:author="Shawn McMurtrey" w:date="2022-10-17T08:04:00Z">
        <w:r>
          <w:rPr>
            <w:sz w:val="24"/>
            <w:szCs w:val="24"/>
          </w:rPr>
          <w:t xml:space="preserve"> might be</w:t>
        </w:r>
      </w:ins>
      <w:ins w:id="838" w:author="Shawn McMurtrey" w:date="2022-10-17T08:10:00Z">
        <w:r>
          <w:rPr>
            <w:sz w:val="24"/>
            <w:szCs w:val="24"/>
          </w:rPr>
          <w:t xml:space="preserve"> </w:t>
        </w:r>
      </w:ins>
      <w:ins w:id="839" w:author="Shawn McMurtrey" w:date="2022-10-17T15:12:00Z">
        <w:r>
          <w:rPr>
            <w:sz w:val="24"/>
            <w:szCs w:val="24"/>
          </w:rPr>
          <w:t xml:space="preserve">modifying the genome of Douglas-fir through </w:t>
        </w:r>
      </w:ins>
      <w:ins w:id="840" w:author="Shawn McMurtrey" w:date="2022-10-17T15:15:00Z">
        <w:r>
          <w:rPr>
            <w:sz w:val="24"/>
            <w:szCs w:val="24"/>
          </w:rPr>
          <w:t xml:space="preserve">a customized </w:t>
        </w:r>
      </w:ins>
      <w:ins w:id="841" w:author="Shawn McMurtrey" w:date="2022-10-17T15:13:00Z">
        <w:r>
          <w:rPr>
            <w:sz w:val="24"/>
            <w:szCs w:val="24"/>
          </w:rPr>
          <w:t>transcription activator-like effector</w:t>
        </w:r>
      </w:ins>
      <w:ins w:id="842" w:author="Shawn McMurtrey" w:date="2022-10-17T20:36:00Z">
        <w:r>
          <w:rPr>
            <w:sz w:val="24"/>
            <w:szCs w:val="24"/>
          </w:rPr>
          <w:t xml:space="preserve"> (TALE)</w:t>
        </w:r>
      </w:ins>
      <w:ins w:id="843" w:author="Shawn McMurtrey" w:date="2022-10-17T15:13:00Z">
        <w:r>
          <w:rPr>
            <w:sz w:val="24"/>
            <w:szCs w:val="24"/>
          </w:rPr>
          <w:t xml:space="preserve"> protein that ha</w:t>
        </w:r>
      </w:ins>
      <w:ins w:id="844" w:author="Shawn McMurtrey" w:date="2022-10-17T15:16:00Z">
        <w:r>
          <w:rPr>
            <w:sz w:val="24"/>
            <w:szCs w:val="24"/>
          </w:rPr>
          <w:t>s</w:t>
        </w:r>
      </w:ins>
      <w:ins w:id="845" w:author="Shawn McMurtrey" w:date="2022-10-17T15:13:00Z">
        <w:r>
          <w:rPr>
            <w:sz w:val="24"/>
            <w:szCs w:val="24"/>
          </w:rPr>
          <w:t xml:space="preserve"> been used with success for </w:t>
        </w:r>
      </w:ins>
      <w:ins w:id="846" w:author="Shawn McMurtrey" w:date="2022-10-17T15:14:00Z">
        <w:r>
          <w:rPr>
            <w:sz w:val="24"/>
            <w:szCs w:val="24"/>
          </w:rPr>
          <w:t>resistance in crops and livestock</w:t>
        </w:r>
      </w:ins>
      <w:ins w:id="847" w:author="Shawn McMurtrey" w:date="2022-10-17T15:15:00Z">
        <w:r>
          <w:rPr>
            <w:sz w:val="24"/>
            <w:szCs w:val="24"/>
          </w:rPr>
          <w:t xml:space="preserve"> (Cook et al., 2013)</w:t>
        </w:r>
      </w:ins>
      <w:ins w:id="848" w:author="Shawn McMurtrey" w:date="2022-10-17T15:14:00Z">
        <w:r>
          <w:rPr>
            <w:sz w:val="24"/>
            <w:szCs w:val="24"/>
          </w:rPr>
          <w:t>.</w:t>
        </w:r>
      </w:ins>
      <w:ins w:id="849" w:author="Shawn McMurtrey" w:date="2022-10-17T08:18:00Z">
        <w:r>
          <w:rPr>
            <w:sz w:val="24"/>
            <w:szCs w:val="24"/>
          </w:rPr>
          <w:t xml:space="preserve"> </w:t>
        </w:r>
      </w:ins>
      <w:ins w:id="850" w:author="Shawn McMurtrey" w:date="2022-10-18T10:37:00Z">
        <w:r>
          <w:rPr>
            <w:sz w:val="24"/>
            <w:szCs w:val="24"/>
          </w:rPr>
          <w:t>More</w:t>
        </w:r>
      </w:ins>
      <w:ins w:id="851" w:author="Shawn McMurtrey" w:date="2022-10-18T10:36:00Z">
        <w:r>
          <w:rPr>
            <w:sz w:val="24"/>
            <w:szCs w:val="24"/>
          </w:rPr>
          <w:t xml:space="preserve"> </w:t>
        </w:r>
      </w:ins>
      <w:ins w:id="852" w:author="Shawn McMurtrey" w:date="2022-10-18T10:37:00Z">
        <w:r>
          <w:rPr>
            <w:sz w:val="24"/>
            <w:szCs w:val="24"/>
          </w:rPr>
          <w:t xml:space="preserve">high-resolution </w:t>
        </w:r>
      </w:ins>
      <w:ins w:id="853" w:author="Shawn McMurtrey" w:date="2022-10-18T10:36:00Z">
        <w:r>
          <w:rPr>
            <w:sz w:val="24"/>
            <w:szCs w:val="24"/>
          </w:rPr>
          <w:t xml:space="preserve">genomic data from both </w:t>
        </w:r>
      </w:ins>
      <w:ins w:id="854" w:author="Shawn McMurtrey" w:date="2022-10-18T10:37:00Z">
        <w:r>
          <w:rPr>
            <w:i/>
            <w:iCs/>
            <w:sz w:val="24"/>
            <w:szCs w:val="24"/>
          </w:rPr>
          <w:t>C. sulphurascens</w:t>
        </w:r>
        <w:r>
          <w:rPr>
            <w:sz w:val="24"/>
            <w:szCs w:val="24"/>
          </w:rPr>
          <w:t xml:space="preserve"> and</w:t>
        </w:r>
      </w:ins>
      <w:ins w:id="855" w:author="Shawn McMurtrey" w:date="2022-10-18T10:36:00Z">
        <w:r>
          <w:rPr>
            <w:sz w:val="24"/>
            <w:szCs w:val="24"/>
          </w:rPr>
          <w:t xml:space="preserve"> </w:t>
        </w:r>
      </w:ins>
      <w:ins w:id="856" w:author="Shawn McMurtrey" w:date="2022-10-18T10:37:00Z">
        <w:r>
          <w:rPr>
            <w:sz w:val="24"/>
            <w:szCs w:val="24"/>
          </w:rPr>
          <w:t>the Douglas-fir</w:t>
        </w:r>
      </w:ins>
      <w:ins w:id="857" w:author="Shawn McMurtrey" w:date="2022-10-18T10:36:00Z">
        <w:r>
          <w:rPr>
            <w:sz w:val="24"/>
            <w:szCs w:val="24"/>
          </w:rPr>
          <w:t xml:space="preserve"> will allow for better understanding of the interactions and infection mechanisms.</w:t>
        </w:r>
      </w:ins>
      <w:ins w:id="858" w:author="Shawn McMurtrey" w:date="2022-10-18T10:37:00Z">
        <w:r>
          <w:rPr>
            <w:sz w:val="24"/>
            <w:szCs w:val="24"/>
          </w:rPr>
          <w:t xml:space="preserve"> </w:t>
        </w:r>
      </w:ins>
      <w:ins w:id="859" w:author="Shawn McMurtrey" w:date="2022-10-17T20:32:00Z">
        <w:r>
          <w:rPr>
            <w:sz w:val="24"/>
            <w:szCs w:val="24"/>
          </w:rPr>
          <w:t>Until</w:t>
        </w:r>
      </w:ins>
      <w:ins w:id="860" w:author="Shawn McMurtrey" w:date="2022-10-17T20:31:00Z">
        <w:r>
          <w:rPr>
            <w:sz w:val="24"/>
            <w:szCs w:val="24"/>
          </w:rPr>
          <w:t xml:space="preserve"> </w:t>
        </w:r>
      </w:ins>
      <w:ins w:id="861" w:author="Shawn McMurtrey" w:date="2022-10-17T20:32:00Z">
        <w:r>
          <w:rPr>
            <w:sz w:val="24"/>
            <w:szCs w:val="24"/>
          </w:rPr>
          <w:t xml:space="preserve">the breeding or development of </w:t>
        </w:r>
      </w:ins>
      <w:ins w:id="862" w:author="Shawn McMurtrey" w:date="2022-10-17T20:31:00Z">
        <w:r>
          <w:rPr>
            <w:sz w:val="24"/>
            <w:szCs w:val="24"/>
          </w:rPr>
          <w:t>Douglas-fir</w:t>
        </w:r>
      </w:ins>
      <w:ins w:id="863" w:author="Shawn McMurtrey" w:date="2022-10-17T20:32:00Z">
        <w:r>
          <w:rPr>
            <w:sz w:val="24"/>
            <w:szCs w:val="24"/>
          </w:rPr>
          <w:t xml:space="preserve"> resistance to </w:t>
        </w:r>
        <w:r>
          <w:rPr>
            <w:i/>
            <w:iCs/>
            <w:sz w:val="24"/>
            <w:szCs w:val="24"/>
          </w:rPr>
          <w:t>C. sulphurascens</w:t>
        </w:r>
        <w:r>
          <w:rPr>
            <w:sz w:val="24"/>
            <w:szCs w:val="24"/>
          </w:rPr>
          <w:t xml:space="preserve">, </w:t>
        </w:r>
      </w:ins>
      <w:ins w:id="864" w:author="Shawn McMurtrey" w:date="2022-10-17T20:31:00Z">
        <w:r>
          <w:rPr>
            <w:sz w:val="24"/>
            <w:szCs w:val="24"/>
          </w:rPr>
          <w:t xml:space="preserve">replacing </w:t>
        </w:r>
      </w:ins>
      <w:ins w:id="865" w:author="Shawn McMurtrey" w:date="2022-10-17T20:32:00Z">
        <w:r>
          <w:rPr>
            <w:sz w:val="24"/>
            <w:szCs w:val="24"/>
          </w:rPr>
          <w:t xml:space="preserve">infected sites with </w:t>
        </w:r>
      </w:ins>
      <w:ins w:id="866" w:author="Shawn McMurtrey" w:date="2022-10-18T09:58:00Z">
        <w:r>
          <w:rPr>
            <w:sz w:val="24"/>
            <w:szCs w:val="24"/>
          </w:rPr>
          <w:t xml:space="preserve">only </w:t>
        </w:r>
      </w:ins>
      <w:ins w:id="867" w:author="Shawn McMurtrey" w:date="2022-10-17T20:33:00Z">
        <w:r>
          <w:rPr>
            <w:sz w:val="24"/>
            <w:szCs w:val="24"/>
          </w:rPr>
          <w:t>Douglas-fir is going to continue t</w:t>
        </w:r>
      </w:ins>
      <w:ins w:id="868" w:author="Shawn McMurtrey" w:date="2022-10-17T20:34:00Z">
        <w:r>
          <w:rPr>
            <w:sz w:val="24"/>
            <w:szCs w:val="24"/>
          </w:rPr>
          <w:t>he</w:t>
        </w:r>
      </w:ins>
      <w:ins w:id="869" w:author="Shawn McMurtrey" w:date="2022-10-17T20:33:00Z">
        <w:r>
          <w:rPr>
            <w:sz w:val="24"/>
            <w:szCs w:val="24"/>
          </w:rPr>
          <w:t xml:space="preserve"> cycle of mortality from LRR a</w:t>
        </w:r>
      </w:ins>
      <w:ins w:id="870" w:author="Shawn McMurtrey" w:date="2022-10-17T20:34:00Z">
        <w:r>
          <w:rPr>
            <w:sz w:val="24"/>
            <w:szCs w:val="24"/>
          </w:rPr>
          <w:t>nd reduced yields</w:t>
        </w:r>
      </w:ins>
      <w:ins w:id="871" w:author="Shawn McMurtrey" w:date="2022-10-17T20:33:00Z">
        <w:r>
          <w:rPr>
            <w:sz w:val="24"/>
            <w:szCs w:val="24"/>
          </w:rPr>
          <w:t xml:space="preserve">. </w:t>
        </w:r>
      </w:ins>
    </w:p>
    <w:p w14:paraId="7F982837" w14:textId="77777777" w:rsidR="00D47A72" w:rsidRDefault="00000000">
      <w:pPr>
        <w:spacing w:line="480" w:lineRule="auto"/>
        <w:ind w:firstLine="720"/>
        <w:rPr>
          <w:del w:id="872" w:author="Shawn McMurtrey" w:date="2022-10-14T12:16:00Z"/>
          <w:sz w:val="24"/>
          <w:szCs w:val="24"/>
        </w:rPr>
      </w:pPr>
      <w:r>
        <w:rPr>
          <w:sz w:val="24"/>
          <w:szCs w:val="24"/>
        </w:rPr>
        <w:t>There is much uncertainty related to global environmental change and the effects it might have on forest pathogens. Management strategies such as the impacts of thinning on LRR, have not been adequately studied, and should continue to be investigated with the use of conventional forestry measurements (</w:t>
      </w:r>
      <w:r>
        <w:rPr>
          <w:sz w:val="24"/>
          <w:szCs w:val="24"/>
          <w:highlight w:val="white"/>
        </w:rPr>
        <w:t>Cook et al., 2013)</w:t>
      </w:r>
      <w:r>
        <w:rPr>
          <w:sz w:val="24"/>
          <w:szCs w:val="24"/>
        </w:rPr>
        <w:t>. Additionally, alternate host rotation studies are further needed to better understand different forest management strategies for areas with a high presence of forest pathogens. More information on current distribution of accurately identified pathogens is also critically needed (Klopfenstein et al., 2009). This is imperative within a rapidly changing climate as the host/pathogen interactions will need to be observed and monitored</w:t>
      </w:r>
      <w:ins w:id="873" w:author="Shawn McMurtrey" w:date="2022-10-12T14:23:00Z">
        <w:r>
          <w:rPr>
            <w:sz w:val="24"/>
            <w:szCs w:val="24"/>
          </w:rPr>
          <w:t>.</w:t>
        </w:r>
      </w:ins>
      <w:del w:id="874" w:author="Shawn McMurtrey" w:date="2022-10-12T14:23:00Z">
        <w:r>
          <w:rPr>
            <w:sz w:val="24"/>
            <w:szCs w:val="24"/>
          </w:rPr>
          <w:delText>,</w:delText>
        </w:r>
      </w:del>
      <w:r>
        <w:rPr>
          <w:sz w:val="24"/>
          <w:szCs w:val="24"/>
        </w:rPr>
        <w:t xml:space="preserve"> </w:t>
      </w:r>
      <w:del w:id="875" w:author="Shawn McMurtrey" w:date="2022-10-12T14:23:00Z">
        <w:r>
          <w:rPr>
            <w:sz w:val="24"/>
            <w:szCs w:val="24"/>
          </w:rPr>
          <w:delText>while a</w:delText>
        </w:r>
      </w:del>
      <w:ins w:id="876" w:author="Shawn McMurtrey" w:date="2022-10-12T14:23:00Z">
        <w:r>
          <w:rPr>
            <w:sz w:val="24"/>
            <w:szCs w:val="24"/>
          </w:rPr>
          <w:t>A</w:t>
        </w:r>
      </w:ins>
      <w:r>
        <w:rPr>
          <w:sz w:val="24"/>
          <w:szCs w:val="24"/>
        </w:rPr>
        <w:t>daptations will</w:t>
      </w:r>
      <w:ins w:id="877" w:author="Shawn McMurtrey" w:date="2022-10-12T14:23:00Z">
        <w:r>
          <w:rPr>
            <w:sz w:val="24"/>
            <w:szCs w:val="24"/>
          </w:rPr>
          <w:t xml:space="preserve"> also</w:t>
        </w:r>
      </w:ins>
      <w:r>
        <w:rPr>
          <w:sz w:val="24"/>
          <w:szCs w:val="24"/>
        </w:rPr>
        <w:t xml:space="preserve"> need to be made to deviations of what was once considered more consistent </w:t>
      </w:r>
      <w:proofErr w:type="spellStart"/>
      <w:r>
        <w:rPr>
          <w:sz w:val="24"/>
          <w:szCs w:val="24"/>
        </w:rPr>
        <w:t>management</w:t>
      </w:r>
      <w:ins w:id="878" w:author="Shawn McMurtrey" w:date="2022-10-18T10:38:00Z">
        <w:r>
          <w:rPr>
            <w:sz w:val="24"/>
            <w:szCs w:val="24"/>
          </w:rPr>
          <w:t>.</w:t>
        </w:r>
      </w:ins>
      <w:del w:id="879" w:author="Shawn McMurtrey" w:date="2022-10-18T10:38:00Z">
        <w:r>
          <w:rPr>
            <w:sz w:val="24"/>
            <w:szCs w:val="24"/>
          </w:rPr>
          <w:delText>.</w:delText>
        </w:r>
      </w:del>
    </w:p>
    <w:p w14:paraId="0B4BC74F" w14:textId="77777777" w:rsidR="00D47A72" w:rsidRDefault="00000000">
      <w:pPr>
        <w:spacing w:line="480" w:lineRule="auto"/>
        <w:ind w:firstLine="720"/>
        <w:rPr>
          <w:sz w:val="24"/>
          <w:szCs w:val="24"/>
        </w:rPr>
      </w:pPr>
      <w:r>
        <w:rPr>
          <w:sz w:val="24"/>
          <w:szCs w:val="24"/>
          <w:highlight w:val="white"/>
        </w:rPr>
        <w:t>Guidelines</w:t>
      </w:r>
      <w:proofErr w:type="spellEnd"/>
      <w:r>
        <w:rPr>
          <w:sz w:val="24"/>
          <w:szCs w:val="24"/>
          <w:highlight w:val="white"/>
        </w:rPr>
        <w:t xml:space="preserve"> drawn up from publications can serve as a basis for facilitating better management of infected stands.</w:t>
      </w:r>
      <w:r>
        <w:rPr>
          <w:sz w:val="24"/>
          <w:szCs w:val="24"/>
        </w:rPr>
        <w:t xml:space="preserve"> Better understanding of management systems surrounding LRR can help to increase land expectation value</w:t>
      </w:r>
      <w:ins w:id="880" w:author="Shawn McMurtrey" w:date="2022-10-17T14:01:00Z">
        <w:r>
          <w:rPr>
            <w:sz w:val="24"/>
            <w:szCs w:val="24"/>
          </w:rPr>
          <w:t xml:space="preserve"> and reduce the risk of fire. </w:t>
        </w:r>
      </w:ins>
      <w:del w:id="881" w:author="Shawn McMurtrey" w:date="2022-10-17T14:01:00Z">
        <w:r>
          <w:rPr>
            <w:sz w:val="24"/>
            <w:szCs w:val="24"/>
          </w:rPr>
          <w:delText>, while also helping to preserve biodiversity and forest ecosystems</w:delText>
        </w:r>
      </w:del>
      <w:r>
        <w:rPr>
          <w:sz w:val="24"/>
          <w:szCs w:val="24"/>
        </w:rPr>
        <w:t xml:space="preserve">. Through this study, </w:t>
      </w:r>
      <w:r>
        <w:rPr>
          <w:sz w:val="24"/>
          <w:szCs w:val="24"/>
        </w:rPr>
        <w:lastRenderedPageBreak/>
        <w:t xml:space="preserve">new insight was gained on LRR incidence with respect to thinning for drought and fire suppression. An increased knowledge was also gained concerning alternate host rotations for </w:t>
      </w:r>
      <w:ins w:id="882" w:author="Shawn McMurtrey" w:date="2022-10-12T14:25:00Z">
        <w:r>
          <w:rPr>
            <w:sz w:val="24"/>
            <w:szCs w:val="24"/>
          </w:rPr>
          <w:t xml:space="preserve">LRR </w:t>
        </w:r>
      </w:ins>
      <w:del w:id="883" w:author="Shawn McMurtrey" w:date="2022-10-12T14:25:00Z">
        <w:r>
          <w:rPr>
            <w:sz w:val="24"/>
            <w:szCs w:val="24"/>
          </w:rPr>
          <w:delText>long-term</w:delText>
        </w:r>
      </w:del>
      <w:r>
        <w:rPr>
          <w:sz w:val="24"/>
          <w:szCs w:val="24"/>
        </w:rPr>
        <w:t xml:space="preserve"> forest management strategies. </w:t>
      </w:r>
      <w:ins w:id="884" w:author="Shawn McMurtrey" w:date="2022-08-14T14:53:00Z">
        <w:r>
          <w:rPr>
            <w:sz w:val="24"/>
            <w:szCs w:val="24"/>
          </w:rPr>
          <w:t xml:space="preserve"> </w:t>
        </w:r>
      </w:ins>
    </w:p>
    <w:p w14:paraId="7529E8F4" w14:textId="77777777" w:rsidR="00D47A72" w:rsidRDefault="00D47A72">
      <w:pPr>
        <w:spacing w:line="480" w:lineRule="auto"/>
        <w:rPr>
          <w:sz w:val="24"/>
          <w:szCs w:val="24"/>
        </w:rPr>
      </w:pPr>
    </w:p>
    <w:p w14:paraId="63DACEE0" w14:textId="77777777" w:rsidR="00D47A72" w:rsidRDefault="00000000">
      <w:pPr>
        <w:spacing w:line="480" w:lineRule="auto"/>
        <w:rPr>
          <w:b/>
          <w:sz w:val="28"/>
          <w:szCs w:val="28"/>
        </w:rPr>
      </w:pPr>
      <w:r>
        <w:rPr>
          <w:b/>
          <w:sz w:val="28"/>
          <w:szCs w:val="28"/>
        </w:rPr>
        <w:t>Data Availability Statement</w:t>
      </w:r>
    </w:p>
    <w:p w14:paraId="5C3F597D" w14:textId="77777777" w:rsidR="00D47A72" w:rsidRDefault="00000000">
      <w:pPr>
        <w:spacing w:line="480" w:lineRule="auto"/>
        <w:rPr>
          <w:sz w:val="24"/>
          <w:szCs w:val="24"/>
        </w:rPr>
      </w:pPr>
      <w:proofErr w:type="gramStart"/>
      <w:r>
        <w:rPr>
          <w:sz w:val="24"/>
          <w:szCs w:val="24"/>
        </w:rPr>
        <w:t>Raw data files,</w:t>
      </w:r>
      <w:proofErr w:type="gramEnd"/>
      <w:r>
        <w:rPr>
          <w:sz w:val="24"/>
          <w:szCs w:val="24"/>
        </w:rPr>
        <w:t xml:space="preserve"> cleaned data files, and detailed data cleaning methods for the Woods Creek study can be found at the following </w:t>
      </w:r>
      <w:proofErr w:type="spellStart"/>
      <w:r>
        <w:rPr>
          <w:sz w:val="24"/>
          <w:szCs w:val="24"/>
        </w:rPr>
        <w:t>Github</w:t>
      </w:r>
      <w:proofErr w:type="spellEnd"/>
      <w:r>
        <w:rPr>
          <w:sz w:val="24"/>
          <w:szCs w:val="24"/>
        </w:rPr>
        <w:t xml:space="preserve"> repository: </w:t>
      </w:r>
      <w:hyperlink r:id="rId52">
        <w:r>
          <w:rPr>
            <w:rStyle w:val="Hyperlink"/>
            <w:sz w:val="24"/>
            <w:szCs w:val="24"/>
          </w:rPr>
          <w:t>https://github.com/mcmurtrs/WoodsCreek</w:t>
        </w:r>
      </w:hyperlink>
      <w:r>
        <w:rPr>
          <w:sz w:val="24"/>
          <w:szCs w:val="24"/>
        </w:rPr>
        <w:t xml:space="preserve">. All details and files used for FVS and WRDM (parameters used, input files, output files, and log files) can be found at the same </w:t>
      </w:r>
      <w:proofErr w:type="spellStart"/>
      <w:r>
        <w:rPr>
          <w:sz w:val="24"/>
          <w:szCs w:val="24"/>
        </w:rPr>
        <w:t>Github</w:t>
      </w:r>
      <w:proofErr w:type="spellEnd"/>
      <w:r>
        <w:rPr>
          <w:sz w:val="24"/>
          <w:szCs w:val="24"/>
        </w:rPr>
        <w:t xml:space="preserve"> repository. Additional data will be made available upon request.   </w:t>
      </w:r>
    </w:p>
    <w:p w14:paraId="055902C1" w14:textId="77777777" w:rsidR="00D47A72" w:rsidRDefault="00D47A72">
      <w:pPr>
        <w:spacing w:line="480" w:lineRule="auto"/>
        <w:rPr>
          <w:sz w:val="24"/>
          <w:szCs w:val="24"/>
        </w:rPr>
      </w:pPr>
    </w:p>
    <w:p w14:paraId="42CB60A2" w14:textId="77777777" w:rsidR="00D47A72" w:rsidRDefault="00000000">
      <w:pPr>
        <w:spacing w:line="480" w:lineRule="auto"/>
        <w:rPr>
          <w:sz w:val="24"/>
          <w:szCs w:val="24"/>
        </w:rPr>
      </w:pPr>
      <w:r>
        <w:rPr>
          <w:b/>
          <w:sz w:val="28"/>
          <w:szCs w:val="28"/>
        </w:rPr>
        <w:t>Acknowledgements</w:t>
      </w:r>
      <w:r>
        <w:rPr>
          <w:b/>
          <w:sz w:val="28"/>
          <w:szCs w:val="28"/>
        </w:rPr>
        <w:br/>
      </w:r>
      <w:del w:id="885" w:author="Shawn McMurtrey" w:date="2022-08-19T10:00:00Z">
        <w:r>
          <w:rPr>
            <w:b/>
            <w:sz w:val="28"/>
            <w:szCs w:val="28"/>
          </w:rPr>
          <w:delText xml:space="preserve">Funding was provided by the _________________. </w:delText>
        </w:r>
      </w:del>
      <w:r>
        <w:t xml:space="preserve">Funding </w:t>
      </w:r>
      <w:ins w:id="886" w:author="Shawn McMurtrey" w:date="2022-08-19T10:01:00Z">
        <w:r>
          <w:t xml:space="preserve">for these two studies </w:t>
        </w:r>
      </w:ins>
      <w:r>
        <w:t>was</w:t>
      </w:r>
      <w:del w:id="887" w:author="Shawn McMurtrey" w:date="2022-09-11T19:10:00Z">
        <w:r>
          <w:delText xml:space="preserve"> also</w:delText>
        </w:r>
      </w:del>
      <w:r>
        <w:t xml:space="preserve"> provided by the Agricultural Research Foundation at Oregon State University</w:t>
      </w:r>
      <w:ins w:id="888" w:author="Shawn McMurtrey" w:date="2022-09-11T19:10:00Z">
        <w:r>
          <w:t xml:space="preserve"> and</w:t>
        </w:r>
      </w:ins>
      <w:ins w:id="889" w:author="Shawn McMurtrey" w:date="2022-08-19T10:01:00Z">
        <w:r>
          <w:t xml:space="preserve"> USFS grant ___________</w:t>
        </w:r>
      </w:ins>
      <w:ins w:id="890" w:author="Shawn McMurtrey" w:date="2022-09-11T19:11:00Z">
        <w:r>
          <w:t>. T</w:t>
        </w:r>
      </w:ins>
      <w:ins w:id="891" w:author="Shawn McMurtrey" w:date="2022-08-19T10:01:00Z">
        <w:r>
          <w:t xml:space="preserve">he </w:t>
        </w:r>
        <w:proofErr w:type="spellStart"/>
        <w:r>
          <w:t>Weyheiser</w:t>
        </w:r>
      </w:ins>
      <w:proofErr w:type="spellEnd"/>
      <w:ins w:id="892" w:author="Shawn McMurtrey" w:date="2022-08-19T10:07:00Z">
        <w:r>
          <w:t xml:space="preserve"> Co. provided _______________</w:t>
        </w:r>
      </w:ins>
      <w:ins w:id="893" w:author="Shawn McMurtrey" w:date="2022-08-19T10:04:00Z">
        <w:r>
          <w:t xml:space="preserve">. </w:t>
        </w:r>
      </w:ins>
      <w:del w:id="894" w:author="Shawn McMurtrey" w:date="2022-08-19T10:01:00Z">
        <w:r>
          <w:delText>.</w:delText>
        </w:r>
      </w:del>
      <w:del w:id="895" w:author="Shawn McMurtrey" w:date="2022-08-19T10:04:00Z">
        <w:r>
          <w:delText xml:space="preserve"> </w:delText>
        </w:r>
      </w:del>
      <w:ins w:id="896" w:author="Shawn McMurtrey" w:date="2022-08-19T10:02:00Z">
        <w:r>
          <w:t>Logging, regeneration, data</w:t>
        </w:r>
      </w:ins>
      <w:ins w:id="897" w:author="Shawn McMurtrey" w:date="2022-08-19T10:03:00Z">
        <w:r>
          <w:t xml:space="preserve"> collection, and funding</w:t>
        </w:r>
      </w:ins>
      <w:ins w:id="898" w:author="Shawn McMurtrey" w:date="2022-08-19T10:02:00Z">
        <w:r>
          <w:t xml:space="preserve"> was provided by the </w:t>
        </w:r>
      </w:ins>
      <w:ins w:id="899" w:author="Shawn McMurtrey" w:date="2022-08-19T10:04:00Z">
        <w:r>
          <w:t xml:space="preserve">International Paper </w:t>
        </w:r>
        <w:proofErr w:type="gramStart"/>
        <w:r>
          <w:t>Co</w:t>
        </w:r>
      </w:ins>
      <w:ins w:id="900" w:author="Shawn McMurtrey" w:date="2022-08-19T10:07:00Z">
        <w:r>
          <w:t>.</w:t>
        </w:r>
      </w:ins>
      <w:ins w:id="901" w:author="Shawn McMurtrey" w:date="2022-08-19T10:04:00Z">
        <w:r>
          <w:t>.</w:t>
        </w:r>
        <w:proofErr w:type="gramEnd"/>
        <w:r>
          <w:t xml:space="preserve"> </w:t>
        </w:r>
      </w:ins>
      <w:r>
        <w:t xml:space="preserve">The authors would like to thank Wendy Sutton, Paul Reeser, and all others responsible for establishing the plot networks and helping to collect data over the years. We also would like to thank Katherine </w:t>
      </w:r>
      <w:proofErr w:type="spellStart"/>
      <w:r>
        <w:t>Tallan</w:t>
      </w:r>
      <w:proofErr w:type="spellEnd"/>
      <w:r>
        <w:t xml:space="preserve"> and James Molyneux for statistical recommendations and consultation. The authors also extend their gratitude to Patrick Bennett, Lance David, and the FVS staff for guidance on FVS and WRDM modeling.   </w:t>
      </w:r>
    </w:p>
    <w:p w14:paraId="0F46FB60" w14:textId="77777777" w:rsidR="00D47A72" w:rsidRDefault="00D47A72">
      <w:pPr>
        <w:spacing w:line="480" w:lineRule="auto"/>
        <w:rPr>
          <w:b/>
          <w:sz w:val="28"/>
          <w:szCs w:val="28"/>
        </w:rPr>
      </w:pPr>
    </w:p>
    <w:p w14:paraId="31264128" w14:textId="77777777" w:rsidR="00D47A72" w:rsidRDefault="00000000">
      <w:pPr>
        <w:spacing w:line="480" w:lineRule="auto"/>
        <w:rPr>
          <w:sz w:val="24"/>
          <w:szCs w:val="24"/>
        </w:rPr>
      </w:pPr>
      <w:r>
        <w:rPr>
          <w:b/>
          <w:sz w:val="28"/>
          <w:szCs w:val="28"/>
        </w:rPr>
        <w:lastRenderedPageBreak/>
        <w:t>References</w:t>
      </w:r>
    </w:p>
    <w:p w14:paraId="239E669D" w14:textId="77777777" w:rsidR="00D47A72" w:rsidRDefault="00000000">
      <w:pPr>
        <w:spacing w:line="480" w:lineRule="auto"/>
        <w:ind w:left="720" w:hanging="720"/>
        <w:rPr>
          <w:sz w:val="24"/>
          <w:szCs w:val="24"/>
        </w:rPr>
      </w:pPr>
      <w:hyperlink r:id="rId53" w:anchor="bb0010" w:history="1">
        <w:r>
          <w:rPr>
            <w:rFonts w:eastAsia="Times New Roman"/>
            <w:sz w:val="24"/>
            <w:szCs w:val="24"/>
          </w:rPr>
          <w:t>Agee J.K, and Skinner C.N. (2005</w:t>
        </w:r>
      </w:hyperlink>
      <w:r>
        <w:rPr>
          <w:rFonts w:eastAsia="Times New Roman"/>
          <w:sz w:val="24"/>
          <w:szCs w:val="24"/>
        </w:rPr>
        <w:t xml:space="preserve">). Basic principles of forest fuel reduction treatments. </w:t>
      </w:r>
      <w:r>
        <w:rPr>
          <w:rFonts w:eastAsia="Times New Roman"/>
          <w:sz w:val="24"/>
          <w:szCs w:val="24"/>
        </w:rPr>
        <w:br/>
        <w:t>For. Ecol. Manage., 211 (1</w:t>
      </w:r>
      <w:proofErr w:type="gramStart"/>
      <w:r>
        <w:rPr>
          <w:rFonts w:eastAsia="Times New Roman"/>
          <w:sz w:val="24"/>
          <w:szCs w:val="24"/>
        </w:rPr>
        <w:t>) ,</w:t>
      </w:r>
      <w:proofErr w:type="gramEnd"/>
      <w:r>
        <w:rPr>
          <w:rFonts w:eastAsia="Times New Roman"/>
          <w:sz w:val="24"/>
          <w:szCs w:val="24"/>
        </w:rPr>
        <w:t xml:space="preserve"> pp. 83-96. </w:t>
      </w:r>
      <w:hyperlink r:id="rId54" w:tgtFrame="Persistent link using digital object identifier">
        <w:r>
          <w:rPr>
            <w:rStyle w:val="Hyperlink"/>
            <w:rFonts w:ascii="Open Sans" w:hAnsi="Open Sans" w:cs="Open Sans"/>
            <w:color w:val="000000"/>
            <w:sz w:val="21"/>
            <w:szCs w:val="21"/>
            <w:shd w:val="clear" w:color="auto" w:fill="FFFFFF"/>
          </w:rPr>
          <w:t>https://doi.org/10.1016/j.foreco.2005.01.034</w:t>
        </w:r>
      </w:hyperlink>
    </w:p>
    <w:p w14:paraId="0ED348AA" w14:textId="77777777" w:rsidR="00D47A72" w:rsidRDefault="00D47A72">
      <w:pPr>
        <w:spacing w:line="480" w:lineRule="auto"/>
        <w:ind w:left="720" w:hanging="720"/>
        <w:rPr>
          <w:rFonts w:eastAsia="Times New Roman"/>
          <w:sz w:val="24"/>
          <w:szCs w:val="24"/>
        </w:rPr>
      </w:pPr>
    </w:p>
    <w:p w14:paraId="5A975B00" w14:textId="77777777" w:rsidR="00D47A72" w:rsidRDefault="00000000">
      <w:pPr>
        <w:spacing w:line="480" w:lineRule="auto"/>
        <w:ind w:left="720" w:hanging="720"/>
        <w:rPr>
          <w:sz w:val="24"/>
          <w:szCs w:val="24"/>
        </w:rPr>
      </w:pPr>
      <w:r>
        <w:rPr>
          <w:rFonts w:eastAsia="Times New Roman"/>
          <w:sz w:val="24"/>
          <w:szCs w:val="24"/>
        </w:rPr>
        <w:t xml:space="preserve">Angwin, P. A. (1985). Environmental factors influencing the rate of spread of Phellinus </w:t>
      </w:r>
      <w:proofErr w:type="gramStart"/>
      <w:r>
        <w:rPr>
          <w:rFonts w:eastAsia="Times New Roman"/>
          <w:sz w:val="24"/>
          <w:szCs w:val="24"/>
        </w:rPr>
        <w:t>weirii(</w:t>
      </w:r>
      <w:proofErr w:type="spellStart"/>
      <w:proofErr w:type="gramEnd"/>
      <w:r>
        <w:rPr>
          <w:rFonts w:eastAsia="Times New Roman"/>
          <w:sz w:val="24"/>
          <w:szCs w:val="24"/>
        </w:rPr>
        <w:t>Murr</w:t>
      </w:r>
      <w:proofErr w:type="spellEnd"/>
      <w:r>
        <w:rPr>
          <w:rFonts w:eastAsia="Times New Roman"/>
          <w:sz w:val="24"/>
          <w:szCs w:val="24"/>
        </w:rPr>
        <w:t xml:space="preserve">.) Gilbertson in young-growth Douglas-fir. Oregon State University, Corvallis, Oregon, master’s thesis. 107 p., </w:t>
      </w:r>
      <w:hyperlink r:id="rId55">
        <w:r>
          <w:rPr>
            <w:rStyle w:val="Hyperlink"/>
            <w:rFonts w:ascii="Open Sans" w:hAnsi="Open Sans" w:cs="Open Sans"/>
            <w:color w:val="000000"/>
            <w:sz w:val="21"/>
            <w:szCs w:val="21"/>
            <w:shd w:val="clear" w:color="auto" w:fill="FFFFFF"/>
          </w:rPr>
          <w:t>https://ir.library.oregonstate.edu/concern/graduate_thesis_or_dissertations/k930c098s</w:t>
        </w:r>
      </w:hyperlink>
    </w:p>
    <w:p w14:paraId="7B8B0682" w14:textId="77777777" w:rsidR="00D47A72" w:rsidRDefault="00D47A72">
      <w:pPr>
        <w:spacing w:line="480" w:lineRule="auto"/>
        <w:ind w:left="720" w:hanging="720"/>
        <w:rPr>
          <w:b/>
          <w:sz w:val="28"/>
          <w:szCs w:val="28"/>
        </w:rPr>
      </w:pPr>
    </w:p>
    <w:p w14:paraId="1F859E91" w14:textId="77777777" w:rsidR="00D47A72" w:rsidRDefault="00000000">
      <w:pPr>
        <w:spacing w:line="480" w:lineRule="auto"/>
        <w:ind w:left="720" w:hanging="720"/>
        <w:rPr>
          <w:sz w:val="24"/>
          <w:szCs w:val="24"/>
        </w:rPr>
      </w:pPr>
      <w:r>
        <w:rPr>
          <w:rFonts w:eastAsia="Times New Roman"/>
          <w:sz w:val="24"/>
          <w:szCs w:val="24"/>
        </w:rPr>
        <w:t xml:space="preserve">  Douglas Bates, Martin </w:t>
      </w:r>
      <w:proofErr w:type="spellStart"/>
      <w:r>
        <w:rPr>
          <w:rFonts w:eastAsia="Times New Roman"/>
          <w:sz w:val="24"/>
          <w:szCs w:val="24"/>
        </w:rPr>
        <w:t>Maechler</w:t>
      </w:r>
      <w:proofErr w:type="spellEnd"/>
      <w:r>
        <w:rPr>
          <w:rFonts w:eastAsia="Times New Roman"/>
          <w:sz w:val="24"/>
          <w:szCs w:val="24"/>
        </w:rPr>
        <w:t xml:space="preserve">, Ben </w:t>
      </w:r>
      <w:proofErr w:type="spellStart"/>
      <w:r>
        <w:rPr>
          <w:rFonts w:eastAsia="Times New Roman"/>
          <w:sz w:val="24"/>
          <w:szCs w:val="24"/>
        </w:rPr>
        <w:t>Bolker</w:t>
      </w:r>
      <w:proofErr w:type="spellEnd"/>
      <w:r>
        <w:rPr>
          <w:rFonts w:eastAsia="Times New Roman"/>
          <w:sz w:val="24"/>
          <w:szCs w:val="24"/>
        </w:rPr>
        <w:t>, Steve Walker (2015). Fitting Linear Mixed-Effects Models Using lme4. Journal of</w:t>
      </w:r>
    </w:p>
    <w:p w14:paraId="6420E588" w14:textId="77777777" w:rsidR="00D47A72" w:rsidRDefault="00000000">
      <w:pPr>
        <w:spacing w:line="480" w:lineRule="auto"/>
        <w:ind w:left="720" w:hanging="720"/>
        <w:rPr>
          <w:sz w:val="24"/>
          <w:szCs w:val="24"/>
        </w:rPr>
      </w:pPr>
      <w:r>
        <w:rPr>
          <w:rFonts w:eastAsia="Times New Roman"/>
          <w:sz w:val="24"/>
          <w:szCs w:val="24"/>
        </w:rPr>
        <w:t xml:space="preserve">  Statistical Software, 67(1), 1-48. doi:10.18637/</w:t>
      </w:r>
      <w:proofErr w:type="gramStart"/>
      <w:r>
        <w:rPr>
          <w:rFonts w:eastAsia="Times New Roman"/>
          <w:sz w:val="24"/>
          <w:szCs w:val="24"/>
        </w:rPr>
        <w:t>jss.v067.i</w:t>
      </w:r>
      <w:proofErr w:type="gramEnd"/>
      <w:r>
        <w:rPr>
          <w:rFonts w:eastAsia="Times New Roman"/>
          <w:sz w:val="24"/>
          <w:szCs w:val="24"/>
        </w:rPr>
        <w:t>01.</w:t>
      </w:r>
    </w:p>
    <w:p w14:paraId="5D128FD6" w14:textId="77777777" w:rsidR="00D47A72" w:rsidRDefault="00D47A72">
      <w:pPr>
        <w:spacing w:line="480" w:lineRule="auto"/>
        <w:ind w:left="720" w:hanging="720"/>
        <w:rPr>
          <w:sz w:val="24"/>
          <w:szCs w:val="24"/>
        </w:rPr>
      </w:pPr>
    </w:p>
    <w:p w14:paraId="2C24E121" w14:textId="77777777" w:rsidR="00D47A72" w:rsidRDefault="00000000">
      <w:pPr>
        <w:spacing w:line="480" w:lineRule="auto"/>
        <w:ind w:left="720" w:hanging="720"/>
        <w:rPr>
          <w:sz w:val="24"/>
          <w:szCs w:val="24"/>
        </w:rPr>
      </w:pPr>
      <w:r>
        <w:rPr>
          <w:rFonts w:eastAsia="Times New Roman"/>
          <w:sz w:val="24"/>
          <w:szCs w:val="24"/>
        </w:rPr>
        <w:t xml:space="preserve">Bennett, P.I., </w:t>
      </w:r>
      <w:proofErr w:type="spellStart"/>
      <w:r>
        <w:rPr>
          <w:rFonts w:eastAsia="Times New Roman"/>
          <w:sz w:val="24"/>
          <w:szCs w:val="24"/>
        </w:rPr>
        <w:t>Tabima</w:t>
      </w:r>
      <w:proofErr w:type="spellEnd"/>
      <w:r>
        <w:rPr>
          <w:rFonts w:eastAsia="Times New Roman"/>
          <w:sz w:val="24"/>
          <w:szCs w:val="24"/>
        </w:rPr>
        <w:t>, J.F., Leon A.L., Browning J., Wingfield M.J. and LeBoldus J.M. (2021). Spatial Genetic Structure of the Insect-Vectored Conifer Pathogen </w:t>
      </w:r>
      <w:proofErr w:type="spellStart"/>
      <w:r>
        <w:rPr>
          <w:rFonts w:eastAsia="Times New Roman"/>
          <w:sz w:val="24"/>
          <w:szCs w:val="24"/>
        </w:rPr>
        <w:t>Leptographium</w:t>
      </w:r>
      <w:proofErr w:type="spellEnd"/>
      <w:r>
        <w:rPr>
          <w:rFonts w:eastAsia="Times New Roman"/>
          <w:sz w:val="24"/>
          <w:szCs w:val="24"/>
        </w:rPr>
        <w:t xml:space="preserve"> </w:t>
      </w:r>
      <w:proofErr w:type="spellStart"/>
      <w:r>
        <w:rPr>
          <w:rFonts w:eastAsia="Times New Roman"/>
          <w:sz w:val="24"/>
          <w:szCs w:val="24"/>
        </w:rPr>
        <w:t>wageneri</w:t>
      </w:r>
      <w:proofErr w:type="spellEnd"/>
      <w:r>
        <w:rPr>
          <w:rFonts w:eastAsia="Times New Roman"/>
          <w:sz w:val="24"/>
          <w:szCs w:val="24"/>
        </w:rPr>
        <w:t xml:space="preserve"> Suggests Long Distance Gene Flow Among Douglas-fir Plantations in Western Oregon. Front. For. Glob. Change 4:695981. </w:t>
      </w:r>
      <w:hyperlink r:id="rId56">
        <w:r>
          <w:rPr>
            <w:rStyle w:val="Hyperlink"/>
            <w:rFonts w:ascii="Open Sans" w:hAnsi="Open Sans" w:cs="Open Sans"/>
            <w:color w:val="000000"/>
            <w:sz w:val="21"/>
            <w:szCs w:val="21"/>
            <w:shd w:val="clear" w:color="auto" w:fill="FFFFFF"/>
          </w:rPr>
          <w:t>https://doi.org/10.3389/ffgc.2021.695981</w:t>
        </w:r>
      </w:hyperlink>
    </w:p>
    <w:p w14:paraId="1DDD8768" w14:textId="77777777" w:rsidR="00D47A72" w:rsidRDefault="00D47A72">
      <w:pPr>
        <w:spacing w:line="480" w:lineRule="auto"/>
        <w:rPr>
          <w:b/>
          <w:sz w:val="28"/>
          <w:szCs w:val="28"/>
        </w:rPr>
      </w:pPr>
    </w:p>
    <w:p w14:paraId="56A06125" w14:textId="77777777" w:rsidR="00D47A72" w:rsidRDefault="00000000">
      <w:pPr>
        <w:spacing w:line="480" w:lineRule="auto"/>
        <w:ind w:left="720" w:hanging="720"/>
        <w:rPr>
          <w:sz w:val="24"/>
          <w:szCs w:val="24"/>
        </w:rPr>
      </w:pPr>
      <w:r>
        <w:rPr>
          <w:rFonts w:eastAsia="Times New Roman"/>
          <w:sz w:val="24"/>
          <w:szCs w:val="24"/>
        </w:rPr>
        <w:t xml:space="preserve">Bloomberg, W. J., </w:t>
      </w:r>
      <w:proofErr w:type="spellStart"/>
      <w:r>
        <w:rPr>
          <w:rFonts w:eastAsia="Times New Roman"/>
          <w:sz w:val="24"/>
          <w:szCs w:val="24"/>
        </w:rPr>
        <w:t>Cumberbirch</w:t>
      </w:r>
      <w:proofErr w:type="spellEnd"/>
      <w:r>
        <w:rPr>
          <w:rFonts w:eastAsia="Times New Roman"/>
          <w:sz w:val="24"/>
          <w:szCs w:val="24"/>
        </w:rPr>
        <w:t>, P. M., and Wallis, G. W. (1980). A ground survey method for estimating loss caused by Phellinus weirii root rot, Can. For. Serv. Pacific For. Res. Cent., Victoria, B C. (BC-R-3; BC-R-4).</w:t>
      </w:r>
    </w:p>
    <w:p w14:paraId="61BBA367" w14:textId="77777777" w:rsidR="00D47A72" w:rsidRDefault="00D47A72">
      <w:pPr>
        <w:spacing w:line="480" w:lineRule="auto"/>
        <w:ind w:left="720" w:hanging="720"/>
        <w:rPr>
          <w:rFonts w:eastAsia="Times New Roman"/>
          <w:sz w:val="24"/>
          <w:szCs w:val="24"/>
        </w:rPr>
      </w:pPr>
    </w:p>
    <w:p w14:paraId="767893E3" w14:textId="77777777" w:rsidR="00D47A72" w:rsidRDefault="00000000">
      <w:pPr>
        <w:spacing w:line="480" w:lineRule="auto"/>
        <w:ind w:left="720" w:hanging="720"/>
        <w:rPr>
          <w:sz w:val="24"/>
          <w:szCs w:val="24"/>
        </w:rPr>
      </w:pPr>
      <w:r>
        <w:rPr>
          <w:rFonts w:eastAsia="Times New Roman"/>
          <w:sz w:val="24"/>
          <w:szCs w:val="24"/>
        </w:rPr>
        <w:t xml:space="preserve">Canavan, S. J., &amp; Ramm, C. W. (2000). Accuracy and precision of </w:t>
      </w:r>
      <w:proofErr w:type="gramStart"/>
      <w:r>
        <w:rPr>
          <w:rFonts w:eastAsia="Times New Roman"/>
          <w:sz w:val="24"/>
          <w:szCs w:val="24"/>
        </w:rPr>
        <w:t>10 year</w:t>
      </w:r>
      <w:proofErr w:type="gramEnd"/>
      <w:r>
        <w:rPr>
          <w:rFonts w:eastAsia="Times New Roman"/>
          <w:sz w:val="24"/>
          <w:szCs w:val="24"/>
        </w:rPr>
        <w:t xml:space="preserve"> predictions for Forest Vegetation Simulator—Lake States. Northern Journal of Applied Forestry, 17(2), 62-70 pp.</w:t>
      </w:r>
    </w:p>
    <w:p w14:paraId="0ACE53C5" w14:textId="77777777" w:rsidR="00D47A72" w:rsidRDefault="00D47A72">
      <w:pPr>
        <w:spacing w:line="480" w:lineRule="auto"/>
        <w:ind w:left="720" w:hanging="720"/>
        <w:rPr>
          <w:rFonts w:eastAsia="Times New Roman"/>
          <w:sz w:val="24"/>
          <w:szCs w:val="24"/>
        </w:rPr>
      </w:pPr>
    </w:p>
    <w:p w14:paraId="28705A0D" w14:textId="77777777" w:rsidR="00D47A72" w:rsidRDefault="00000000">
      <w:pPr>
        <w:spacing w:line="480" w:lineRule="auto"/>
        <w:ind w:left="720" w:hanging="720"/>
        <w:rPr>
          <w:sz w:val="24"/>
          <w:szCs w:val="24"/>
        </w:rPr>
      </w:pPr>
      <w:r>
        <w:rPr>
          <w:rFonts w:eastAsia="Times New Roman"/>
          <w:sz w:val="24"/>
          <w:szCs w:val="24"/>
        </w:rPr>
        <w:t xml:space="preserve">Cleary, M. R., </w:t>
      </w:r>
      <w:proofErr w:type="spellStart"/>
      <w:r>
        <w:rPr>
          <w:rFonts w:eastAsia="Times New Roman"/>
          <w:sz w:val="24"/>
          <w:szCs w:val="24"/>
        </w:rPr>
        <w:t>Arhipova</w:t>
      </w:r>
      <w:proofErr w:type="spellEnd"/>
      <w:r>
        <w:rPr>
          <w:rFonts w:eastAsia="Times New Roman"/>
          <w:sz w:val="24"/>
          <w:szCs w:val="24"/>
        </w:rPr>
        <w:t xml:space="preserve">, N., Morrison, D. J., Thomsen, I. M., Sturrock, R. N., </w:t>
      </w:r>
      <w:proofErr w:type="spellStart"/>
      <w:r>
        <w:rPr>
          <w:rFonts w:eastAsia="Times New Roman"/>
          <w:sz w:val="24"/>
          <w:szCs w:val="24"/>
        </w:rPr>
        <w:t>Vasaitis</w:t>
      </w:r>
      <w:proofErr w:type="spellEnd"/>
      <w:r>
        <w:rPr>
          <w:rFonts w:eastAsia="Times New Roman"/>
          <w:sz w:val="24"/>
          <w:szCs w:val="24"/>
        </w:rPr>
        <w:t xml:space="preserve">, R., ... and </w:t>
      </w:r>
      <w:proofErr w:type="spellStart"/>
      <w:r>
        <w:rPr>
          <w:rFonts w:eastAsia="Times New Roman"/>
          <w:sz w:val="24"/>
          <w:szCs w:val="24"/>
        </w:rPr>
        <w:t>Stenlid</w:t>
      </w:r>
      <w:proofErr w:type="spellEnd"/>
      <w:r>
        <w:rPr>
          <w:rFonts w:eastAsia="Times New Roman"/>
          <w:sz w:val="24"/>
          <w:szCs w:val="24"/>
        </w:rPr>
        <w:t xml:space="preserve">, J. (2013). Stump removal to control root disease in Canada and Scandinavia: A synthesis of results from long-term trials. Forest Ecology and Management, 290, 5-14 pp. </w:t>
      </w:r>
      <w:hyperlink r:id="rId57" w:tgtFrame="Persistent link using digital object identifier">
        <w:r>
          <w:rPr>
            <w:rStyle w:val="Hyperlink"/>
            <w:rFonts w:ascii="Open Sans" w:hAnsi="Open Sans" w:cs="Open Sans"/>
            <w:color w:val="000000"/>
            <w:sz w:val="21"/>
            <w:szCs w:val="21"/>
            <w:shd w:val="clear" w:color="auto" w:fill="FFFFFF"/>
          </w:rPr>
          <w:t>https://doi.org/10.1016/j.foreco.2012.05.040</w:t>
        </w:r>
      </w:hyperlink>
    </w:p>
    <w:p w14:paraId="793B6203" w14:textId="77777777" w:rsidR="00D47A72" w:rsidRDefault="00D47A72">
      <w:pPr>
        <w:spacing w:line="480" w:lineRule="auto"/>
        <w:rPr>
          <w:rFonts w:eastAsia="Times New Roman"/>
          <w:sz w:val="24"/>
          <w:szCs w:val="24"/>
        </w:rPr>
      </w:pPr>
    </w:p>
    <w:p w14:paraId="762BFD41" w14:textId="77777777" w:rsidR="00D47A72" w:rsidRDefault="00000000">
      <w:pPr>
        <w:spacing w:line="480" w:lineRule="auto"/>
        <w:ind w:left="720" w:hanging="720"/>
        <w:rPr>
          <w:rStyle w:val="Hyperlink"/>
          <w:rFonts w:ascii="Open Sans" w:hAnsi="Open Sans" w:cs="Open Sans"/>
          <w:color w:val="000000"/>
          <w:sz w:val="21"/>
          <w:szCs w:val="21"/>
          <w:shd w:val="clear" w:color="auto" w:fill="FFFFFF"/>
        </w:rPr>
      </w:pPr>
      <w:r>
        <w:rPr>
          <w:rFonts w:eastAsia="Times New Roman"/>
          <w:sz w:val="24"/>
          <w:szCs w:val="24"/>
        </w:rPr>
        <w:t xml:space="preserve">Cook, R. J., Edmonds, R. L., Klopfenstein, N. B., </w:t>
      </w:r>
      <w:proofErr w:type="spellStart"/>
      <w:r>
        <w:rPr>
          <w:rFonts w:eastAsia="Times New Roman"/>
          <w:sz w:val="24"/>
          <w:szCs w:val="24"/>
        </w:rPr>
        <w:t>Littke</w:t>
      </w:r>
      <w:proofErr w:type="spellEnd"/>
      <w:r>
        <w:rPr>
          <w:rFonts w:eastAsia="Times New Roman"/>
          <w:sz w:val="24"/>
          <w:szCs w:val="24"/>
        </w:rPr>
        <w:t xml:space="preserve">, W., McDonald, G., </w:t>
      </w:r>
      <w:proofErr w:type="spellStart"/>
      <w:r>
        <w:rPr>
          <w:rFonts w:eastAsia="Times New Roman"/>
          <w:sz w:val="24"/>
          <w:szCs w:val="24"/>
        </w:rPr>
        <w:t>Omdahl</w:t>
      </w:r>
      <w:proofErr w:type="spellEnd"/>
      <w:r>
        <w:rPr>
          <w:rFonts w:eastAsia="Times New Roman"/>
          <w:sz w:val="24"/>
          <w:szCs w:val="24"/>
        </w:rPr>
        <w:t xml:space="preserve">, D., ... and </w:t>
      </w:r>
      <w:proofErr w:type="spellStart"/>
      <w:r>
        <w:rPr>
          <w:rFonts w:eastAsia="Times New Roman"/>
          <w:sz w:val="24"/>
          <w:szCs w:val="24"/>
        </w:rPr>
        <w:t>Zambino</w:t>
      </w:r>
      <w:proofErr w:type="spellEnd"/>
      <w:r>
        <w:rPr>
          <w:rFonts w:eastAsia="Times New Roman"/>
          <w:sz w:val="24"/>
          <w:szCs w:val="24"/>
        </w:rPr>
        <w:t xml:space="preserve">, P. (2013). Opportunities for addressing laminated root rot caused by Phellinus sulphurascens in Washington's forests: A Report from the Washington State Academy of Sciences in cooperation with the Washington State Department of Natural Resources. Olympia, WA: Washington State Academy of Sciences, p. 110. </w:t>
      </w:r>
      <w:hyperlink r:id="rId58">
        <w:r>
          <w:rPr>
            <w:rStyle w:val="Hyperlink"/>
            <w:rFonts w:ascii="Open Sans" w:hAnsi="Open Sans" w:cs="Open Sans"/>
            <w:color w:val="000000"/>
            <w:sz w:val="21"/>
            <w:szCs w:val="21"/>
            <w:shd w:val="clear" w:color="auto" w:fill="FFFFFF"/>
          </w:rPr>
          <w:t>https://www.fs.usda.gov/treesearch/pubs/46886</w:t>
        </w:r>
      </w:hyperlink>
    </w:p>
    <w:p w14:paraId="109FA3AC" w14:textId="77777777" w:rsidR="00D47A72" w:rsidRDefault="00D47A72">
      <w:pPr>
        <w:spacing w:line="480" w:lineRule="auto"/>
        <w:ind w:left="720" w:hanging="720"/>
        <w:rPr>
          <w:rStyle w:val="Hyperlink"/>
          <w:rFonts w:ascii="Open Sans" w:hAnsi="Open Sans" w:cs="Open Sans"/>
          <w:color w:val="000000"/>
          <w:sz w:val="21"/>
          <w:szCs w:val="21"/>
          <w:shd w:val="clear" w:color="auto" w:fill="FFFFFF"/>
        </w:rPr>
      </w:pPr>
    </w:p>
    <w:p w14:paraId="5756B71A" w14:textId="77777777" w:rsidR="00D47A72" w:rsidRDefault="00000000">
      <w:pPr>
        <w:spacing w:line="480" w:lineRule="auto"/>
        <w:ind w:left="720" w:hanging="720"/>
        <w:rPr>
          <w:ins w:id="902" w:author="Shawn McMurtrey" w:date="2022-10-14T12:00:00Z"/>
          <w:rFonts w:eastAsia="Times New Roman"/>
          <w:sz w:val="24"/>
          <w:szCs w:val="24"/>
        </w:rPr>
      </w:pPr>
      <w:r>
        <w:rPr>
          <w:rFonts w:eastAsia="Times New Roman"/>
          <w:sz w:val="24"/>
          <w:szCs w:val="24"/>
        </w:rPr>
        <w:t xml:space="preserve">David, L. R. (2018). User Friendly User’s Guide </w:t>
      </w:r>
      <w:proofErr w:type="gramStart"/>
      <w:r>
        <w:rPr>
          <w:rFonts w:eastAsia="Times New Roman"/>
          <w:sz w:val="24"/>
          <w:szCs w:val="24"/>
        </w:rPr>
        <w:t>To</w:t>
      </w:r>
      <w:proofErr w:type="gramEnd"/>
      <w:r>
        <w:rPr>
          <w:rFonts w:eastAsia="Times New Roman"/>
          <w:sz w:val="24"/>
          <w:szCs w:val="24"/>
        </w:rPr>
        <w:t xml:space="preserve"> the Western Root Disease Model Version 3.0. Forest management Service Center. Fort Collins, CO. 29-30 pp.  </w:t>
      </w:r>
      <w:hyperlink r:id="rId59">
        <w:r>
          <w:rPr>
            <w:rStyle w:val="Hyperlink"/>
            <w:rFonts w:ascii="Open Sans" w:hAnsi="Open Sans" w:cs="Open Sans"/>
            <w:sz w:val="21"/>
            <w:szCs w:val="21"/>
            <w:shd w:val="clear" w:color="auto" w:fill="FFFFFF"/>
          </w:rPr>
          <w:t>https://www.fs.fed.us/foresthealth/technology/pdfs/WesternRootDiseaseModelV3-0UserGuide2018.pdf</w:t>
        </w:r>
      </w:hyperlink>
      <w:r>
        <w:rPr>
          <w:rFonts w:eastAsia="Times New Roman"/>
          <w:sz w:val="24"/>
          <w:szCs w:val="24"/>
        </w:rPr>
        <w:t xml:space="preserve"> </w:t>
      </w:r>
    </w:p>
    <w:p w14:paraId="34BB546F" w14:textId="77777777" w:rsidR="00D47A72" w:rsidRDefault="00000000">
      <w:pPr>
        <w:spacing w:line="480" w:lineRule="auto"/>
        <w:ind w:left="720" w:hanging="720"/>
        <w:rPr>
          <w:ins w:id="903" w:author="Shawn McMurtrey" w:date="2022-10-14T12:01:00Z"/>
          <w:sz w:val="24"/>
          <w:szCs w:val="24"/>
        </w:rPr>
      </w:pPr>
      <w:ins w:id="904" w:author="Shawn McMurtrey" w:date="2022-10-14T12:00:00Z">
        <w:r>
          <w:lastRenderedPageBreak/>
          <w:t xml:space="preserve">Dickman, A. (1992) Plant pathogens and long-term ecosystem changes. The Fungal Community: Its Organization and Role in the Ecosystem Mycology Series V 9 (ed. by G. C. Carroll and D. T. </w:t>
        </w:r>
        <w:proofErr w:type="spellStart"/>
        <w:r>
          <w:t>Wicklow</w:t>
        </w:r>
        <w:proofErr w:type="spellEnd"/>
        <w:r>
          <w:t>), pp. 499 – 520. Marcel Dekker, New York, New York.</w:t>
        </w:r>
      </w:ins>
      <w:ins w:id="905" w:author="Shawn McMurtrey" w:date="2022-10-14T12:01:00Z">
        <w:r>
          <w:br/>
        </w:r>
      </w:ins>
    </w:p>
    <w:p w14:paraId="11A3070F" w14:textId="77777777" w:rsidR="00D47A72" w:rsidRDefault="00000000">
      <w:pPr>
        <w:spacing w:line="480" w:lineRule="auto"/>
        <w:ind w:left="720" w:hanging="720"/>
        <w:rPr>
          <w:sz w:val="24"/>
          <w:szCs w:val="24"/>
        </w:rPr>
      </w:pPr>
      <w:ins w:id="906" w:author="Shawn McMurtrey" w:date="2022-10-14T12:00:00Z">
        <w:r>
          <w:t>Dickman, A. &amp; Cook, S. (1989) Fire and fungus in a mountain hemlock forest. Canadian Journal of Botany, 67, 2005 – 16</w:t>
        </w:r>
      </w:ins>
      <w:r>
        <w:rPr>
          <w:rStyle w:val="Hyperlink"/>
          <w:rFonts w:ascii="Open Sans" w:hAnsi="Open Sans" w:cs="Open Sans"/>
          <w:color w:val="000000"/>
          <w:sz w:val="21"/>
          <w:szCs w:val="21"/>
          <w:shd w:val="clear" w:color="auto" w:fill="FFFFFF"/>
        </w:rPr>
        <w:br/>
      </w:r>
    </w:p>
    <w:p w14:paraId="36529108" w14:textId="77777777" w:rsidR="00D47A72" w:rsidRDefault="00000000">
      <w:pPr>
        <w:spacing w:line="480" w:lineRule="auto"/>
        <w:ind w:left="720" w:hanging="720"/>
        <w:rPr>
          <w:sz w:val="24"/>
          <w:szCs w:val="24"/>
        </w:rPr>
      </w:pPr>
      <w:r>
        <w:rPr>
          <w:rFonts w:eastAsia="Times New Roman"/>
          <w:sz w:val="24"/>
          <w:szCs w:val="24"/>
        </w:rPr>
        <w:t xml:space="preserve">ESRI (2011) ArcGIS desktop: version 2.8.0 [computer software]. Environme91ntal Systems Research Institute, Redlands, California. </w:t>
      </w:r>
    </w:p>
    <w:p w14:paraId="1892BDCB" w14:textId="77777777" w:rsidR="00D47A72" w:rsidRDefault="00D47A72">
      <w:pPr>
        <w:spacing w:line="480" w:lineRule="auto"/>
        <w:ind w:left="720" w:hanging="720"/>
        <w:rPr>
          <w:rFonts w:eastAsia="Times New Roman"/>
          <w:sz w:val="24"/>
          <w:szCs w:val="24"/>
        </w:rPr>
      </w:pPr>
    </w:p>
    <w:p w14:paraId="5087DF13" w14:textId="77777777" w:rsidR="00D47A72" w:rsidRDefault="00000000">
      <w:pPr>
        <w:spacing w:line="480" w:lineRule="auto"/>
        <w:ind w:left="720" w:hanging="720"/>
        <w:rPr>
          <w:sz w:val="24"/>
          <w:szCs w:val="24"/>
        </w:rPr>
      </w:pPr>
      <w:r>
        <w:rPr>
          <w:rFonts w:eastAsia="Times New Roman"/>
          <w:sz w:val="24"/>
          <w:szCs w:val="24"/>
        </w:rPr>
        <w:t xml:space="preserve">Fairweather, M. L., McMillin, J., Rogers, T., Conklin, D., Fitzgibbon, B. (2006). Field guide to insects and diseases of Arizona and New Mexico forests. USDA Forest Service, Southwestern Region. </w:t>
      </w:r>
      <w:r>
        <w:rPr>
          <w:rStyle w:val="Hyperlink"/>
          <w:rFonts w:ascii="Open Sans" w:hAnsi="Open Sans" w:cs="Open Sans"/>
          <w:color w:val="000000"/>
          <w:sz w:val="21"/>
          <w:szCs w:val="21"/>
          <w:shd w:val="clear" w:color="auto" w:fill="FFFFFF"/>
        </w:rPr>
        <w:t>https://www.fs.usda.gov/Internet/FSE_DOCUMENTS/fsbdev3_020984.pdf</w:t>
      </w:r>
    </w:p>
    <w:p w14:paraId="0785BCF0" w14:textId="77777777" w:rsidR="00D47A72" w:rsidRDefault="00D47A72">
      <w:pPr>
        <w:spacing w:line="480" w:lineRule="auto"/>
        <w:ind w:left="720" w:hanging="720"/>
        <w:rPr>
          <w:rFonts w:eastAsia="Times New Roman"/>
          <w:sz w:val="24"/>
          <w:szCs w:val="24"/>
        </w:rPr>
      </w:pPr>
    </w:p>
    <w:p w14:paraId="30ADFF48" w14:textId="77777777" w:rsidR="00D47A72" w:rsidRDefault="00000000">
      <w:pPr>
        <w:spacing w:line="480" w:lineRule="auto"/>
        <w:ind w:left="720" w:hanging="720"/>
        <w:rPr>
          <w:sz w:val="24"/>
          <w:szCs w:val="24"/>
        </w:rPr>
      </w:pPr>
      <w:r>
        <w:rPr>
          <w:rFonts w:eastAsia="Times New Roman"/>
          <w:sz w:val="24"/>
          <w:szCs w:val="24"/>
        </w:rPr>
        <w:t xml:space="preserve">Frankel, S. J., technical coordinator. (1998). User’s guide to the Western Root Disease Model, version 3.0. Gen. Tech. Rep. PSW-GTR-165. Albany, CA: Pacific Southwest Research Station, Forest Service, U.S. Department of Agriculture. 166 p. </w:t>
      </w:r>
      <w:hyperlink r:id="rId60">
        <w:r>
          <w:rPr>
            <w:rStyle w:val="Hyperlink"/>
            <w:rFonts w:ascii="Open Sans" w:hAnsi="Open Sans" w:cs="Open Sans"/>
            <w:color w:val="000000"/>
            <w:sz w:val="21"/>
            <w:szCs w:val="21"/>
            <w:shd w:val="clear" w:color="auto" w:fill="FFFFFF"/>
          </w:rPr>
          <w:t>https://doi.org/10.2737/PSW-GTR-165</w:t>
        </w:r>
      </w:hyperlink>
    </w:p>
    <w:p w14:paraId="1E273A8F" w14:textId="77777777" w:rsidR="00D47A72" w:rsidRDefault="00D47A72">
      <w:pPr>
        <w:spacing w:line="480" w:lineRule="auto"/>
        <w:ind w:left="720" w:hanging="720"/>
        <w:rPr>
          <w:rFonts w:ascii="Open Sans" w:hAnsi="Open Sans" w:cs="Open Sans"/>
          <w:sz w:val="21"/>
          <w:szCs w:val="21"/>
          <w:shd w:val="clear" w:color="auto" w:fill="FFFFFF"/>
        </w:rPr>
      </w:pPr>
    </w:p>
    <w:p w14:paraId="61FE4BC6" w14:textId="77777777" w:rsidR="00D47A72" w:rsidRDefault="00000000">
      <w:pPr>
        <w:spacing w:line="480" w:lineRule="auto"/>
        <w:ind w:left="720" w:hanging="720"/>
        <w:rPr>
          <w:sz w:val="24"/>
          <w:szCs w:val="24"/>
        </w:rPr>
      </w:pPr>
      <w:hyperlink r:id="rId61" w:anchor="bb0120" w:history="1">
        <w:r>
          <w:rPr>
            <w:rFonts w:eastAsia="Times New Roman"/>
            <w:sz w:val="24"/>
            <w:szCs w:val="24"/>
          </w:rPr>
          <w:t>Franklin J.F. and Johnson K.N. (2012</w:t>
        </w:r>
      </w:hyperlink>
      <w:r>
        <w:rPr>
          <w:rFonts w:eastAsia="Times New Roman"/>
          <w:sz w:val="24"/>
          <w:szCs w:val="24"/>
        </w:rPr>
        <w:t xml:space="preserve">). A restoration framework for federal forests in the Pacific Northwest. J. Forest., 110 (2012), pp. 429-439. </w:t>
      </w:r>
      <w:hyperlink r:id="rId62">
        <w:r>
          <w:rPr>
            <w:rStyle w:val="Hyperlink"/>
            <w:rFonts w:ascii="Open Sans" w:hAnsi="Open Sans" w:cs="Open Sans"/>
            <w:color w:val="000000"/>
            <w:sz w:val="21"/>
            <w:szCs w:val="21"/>
            <w:shd w:val="clear" w:color="auto" w:fill="FFFFFF"/>
          </w:rPr>
          <w:t>https://doi.org/10.5849/jof.10-006</w:t>
        </w:r>
      </w:hyperlink>
    </w:p>
    <w:p w14:paraId="73ADE43C" w14:textId="77777777" w:rsidR="00D47A72" w:rsidRDefault="00D47A72">
      <w:pPr>
        <w:spacing w:line="480" w:lineRule="auto"/>
        <w:ind w:left="720" w:hanging="720"/>
        <w:rPr>
          <w:rFonts w:eastAsia="Times New Roman"/>
          <w:sz w:val="24"/>
          <w:szCs w:val="24"/>
        </w:rPr>
      </w:pPr>
    </w:p>
    <w:p w14:paraId="7119D4EB" w14:textId="77777777" w:rsidR="00D47A72" w:rsidRDefault="00000000">
      <w:pPr>
        <w:spacing w:line="480" w:lineRule="auto"/>
        <w:ind w:left="720" w:hanging="720"/>
        <w:rPr>
          <w:sz w:val="24"/>
          <w:szCs w:val="24"/>
        </w:rPr>
      </w:pPr>
      <w:r>
        <w:rPr>
          <w:rFonts w:eastAsia="Times New Roman"/>
          <w:sz w:val="24"/>
          <w:szCs w:val="24"/>
        </w:rPr>
        <w:t xml:space="preserve">Furniss, M. M. and </w:t>
      </w:r>
      <w:proofErr w:type="spellStart"/>
      <w:r>
        <w:rPr>
          <w:rFonts w:eastAsia="Times New Roman"/>
          <w:sz w:val="24"/>
          <w:szCs w:val="24"/>
        </w:rPr>
        <w:t>Kegley</w:t>
      </w:r>
      <w:proofErr w:type="spellEnd"/>
      <w:r>
        <w:rPr>
          <w:rFonts w:eastAsia="Times New Roman"/>
          <w:sz w:val="24"/>
          <w:szCs w:val="24"/>
        </w:rPr>
        <w:t>, S. J. (2014). Forest Insect and Disease Leaflet 5. US Department of Agriculture, Forest Service.</w:t>
      </w:r>
    </w:p>
    <w:p w14:paraId="070A36C8" w14:textId="77777777" w:rsidR="00D47A72" w:rsidRDefault="00D47A72">
      <w:pPr>
        <w:spacing w:line="480" w:lineRule="auto"/>
        <w:rPr>
          <w:rFonts w:ascii="Open Sans" w:hAnsi="Open Sans" w:cs="Open Sans"/>
          <w:sz w:val="21"/>
          <w:szCs w:val="21"/>
          <w:shd w:val="clear" w:color="auto" w:fill="FFFFFF"/>
        </w:rPr>
      </w:pPr>
    </w:p>
    <w:p w14:paraId="2DE4506D" w14:textId="77777777" w:rsidR="00D47A72" w:rsidRDefault="00000000">
      <w:pPr>
        <w:spacing w:line="480" w:lineRule="auto"/>
        <w:ind w:left="720" w:hanging="720"/>
        <w:rPr>
          <w:sz w:val="24"/>
          <w:szCs w:val="24"/>
        </w:rPr>
      </w:pPr>
      <w:proofErr w:type="spellStart"/>
      <w:r>
        <w:rPr>
          <w:rFonts w:eastAsia="Times New Roman"/>
          <w:sz w:val="24"/>
          <w:szCs w:val="24"/>
        </w:rPr>
        <w:t>Goheen</w:t>
      </w:r>
      <w:proofErr w:type="spellEnd"/>
      <w:r>
        <w:rPr>
          <w:rFonts w:eastAsia="Times New Roman"/>
          <w:sz w:val="24"/>
          <w:szCs w:val="24"/>
        </w:rPr>
        <w:t xml:space="preserve">, D. J., and </w:t>
      </w:r>
      <w:proofErr w:type="spellStart"/>
      <w:r>
        <w:rPr>
          <w:rFonts w:eastAsia="Times New Roman"/>
          <w:sz w:val="24"/>
          <w:szCs w:val="24"/>
        </w:rPr>
        <w:t>Otrosina</w:t>
      </w:r>
      <w:proofErr w:type="spellEnd"/>
      <w:r>
        <w:rPr>
          <w:rFonts w:eastAsia="Times New Roman"/>
          <w:sz w:val="24"/>
          <w:szCs w:val="24"/>
        </w:rPr>
        <w:t xml:space="preserve">, W. J. (1998). Characteristics and consequences of root diseases in forests of western North America. In: Frankel, Susan J., tech. </w:t>
      </w:r>
      <w:proofErr w:type="spellStart"/>
      <w:r>
        <w:rPr>
          <w:rFonts w:eastAsia="Times New Roman"/>
          <w:sz w:val="24"/>
          <w:szCs w:val="24"/>
        </w:rPr>
        <w:t>coord</w:t>
      </w:r>
      <w:proofErr w:type="spellEnd"/>
      <w:r>
        <w:rPr>
          <w:rFonts w:eastAsia="Times New Roman"/>
          <w:sz w:val="24"/>
          <w:szCs w:val="24"/>
        </w:rPr>
        <w:t xml:space="preserve">. User’s guide to the western root disease model, version 3.0. Gen. Tech. Rep. PSW-GTR 165. Albany, CA: US Department of Agriculture, Forest Service, Pacific Southwest Station: 3-8 p. </w:t>
      </w:r>
      <w:r>
        <w:rPr>
          <w:rStyle w:val="Hyperlink"/>
          <w:rFonts w:ascii="Open Sans" w:hAnsi="Open Sans" w:cs="Open Sans"/>
          <w:color w:val="000000"/>
          <w:sz w:val="21"/>
          <w:szCs w:val="21"/>
          <w:shd w:val="clear" w:color="auto" w:fill="FFFFFF"/>
        </w:rPr>
        <w:t>https://www.fs.usda.gov/treesearch/pubs/1087</w:t>
      </w:r>
    </w:p>
    <w:p w14:paraId="2AEE4129" w14:textId="77777777" w:rsidR="00D47A72" w:rsidRDefault="00D47A72">
      <w:pPr>
        <w:spacing w:line="480" w:lineRule="auto"/>
        <w:ind w:left="720" w:hanging="720"/>
        <w:rPr>
          <w:rFonts w:eastAsia="Times New Roman"/>
          <w:sz w:val="24"/>
          <w:szCs w:val="24"/>
        </w:rPr>
      </w:pPr>
    </w:p>
    <w:p w14:paraId="11469A63" w14:textId="77777777" w:rsidR="00D47A72" w:rsidRDefault="00000000">
      <w:pPr>
        <w:spacing w:line="480" w:lineRule="auto"/>
        <w:ind w:left="720" w:hanging="720"/>
        <w:rPr>
          <w:sz w:val="24"/>
          <w:szCs w:val="24"/>
        </w:rPr>
      </w:pPr>
      <w:r>
        <w:rPr>
          <w:rFonts w:eastAsia="Times New Roman"/>
          <w:sz w:val="24"/>
          <w:szCs w:val="24"/>
        </w:rPr>
        <w:t xml:space="preserve">Hadfield, J. S., and Region., (1985). Laminated root </w:t>
      </w:r>
      <w:proofErr w:type="gramStart"/>
      <w:r>
        <w:rPr>
          <w:rFonts w:eastAsia="Times New Roman"/>
          <w:sz w:val="24"/>
          <w:szCs w:val="24"/>
        </w:rPr>
        <w:t>rot :</w:t>
      </w:r>
      <w:proofErr w:type="gramEnd"/>
      <w:r>
        <w:rPr>
          <w:rFonts w:eastAsia="Times New Roman"/>
          <w:sz w:val="24"/>
          <w:szCs w:val="24"/>
        </w:rPr>
        <w:t xml:space="preserve"> a guide for reducing and preventing losses in Oregon and Washington forests (Vol. 1985). [Portland, Or.</w:t>
      </w:r>
      <w:proofErr w:type="gramStart"/>
      <w:r>
        <w:rPr>
          <w:rFonts w:eastAsia="Times New Roman"/>
          <w:sz w:val="24"/>
          <w:szCs w:val="24"/>
        </w:rPr>
        <w:t>] :</w:t>
      </w:r>
      <w:proofErr w:type="gramEnd"/>
      <w:r>
        <w:rPr>
          <w:rFonts w:eastAsia="Times New Roman"/>
          <w:sz w:val="24"/>
          <w:szCs w:val="24"/>
        </w:rPr>
        <w:t xml:space="preserve"> U.S. Dept. of Agriculture, Forest Service, Pacific Northwest Region. 13 p. </w:t>
      </w:r>
      <w:hyperlink r:id="rId63">
        <w:r>
          <w:rPr>
            <w:rStyle w:val="Hyperlink"/>
            <w:rFonts w:ascii="Open Sans" w:hAnsi="Open Sans" w:cs="Open Sans"/>
            <w:color w:val="000000"/>
            <w:sz w:val="21"/>
            <w:szCs w:val="21"/>
            <w:shd w:val="clear" w:color="auto" w:fill="FFFFFF"/>
          </w:rPr>
          <w:t>https://www.biodiversitylibrary.org/bibliography/178892</w:t>
        </w:r>
      </w:hyperlink>
      <w:r>
        <w:rPr>
          <w:rStyle w:val="Hyperlink"/>
          <w:rFonts w:ascii="Open Sans" w:hAnsi="Open Sans" w:cs="Open Sans"/>
          <w:color w:val="000000"/>
          <w:sz w:val="21"/>
          <w:szCs w:val="21"/>
          <w:shd w:val="clear" w:color="auto" w:fill="FFFFFF"/>
        </w:rPr>
        <w:br/>
      </w:r>
    </w:p>
    <w:p w14:paraId="5C9D8F4C" w14:textId="77777777" w:rsidR="00D47A72" w:rsidRDefault="00000000">
      <w:pPr>
        <w:spacing w:line="480" w:lineRule="auto"/>
        <w:ind w:left="720" w:hanging="720"/>
        <w:rPr>
          <w:sz w:val="24"/>
          <w:szCs w:val="24"/>
        </w:rPr>
      </w:pPr>
      <w:r>
        <w:rPr>
          <w:rFonts w:eastAsia="Times New Roman"/>
          <w:sz w:val="24"/>
          <w:szCs w:val="24"/>
        </w:rPr>
        <w:t xml:space="preserve">Hadfield, J. S., </w:t>
      </w:r>
      <w:proofErr w:type="spellStart"/>
      <w:r>
        <w:rPr>
          <w:rFonts w:eastAsia="Times New Roman"/>
          <w:sz w:val="24"/>
          <w:szCs w:val="24"/>
        </w:rPr>
        <w:t>Goheen</w:t>
      </w:r>
      <w:proofErr w:type="spellEnd"/>
      <w:r>
        <w:rPr>
          <w:rFonts w:eastAsia="Times New Roman"/>
          <w:sz w:val="24"/>
          <w:szCs w:val="24"/>
        </w:rPr>
        <w:t xml:space="preserve">, D. J., Filip, G. M., Schmitt, C. L., Harvey, R.D., (1986). Root diseases in Oregon and Washington conifers. Portland, OR: USDA Forest Service, Pacific Northwest Region. 27 p. </w:t>
      </w:r>
      <w:r>
        <w:rPr>
          <w:rStyle w:val="Hyperlink"/>
          <w:rFonts w:ascii="Open Sans" w:hAnsi="Open Sans" w:cs="Open Sans"/>
          <w:color w:val="000000"/>
          <w:sz w:val="21"/>
          <w:szCs w:val="21"/>
          <w:shd w:val="clear" w:color="auto" w:fill="FFFFFF"/>
        </w:rPr>
        <w:t>https://www.fs.usda.gov/detail/r6/forest-grasslandhealth/?cid=fsbdev2_027376</w:t>
      </w:r>
      <w:r>
        <w:rPr>
          <w:rStyle w:val="Hyperlink"/>
          <w:rFonts w:ascii="Open Sans" w:hAnsi="Open Sans" w:cs="Open Sans"/>
          <w:color w:val="000000"/>
          <w:sz w:val="21"/>
          <w:szCs w:val="21"/>
          <w:shd w:val="clear" w:color="auto" w:fill="FFFFFF"/>
        </w:rPr>
        <w:br/>
      </w:r>
    </w:p>
    <w:p w14:paraId="238F2D74" w14:textId="77777777" w:rsidR="00D47A72" w:rsidRDefault="00000000">
      <w:pPr>
        <w:spacing w:line="480" w:lineRule="auto"/>
        <w:ind w:left="720" w:hanging="720"/>
        <w:rPr>
          <w:sz w:val="24"/>
          <w:szCs w:val="24"/>
        </w:rPr>
      </w:pPr>
      <w:proofErr w:type="spellStart"/>
      <w:r>
        <w:rPr>
          <w:rFonts w:eastAsia="Times New Roman"/>
          <w:sz w:val="24"/>
          <w:szCs w:val="24"/>
        </w:rPr>
        <w:t>Hagle</w:t>
      </w:r>
      <w:proofErr w:type="spellEnd"/>
      <w:r>
        <w:rPr>
          <w:rFonts w:eastAsia="Times New Roman"/>
          <w:sz w:val="24"/>
          <w:szCs w:val="24"/>
        </w:rPr>
        <w:t xml:space="preserve">, S. K., </w:t>
      </w:r>
      <w:proofErr w:type="spellStart"/>
      <w:r>
        <w:rPr>
          <w:rFonts w:eastAsia="Times New Roman"/>
          <w:sz w:val="24"/>
          <w:szCs w:val="24"/>
        </w:rPr>
        <w:t>Tunnock</w:t>
      </w:r>
      <w:proofErr w:type="spellEnd"/>
      <w:r>
        <w:rPr>
          <w:rFonts w:eastAsia="Times New Roman"/>
          <w:sz w:val="24"/>
          <w:szCs w:val="24"/>
        </w:rPr>
        <w:t xml:space="preserve">, S. T., Gibson, K. E., Gilligan, C. J., (1987). Field Guide to Diseases and Insect Pests of Idaho and Montana Forests. United States: U.S. </w:t>
      </w:r>
      <w:r>
        <w:rPr>
          <w:rFonts w:eastAsia="Times New Roman"/>
          <w:sz w:val="24"/>
          <w:szCs w:val="24"/>
        </w:rPr>
        <w:lastRenderedPageBreak/>
        <w:t>Department of Agriculture, Forest Service, State and Private Forestry, Northern Region. 123 p.</w:t>
      </w:r>
    </w:p>
    <w:p w14:paraId="46CF829F" w14:textId="77777777" w:rsidR="00D47A72" w:rsidRDefault="00D47A72">
      <w:pPr>
        <w:spacing w:line="480" w:lineRule="auto"/>
        <w:ind w:left="720" w:hanging="720"/>
        <w:rPr>
          <w:rFonts w:eastAsia="Times New Roman"/>
          <w:sz w:val="24"/>
          <w:szCs w:val="24"/>
        </w:rPr>
      </w:pPr>
    </w:p>
    <w:p w14:paraId="21D2F28B" w14:textId="77777777" w:rsidR="00D47A72" w:rsidRDefault="00000000">
      <w:pPr>
        <w:spacing w:line="480" w:lineRule="auto"/>
        <w:ind w:left="720" w:hanging="720"/>
        <w:rPr>
          <w:sz w:val="24"/>
          <w:szCs w:val="24"/>
        </w:rPr>
      </w:pPr>
      <w:r>
        <w:rPr>
          <w:rFonts w:eastAsia="Times New Roman"/>
          <w:sz w:val="24"/>
          <w:szCs w:val="24"/>
        </w:rPr>
        <w:t xml:space="preserve">Hanna, J., </w:t>
      </w:r>
      <w:proofErr w:type="spellStart"/>
      <w:r>
        <w:rPr>
          <w:rFonts w:eastAsia="Times New Roman"/>
          <w:sz w:val="24"/>
          <w:szCs w:val="24"/>
        </w:rPr>
        <w:t>Warwell</w:t>
      </w:r>
      <w:proofErr w:type="spellEnd"/>
      <w:r>
        <w:rPr>
          <w:rFonts w:eastAsia="Times New Roman"/>
          <w:sz w:val="24"/>
          <w:szCs w:val="24"/>
        </w:rPr>
        <w:t xml:space="preserve">, M. V., Maffei, H., Fairweather, M. L., Blodgett, J. T., </w:t>
      </w:r>
      <w:proofErr w:type="spellStart"/>
      <w:r>
        <w:rPr>
          <w:rFonts w:eastAsia="Times New Roman"/>
          <w:sz w:val="24"/>
          <w:szCs w:val="24"/>
        </w:rPr>
        <w:t>Zambino</w:t>
      </w:r>
      <w:proofErr w:type="spellEnd"/>
      <w:r>
        <w:rPr>
          <w:rFonts w:eastAsia="Times New Roman"/>
          <w:sz w:val="24"/>
          <w:szCs w:val="24"/>
        </w:rPr>
        <w:t xml:space="preserve">, P. J., ... and Klopfenstein, N. (2016). Bioclimatic modeling predicts potential distribution of Armillaria </w:t>
      </w:r>
      <w:proofErr w:type="spellStart"/>
      <w:r>
        <w:rPr>
          <w:rFonts w:eastAsia="Times New Roman"/>
          <w:sz w:val="24"/>
          <w:szCs w:val="24"/>
        </w:rPr>
        <w:t>solidipes</w:t>
      </w:r>
      <w:proofErr w:type="spellEnd"/>
      <w:r>
        <w:rPr>
          <w:rFonts w:eastAsia="Times New Roman"/>
          <w:sz w:val="24"/>
          <w:szCs w:val="24"/>
        </w:rPr>
        <w:t xml:space="preserve"> and Pseudotsuga menziesii (Douglas-fir) under contemporary and changing climates in the interior western USA. In In: Ramsey, Amy; Palacios, Patsy, comps. Proceedings of the 63rd Annual Western International Forest Disease Work Conference; September 21-25, 2015; Newport, OR. Olympia, WA: Washington Department of Natural Resources; Logan, UT: Utah State University, Quinney College of Natural Resources. p. 117-123. </w:t>
      </w:r>
      <w:r>
        <w:rPr>
          <w:rStyle w:val="Hyperlink"/>
          <w:rFonts w:ascii="Open Sans" w:hAnsi="Open Sans" w:cs="Open Sans"/>
          <w:color w:val="000000"/>
          <w:sz w:val="21"/>
          <w:szCs w:val="21"/>
          <w:shd w:val="clear" w:color="auto" w:fill="FFFFFF"/>
        </w:rPr>
        <w:t>https://www.fs.usda.gov/treesearch/pubs/52098</w:t>
      </w:r>
    </w:p>
    <w:p w14:paraId="34AF7DBD" w14:textId="77777777" w:rsidR="00D47A72" w:rsidRDefault="00D47A72">
      <w:pPr>
        <w:spacing w:line="480" w:lineRule="auto"/>
        <w:ind w:left="720" w:hanging="720"/>
        <w:rPr>
          <w:rFonts w:eastAsia="Times New Roman"/>
          <w:sz w:val="24"/>
          <w:szCs w:val="24"/>
        </w:rPr>
      </w:pPr>
    </w:p>
    <w:p w14:paraId="4B777AD3" w14:textId="77777777" w:rsidR="00D47A72" w:rsidRDefault="00000000">
      <w:pPr>
        <w:spacing w:line="480" w:lineRule="auto"/>
        <w:ind w:left="720" w:hanging="720"/>
        <w:rPr>
          <w:sz w:val="24"/>
          <w:szCs w:val="24"/>
        </w:rPr>
      </w:pPr>
      <w:r>
        <w:rPr>
          <w:rFonts w:eastAsia="Times New Roman"/>
          <w:sz w:val="24"/>
          <w:szCs w:val="24"/>
        </w:rPr>
        <w:t>Hansen, E. M. (1979). Survival of </w:t>
      </w:r>
      <w:proofErr w:type="spellStart"/>
      <w:r>
        <w:rPr>
          <w:rFonts w:eastAsia="Times New Roman"/>
          <w:sz w:val="24"/>
          <w:szCs w:val="24"/>
        </w:rPr>
        <w:t>Phellinusweirii</w:t>
      </w:r>
      <w:proofErr w:type="spellEnd"/>
      <w:r>
        <w:rPr>
          <w:rFonts w:eastAsia="Times New Roman"/>
          <w:sz w:val="24"/>
          <w:szCs w:val="24"/>
        </w:rPr>
        <w:t xml:space="preserve"> in Douglas-fir stumps after logging. Canadian Journal of Forest Research. 9(4): 484-488. </w:t>
      </w:r>
      <w:hyperlink r:id="rId64">
        <w:r>
          <w:rPr>
            <w:rStyle w:val="Hyperlink"/>
            <w:rFonts w:ascii="Open Sans" w:hAnsi="Open Sans" w:cs="Open Sans"/>
            <w:color w:val="000000"/>
            <w:sz w:val="21"/>
            <w:szCs w:val="21"/>
            <w:shd w:val="clear" w:color="auto" w:fill="FFFFFF"/>
          </w:rPr>
          <w:t>https://doi.org/10.1139/x79-078</w:t>
        </w:r>
      </w:hyperlink>
    </w:p>
    <w:p w14:paraId="41AFCF36" w14:textId="77777777" w:rsidR="00D47A72" w:rsidRDefault="00D47A72">
      <w:pPr>
        <w:spacing w:line="480" w:lineRule="auto"/>
        <w:ind w:left="720" w:hanging="720"/>
        <w:rPr>
          <w:rFonts w:eastAsia="Times New Roman"/>
          <w:sz w:val="24"/>
          <w:szCs w:val="24"/>
        </w:rPr>
      </w:pPr>
    </w:p>
    <w:p w14:paraId="10AD2D4D" w14:textId="77777777" w:rsidR="00D47A72" w:rsidRDefault="00000000">
      <w:pPr>
        <w:spacing w:line="480" w:lineRule="auto"/>
        <w:ind w:left="720" w:hanging="720"/>
        <w:rPr>
          <w:sz w:val="24"/>
          <w:szCs w:val="24"/>
        </w:rPr>
      </w:pPr>
      <w:r>
        <w:rPr>
          <w:rFonts w:eastAsia="Times New Roman"/>
          <w:sz w:val="24"/>
          <w:szCs w:val="24"/>
        </w:rPr>
        <w:t xml:space="preserve">Hansen, E. M., Reynolds K., Angwin P., (1983). Factors influencing the spread of Phellinus weirii in Douglas-fir. Proc. 6th mt. Conf. On Root and Butt Rots in Forest Trees. Melbourne, Victoria, Gympie, Australia. </w:t>
      </w:r>
    </w:p>
    <w:p w14:paraId="5EAF9EEA" w14:textId="77777777" w:rsidR="00D47A72" w:rsidRDefault="00D47A72">
      <w:pPr>
        <w:spacing w:line="480" w:lineRule="auto"/>
        <w:ind w:left="720" w:hanging="720"/>
        <w:rPr>
          <w:rFonts w:eastAsia="Times New Roman"/>
          <w:sz w:val="24"/>
          <w:szCs w:val="24"/>
        </w:rPr>
      </w:pPr>
    </w:p>
    <w:p w14:paraId="12705CD7" w14:textId="77777777" w:rsidR="00D47A72" w:rsidRDefault="00000000">
      <w:pPr>
        <w:spacing w:line="480" w:lineRule="auto"/>
        <w:ind w:left="720" w:hanging="720"/>
        <w:rPr>
          <w:rStyle w:val="Hyperlink"/>
          <w:rFonts w:ascii="Open Sans" w:hAnsi="Open Sans" w:cs="Open Sans"/>
          <w:color w:val="000000"/>
          <w:sz w:val="21"/>
          <w:szCs w:val="21"/>
          <w:shd w:val="clear" w:color="auto" w:fill="FFFFFF"/>
        </w:rPr>
      </w:pPr>
      <w:r>
        <w:rPr>
          <w:rFonts w:eastAsia="Times New Roman"/>
          <w:sz w:val="24"/>
          <w:szCs w:val="24"/>
        </w:rPr>
        <w:lastRenderedPageBreak/>
        <w:t xml:space="preserve">Hansen, E. M., and </w:t>
      </w:r>
      <w:proofErr w:type="spellStart"/>
      <w:r>
        <w:rPr>
          <w:rFonts w:eastAsia="Times New Roman"/>
          <w:sz w:val="24"/>
          <w:szCs w:val="24"/>
        </w:rPr>
        <w:t>Goheen</w:t>
      </w:r>
      <w:proofErr w:type="spellEnd"/>
      <w:r>
        <w:rPr>
          <w:rFonts w:eastAsia="Times New Roman"/>
          <w:sz w:val="24"/>
          <w:szCs w:val="24"/>
        </w:rPr>
        <w:t xml:space="preserve">, E. M. (2000). Phellinus weirii and other native root pathogens as determinants of forest structure and process in western North America. Annual review of phytopathology, 38(1), 515-539. </w:t>
      </w:r>
      <w:hyperlink r:id="rId65">
        <w:r>
          <w:rPr>
            <w:rStyle w:val="Hyperlink"/>
            <w:rFonts w:ascii="Open Sans" w:hAnsi="Open Sans" w:cs="Open Sans"/>
            <w:sz w:val="21"/>
            <w:szCs w:val="21"/>
            <w:shd w:val="clear" w:color="auto" w:fill="FFFFFF"/>
          </w:rPr>
          <w:t>http://dx.doi.org/10.1146/annurev.phyto.38.1.515</w:t>
        </w:r>
      </w:hyperlink>
    </w:p>
    <w:p w14:paraId="7BA651CF" w14:textId="77777777" w:rsidR="00D47A72" w:rsidRDefault="00D47A72">
      <w:pPr>
        <w:spacing w:line="480" w:lineRule="auto"/>
        <w:ind w:left="720" w:hanging="720"/>
        <w:rPr>
          <w:rFonts w:eastAsia="Times New Roman"/>
          <w:color w:val="FF0000"/>
          <w:sz w:val="24"/>
          <w:szCs w:val="24"/>
        </w:rPr>
      </w:pPr>
    </w:p>
    <w:p w14:paraId="369D6AC2" w14:textId="77777777" w:rsidR="00D47A72" w:rsidRDefault="00000000">
      <w:pPr>
        <w:spacing w:line="480" w:lineRule="auto"/>
        <w:ind w:left="720" w:hanging="720"/>
        <w:rPr>
          <w:rFonts w:eastAsia="Times New Roman"/>
          <w:color w:val="FF0000"/>
          <w:sz w:val="24"/>
          <w:szCs w:val="24"/>
        </w:rPr>
      </w:pPr>
      <w:r>
        <w:rPr>
          <w:rFonts w:eastAsia="Times New Roman"/>
          <w:color w:val="FF0000"/>
          <w:sz w:val="24"/>
          <w:szCs w:val="24"/>
        </w:rPr>
        <w:t>Harrington, C. A. (2006). Biology and ecology of red alder. United States Department of Agriculture Forest Service General Technical Report PNW, 669, 21.</w:t>
      </w:r>
    </w:p>
    <w:p w14:paraId="5015785B" w14:textId="77777777" w:rsidR="00D47A72" w:rsidRDefault="00D47A72">
      <w:pPr>
        <w:spacing w:line="480" w:lineRule="auto"/>
        <w:ind w:left="720" w:hanging="720"/>
        <w:rPr>
          <w:rFonts w:eastAsia="Times New Roman"/>
          <w:sz w:val="24"/>
          <w:szCs w:val="24"/>
        </w:rPr>
      </w:pPr>
    </w:p>
    <w:p w14:paraId="62B719C4" w14:textId="77777777" w:rsidR="00D47A72" w:rsidRDefault="00000000">
      <w:pPr>
        <w:spacing w:line="480" w:lineRule="auto"/>
        <w:ind w:left="720" w:hanging="720"/>
        <w:rPr>
          <w:sz w:val="24"/>
          <w:szCs w:val="24"/>
        </w:rPr>
      </w:pPr>
      <w:r>
        <w:rPr>
          <w:rFonts w:eastAsia="Times New Roman"/>
          <w:sz w:val="24"/>
          <w:szCs w:val="24"/>
        </w:rPr>
        <w:t xml:space="preserve">Healey, S. P., Raymond, C. L., Lockman, I. B., Hernandez, A. J., Garrard, C., and Huang, C. (2016). Root disease can rival fire and harvest in reducing forest carbon storage. Ecosphere, 7(11), e01569. </w:t>
      </w:r>
      <w:hyperlink r:id="rId66">
        <w:r>
          <w:rPr>
            <w:rStyle w:val="Hyperlink"/>
            <w:rFonts w:ascii="Open Sans" w:hAnsi="Open Sans" w:cs="Open Sans"/>
            <w:color w:val="000000"/>
            <w:sz w:val="21"/>
            <w:szCs w:val="21"/>
            <w:shd w:val="clear" w:color="auto" w:fill="FFFFFF"/>
          </w:rPr>
          <w:t>https://doi.org/10.1002/ecs2.1569</w:t>
        </w:r>
      </w:hyperlink>
    </w:p>
    <w:p w14:paraId="256464D3" w14:textId="77777777" w:rsidR="00D47A72" w:rsidRDefault="00D47A72">
      <w:pPr>
        <w:spacing w:line="480" w:lineRule="auto"/>
        <w:ind w:left="720" w:hanging="720"/>
        <w:rPr>
          <w:rFonts w:ascii="Open Sans" w:hAnsi="Open Sans" w:cs="Open Sans"/>
          <w:sz w:val="21"/>
          <w:szCs w:val="21"/>
          <w:shd w:val="clear" w:color="auto" w:fill="FFFFFF"/>
        </w:rPr>
      </w:pPr>
    </w:p>
    <w:p w14:paraId="177CA65B" w14:textId="77777777" w:rsidR="00D47A72" w:rsidRDefault="00000000">
      <w:pPr>
        <w:spacing w:line="480" w:lineRule="auto"/>
        <w:ind w:left="720" w:hanging="720"/>
        <w:rPr>
          <w:sz w:val="24"/>
          <w:szCs w:val="24"/>
        </w:rPr>
      </w:pPr>
      <w:r>
        <w:rPr>
          <w:rFonts w:eastAsia="Times New Roman"/>
          <w:sz w:val="24"/>
          <w:szCs w:val="24"/>
        </w:rPr>
        <w:t xml:space="preserve">Klopfenstein, N. B., Kim, M.-S.; Hanna, J. W.; Richardson, B. A.; Lundquist, J. E. (2009). Approaches to predicting potential impacts of climate change on forest disease: an example with Armillaria root disease. Res. Pap. RMRS- RP-76. Fort Collins, CO: U.S. Department of </w:t>
      </w:r>
      <w:proofErr w:type="gramStart"/>
      <w:r>
        <w:rPr>
          <w:rFonts w:eastAsia="Times New Roman"/>
          <w:sz w:val="24"/>
          <w:szCs w:val="24"/>
        </w:rPr>
        <w:t>Agriculture ,</w:t>
      </w:r>
      <w:proofErr w:type="gramEnd"/>
      <w:r>
        <w:rPr>
          <w:rFonts w:eastAsia="Times New Roman"/>
          <w:sz w:val="24"/>
          <w:szCs w:val="24"/>
        </w:rPr>
        <w:t xml:space="preserve"> Forest Service, Rocky Mountain Research Station . 10 p. </w:t>
      </w:r>
      <w:r>
        <w:rPr>
          <w:rStyle w:val="Hyperlink"/>
          <w:rFonts w:ascii="Open Sans" w:hAnsi="Open Sans" w:cs="Open Sans"/>
          <w:color w:val="000000"/>
          <w:sz w:val="21"/>
          <w:szCs w:val="21"/>
          <w:shd w:val="clear" w:color="auto" w:fill="FFFFFF"/>
        </w:rPr>
        <w:t>https://www.fs.fed.us/rm/pubs/rmrs_rp076.pdf</w:t>
      </w:r>
    </w:p>
    <w:p w14:paraId="2406B146" w14:textId="77777777" w:rsidR="00D47A72" w:rsidRDefault="00D47A72">
      <w:pPr>
        <w:spacing w:line="480" w:lineRule="auto"/>
        <w:ind w:left="720" w:hanging="720"/>
        <w:rPr>
          <w:rFonts w:eastAsia="Times New Roman"/>
          <w:sz w:val="24"/>
          <w:szCs w:val="24"/>
        </w:rPr>
      </w:pPr>
    </w:p>
    <w:p w14:paraId="2FCB9775" w14:textId="77777777" w:rsidR="00D47A72" w:rsidRDefault="00000000">
      <w:pPr>
        <w:spacing w:line="480" w:lineRule="auto"/>
        <w:ind w:left="720" w:hanging="720"/>
        <w:rPr>
          <w:ins w:id="907" w:author="Shawn McMurtrey" w:date="2022-08-19T14:24:00Z"/>
          <w:rStyle w:val="Hyperlink"/>
          <w:rFonts w:ascii="Open Sans" w:hAnsi="Open Sans" w:cs="Open Sans"/>
          <w:color w:val="000000"/>
          <w:sz w:val="21"/>
          <w:szCs w:val="21"/>
          <w:shd w:val="clear" w:color="auto" w:fill="FFFFFF"/>
        </w:rPr>
      </w:pPr>
      <w:r>
        <w:rPr>
          <w:rFonts w:eastAsia="Times New Roman"/>
          <w:sz w:val="24"/>
          <w:szCs w:val="24"/>
        </w:rPr>
        <w:t xml:space="preserve">Lan, Y. H., Shaw, D. C., </w:t>
      </w:r>
      <w:proofErr w:type="spellStart"/>
      <w:r>
        <w:rPr>
          <w:rFonts w:eastAsia="Times New Roman"/>
          <w:sz w:val="24"/>
          <w:szCs w:val="24"/>
        </w:rPr>
        <w:t>Beedlow</w:t>
      </w:r>
      <w:proofErr w:type="spellEnd"/>
      <w:r>
        <w:rPr>
          <w:rFonts w:eastAsia="Times New Roman"/>
          <w:sz w:val="24"/>
          <w:szCs w:val="24"/>
        </w:rPr>
        <w:t xml:space="preserve">, P. A., Lee, E. H., and </w:t>
      </w:r>
      <w:proofErr w:type="spellStart"/>
      <w:r>
        <w:rPr>
          <w:rFonts w:eastAsia="Times New Roman"/>
          <w:sz w:val="24"/>
          <w:szCs w:val="24"/>
        </w:rPr>
        <w:t>Waschmann</w:t>
      </w:r>
      <w:proofErr w:type="spellEnd"/>
      <w:r>
        <w:rPr>
          <w:rFonts w:eastAsia="Times New Roman"/>
          <w:sz w:val="24"/>
          <w:szCs w:val="24"/>
        </w:rPr>
        <w:t xml:space="preserve">, R. S. (2019). Severity of Swiss needle cast in young and mature Douglas-fir forests in western Oregon, USA. Forest ecology and management, 442, 79-95 p. </w:t>
      </w:r>
      <w:hyperlink r:id="rId67" w:tgtFrame="Persistent link using digital object identifier">
        <w:r>
          <w:rPr>
            <w:rStyle w:val="Hyperlink"/>
            <w:rFonts w:ascii="Open Sans" w:hAnsi="Open Sans" w:cs="Open Sans"/>
            <w:color w:val="000000"/>
            <w:sz w:val="21"/>
            <w:szCs w:val="21"/>
            <w:shd w:val="clear" w:color="auto" w:fill="FFFFFF"/>
          </w:rPr>
          <w:t>https://doi.org/10.1016/j.foreco.2019.03.063</w:t>
        </w:r>
      </w:hyperlink>
    </w:p>
    <w:p w14:paraId="307E32DB" w14:textId="77777777" w:rsidR="00D47A72" w:rsidRDefault="00D47A72">
      <w:pPr>
        <w:spacing w:line="480" w:lineRule="auto"/>
        <w:ind w:left="720" w:hanging="720"/>
        <w:rPr>
          <w:ins w:id="908" w:author="Shawn McMurtrey" w:date="2022-08-19T14:24:00Z"/>
          <w:rStyle w:val="Hyperlink"/>
          <w:rFonts w:ascii="Open Sans" w:hAnsi="Open Sans" w:cs="Open Sans"/>
          <w:color w:val="000000"/>
          <w:sz w:val="21"/>
          <w:szCs w:val="21"/>
          <w:shd w:val="clear" w:color="auto" w:fill="FFFFFF"/>
        </w:rPr>
      </w:pPr>
    </w:p>
    <w:p w14:paraId="7471BCBE" w14:textId="77777777" w:rsidR="00D47A72" w:rsidRDefault="00000000" w:rsidP="00D47A72">
      <w:pPr>
        <w:spacing w:line="480" w:lineRule="auto"/>
        <w:ind w:left="720" w:hanging="720"/>
        <w:rPr>
          <w:ins w:id="909" w:author="Shawn McMurtrey" w:date="2022-08-19T14:24:00Z"/>
          <w:rFonts w:eastAsia="Times New Roman"/>
          <w:sz w:val="24"/>
          <w:szCs w:val="24"/>
        </w:rPr>
        <w:pPrChange w:id="910" w:author="Shawn McMurtrey" w:date="2022-08-19T14:24:00Z">
          <w:pPr>
            <w:ind w:left="720"/>
          </w:pPr>
        </w:pPrChange>
      </w:pPr>
      <w:r>
        <w:rPr>
          <w:rFonts w:eastAsia="Times New Roman"/>
          <w:sz w:val="24"/>
          <w:szCs w:val="24"/>
        </w:rPr>
        <w:t>Langridge, R.W., 1987. Soil survey of Linn County Area, Oregon. USDA Soil Con. Ser., Washington, DC.</w:t>
      </w:r>
    </w:p>
    <w:p w14:paraId="4A62C646" w14:textId="77777777" w:rsidR="00D47A72" w:rsidRDefault="00D47A72">
      <w:pPr>
        <w:spacing w:line="480" w:lineRule="auto"/>
        <w:ind w:left="720" w:hanging="720"/>
        <w:rPr>
          <w:sz w:val="24"/>
          <w:szCs w:val="24"/>
        </w:rPr>
      </w:pPr>
    </w:p>
    <w:p w14:paraId="4A5D5202" w14:textId="77777777" w:rsidR="00D47A72" w:rsidRDefault="00D47A72">
      <w:pPr>
        <w:spacing w:line="480" w:lineRule="auto"/>
        <w:ind w:left="720" w:hanging="720"/>
        <w:rPr>
          <w:rFonts w:eastAsia="Times New Roman"/>
          <w:sz w:val="24"/>
          <w:szCs w:val="24"/>
        </w:rPr>
      </w:pPr>
    </w:p>
    <w:p w14:paraId="791FE3C0" w14:textId="77777777" w:rsidR="00D47A72" w:rsidRDefault="00000000">
      <w:pPr>
        <w:spacing w:line="480" w:lineRule="auto"/>
        <w:ind w:left="720" w:hanging="720"/>
        <w:rPr>
          <w:sz w:val="24"/>
          <w:szCs w:val="24"/>
        </w:rPr>
      </w:pPr>
      <w:r>
        <w:rPr>
          <w:rFonts w:eastAsia="Times New Roman"/>
          <w:sz w:val="24"/>
          <w:szCs w:val="24"/>
        </w:rPr>
        <w:t xml:space="preserve">Lattin, P.D. 1998. Spatial analysis of Phellinus </w:t>
      </w:r>
      <w:proofErr w:type="spellStart"/>
      <w:r>
        <w:rPr>
          <w:rFonts w:eastAsia="Times New Roman"/>
          <w:sz w:val="24"/>
          <w:szCs w:val="24"/>
        </w:rPr>
        <w:t>wierii</w:t>
      </w:r>
      <w:proofErr w:type="spellEnd"/>
      <w:r>
        <w:rPr>
          <w:rFonts w:eastAsia="Times New Roman"/>
          <w:sz w:val="24"/>
          <w:szCs w:val="24"/>
        </w:rPr>
        <w:t xml:space="preserve"> infection centers in the Central Cascades of Oregon: Inferring ecological processes from patterns. M.S. Thesis Oregon State University. </w:t>
      </w:r>
    </w:p>
    <w:p w14:paraId="57713276" w14:textId="77777777" w:rsidR="00D47A72" w:rsidRDefault="00D47A72">
      <w:pPr>
        <w:spacing w:line="480" w:lineRule="auto"/>
        <w:ind w:left="720" w:hanging="720"/>
        <w:rPr>
          <w:rFonts w:eastAsia="Times New Roman"/>
          <w:sz w:val="24"/>
          <w:szCs w:val="24"/>
        </w:rPr>
      </w:pPr>
    </w:p>
    <w:p w14:paraId="2CA9C07F" w14:textId="77777777" w:rsidR="00D47A72" w:rsidRDefault="00000000">
      <w:pPr>
        <w:spacing w:line="480" w:lineRule="auto"/>
        <w:ind w:left="720" w:hanging="720"/>
        <w:rPr>
          <w:sz w:val="24"/>
          <w:szCs w:val="24"/>
        </w:rPr>
      </w:pPr>
      <w:r>
        <w:rPr>
          <w:rFonts w:eastAsia="Times New Roman"/>
          <w:sz w:val="24"/>
          <w:szCs w:val="24"/>
        </w:rPr>
        <w:t xml:space="preserve">Law, B. E., </w:t>
      </w:r>
      <w:proofErr w:type="spellStart"/>
      <w:r>
        <w:rPr>
          <w:rFonts w:eastAsia="Times New Roman"/>
          <w:sz w:val="24"/>
          <w:szCs w:val="24"/>
        </w:rPr>
        <w:t>Hudiburg</w:t>
      </w:r>
      <w:proofErr w:type="spellEnd"/>
      <w:r>
        <w:rPr>
          <w:rFonts w:eastAsia="Times New Roman"/>
          <w:sz w:val="24"/>
          <w:szCs w:val="24"/>
        </w:rPr>
        <w:t xml:space="preserve">, T. W., and </w:t>
      </w:r>
      <w:proofErr w:type="spellStart"/>
      <w:r>
        <w:rPr>
          <w:rFonts w:eastAsia="Times New Roman"/>
          <w:sz w:val="24"/>
          <w:szCs w:val="24"/>
        </w:rPr>
        <w:t>Luyssaert</w:t>
      </w:r>
      <w:proofErr w:type="spellEnd"/>
      <w:r>
        <w:rPr>
          <w:rFonts w:eastAsia="Times New Roman"/>
          <w:sz w:val="24"/>
          <w:szCs w:val="24"/>
        </w:rPr>
        <w:t xml:space="preserve">, S. (2013). Thinning effects on forest productivity: consequences of preserving old forests and mitigating impacts of fire and drought. Plant Ecology and Diversity, 6(1), 73-85. </w:t>
      </w:r>
      <w:hyperlink r:id="rId68">
        <w:r>
          <w:rPr>
            <w:rStyle w:val="Hyperlink"/>
            <w:rFonts w:ascii="Open Sans" w:hAnsi="Open Sans" w:cs="Open Sans"/>
            <w:color w:val="000000"/>
            <w:sz w:val="21"/>
            <w:szCs w:val="21"/>
            <w:shd w:val="clear" w:color="auto" w:fill="FFFFFF"/>
          </w:rPr>
          <w:t>https://doi.org/10.1080/17550874.2012.679013</w:t>
        </w:r>
      </w:hyperlink>
    </w:p>
    <w:p w14:paraId="074A83A2" w14:textId="77777777" w:rsidR="00D47A72" w:rsidRDefault="00D47A72" w:rsidP="00D47A72">
      <w:pPr>
        <w:spacing w:line="480" w:lineRule="auto"/>
        <w:rPr>
          <w:ins w:id="911" w:author="Shawn McMurtrey" w:date="2022-10-14T14:11:00Z"/>
          <w:sz w:val="24"/>
          <w:szCs w:val="24"/>
        </w:rPr>
        <w:pPrChange w:id="912" w:author="Shawn McMurtrey" w:date="2022-10-14T14:11:00Z">
          <w:pPr>
            <w:spacing w:line="480" w:lineRule="auto"/>
            <w:ind w:left="720" w:hanging="720"/>
          </w:pPr>
        </w:pPrChange>
      </w:pPr>
    </w:p>
    <w:p w14:paraId="50A899DE" w14:textId="77777777" w:rsidR="00D47A72" w:rsidRDefault="00000000" w:rsidP="00D47A72">
      <w:pPr>
        <w:spacing w:line="480" w:lineRule="auto"/>
        <w:ind w:left="720" w:hanging="720"/>
        <w:rPr>
          <w:ins w:id="913" w:author="Shawn McMurtrey" w:date="2022-10-14T14:11:00Z"/>
          <w:rFonts w:eastAsia="Times New Roman"/>
          <w:sz w:val="24"/>
          <w:szCs w:val="24"/>
        </w:rPr>
        <w:pPrChange w:id="914" w:author="Shawn McMurtrey" w:date="2022-10-14T14:11:00Z">
          <w:pPr>
            <w:spacing w:line="480" w:lineRule="auto"/>
          </w:pPr>
        </w:pPrChange>
      </w:pPr>
      <w:r>
        <w:rPr>
          <w:rFonts w:eastAsia="Times New Roman"/>
          <w:sz w:val="24"/>
          <w:szCs w:val="24"/>
        </w:rPr>
        <w:t>Lawson, T. T. (1979). Some silvicultural impacts of Phellinus weirii on a managed forest in the interior Coast Range of Oregon (Master’s thesis). Oregon State University, Corvallis, OR.</w:t>
      </w:r>
    </w:p>
    <w:p w14:paraId="6F23C671" w14:textId="77777777" w:rsidR="00D47A72" w:rsidRDefault="00D47A72" w:rsidP="00D47A72">
      <w:pPr>
        <w:spacing w:line="480" w:lineRule="auto"/>
        <w:rPr>
          <w:rFonts w:ascii="Open Sans" w:hAnsi="Open Sans" w:cs="Open Sans"/>
          <w:sz w:val="21"/>
          <w:szCs w:val="21"/>
          <w:shd w:val="clear" w:color="auto" w:fill="FFFFFF"/>
        </w:rPr>
        <w:pPrChange w:id="915" w:author="Shawn McMurtrey" w:date="2022-10-14T14:11:00Z">
          <w:pPr>
            <w:spacing w:line="480" w:lineRule="auto"/>
            <w:ind w:left="720" w:hanging="720"/>
          </w:pPr>
        </w:pPrChange>
      </w:pPr>
    </w:p>
    <w:p w14:paraId="4A80D35D" w14:textId="77777777" w:rsidR="00D47A72" w:rsidRDefault="00000000">
      <w:pPr>
        <w:spacing w:line="480" w:lineRule="auto"/>
        <w:ind w:left="720" w:hanging="720"/>
        <w:rPr>
          <w:del w:id="916" w:author="Shawn McMurtrey" w:date="2022-10-14T14:11:00Z"/>
          <w:rFonts w:eastAsia="Times New Roman"/>
          <w:sz w:val="24"/>
          <w:szCs w:val="24"/>
        </w:rPr>
      </w:pPr>
      <w:r>
        <w:rPr>
          <w:rFonts w:eastAsia="Times New Roman"/>
          <w:sz w:val="24"/>
          <w:szCs w:val="24"/>
        </w:rPr>
        <w:t xml:space="preserve">Lawson, T. T., Berg, A. B., &amp; Hansen, E. M. (1983). Damage from laminated root rot at the Black Rock Forest Management Research Area in western </w:t>
      </w:r>
      <w:proofErr w:type="spellStart"/>
      <w:r>
        <w:rPr>
          <w:rFonts w:eastAsia="Times New Roman"/>
          <w:sz w:val="24"/>
          <w:szCs w:val="24"/>
        </w:rPr>
        <w:t>Oregon.</w:t>
      </w:r>
    </w:p>
    <w:p w14:paraId="4B39696E" w14:textId="77777777" w:rsidR="00D47A72" w:rsidRDefault="00D47A72">
      <w:pPr>
        <w:spacing w:line="480" w:lineRule="auto"/>
        <w:rPr>
          <w:del w:id="917" w:author="Shawn McMurtrey" w:date="2022-10-14T14:11:00Z"/>
          <w:rFonts w:eastAsia="Times New Roman"/>
          <w:sz w:val="24"/>
          <w:szCs w:val="24"/>
        </w:rPr>
      </w:pPr>
    </w:p>
    <w:p w14:paraId="748E8836" w14:textId="77777777" w:rsidR="00D47A72" w:rsidRDefault="00000000">
      <w:pPr>
        <w:spacing w:line="480" w:lineRule="auto"/>
        <w:ind w:left="720" w:hanging="720"/>
        <w:rPr>
          <w:ins w:id="918" w:author="Shawn McMurtrey" w:date="2022-10-15T16:24:00Z"/>
          <w:rFonts w:eastAsia="Times New Roman"/>
          <w:sz w:val="24"/>
          <w:szCs w:val="24"/>
        </w:rPr>
      </w:pPr>
      <w:r>
        <w:rPr>
          <w:rFonts w:eastAsia="Times New Roman"/>
          <w:sz w:val="24"/>
          <w:szCs w:val="24"/>
        </w:rPr>
        <w:lastRenderedPageBreak/>
        <w:t>Leal</w:t>
      </w:r>
      <w:proofErr w:type="spellEnd"/>
      <w:r>
        <w:rPr>
          <w:rFonts w:eastAsia="Times New Roman"/>
          <w:sz w:val="24"/>
          <w:szCs w:val="24"/>
        </w:rPr>
        <w:t xml:space="preserve"> I., Bergeron, M. J., </w:t>
      </w:r>
      <w:proofErr w:type="spellStart"/>
      <w:r>
        <w:rPr>
          <w:rFonts w:eastAsia="Times New Roman"/>
          <w:sz w:val="24"/>
          <w:szCs w:val="24"/>
        </w:rPr>
        <w:t>Feau</w:t>
      </w:r>
      <w:proofErr w:type="spellEnd"/>
      <w:r>
        <w:rPr>
          <w:rFonts w:eastAsia="Times New Roman"/>
          <w:sz w:val="24"/>
          <w:szCs w:val="24"/>
        </w:rPr>
        <w:t xml:space="preserve">, N., </w:t>
      </w:r>
      <w:proofErr w:type="spellStart"/>
      <w:r>
        <w:rPr>
          <w:rFonts w:eastAsia="Times New Roman"/>
          <w:sz w:val="24"/>
          <w:szCs w:val="24"/>
        </w:rPr>
        <w:t>Tsui</w:t>
      </w:r>
      <w:proofErr w:type="spellEnd"/>
      <w:r>
        <w:rPr>
          <w:rFonts w:eastAsia="Times New Roman"/>
          <w:sz w:val="24"/>
          <w:szCs w:val="24"/>
        </w:rPr>
        <w:t xml:space="preserve">, C. K. M., </w:t>
      </w:r>
      <w:proofErr w:type="spellStart"/>
      <w:r>
        <w:rPr>
          <w:rFonts w:eastAsia="Times New Roman"/>
          <w:sz w:val="24"/>
          <w:szCs w:val="24"/>
        </w:rPr>
        <w:t>Foord</w:t>
      </w:r>
      <w:proofErr w:type="spellEnd"/>
      <w:r>
        <w:rPr>
          <w:rFonts w:eastAsia="Times New Roman"/>
          <w:sz w:val="24"/>
          <w:szCs w:val="24"/>
        </w:rPr>
        <w:t>, B., Pellow, K., ... and Sturrock, R. N. (2019). Cryptic Speciation in Western North America and Eastern Eurasia of the Pathogens Responsible for Laminated Root Rot. Phytopathology, 109(3), 456-468.</w:t>
      </w:r>
    </w:p>
    <w:p w14:paraId="1B0C64FF" w14:textId="77777777" w:rsidR="00D47A72" w:rsidRDefault="00D47A72">
      <w:pPr>
        <w:spacing w:line="480" w:lineRule="auto"/>
        <w:ind w:left="720" w:hanging="720"/>
        <w:rPr>
          <w:ins w:id="919" w:author="Shawn McMurtrey" w:date="2022-10-15T16:24:00Z"/>
          <w:rFonts w:eastAsia="Times New Roman"/>
          <w:sz w:val="24"/>
          <w:szCs w:val="24"/>
        </w:rPr>
      </w:pPr>
    </w:p>
    <w:p w14:paraId="458B5B56" w14:textId="77777777" w:rsidR="00D47A72" w:rsidRDefault="00000000">
      <w:pPr>
        <w:spacing w:line="480" w:lineRule="auto"/>
        <w:ind w:left="720" w:hanging="720"/>
        <w:rPr>
          <w:ins w:id="920" w:author="Shawn McMurtrey" w:date="2022-10-15T16:07:00Z"/>
          <w:rFonts w:eastAsia="Times New Roman"/>
          <w:sz w:val="24"/>
          <w:szCs w:val="24"/>
        </w:rPr>
      </w:pPr>
      <w:ins w:id="921" w:author="Shawn McMurtrey" w:date="2022-10-15T16:24:00Z">
        <w:r>
          <w:rPr>
            <w:rFonts w:eastAsia="Times New Roman"/>
            <w:sz w:val="24"/>
            <w:szCs w:val="24"/>
          </w:rPr>
          <w:t xml:space="preserve">Lim, Y. W., Yeung, Y. C. A., Sturrock, R., Leal, I., &amp; </w:t>
        </w:r>
        <w:proofErr w:type="spellStart"/>
        <w:r>
          <w:rPr>
            <w:rFonts w:eastAsia="Times New Roman"/>
            <w:sz w:val="24"/>
            <w:szCs w:val="24"/>
          </w:rPr>
          <w:t>Breuil</w:t>
        </w:r>
        <w:proofErr w:type="spellEnd"/>
        <w:r>
          <w:rPr>
            <w:rFonts w:eastAsia="Times New Roman"/>
            <w:sz w:val="24"/>
            <w:szCs w:val="24"/>
          </w:rPr>
          <w:t>, C. (2005). Differentiating the two closely related species, Phellinus weirii and P. sulphurascens. Forest Pathology, 35(4), 305–314. doi:10.1111/j.1439-0329.</w:t>
        </w:r>
        <w:proofErr w:type="gramStart"/>
        <w:r>
          <w:rPr>
            <w:rFonts w:eastAsia="Times New Roman"/>
            <w:sz w:val="24"/>
            <w:szCs w:val="24"/>
          </w:rPr>
          <w:t>2005.00410.x</w:t>
        </w:r>
        <w:proofErr w:type="gramEnd"/>
        <w:r>
          <w:rPr>
            <w:rFonts w:eastAsia="Times New Roman"/>
            <w:sz w:val="24"/>
            <w:szCs w:val="24"/>
          </w:rPr>
          <w:t> </w:t>
        </w:r>
      </w:ins>
    </w:p>
    <w:p w14:paraId="0E3BBDC6" w14:textId="77777777" w:rsidR="00D47A72" w:rsidRDefault="00D47A72">
      <w:pPr>
        <w:spacing w:line="480" w:lineRule="auto"/>
        <w:ind w:left="720" w:hanging="720"/>
        <w:rPr>
          <w:ins w:id="922" w:author="Shawn McMurtrey" w:date="2022-10-15T16:07:00Z"/>
          <w:rFonts w:eastAsia="Times New Roman"/>
          <w:sz w:val="24"/>
          <w:szCs w:val="24"/>
        </w:rPr>
      </w:pPr>
    </w:p>
    <w:p w14:paraId="24EC0C01" w14:textId="77777777" w:rsidR="00D47A72" w:rsidRDefault="00000000">
      <w:pPr>
        <w:spacing w:line="480" w:lineRule="auto"/>
        <w:ind w:left="720" w:hanging="720"/>
        <w:rPr>
          <w:sz w:val="24"/>
          <w:szCs w:val="24"/>
        </w:rPr>
      </w:pPr>
      <w:ins w:id="923" w:author="Shawn McMurtrey" w:date="2022-10-15T16:07:00Z">
        <w:r>
          <w:rPr>
            <w:rFonts w:ascii="Calibri" w:eastAsia="Calibri" w:hAnsi="Calibri" w:cs="Calibri"/>
            <w:b/>
            <w:bCs/>
            <w:sz w:val="24"/>
            <w:szCs w:val="24"/>
          </w:rPr>
          <w:t>McMurtrey S.</w:t>
        </w:r>
        <w:r>
          <w:rPr>
            <w:rFonts w:ascii="Calibri" w:eastAsia="Calibri" w:hAnsi="Calibri" w:cs="Calibri"/>
            <w:sz w:val="24"/>
            <w:szCs w:val="24"/>
          </w:rPr>
          <w:t xml:space="preserve">, </w:t>
        </w:r>
        <w:proofErr w:type="spellStart"/>
        <w:r>
          <w:rPr>
            <w:rFonts w:ascii="Calibri" w:eastAsia="Calibri" w:hAnsi="Calibri" w:cs="Calibri"/>
            <w:sz w:val="24"/>
            <w:szCs w:val="24"/>
          </w:rPr>
          <w:t>Alcalá-Briseño</w:t>
        </w:r>
        <w:proofErr w:type="spellEnd"/>
        <w:r>
          <w:rPr>
            <w:rFonts w:ascii="Calibri" w:eastAsia="Calibri" w:hAnsi="Calibri" w:cs="Calibri"/>
            <w:sz w:val="24"/>
            <w:szCs w:val="24"/>
          </w:rPr>
          <w:t xml:space="preserve"> R.I., Showalter D.N., LeBoldus J.M.</w:t>
        </w:r>
      </w:ins>
      <w:ins w:id="924" w:author="Shawn McMurtrey" w:date="2022-10-15T16:08:00Z">
        <w:r>
          <w:rPr>
            <w:rFonts w:ascii="Calibri" w:eastAsia="Calibri" w:hAnsi="Calibri" w:cs="Calibri"/>
            <w:sz w:val="24"/>
            <w:szCs w:val="24"/>
          </w:rPr>
          <w:t xml:space="preserve"> 2022.</w:t>
        </w:r>
      </w:ins>
      <w:ins w:id="925" w:author="Shawn McMurtrey" w:date="2022-10-15T16:07:00Z">
        <w:r>
          <w:rPr>
            <w:rFonts w:ascii="Calibri" w:eastAsia="Calibri" w:hAnsi="Calibri" w:cs="Calibri"/>
            <w:sz w:val="24"/>
            <w:szCs w:val="24"/>
          </w:rPr>
          <w:t xml:space="preserve"> Draft Genome Resource for Forest Pathogen Coniferiporia weirii – a Facultative Pathogen of Thuja plicata and Callitropsis nootkatensis. Plant Disease.</w:t>
        </w:r>
      </w:ins>
      <w:ins w:id="926" w:author="Shawn McMurtrey" w:date="2022-10-15T16:08:00Z">
        <w:r>
          <w:rPr>
            <w:rFonts w:ascii="Calibri" w:eastAsia="Calibri" w:hAnsi="Calibri" w:cs="Calibri"/>
            <w:sz w:val="24"/>
            <w:szCs w:val="24"/>
          </w:rPr>
          <w:br/>
        </w:r>
      </w:ins>
    </w:p>
    <w:p w14:paraId="0E954940" w14:textId="77777777" w:rsidR="00D47A72" w:rsidRDefault="00000000">
      <w:pPr>
        <w:spacing w:line="480" w:lineRule="auto"/>
        <w:ind w:left="720" w:hanging="720"/>
        <w:rPr>
          <w:sz w:val="24"/>
          <w:szCs w:val="24"/>
        </w:rPr>
      </w:pPr>
      <w:r>
        <w:rPr>
          <w:rFonts w:eastAsia="Times New Roman"/>
          <w:sz w:val="24"/>
          <w:szCs w:val="24"/>
        </w:rPr>
        <w:t xml:space="preserve">  Russell V. </w:t>
      </w:r>
      <w:proofErr w:type="spellStart"/>
      <w:r>
        <w:rPr>
          <w:rFonts w:eastAsia="Times New Roman"/>
          <w:sz w:val="24"/>
          <w:szCs w:val="24"/>
        </w:rPr>
        <w:t>Lenth</w:t>
      </w:r>
      <w:proofErr w:type="spellEnd"/>
      <w:r>
        <w:rPr>
          <w:rFonts w:eastAsia="Times New Roman"/>
          <w:sz w:val="24"/>
          <w:szCs w:val="24"/>
        </w:rPr>
        <w:t xml:space="preserve"> (2022). </w:t>
      </w:r>
      <w:proofErr w:type="spellStart"/>
      <w:r>
        <w:rPr>
          <w:rFonts w:eastAsia="Times New Roman"/>
          <w:sz w:val="24"/>
          <w:szCs w:val="24"/>
        </w:rPr>
        <w:t>emmeans</w:t>
      </w:r>
      <w:proofErr w:type="spellEnd"/>
      <w:r>
        <w:rPr>
          <w:rFonts w:eastAsia="Times New Roman"/>
          <w:sz w:val="24"/>
          <w:szCs w:val="24"/>
        </w:rPr>
        <w:t>: Estimated Marginal Means, aka Least-Squares Means. R package version 1.7.4-1.</w:t>
      </w:r>
    </w:p>
    <w:p w14:paraId="1027C949" w14:textId="77777777" w:rsidR="00D47A72" w:rsidRDefault="00000000">
      <w:pPr>
        <w:spacing w:line="480" w:lineRule="auto"/>
        <w:ind w:left="720" w:hanging="720"/>
        <w:rPr>
          <w:sz w:val="24"/>
          <w:szCs w:val="24"/>
        </w:rPr>
      </w:pPr>
      <w:r>
        <w:rPr>
          <w:rFonts w:eastAsia="Times New Roman"/>
          <w:sz w:val="24"/>
          <w:szCs w:val="24"/>
        </w:rPr>
        <w:t xml:space="preserve">  https://CRAN.R-project.org/package=emmeans</w:t>
      </w:r>
    </w:p>
    <w:p w14:paraId="6161AF5D" w14:textId="77777777" w:rsidR="00D47A72" w:rsidRDefault="00D47A72">
      <w:pPr>
        <w:spacing w:line="480" w:lineRule="auto"/>
        <w:ind w:left="720" w:hanging="720"/>
        <w:rPr>
          <w:rFonts w:eastAsia="Times New Roman"/>
          <w:sz w:val="24"/>
          <w:szCs w:val="24"/>
        </w:rPr>
      </w:pPr>
    </w:p>
    <w:p w14:paraId="7B916550" w14:textId="77777777" w:rsidR="00D47A72" w:rsidRDefault="00000000">
      <w:pPr>
        <w:spacing w:line="480" w:lineRule="auto"/>
        <w:ind w:left="720" w:hanging="720"/>
        <w:rPr>
          <w:rFonts w:eastAsia="Times New Roman"/>
          <w:color w:val="FF0000"/>
          <w:sz w:val="24"/>
          <w:szCs w:val="24"/>
        </w:rPr>
      </w:pPr>
      <w:r>
        <w:rPr>
          <w:rFonts w:eastAsia="Times New Roman"/>
          <w:color w:val="FF0000"/>
          <w:sz w:val="24"/>
          <w:szCs w:val="24"/>
        </w:rPr>
        <w:t xml:space="preserve">Li, C. Y., Lu, K. C., Nelson, E. E., </w:t>
      </w:r>
      <w:proofErr w:type="spellStart"/>
      <w:r>
        <w:rPr>
          <w:rFonts w:eastAsia="Times New Roman"/>
          <w:color w:val="FF0000"/>
          <w:sz w:val="24"/>
          <w:szCs w:val="24"/>
        </w:rPr>
        <w:t>Bollen</w:t>
      </w:r>
      <w:proofErr w:type="spellEnd"/>
      <w:r>
        <w:rPr>
          <w:rFonts w:eastAsia="Times New Roman"/>
          <w:color w:val="FF0000"/>
          <w:sz w:val="24"/>
          <w:szCs w:val="24"/>
        </w:rPr>
        <w:t xml:space="preserve">, W. B., &amp; Trappe, J. M. (1969). Effect of phenolic and other compounds on </w:t>
      </w:r>
      <w:proofErr w:type="spellStart"/>
      <w:r>
        <w:rPr>
          <w:rFonts w:eastAsia="Times New Roman"/>
          <w:color w:val="FF0000"/>
          <w:sz w:val="24"/>
          <w:szCs w:val="24"/>
        </w:rPr>
        <w:t>grovvth</w:t>
      </w:r>
      <w:proofErr w:type="spellEnd"/>
      <w:r>
        <w:rPr>
          <w:rFonts w:eastAsia="Times New Roman"/>
          <w:color w:val="FF0000"/>
          <w:sz w:val="24"/>
          <w:szCs w:val="24"/>
        </w:rPr>
        <w:t xml:space="preserve"> of. </w:t>
      </w:r>
      <w:proofErr w:type="spellStart"/>
      <w:r>
        <w:rPr>
          <w:rFonts w:eastAsia="Times New Roman"/>
          <w:color w:val="FF0000"/>
          <w:sz w:val="24"/>
          <w:szCs w:val="24"/>
        </w:rPr>
        <w:t>Microbios</w:t>
      </w:r>
      <w:proofErr w:type="spellEnd"/>
      <w:r>
        <w:rPr>
          <w:rFonts w:eastAsia="Times New Roman"/>
          <w:color w:val="FF0000"/>
          <w:sz w:val="24"/>
          <w:szCs w:val="24"/>
        </w:rPr>
        <w:t>, 3, 305-311.</w:t>
      </w:r>
    </w:p>
    <w:p w14:paraId="13E8A8CC" w14:textId="77777777" w:rsidR="00D47A72" w:rsidRDefault="00D47A72">
      <w:pPr>
        <w:spacing w:line="480" w:lineRule="auto"/>
        <w:ind w:left="720" w:hanging="720"/>
        <w:rPr>
          <w:rFonts w:eastAsia="Times New Roman"/>
          <w:color w:val="FF0000"/>
          <w:sz w:val="24"/>
          <w:szCs w:val="24"/>
        </w:rPr>
      </w:pPr>
    </w:p>
    <w:p w14:paraId="5FA061F7" w14:textId="77777777" w:rsidR="00D47A72" w:rsidRDefault="00000000">
      <w:pPr>
        <w:spacing w:line="480" w:lineRule="auto"/>
        <w:ind w:left="720" w:hanging="720"/>
        <w:rPr>
          <w:rFonts w:eastAsia="Times New Roman"/>
          <w:color w:val="FF0000"/>
          <w:sz w:val="24"/>
          <w:szCs w:val="24"/>
        </w:rPr>
      </w:pPr>
      <w:r>
        <w:rPr>
          <w:color w:val="FF0000"/>
        </w:rPr>
        <w:t xml:space="preserve">LI, C. Y., K. C. LU, J. M. TRAPPE, and W. B. BOLLEN. "Inhibition of </w:t>
      </w:r>
      <w:proofErr w:type="spellStart"/>
      <w:r>
        <w:rPr>
          <w:color w:val="FF0000"/>
        </w:rPr>
        <w:t>Poria</w:t>
      </w:r>
      <w:proofErr w:type="spellEnd"/>
      <w:r>
        <w:rPr>
          <w:color w:val="FF0000"/>
        </w:rPr>
        <w:t xml:space="preserve"> weirii and Fomes </w:t>
      </w:r>
      <w:proofErr w:type="spellStart"/>
      <w:r>
        <w:rPr>
          <w:color w:val="FF0000"/>
        </w:rPr>
        <w:t>annosus</w:t>
      </w:r>
      <w:proofErr w:type="spellEnd"/>
      <w:r>
        <w:rPr>
          <w:color w:val="FF0000"/>
        </w:rPr>
        <w:t xml:space="preserve"> by Linoleic Acid." Forest Sci. 16: 329.330. 1970.</w:t>
      </w:r>
    </w:p>
    <w:p w14:paraId="26DB21FD" w14:textId="77777777" w:rsidR="00D47A72" w:rsidRDefault="00D47A72">
      <w:pPr>
        <w:spacing w:line="480" w:lineRule="auto"/>
        <w:rPr>
          <w:rFonts w:eastAsia="Times New Roman"/>
          <w:sz w:val="24"/>
          <w:szCs w:val="24"/>
        </w:rPr>
      </w:pPr>
    </w:p>
    <w:p w14:paraId="3FB3B7E8" w14:textId="77777777" w:rsidR="00D47A72" w:rsidRDefault="00000000">
      <w:pPr>
        <w:spacing w:line="480" w:lineRule="auto"/>
        <w:ind w:left="720" w:hanging="720"/>
        <w:rPr>
          <w:sz w:val="24"/>
          <w:szCs w:val="24"/>
        </w:rPr>
      </w:pPr>
      <w:r>
        <w:rPr>
          <w:rFonts w:eastAsia="Times New Roman"/>
          <w:sz w:val="24"/>
          <w:szCs w:val="24"/>
        </w:rPr>
        <w:t xml:space="preserve">Lockman, I. B., and Kearns, H. S. (2016). Forest root diseases across the United States. Gen. Tech. Rep. RMRS-GTR-342. Ogden, UT: US Department of Agriculture, Forest Service, Rocky Mountain Research Station. 342. 55 p.  </w:t>
      </w:r>
      <w:hyperlink r:id="rId69">
        <w:r>
          <w:rPr>
            <w:rStyle w:val="Hyperlink"/>
            <w:rFonts w:ascii="Open Sans" w:hAnsi="Open Sans" w:cs="Open Sans"/>
            <w:color w:val="000000"/>
            <w:sz w:val="21"/>
            <w:szCs w:val="21"/>
            <w:shd w:val="clear" w:color="auto" w:fill="FFFFFF"/>
          </w:rPr>
          <w:t>https://doi.org/10.1094/PHYTO-12-17-0399-R</w:t>
        </w:r>
      </w:hyperlink>
    </w:p>
    <w:p w14:paraId="6CA326AE" w14:textId="77777777" w:rsidR="00D47A72" w:rsidRDefault="00D47A72">
      <w:pPr>
        <w:spacing w:line="480" w:lineRule="auto"/>
        <w:ind w:left="720" w:hanging="720"/>
        <w:rPr>
          <w:rFonts w:eastAsia="Times New Roman"/>
          <w:sz w:val="24"/>
          <w:szCs w:val="24"/>
        </w:rPr>
      </w:pPr>
    </w:p>
    <w:p w14:paraId="4A0FD486" w14:textId="77777777" w:rsidR="00D47A72" w:rsidRDefault="00000000">
      <w:pPr>
        <w:spacing w:line="480" w:lineRule="auto"/>
        <w:ind w:left="720" w:hanging="720"/>
        <w:rPr>
          <w:sz w:val="24"/>
          <w:szCs w:val="24"/>
        </w:rPr>
      </w:pPr>
      <w:r>
        <w:rPr>
          <w:rFonts w:eastAsia="Times New Roman"/>
          <w:sz w:val="24"/>
          <w:szCs w:val="24"/>
        </w:rPr>
        <w:t xml:space="preserve">Maffei, H. M., Filip, G. M., Chadwick, K. L., and David, L., (2008). Western root disease model simulation versus plot remeasurement: 11 years of change in stand structure and density induced by Armillaria root disease in Central Oregon. In Third Forest Vegetation Simulator Conference: Fort Collins, CO, February 13-15, 2007. US Department of Agriculture, Forest Service, Rocky Mountain Research Station. 55 p. </w:t>
      </w:r>
      <w:r>
        <w:rPr>
          <w:rStyle w:val="Hyperlink"/>
          <w:rFonts w:ascii="Open Sans" w:hAnsi="Open Sans" w:cs="Open Sans"/>
          <w:color w:val="000000"/>
          <w:sz w:val="21"/>
          <w:szCs w:val="21"/>
          <w:shd w:val="clear" w:color="auto" w:fill="FFFFFF"/>
        </w:rPr>
        <w:t>https://www.fs.fed.us/rm/pubs/rmrs_p054/rmrs_p054_055_067.pdf</w:t>
      </w:r>
    </w:p>
    <w:p w14:paraId="5C59077F" w14:textId="77777777" w:rsidR="00D47A72" w:rsidRDefault="00D47A72">
      <w:pPr>
        <w:spacing w:line="480" w:lineRule="auto"/>
        <w:ind w:left="720" w:hanging="720"/>
        <w:rPr>
          <w:rFonts w:eastAsia="Times New Roman"/>
          <w:sz w:val="24"/>
          <w:szCs w:val="24"/>
        </w:rPr>
      </w:pPr>
    </w:p>
    <w:p w14:paraId="5E8185C7" w14:textId="77777777" w:rsidR="00D47A72" w:rsidRDefault="00000000">
      <w:pPr>
        <w:spacing w:line="480" w:lineRule="auto"/>
        <w:ind w:left="720" w:hanging="720"/>
        <w:rPr>
          <w:sz w:val="24"/>
          <w:szCs w:val="24"/>
        </w:rPr>
      </w:pPr>
      <w:r>
        <w:rPr>
          <w:rFonts w:eastAsia="Times New Roman"/>
          <w:sz w:val="24"/>
          <w:szCs w:val="24"/>
        </w:rPr>
        <w:t xml:space="preserve">Marsden, M. A., (1992). Sensitivity of the Western Root Disease Model: inventory of root disease (Vol. 303). USDA, Forest Service, Rocky Mountain </w:t>
      </w:r>
      <w:proofErr w:type="gramStart"/>
      <w:r>
        <w:rPr>
          <w:rFonts w:eastAsia="Times New Roman"/>
          <w:sz w:val="24"/>
          <w:szCs w:val="24"/>
        </w:rPr>
        <w:t>Forest</w:t>
      </w:r>
      <w:proofErr w:type="gramEnd"/>
      <w:r>
        <w:rPr>
          <w:rFonts w:eastAsia="Times New Roman"/>
          <w:sz w:val="24"/>
          <w:szCs w:val="24"/>
        </w:rPr>
        <w:t xml:space="preserve"> and Range Experiment Station.</w:t>
      </w:r>
    </w:p>
    <w:p w14:paraId="29F5F9B0" w14:textId="77777777" w:rsidR="00D47A72" w:rsidRDefault="00D47A72">
      <w:pPr>
        <w:spacing w:line="480" w:lineRule="auto"/>
        <w:rPr>
          <w:rFonts w:eastAsia="Times New Roman"/>
          <w:sz w:val="24"/>
          <w:szCs w:val="24"/>
        </w:rPr>
      </w:pPr>
    </w:p>
    <w:p w14:paraId="5C7898F9" w14:textId="77777777" w:rsidR="00D47A72" w:rsidRDefault="00000000">
      <w:pPr>
        <w:spacing w:line="480" w:lineRule="auto"/>
        <w:ind w:left="720" w:hanging="720"/>
        <w:rPr>
          <w:sz w:val="24"/>
          <w:szCs w:val="24"/>
        </w:rPr>
      </w:pPr>
      <w:r>
        <w:rPr>
          <w:rFonts w:eastAsia="Times New Roman"/>
          <w:sz w:val="24"/>
          <w:szCs w:val="24"/>
        </w:rPr>
        <w:t xml:space="preserve">McKenzie, D., </w:t>
      </w:r>
      <w:proofErr w:type="spellStart"/>
      <w:r>
        <w:rPr>
          <w:rFonts w:eastAsia="Times New Roman"/>
          <w:sz w:val="24"/>
          <w:szCs w:val="24"/>
        </w:rPr>
        <w:t>Gedalof</w:t>
      </w:r>
      <w:proofErr w:type="spellEnd"/>
      <w:r>
        <w:rPr>
          <w:rFonts w:eastAsia="Times New Roman"/>
          <w:sz w:val="24"/>
          <w:szCs w:val="24"/>
        </w:rPr>
        <w:t>, Z. E., Peterson, D. L., and Mote, P. (2004). Climatic change, wildfire, and conservation. Conservation biology, 18(4), 890-902.  </w:t>
      </w:r>
    </w:p>
    <w:p w14:paraId="19915F9A" w14:textId="77777777" w:rsidR="00D47A72" w:rsidRDefault="00000000">
      <w:pPr>
        <w:spacing w:line="480" w:lineRule="auto"/>
        <w:ind w:left="720"/>
        <w:rPr>
          <w:sz w:val="24"/>
          <w:szCs w:val="24"/>
        </w:rPr>
      </w:pPr>
      <w:hyperlink r:id="rId70">
        <w:r>
          <w:rPr>
            <w:rStyle w:val="Hyperlink"/>
            <w:rFonts w:ascii="Open Sans" w:hAnsi="Open Sans" w:cs="Open Sans"/>
            <w:color w:val="000000"/>
            <w:sz w:val="21"/>
            <w:szCs w:val="21"/>
            <w:shd w:val="clear" w:color="auto" w:fill="FFFFFF"/>
          </w:rPr>
          <w:t>https://doi.org/10.1111/j.1523-1739.2004.00492.x</w:t>
        </w:r>
      </w:hyperlink>
    </w:p>
    <w:p w14:paraId="790D53EF" w14:textId="77777777" w:rsidR="00D47A72" w:rsidRDefault="00D47A72">
      <w:pPr>
        <w:spacing w:line="480" w:lineRule="auto"/>
        <w:rPr>
          <w:rFonts w:eastAsia="Times New Roman"/>
          <w:sz w:val="24"/>
          <w:szCs w:val="24"/>
        </w:rPr>
      </w:pPr>
    </w:p>
    <w:p w14:paraId="0F59F27C" w14:textId="77777777" w:rsidR="00D47A72" w:rsidRDefault="00000000">
      <w:pPr>
        <w:spacing w:line="480" w:lineRule="auto"/>
        <w:ind w:left="720" w:hanging="720"/>
        <w:rPr>
          <w:sz w:val="24"/>
          <w:szCs w:val="24"/>
        </w:rPr>
      </w:pPr>
      <w:r>
        <w:rPr>
          <w:rFonts w:eastAsia="Times New Roman"/>
          <w:sz w:val="24"/>
          <w:szCs w:val="24"/>
        </w:rPr>
        <w:lastRenderedPageBreak/>
        <w:t xml:space="preserve">Morrison, D.J., </w:t>
      </w:r>
      <w:proofErr w:type="spellStart"/>
      <w:r>
        <w:rPr>
          <w:rFonts w:eastAsia="Times New Roman"/>
          <w:sz w:val="24"/>
          <w:szCs w:val="24"/>
        </w:rPr>
        <w:t>Merler</w:t>
      </w:r>
      <w:proofErr w:type="spellEnd"/>
      <w:r>
        <w:rPr>
          <w:rFonts w:eastAsia="Times New Roman"/>
          <w:sz w:val="24"/>
          <w:szCs w:val="24"/>
        </w:rPr>
        <w:t>, H., Norris, D., (1991). Detection, Recognition and Management of Armillaria and Phellinus Root Disease in the Southern Interior of British Columbia. Forestry Canada and BC Ministry of Forests, Victoria, BC FRDA Rep. 179.</w:t>
      </w:r>
    </w:p>
    <w:p w14:paraId="08B83FDD" w14:textId="77777777" w:rsidR="00D47A72" w:rsidRDefault="00D47A72">
      <w:pPr>
        <w:spacing w:line="480" w:lineRule="auto"/>
        <w:ind w:left="720"/>
        <w:rPr>
          <w:rFonts w:ascii="Open Sans" w:hAnsi="Open Sans" w:cs="Open Sans"/>
          <w:sz w:val="21"/>
          <w:szCs w:val="21"/>
          <w:u w:val="single"/>
          <w:shd w:val="clear" w:color="auto" w:fill="FFFFFF"/>
        </w:rPr>
      </w:pPr>
    </w:p>
    <w:p w14:paraId="1F76B955" w14:textId="77777777" w:rsidR="00D47A72" w:rsidRDefault="00D47A72">
      <w:pPr>
        <w:spacing w:line="480" w:lineRule="auto"/>
        <w:ind w:left="720" w:hanging="720"/>
        <w:rPr>
          <w:rFonts w:eastAsia="Times New Roman"/>
          <w:sz w:val="24"/>
          <w:szCs w:val="24"/>
        </w:rPr>
      </w:pPr>
    </w:p>
    <w:p w14:paraId="28B0C6A0" w14:textId="77777777" w:rsidR="00D47A72" w:rsidRDefault="00000000">
      <w:pPr>
        <w:spacing w:line="480" w:lineRule="auto"/>
        <w:ind w:left="720" w:hanging="720"/>
        <w:rPr>
          <w:sz w:val="24"/>
          <w:szCs w:val="24"/>
        </w:rPr>
      </w:pPr>
      <w:r>
        <w:rPr>
          <w:rFonts w:eastAsia="Times New Roman"/>
          <w:sz w:val="24"/>
          <w:szCs w:val="24"/>
        </w:rPr>
        <w:t xml:space="preserve">Morrison, D. J., Cruickshank, M. G., and </w:t>
      </w:r>
      <w:proofErr w:type="spellStart"/>
      <w:r>
        <w:rPr>
          <w:rFonts w:eastAsia="Times New Roman"/>
          <w:sz w:val="24"/>
          <w:szCs w:val="24"/>
        </w:rPr>
        <w:t>Lalumière</w:t>
      </w:r>
      <w:proofErr w:type="spellEnd"/>
      <w:r>
        <w:rPr>
          <w:rFonts w:eastAsia="Times New Roman"/>
          <w:sz w:val="24"/>
          <w:szCs w:val="24"/>
        </w:rPr>
        <w:t xml:space="preserve">, A. (2014). Control of laminated and Armillaria root diseases by stump removal and tree species mixtures: Amount and cause of mortality and impact on yield after 40 years. Forest ecology and management, 319. 75-98 p. </w:t>
      </w:r>
      <w:hyperlink r:id="rId71" w:tgtFrame="Persistent link using digital object identifier">
        <w:r>
          <w:rPr>
            <w:rStyle w:val="Hyperlink"/>
            <w:rFonts w:ascii="Open Sans" w:hAnsi="Open Sans" w:cs="Open Sans"/>
            <w:color w:val="000000"/>
            <w:sz w:val="21"/>
            <w:szCs w:val="21"/>
            <w:shd w:val="clear" w:color="auto" w:fill="FFFFFF"/>
          </w:rPr>
          <w:t>https://doi.org/10.1016/j.foreco.2014.02.007</w:t>
        </w:r>
      </w:hyperlink>
    </w:p>
    <w:p w14:paraId="20C0AC50" w14:textId="77777777" w:rsidR="00D47A72" w:rsidRDefault="00D47A72">
      <w:pPr>
        <w:spacing w:line="480" w:lineRule="auto"/>
        <w:ind w:left="720" w:hanging="720"/>
        <w:rPr>
          <w:rFonts w:eastAsia="Times New Roman"/>
          <w:sz w:val="24"/>
          <w:szCs w:val="24"/>
        </w:rPr>
      </w:pPr>
    </w:p>
    <w:p w14:paraId="1A9F37C8" w14:textId="77777777" w:rsidR="00D47A72" w:rsidRDefault="00000000">
      <w:pPr>
        <w:spacing w:line="480" w:lineRule="auto"/>
        <w:ind w:left="720" w:hanging="720"/>
        <w:rPr>
          <w:sz w:val="24"/>
          <w:szCs w:val="24"/>
        </w:rPr>
      </w:pPr>
      <w:r>
        <w:rPr>
          <w:rFonts w:eastAsia="Times New Roman"/>
          <w:sz w:val="24"/>
          <w:szCs w:val="24"/>
        </w:rPr>
        <w:t xml:space="preserve">Mote, P.W., </w:t>
      </w:r>
      <w:proofErr w:type="spellStart"/>
      <w:r>
        <w:rPr>
          <w:rFonts w:eastAsia="Times New Roman"/>
          <w:sz w:val="24"/>
          <w:szCs w:val="24"/>
        </w:rPr>
        <w:t>Salathé</w:t>
      </w:r>
      <w:proofErr w:type="spellEnd"/>
      <w:r>
        <w:rPr>
          <w:rFonts w:eastAsia="Times New Roman"/>
          <w:sz w:val="24"/>
          <w:szCs w:val="24"/>
        </w:rPr>
        <w:t xml:space="preserve">, E.P (2010). Future climate in the Pacific Northwest. Climatic Change 102, 29–50. </w:t>
      </w:r>
      <w:r>
        <w:rPr>
          <w:rStyle w:val="Hyperlink"/>
          <w:rFonts w:ascii="Open Sans" w:hAnsi="Open Sans" w:cs="Open Sans"/>
          <w:color w:val="000000"/>
          <w:sz w:val="21"/>
          <w:szCs w:val="21"/>
          <w:shd w:val="clear" w:color="auto" w:fill="FFFFFF"/>
        </w:rPr>
        <w:t>https://doi.org/10.1007/s10584-010-9848-z</w:t>
      </w:r>
    </w:p>
    <w:p w14:paraId="692BA867" w14:textId="77777777" w:rsidR="00D47A72" w:rsidRDefault="00D47A72">
      <w:pPr>
        <w:spacing w:line="480" w:lineRule="auto"/>
        <w:rPr>
          <w:rFonts w:eastAsia="Times New Roman"/>
          <w:sz w:val="24"/>
          <w:szCs w:val="24"/>
        </w:rPr>
      </w:pPr>
    </w:p>
    <w:p w14:paraId="4AE872D3" w14:textId="77777777" w:rsidR="00D47A72" w:rsidRDefault="00000000">
      <w:pPr>
        <w:spacing w:line="480" w:lineRule="auto"/>
        <w:ind w:left="720" w:hanging="720"/>
        <w:rPr>
          <w:sz w:val="24"/>
          <w:szCs w:val="24"/>
        </w:rPr>
      </w:pPr>
      <w:r>
        <w:rPr>
          <w:rFonts w:eastAsia="Times New Roman"/>
          <w:sz w:val="24"/>
          <w:szCs w:val="24"/>
        </w:rPr>
        <w:t xml:space="preserve">Nelson, E. E. (1980). Laminated root rot damage in a young Douglas-fir </w:t>
      </w:r>
      <w:proofErr w:type="gramStart"/>
      <w:r>
        <w:rPr>
          <w:rFonts w:eastAsia="Times New Roman"/>
          <w:sz w:val="24"/>
          <w:szCs w:val="24"/>
        </w:rPr>
        <w:t>stand</w:t>
      </w:r>
      <w:proofErr w:type="gramEnd"/>
      <w:r>
        <w:rPr>
          <w:rFonts w:eastAsia="Times New Roman"/>
          <w:sz w:val="24"/>
          <w:szCs w:val="24"/>
        </w:rPr>
        <w:t xml:space="preserve"> [Pseudotsuga menziesii, root rot, Phellinus weirii]. PNW research note-United States Department of Agriculture. </w:t>
      </w:r>
    </w:p>
    <w:p w14:paraId="5289E8B6" w14:textId="77777777" w:rsidR="00D47A72" w:rsidRDefault="00D47A72">
      <w:pPr>
        <w:spacing w:line="480" w:lineRule="auto"/>
        <w:ind w:left="720" w:hanging="720"/>
        <w:rPr>
          <w:rFonts w:eastAsia="Times New Roman"/>
          <w:sz w:val="24"/>
          <w:szCs w:val="24"/>
        </w:rPr>
      </w:pPr>
    </w:p>
    <w:p w14:paraId="0FB162B7" w14:textId="77777777" w:rsidR="00D47A72" w:rsidRDefault="00000000">
      <w:pPr>
        <w:spacing w:line="480" w:lineRule="auto"/>
        <w:ind w:left="720" w:hanging="720"/>
        <w:rPr>
          <w:sz w:val="24"/>
          <w:szCs w:val="24"/>
        </w:rPr>
      </w:pPr>
      <w:r>
        <w:rPr>
          <w:rFonts w:eastAsia="Times New Roman"/>
          <w:sz w:val="24"/>
          <w:szCs w:val="24"/>
        </w:rPr>
        <w:t xml:space="preserve">Nelson, </w:t>
      </w:r>
      <w:proofErr w:type="spellStart"/>
      <w:r>
        <w:rPr>
          <w:rFonts w:eastAsia="Times New Roman"/>
          <w:sz w:val="24"/>
          <w:szCs w:val="24"/>
        </w:rPr>
        <w:t>E.l</w:t>
      </w:r>
      <w:proofErr w:type="spellEnd"/>
      <w:r>
        <w:rPr>
          <w:rFonts w:eastAsia="Times New Roman"/>
          <w:sz w:val="24"/>
          <w:szCs w:val="24"/>
        </w:rPr>
        <w:t xml:space="preserve"> E.; Martin, Neil E.; Williams, Ralph E. (1981). Laminated root rot of western conifers. Forest Insect and Disease Leaflet 159. Washington, DC: USDA Forest Service; 6 p.</w:t>
      </w:r>
    </w:p>
    <w:p w14:paraId="2324BCBB" w14:textId="77777777" w:rsidR="00D47A72" w:rsidRDefault="00D47A72">
      <w:pPr>
        <w:spacing w:line="480" w:lineRule="auto"/>
        <w:ind w:left="720" w:hanging="720"/>
        <w:rPr>
          <w:rFonts w:eastAsia="Times New Roman"/>
          <w:sz w:val="24"/>
          <w:szCs w:val="24"/>
        </w:rPr>
      </w:pPr>
    </w:p>
    <w:p w14:paraId="536918E4" w14:textId="77777777" w:rsidR="00D47A72" w:rsidRDefault="00000000">
      <w:pPr>
        <w:spacing w:line="480" w:lineRule="auto"/>
        <w:ind w:left="720" w:hanging="720"/>
        <w:rPr>
          <w:ins w:id="927" w:author="Shawn McMurtrey" w:date="2022-10-13T16:36:00Z"/>
          <w:rStyle w:val="Hyperlink"/>
          <w:rFonts w:ascii="Open Sans" w:hAnsi="Open Sans" w:cs="Open Sans"/>
          <w:color w:val="000000"/>
          <w:sz w:val="21"/>
          <w:szCs w:val="21"/>
          <w:shd w:val="clear" w:color="auto" w:fill="FFFFFF"/>
        </w:rPr>
      </w:pPr>
      <w:r>
        <w:rPr>
          <w:rFonts w:eastAsia="Times New Roman"/>
          <w:sz w:val="24"/>
          <w:szCs w:val="24"/>
        </w:rPr>
        <w:lastRenderedPageBreak/>
        <w:t xml:space="preserve">Norris, C. E., Hogg, K. E., Maynard, D. G., and Curran, M. P. (2014). Stumping trials in British Columbia—organic matter removal and compaction effects on tree growth from seedlings to mid rotation stands. Canadian Journal of Forest Research, 44(11), 1402-1418. </w:t>
      </w:r>
      <w:hyperlink r:id="rId72">
        <w:r>
          <w:rPr>
            <w:rStyle w:val="Hyperlink"/>
            <w:rFonts w:ascii="Open Sans" w:hAnsi="Open Sans" w:cs="Open Sans"/>
            <w:color w:val="000000"/>
            <w:sz w:val="21"/>
            <w:szCs w:val="21"/>
            <w:shd w:val="clear" w:color="auto" w:fill="FFFFFF"/>
          </w:rPr>
          <w:t>https://doi.org/10.1139/cjfr-2014-0168</w:t>
        </w:r>
      </w:hyperlink>
    </w:p>
    <w:p w14:paraId="01ECBD32" w14:textId="77777777" w:rsidR="00D47A72" w:rsidRDefault="00D47A72">
      <w:pPr>
        <w:spacing w:line="480" w:lineRule="auto"/>
        <w:ind w:left="720" w:hanging="720"/>
        <w:rPr>
          <w:rFonts w:eastAsia="Times New Roman"/>
          <w:sz w:val="24"/>
          <w:szCs w:val="24"/>
        </w:rPr>
      </w:pPr>
    </w:p>
    <w:p w14:paraId="7222DCE3" w14:textId="77777777" w:rsidR="00D47A72" w:rsidRDefault="00000000" w:rsidP="00D47A72">
      <w:pPr>
        <w:spacing w:line="480" w:lineRule="auto"/>
        <w:ind w:left="720" w:hanging="720"/>
        <w:rPr>
          <w:ins w:id="928" w:author="Shawn McMurtrey" w:date="2022-10-13T16:37:00Z"/>
          <w:rFonts w:eastAsia="Times New Roman"/>
          <w:sz w:val="24"/>
          <w:szCs w:val="24"/>
        </w:rPr>
        <w:pPrChange w:id="929" w:author="Shawn McMurtrey" w:date="2022-10-13T16:37:00Z">
          <w:pPr>
            <w:spacing w:line="240" w:lineRule="auto"/>
          </w:pPr>
        </w:pPrChange>
      </w:pPr>
      <w:r>
        <w:rPr>
          <w:rFonts w:eastAsia="Times New Roman"/>
          <w:sz w:val="24"/>
          <w:szCs w:val="24"/>
        </w:rPr>
        <w:t xml:space="preserve">Parker, T. J., Clancy, K. M., &amp; </w:t>
      </w:r>
      <w:proofErr w:type="spellStart"/>
      <w:ins w:id="930" w:author="Shawn McMurtrey" w:date="2022-10-13T16:36:00Z">
        <w:r>
          <w:rPr>
            <w:rFonts w:eastAsia="Times New Roman"/>
            <w:sz w:val="24"/>
            <w:szCs w:val="24"/>
          </w:rPr>
          <w:t>Mathiasen</w:t>
        </w:r>
        <w:proofErr w:type="spellEnd"/>
        <w:r>
          <w:rPr>
            <w:rFonts w:eastAsia="Times New Roman"/>
            <w:sz w:val="24"/>
            <w:szCs w:val="24"/>
          </w:rPr>
          <w:t xml:space="preserve">, R. L. (2006). Interactions among fire, </w:t>
        </w:r>
        <w:proofErr w:type="gramStart"/>
        <w:r>
          <w:rPr>
            <w:rFonts w:eastAsia="Times New Roman"/>
            <w:sz w:val="24"/>
            <w:szCs w:val="24"/>
          </w:rPr>
          <w:t>insects</w:t>
        </w:r>
        <w:proofErr w:type="gramEnd"/>
        <w:r>
          <w:rPr>
            <w:rFonts w:eastAsia="Times New Roman"/>
            <w:sz w:val="24"/>
            <w:szCs w:val="24"/>
          </w:rPr>
          <w:t xml:space="preserve"> and pathogens in coniferous forests of the interior western United States and Canada. Agricultural and Forest Entomology, 8(3), 167-189.</w:t>
        </w:r>
      </w:ins>
      <w:ins w:id="931" w:author="Shawn McMurtrey" w:date="2022-10-13T16:37:00Z">
        <w:r>
          <w:rPr>
            <w:rFonts w:eastAsia="Times New Roman"/>
            <w:sz w:val="24"/>
            <w:szCs w:val="24"/>
          </w:rPr>
          <w:t xml:space="preserve">  </w:t>
        </w:r>
      </w:ins>
    </w:p>
    <w:p w14:paraId="3E80D35F" w14:textId="77777777" w:rsidR="00D47A72" w:rsidRDefault="00000000" w:rsidP="00D47A72">
      <w:pPr>
        <w:spacing w:line="480" w:lineRule="auto"/>
        <w:ind w:left="720"/>
        <w:rPr>
          <w:ins w:id="932" w:author="Shawn McMurtrey" w:date="2022-10-13T16:37:00Z"/>
          <w:rFonts w:eastAsia="Times New Roman"/>
          <w:sz w:val="24"/>
          <w:szCs w:val="24"/>
        </w:rPr>
        <w:pPrChange w:id="933" w:author="Shawn McMurtrey" w:date="2022-10-13T16:37:00Z">
          <w:pPr>
            <w:shd w:val="clear" w:color="auto" w:fill="FFFFFF"/>
          </w:pPr>
        </w:pPrChange>
      </w:pPr>
      <w:r>
        <w:fldChar w:fldCharType="begin"/>
      </w:r>
      <w:r>
        <w:instrText xml:space="preserve"> HYPERLINK "https://doi.org/10.1111/j.1461-9563.2006.00305.x" \h </w:instrText>
      </w:r>
      <w:r>
        <w:fldChar w:fldCharType="separate"/>
      </w:r>
      <w:ins w:id="934" w:author="Shawn McMurtrey" w:date="2022-10-13T16:37:00Z">
        <w:r>
          <w:rPr>
            <w:rStyle w:val="Hyperlink"/>
            <w:rFonts w:eastAsia="Times New Roman"/>
            <w:sz w:val="24"/>
            <w:szCs w:val="24"/>
          </w:rPr>
          <w:t>https://doi.org/10.1111/j.1461-9563.2006.00305.x</w:t>
        </w:r>
      </w:ins>
      <w:r>
        <w:rPr>
          <w:rStyle w:val="Hyperlink"/>
          <w:rFonts w:eastAsia="Times New Roman"/>
          <w:sz w:val="24"/>
          <w:szCs w:val="24"/>
        </w:rPr>
        <w:fldChar w:fldCharType="end"/>
      </w:r>
    </w:p>
    <w:p w14:paraId="6F39CB6F" w14:textId="77777777" w:rsidR="00D47A72" w:rsidRDefault="00D47A72">
      <w:pPr>
        <w:spacing w:line="480" w:lineRule="auto"/>
        <w:ind w:left="720" w:hanging="720"/>
        <w:rPr>
          <w:ins w:id="935" w:author="Shawn McMurtrey" w:date="2022-10-13T16:36:00Z"/>
          <w:rFonts w:eastAsia="Times New Roman"/>
          <w:sz w:val="24"/>
          <w:szCs w:val="24"/>
        </w:rPr>
      </w:pPr>
    </w:p>
    <w:p w14:paraId="173E5F0F" w14:textId="77777777" w:rsidR="00D47A72" w:rsidRDefault="00D47A72" w:rsidP="00D47A72">
      <w:pPr>
        <w:spacing w:line="480" w:lineRule="auto"/>
        <w:rPr>
          <w:rFonts w:eastAsia="Times New Roman"/>
          <w:sz w:val="24"/>
          <w:szCs w:val="24"/>
        </w:rPr>
        <w:pPrChange w:id="936" w:author="Shawn McMurtrey" w:date="2022-10-13T16:36:00Z">
          <w:pPr>
            <w:spacing w:line="480" w:lineRule="auto"/>
            <w:ind w:left="720" w:hanging="720"/>
          </w:pPr>
        </w:pPrChange>
      </w:pPr>
    </w:p>
    <w:p w14:paraId="4ED16E22" w14:textId="77777777" w:rsidR="00D47A72" w:rsidRDefault="00000000">
      <w:pPr>
        <w:spacing w:line="480" w:lineRule="auto"/>
        <w:ind w:left="720" w:hanging="720"/>
        <w:rPr>
          <w:sz w:val="24"/>
          <w:szCs w:val="24"/>
        </w:rPr>
      </w:pPr>
      <w:r>
        <w:rPr>
          <w:rFonts w:eastAsia="Times New Roman"/>
          <w:sz w:val="24"/>
          <w:szCs w:val="24"/>
        </w:rPr>
        <w:t xml:space="preserve">Peet, F. G., and Hunt, R. S. (2005). A new simulator for the spread of forest root diseases by individual root contacts. Forest Science, 51(5), 425-437. </w:t>
      </w:r>
      <w:hyperlink r:id="rId73">
        <w:r>
          <w:rPr>
            <w:rStyle w:val="Hyperlink"/>
            <w:rFonts w:ascii="Open Sans" w:hAnsi="Open Sans" w:cs="Open Sans"/>
            <w:color w:val="000000"/>
            <w:sz w:val="21"/>
            <w:szCs w:val="21"/>
            <w:shd w:val="clear" w:color="auto" w:fill="FFFFFF"/>
          </w:rPr>
          <w:t>https://doi.org/10.1093/forestscience/51.5.425</w:t>
        </w:r>
      </w:hyperlink>
    </w:p>
    <w:p w14:paraId="537AE438" w14:textId="77777777" w:rsidR="00D47A72" w:rsidRDefault="00D47A72">
      <w:pPr>
        <w:spacing w:line="480" w:lineRule="auto"/>
        <w:ind w:left="720" w:hanging="720"/>
        <w:rPr>
          <w:rFonts w:eastAsia="Times New Roman"/>
          <w:sz w:val="24"/>
          <w:szCs w:val="24"/>
        </w:rPr>
      </w:pPr>
    </w:p>
    <w:p w14:paraId="2C921854" w14:textId="77777777" w:rsidR="00D47A72"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Grote, R., </w:t>
      </w:r>
      <w:proofErr w:type="spellStart"/>
      <w:r>
        <w:rPr>
          <w:rFonts w:eastAsia="Times New Roman"/>
          <w:sz w:val="24"/>
          <w:szCs w:val="24"/>
        </w:rPr>
        <w:t>Reineking</w:t>
      </w:r>
      <w:proofErr w:type="spellEnd"/>
      <w:r>
        <w:rPr>
          <w:rFonts w:eastAsia="Times New Roman"/>
          <w:sz w:val="24"/>
          <w:szCs w:val="24"/>
        </w:rPr>
        <w:t xml:space="preserve">, B., </w:t>
      </w:r>
      <w:proofErr w:type="spellStart"/>
      <w:r>
        <w:rPr>
          <w:rFonts w:eastAsia="Times New Roman"/>
          <w:sz w:val="24"/>
          <w:szCs w:val="24"/>
        </w:rPr>
        <w:t>Rötzer</w:t>
      </w:r>
      <w:proofErr w:type="spellEnd"/>
      <w:r>
        <w:rPr>
          <w:rFonts w:eastAsia="Times New Roman"/>
          <w:sz w:val="24"/>
          <w:szCs w:val="24"/>
        </w:rPr>
        <w:t>, T. and Seifert, S. Models for forest ecosystem management: A European perspective. Ann. Bot. 101, 1065–1087 (2008).</w:t>
      </w:r>
      <w:r>
        <w:rPr>
          <w:rStyle w:val="Hyperlink"/>
          <w:rFonts w:ascii="Open Sans" w:hAnsi="Open Sans" w:cs="Open Sans"/>
          <w:color w:val="000000"/>
          <w:sz w:val="21"/>
          <w:szCs w:val="21"/>
          <w:shd w:val="clear" w:color="auto" w:fill="FFFFFF"/>
        </w:rPr>
        <w:t xml:space="preserve"> </w:t>
      </w:r>
      <w:hyperlink r:id="rId74">
        <w:r>
          <w:rPr>
            <w:rStyle w:val="Hyperlink"/>
            <w:rFonts w:ascii="Open Sans" w:hAnsi="Open Sans" w:cs="Open Sans"/>
            <w:color w:val="000000"/>
            <w:sz w:val="21"/>
            <w:szCs w:val="21"/>
            <w:shd w:val="clear" w:color="auto" w:fill="FFFFFF"/>
          </w:rPr>
          <w:t>https://doi.org/10.1093/aob/mcm246</w:t>
        </w:r>
      </w:hyperlink>
    </w:p>
    <w:p w14:paraId="7BBC1C23" w14:textId="77777777" w:rsidR="00D47A72" w:rsidRDefault="00D47A72">
      <w:pPr>
        <w:spacing w:line="480" w:lineRule="auto"/>
        <w:ind w:left="720" w:hanging="720"/>
        <w:rPr>
          <w:rFonts w:eastAsia="Times New Roman"/>
          <w:sz w:val="24"/>
          <w:szCs w:val="24"/>
        </w:rPr>
      </w:pPr>
    </w:p>
    <w:p w14:paraId="7A9071CF" w14:textId="77777777" w:rsidR="00D47A72" w:rsidRDefault="00000000">
      <w:pPr>
        <w:spacing w:line="480" w:lineRule="auto"/>
        <w:ind w:left="720" w:hanging="720"/>
        <w:rPr>
          <w:sz w:val="24"/>
          <w:szCs w:val="24"/>
        </w:rPr>
      </w:pPr>
      <w:proofErr w:type="spellStart"/>
      <w:r>
        <w:rPr>
          <w:rFonts w:eastAsia="Times New Roman"/>
          <w:sz w:val="24"/>
          <w:szCs w:val="24"/>
        </w:rPr>
        <w:t>Pretzsch</w:t>
      </w:r>
      <w:proofErr w:type="spellEnd"/>
      <w:r>
        <w:rPr>
          <w:rFonts w:eastAsia="Times New Roman"/>
          <w:sz w:val="24"/>
          <w:szCs w:val="24"/>
        </w:rPr>
        <w:t xml:space="preserve">, H., </w:t>
      </w:r>
      <w:proofErr w:type="spellStart"/>
      <w:r>
        <w:rPr>
          <w:rFonts w:eastAsia="Times New Roman"/>
          <w:sz w:val="24"/>
          <w:szCs w:val="24"/>
        </w:rPr>
        <w:t>Biber</w:t>
      </w:r>
      <w:proofErr w:type="spellEnd"/>
      <w:r>
        <w:rPr>
          <w:rFonts w:eastAsia="Times New Roman"/>
          <w:sz w:val="24"/>
          <w:szCs w:val="24"/>
        </w:rPr>
        <w:t xml:space="preserve">, P., </w:t>
      </w:r>
      <w:proofErr w:type="spellStart"/>
      <w:r>
        <w:rPr>
          <w:rFonts w:eastAsia="Times New Roman"/>
          <w:sz w:val="24"/>
          <w:szCs w:val="24"/>
        </w:rPr>
        <w:t>Schütze</w:t>
      </w:r>
      <w:proofErr w:type="spellEnd"/>
      <w:r>
        <w:rPr>
          <w:rFonts w:eastAsia="Times New Roman"/>
          <w:sz w:val="24"/>
          <w:szCs w:val="24"/>
        </w:rPr>
        <w:t xml:space="preserve">, G., </w:t>
      </w:r>
      <w:proofErr w:type="spellStart"/>
      <w:r>
        <w:rPr>
          <w:rFonts w:eastAsia="Times New Roman"/>
          <w:sz w:val="24"/>
          <w:szCs w:val="24"/>
        </w:rPr>
        <w:t>Uhl</w:t>
      </w:r>
      <w:proofErr w:type="spellEnd"/>
      <w:r>
        <w:rPr>
          <w:rFonts w:eastAsia="Times New Roman"/>
          <w:sz w:val="24"/>
          <w:szCs w:val="24"/>
        </w:rPr>
        <w:t xml:space="preserve">, E., and </w:t>
      </w:r>
      <w:proofErr w:type="spellStart"/>
      <w:r>
        <w:rPr>
          <w:rFonts w:eastAsia="Times New Roman"/>
          <w:sz w:val="24"/>
          <w:szCs w:val="24"/>
        </w:rPr>
        <w:t>Rötzer</w:t>
      </w:r>
      <w:proofErr w:type="spellEnd"/>
      <w:r>
        <w:rPr>
          <w:rFonts w:eastAsia="Times New Roman"/>
          <w:sz w:val="24"/>
          <w:szCs w:val="24"/>
        </w:rPr>
        <w:t xml:space="preserve">, T. (2014). Forest stand growth dynamics in Central Europe have accelerated since 1870. Nature communications, 5(1), 1-10. </w:t>
      </w:r>
      <w:r>
        <w:rPr>
          <w:rStyle w:val="Hyperlink"/>
          <w:rFonts w:ascii="Open Sans" w:hAnsi="Open Sans" w:cs="Open Sans"/>
          <w:color w:val="000000"/>
          <w:sz w:val="21"/>
          <w:szCs w:val="21"/>
          <w:shd w:val="clear" w:color="auto" w:fill="FFFFFF"/>
        </w:rPr>
        <w:t>10.1038/ncomms5967</w:t>
      </w:r>
    </w:p>
    <w:p w14:paraId="126AFF39" w14:textId="77777777" w:rsidR="00D47A72" w:rsidRDefault="00D47A72">
      <w:pPr>
        <w:spacing w:line="480" w:lineRule="auto"/>
        <w:ind w:left="720" w:hanging="720"/>
        <w:rPr>
          <w:rFonts w:eastAsia="Times New Roman"/>
          <w:sz w:val="24"/>
          <w:szCs w:val="24"/>
        </w:rPr>
      </w:pPr>
    </w:p>
    <w:p w14:paraId="2DCDEC46" w14:textId="77777777" w:rsidR="00D47A72" w:rsidRDefault="00000000">
      <w:pPr>
        <w:spacing w:line="480" w:lineRule="auto"/>
        <w:ind w:left="720" w:hanging="720"/>
        <w:rPr>
          <w:sz w:val="24"/>
          <w:szCs w:val="24"/>
        </w:rPr>
      </w:pPr>
      <w:r>
        <w:rPr>
          <w:rFonts w:eastAsia="Times New Roman"/>
          <w:sz w:val="24"/>
          <w:szCs w:val="24"/>
        </w:rPr>
        <w:t xml:space="preserve">PRISM Climate Group, Oregon State University, (2018). </w:t>
      </w:r>
      <w:r>
        <w:rPr>
          <w:rStyle w:val="Hyperlink"/>
          <w:rFonts w:ascii="Open Sans" w:hAnsi="Open Sans" w:cs="Open Sans"/>
          <w:color w:val="000000"/>
          <w:sz w:val="21"/>
          <w:szCs w:val="21"/>
          <w:shd w:val="clear" w:color="auto" w:fill="FFFFFF"/>
        </w:rPr>
        <w:t>https://prism.oregonstate.edu/</w:t>
      </w:r>
    </w:p>
    <w:p w14:paraId="4FEE069B" w14:textId="77777777" w:rsidR="00D47A72" w:rsidRDefault="00D47A72">
      <w:pPr>
        <w:spacing w:line="480" w:lineRule="auto"/>
        <w:rPr>
          <w:rFonts w:eastAsia="Times New Roman"/>
          <w:sz w:val="24"/>
          <w:szCs w:val="24"/>
        </w:rPr>
      </w:pPr>
    </w:p>
    <w:p w14:paraId="79804597" w14:textId="77777777" w:rsidR="00D47A72" w:rsidRDefault="00000000">
      <w:pPr>
        <w:spacing w:line="480" w:lineRule="auto"/>
        <w:ind w:left="720" w:hanging="720"/>
        <w:rPr>
          <w:sz w:val="24"/>
          <w:szCs w:val="24"/>
        </w:rPr>
      </w:pPr>
      <w:r>
        <w:rPr>
          <w:rFonts w:eastAsia="Times New Roman"/>
          <w:sz w:val="24"/>
          <w:szCs w:val="24"/>
        </w:rPr>
        <w:t xml:space="preserve">RStudio Team (2021). RStudio: Integrated Development Environment for R. RStudio, PBC, Boston, MA. </w:t>
      </w:r>
      <w:hyperlink r:id="rId75">
        <w:r>
          <w:rPr>
            <w:rStyle w:val="Hyperlink"/>
            <w:rFonts w:ascii="Open Sans" w:hAnsi="Open Sans" w:cs="Open Sans"/>
            <w:color w:val="000000"/>
            <w:sz w:val="21"/>
            <w:szCs w:val="21"/>
            <w:shd w:val="clear" w:color="auto" w:fill="FFFFFF"/>
          </w:rPr>
          <w:t>http://www.rstudio.com/</w:t>
        </w:r>
      </w:hyperlink>
    </w:p>
    <w:p w14:paraId="48FAB787" w14:textId="77777777" w:rsidR="00D47A72" w:rsidRDefault="00D47A72">
      <w:pPr>
        <w:spacing w:line="480" w:lineRule="auto"/>
        <w:rPr>
          <w:rFonts w:eastAsia="Times New Roman"/>
          <w:sz w:val="24"/>
          <w:szCs w:val="24"/>
        </w:rPr>
      </w:pPr>
    </w:p>
    <w:p w14:paraId="555F91AE" w14:textId="77777777" w:rsidR="00D47A72" w:rsidRDefault="00000000">
      <w:pPr>
        <w:spacing w:line="480" w:lineRule="auto"/>
        <w:ind w:left="720" w:hanging="720"/>
        <w:rPr>
          <w:sz w:val="24"/>
          <w:szCs w:val="24"/>
        </w:rPr>
      </w:pPr>
      <w:proofErr w:type="spellStart"/>
      <w:r>
        <w:rPr>
          <w:rFonts w:eastAsia="Times New Roman"/>
          <w:sz w:val="24"/>
          <w:szCs w:val="24"/>
        </w:rPr>
        <w:t>Scharpi</w:t>
      </w:r>
      <w:proofErr w:type="spellEnd"/>
      <w:r>
        <w:rPr>
          <w:rFonts w:eastAsia="Times New Roman"/>
          <w:sz w:val="24"/>
          <w:szCs w:val="24"/>
        </w:rPr>
        <w:t xml:space="preserve">, Robert F., technical coordinator. 1993. Diseases of Pacific Coast conifers. Agric. </w:t>
      </w:r>
      <w:proofErr w:type="spellStart"/>
      <w:r>
        <w:rPr>
          <w:rFonts w:eastAsia="Times New Roman"/>
          <w:sz w:val="24"/>
          <w:szCs w:val="24"/>
        </w:rPr>
        <w:t>Handb</w:t>
      </w:r>
      <w:proofErr w:type="spellEnd"/>
      <w:r>
        <w:rPr>
          <w:rFonts w:eastAsia="Times New Roman"/>
          <w:sz w:val="24"/>
          <w:szCs w:val="24"/>
        </w:rPr>
        <w:t xml:space="preserve">. 521. Washington, DC: Forest Service, U.S. Department of Agriculture; 199 </w:t>
      </w:r>
      <w:proofErr w:type="spellStart"/>
      <w:proofErr w:type="gramStart"/>
      <w:r>
        <w:rPr>
          <w:rFonts w:eastAsia="Times New Roman"/>
          <w:sz w:val="24"/>
          <w:szCs w:val="24"/>
        </w:rPr>
        <w:t>p,l</w:t>
      </w:r>
      <w:proofErr w:type="spellEnd"/>
      <w:proofErr w:type="gramEnd"/>
    </w:p>
    <w:p w14:paraId="4E649FAB" w14:textId="77777777" w:rsidR="00D47A72" w:rsidRDefault="00D47A72">
      <w:pPr>
        <w:spacing w:line="480" w:lineRule="auto"/>
        <w:ind w:left="720" w:hanging="720"/>
        <w:rPr>
          <w:rFonts w:eastAsia="Times New Roman"/>
          <w:sz w:val="24"/>
          <w:szCs w:val="24"/>
        </w:rPr>
      </w:pPr>
    </w:p>
    <w:p w14:paraId="054E4CB3" w14:textId="77777777" w:rsidR="00D47A72" w:rsidRDefault="00000000">
      <w:pPr>
        <w:spacing w:line="480" w:lineRule="auto"/>
        <w:ind w:left="720" w:hanging="720"/>
        <w:rPr>
          <w:sz w:val="24"/>
          <w:szCs w:val="24"/>
        </w:rPr>
      </w:pPr>
      <w:hyperlink r:id="rId76" w:anchor="bb0230" w:history="1">
        <w:r>
          <w:rPr>
            <w:rFonts w:eastAsia="Times New Roman"/>
            <w:sz w:val="24"/>
            <w:szCs w:val="24"/>
          </w:rPr>
          <w:t>Skovsgaard and Vanclay, 2008</w:t>
        </w:r>
      </w:hyperlink>
      <w:r>
        <w:rPr>
          <w:rFonts w:eastAsia="Times New Roman"/>
          <w:sz w:val="24"/>
          <w:szCs w:val="24"/>
        </w:rPr>
        <w:t xml:space="preserve"> J.P. </w:t>
      </w:r>
      <w:proofErr w:type="spellStart"/>
      <w:r>
        <w:rPr>
          <w:rFonts w:eastAsia="Times New Roman"/>
          <w:sz w:val="24"/>
          <w:szCs w:val="24"/>
        </w:rPr>
        <w:t>Skovsgaard</w:t>
      </w:r>
      <w:proofErr w:type="spellEnd"/>
      <w:r>
        <w:rPr>
          <w:rFonts w:eastAsia="Times New Roman"/>
          <w:sz w:val="24"/>
          <w:szCs w:val="24"/>
        </w:rPr>
        <w:t>, J.K. </w:t>
      </w:r>
      <w:proofErr w:type="spellStart"/>
      <w:r>
        <w:rPr>
          <w:rFonts w:eastAsia="Times New Roman"/>
          <w:sz w:val="24"/>
          <w:szCs w:val="24"/>
        </w:rPr>
        <w:t>Vanclay</w:t>
      </w:r>
      <w:proofErr w:type="spellEnd"/>
      <w:r>
        <w:rPr>
          <w:rFonts w:eastAsia="Times New Roman"/>
          <w:sz w:val="24"/>
          <w:szCs w:val="24"/>
        </w:rPr>
        <w:t xml:space="preserve">. 2008. Forest site productivity: a review of the evolution of </w:t>
      </w:r>
      <w:proofErr w:type="spellStart"/>
      <w:r>
        <w:rPr>
          <w:rFonts w:eastAsia="Times New Roman"/>
          <w:sz w:val="24"/>
          <w:szCs w:val="24"/>
        </w:rPr>
        <w:t>dendrometric</w:t>
      </w:r>
      <w:proofErr w:type="spellEnd"/>
      <w:r>
        <w:rPr>
          <w:rFonts w:eastAsia="Times New Roman"/>
          <w:sz w:val="24"/>
          <w:szCs w:val="24"/>
        </w:rPr>
        <w:t xml:space="preserve"> concepts for even-aged stands. Forestry, pp. 13-31. </w:t>
      </w:r>
      <w:hyperlink r:id="rId77">
        <w:r>
          <w:rPr>
            <w:rStyle w:val="Hyperlink"/>
            <w:rFonts w:ascii="Open Sans" w:hAnsi="Open Sans" w:cs="Open Sans"/>
            <w:color w:val="000000"/>
            <w:sz w:val="21"/>
            <w:szCs w:val="21"/>
            <w:shd w:val="clear" w:color="auto" w:fill="FFFFFF"/>
          </w:rPr>
          <w:t>https://doi.org/10.1093/forestry/cpm041</w:t>
        </w:r>
      </w:hyperlink>
    </w:p>
    <w:p w14:paraId="27E11FE2" w14:textId="77777777" w:rsidR="00D47A72" w:rsidRDefault="00D47A72">
      <w:pPr>
        <w:spacing w:line="480" w:lineRule="auto"/>
        <w:ind w:left="720" w:hanging="720"/>
        <w:rPr>
          <w:rFonts w:eastAsia="Times New Roman"/>
          <w:sz w:val="24"/>
          <w:szCs w:val="24"/>
        </w:rPr>
      </w:pPr>
    </w:p>
    <w:p w14:paraId="0290E511" w14:textId="77777777" w:rsidR="00D47A72" w:rsidRDefault="00000000">
      <w:pPr>
        <w:spacing w:line="480" w:lineRule="auto"/>
        <w:ind w:left="720" w:hanging="720"/>
        <w:rPr>
          <w:sz w:val="24"/>
          <w:szCs w:val="24"/>
        </w:rPr>
      </w:pPr>
      <w:r>
        <w:rPr>
          <w:rFonts w:eastAsia="Times New Roman"/>
          <w:sz w:val="24"/>
          <w:szCs w:val="24"/>
        </w:rPr>
        <w:t xml:space="preserve">Smith, E.L.; Zhang, S. 1997. Sensitivity analysis of insect and disease model </w:t>
      </w:r>
      <w:proofErr w:type="gramStart"/>
      <w:r>
        <w:rPr>
          <w:rFonts w:eastAsia="Times New Roman"/>
          <w:sz w:val="24"/>
          <w:szCs w:val="24"/>
        </w:rPr>
        <w:t>extensions .</w:t>
      </w:r>
      <w:proofErr w:type="gramEnd"/>
      <w:r>
        <w:rPr>
          <w:rFonts w:eastAsia="Times New Roman"/>
          <w:sz w:val="24"/>
          <w:szCs w:val="24"/>
        </w:rPr>
        <w:t xml:space="preserve"> </w:t>
      </w:r>
      <w:proofErr w:type="gramStart"/>
      <w:r>
        <w:rPr>
          <w:rFonts w:eastAsia="Times New Roman"/>
          <w:sz w:val="24"/>
          <w:szCs w:val="24"/>
        </w:rPr>
        <w:t>In :</w:t>
      </w:r>
      <w:proofErr w:type="gramEnd"/>
      <w:r>
        <w:rPr>
          <w:rFonts w:eastAsia="Times New Roman"/>
          <w:sz w:val="24"/>
          <w:szCs w:val="24"/>
        </w:rPr>
        <w:t xml:space="preserve"> Tech , R.; </w:t>
      </w:r>
      <w:proofErr w:type="spellStart"/>
      <w:r>
        <w:rPr>
          <w:rFonts w:eastAsia="Times New Roman"/>
          <w:sz w:val="24"/>
          <w:szCs w:val="24"/>
        </w:rPr>
        <w:t>Moeur</w:t>
      </w:r>
      <w:proofErr w:type="spellEnd"/>
      <w:r>
        <w:rPr>
          <w:rFonts w:eastAsia="Times New Roman"/>
          <w:sz w:val="24"/>
          <w:szCs w:val="24"/>
        </w:rPr>
        <w:t xml:space="preserve">, M; Adams, J. , comps. 1997 </w:t>
      </w:r>
      <w:proofErr w:type="gramStart"/>
      <w:r>
        <w:rPr>
          <w:rFonts w:eastAsia="Times New Roman"/>
          <w:sz w:val="24"/>
          <w:szCs w:val="24"/>
        </w:rPr>
        <w:t>proceedings ;</w:t>
      </w:r>
      <w:proofErr w:type="gramEnd"/>
      <w:r>
        <w:rPr>
          <w:rFonts w:eastAsia="Times New Roman"/>
          <w:sz w:val="24"/>
          <w:szCs w:val="24"/>
        </w:rPr>
        <w:t xml:space="preserve"> Forest Vegetation Simulator conference; (1997) February 3–7; Fort Collins, CO. Gen Tech. Rep. INT- GTR-373 . Ogden, UT: U.S. Department of Agriculture, Forest Service, Intermountain Research Station: 213–215. </w:t>
      </w:r>
      <w:r>
        <w:rPr>
          <w:rStyle w:val="Hyperlink"/>
          <w:rFonts w:ascii="Open Sans" w:hAnsi="Open Sans" w:cs="Open Sans"/>
          <w:color w:val="000000"/>
          <w:sz w:val="21"/>
          <w:szCs w:val="21"/>
          <w:shd w:val="clear" w:color="auto" w:fill="FFFFFF"/>
        </w:rPr>
        <w:t>https://www.fs.usda.gov/treesearch/pubs/30958</w:t>
      </w:r>
    </w:p>
    <w:p w14:paraId="0BB066FD" w14:textId="77777777" w:rsidR="00D47A72" w:rsidRDefault="00D47A72">
      <w:pPr>
        <w:spacing w:line="480" w:lineRule="auto"/>
        <w:ind w:left="720" w:hanging="720"/>
        <w:rPr>
          <w:rFonts w:eastAsia="Times New Roman"/>
          <w:sz w:val="24"/>
          <w:szCs w:val="24"/>
        </w:rPr>
      </w:pPr>
    </w:p>
    <w:p w14:paraId="096BB907" w14:textId="77777777" w:rsidR="00D47A72" w:rsidRDefault="00000000">
      <w:pPr>
        <w:spacing w:line="480" w:lineRule="auto"/>
        <w:ind w:left="720" w:hanging="720"/>
        <w:rPr>
          <w:sz w:val="24"/>
          <w:szCs w:val="24"/>
        </w:rPr>
      </w:pPr>
      <w:r>
        <w:rPr>
          <w:rFonts w:eastAsia="Times New Roman"/>
          <w:sz w:val="24"/>
          <w:szCs w:val="24"/>
        </w:rPr>
        <w:lastRenderedPageBreak/>
        <w:t xml:space="preserve">Soil Survey Staff, (2021). Natural Resources Conservation Service, United States Department of Agriculture, Web Soil Survey. </w:t>
      </w:r>
      <w:hyperlink r:id="rId78">
        <w:r>
          <w:rPr>
            <w:rStyle w:val="Hyperlink"/>
            <w:rFonts w:ascii="Open Sans" w:hAnsi="Open Sans" w:cs="Open Sans"/>
            <w:color w:val="000000"/>
            <w:sz w:val="21"/>
            <w:szCs w:val="21"/>
            <w:shd w:val="clear" w:color="auto" w:fill="FFFFFF"/>
          </w:rPr>
          <w:t>http://websoilsurvey.sc.egov.usda.gov</w:t>
        </w:r>
      </w:hyperlink>
    </w:p>
    <w:p w14:paraId="04A60619" w14:textId="77777777" w:rsidR="00D47A72" w:rsidRDefault="00D47A72">
      <w:pPr>
        <w:spacing w:line="480" w:lineRule="auto"/>
        <w:ind w:left="720" w:hanging="720"/>
        <w:rPr>
          <w:rFonts w:eastAsia="Times New Roman"/>
          <w:sz w:val="24"/>
          <w:szCs w:val="24"/>
        </w:rPr>
      </w:pPr>
    </w:p>
    <w:p w14:paraId="70449904" w14:textId="77777777" w:rsidR="00D47A72" w:rsidRDefault="00000000">
      <w:pPr>
        <w:spacing w:line="480" w:lineRule="auto"/>
        <w:ind w:left="720" w:hanging="720"/>
        <w:rPr>
          <w:rFonts w:eastAsia="Times New Roman"/>
          <w:sz w:val="24"/>
          <w:szCs w:val="24"/>
        </w:rPr>
      </w:pPr>
      <w:r>
        <w:rPr>
          <w:rFonts w:eastAsia="Times New Roman"/>
          <w:sz w:val="24"/>
          <w:szCs w:val="24"/>
        </w:rPr>
        <w:t>Sturrock, R. N., and Garbutt, R. W. (1994). Laminated root rot of Douglas-fir. Canadian Forest Service, Forest Insect and Disease Survey, Pacific Forestry Centre.</w:t>
      </w:r>
    </w:p>
    <w:p w14:paraId="12AF20A3" w14:textId="77777777" w:rsidR="00D47A72" w:rsidRDefault="00D47A72">
      <w:pPr>
        <w:spacing w:line="480" w:lineRule="auto"/>
        <w:ind w:left="720" w:hanging="720"/>
        <w:rPr>
          <w:rFonts w:eastAsia="Times New Roman"/>
          <w:sz w:val="24"/>
          <w:szCs w:val="24"/>
        </w:rPr>
      </w:pPr>
    </w:p>
    <w:p w14:paraId="6383D106" w14:textId="77777777" w:rsidR="00D47A72" w:rsidRDefault="00000000">
      <w:pPr>
        <w:spacing w:line="480" w:lineRule="auto"/>
        <w:ind w:left="720" w:hanging="720"/>
        <w:rPr>
          <w:rFonts w:eastAsia="Times New Roman"/>
          <w:sz w:val="24"/>
          <w:szCs w:val="24"/>
        </w:rPr>
      </w:pPr>
      <w:r>
        <w:rPr>
          <w:rFonts w:eastAsia="Times New Roman"/>
          <w:sz w:val="24"/>
          <w:szCs w:val="24"/>
        </w:rPr>
        <w:t xml:space="preserve">Subramanian, N., Bergh, J., Johansson, U., Nilsson, U., &amp; </w:t>
      </w:r>
      <w:proofErr w:type="spellStart"/>
      <w:r>
        <w:rPr>
          <w:rFonts w:eastAsia="Times New Roman"/>
          <w:sz w:val="24"/>
          <w:szCs w:val="24"/>
        </w:rPr>
        <w:t>Sallnäs</w:t>
      </w:r>
      <w:proofErr w:type="spellEnd"/>
      <w:r>
        <w:rPr>
          <w:rFonts w:eastAsia="Times New Roman"/>
          <w:sz w:val="24"/>
          <w:szCs w:val="24"/>
        </w:rPr>
        <w:t>, O. (2015). Adaptation of forest management regimes in southern Sweden to increased risks associated with climate change. Forests, 7(1), 8.</w:t>
      </w:r>
    </w:p>
    <w:p w14:paraId="52F6BBC7" w14:textId="77777777" w:rsidR="00D47A72" w:rsidRDefault="00D47A72">
      <w:pPr>
        <w:spacing w:line="480" w:lineRule="auto"/>
        <w:ind w:left="720" w:hanging="720"/>
        <w:rPr>
          <w:rFonts w:eastAsia="Times New Roman"/>
          <w:sz w:val="24"/>
          <w:szCs w:val="24"/>
        </w:rPr>
      </w:pPr>
    </w:p>
    <w:p w14:paraId="5E8EB102" w14:textId="77777777" w:rsidR="00D47A72" w:rsidRDefault="00000000">
      <w:pPr>
        <w:spacing w:line="480" w:lineRule="auto"/>
        <w:ind w:left="720" w:hanging="720"/>
        <w:rPr>
          <w:sz w:val="24"/>
          <w:szCs w:val="24"/>
        </w:rPr>
      </w:pPr>
      <w:r>
        <w:rPr>
          <w:rFonts w:eastAsia="Times New Roman"/>
          <w:sz w:val="24"/>
          <w:szCs w:val="24"/>
        </w:rPr>
        <w:t xml:space="preserve">Teck, R. M., </w:t>
      </w:r>
      <w:proofErr w:type="spellStart"/>
      <w:r>
        <w:rPr>
          <w:rFonts w:eastAsia="Times New Roman"/>
          <w:sz w:val="24"/>
          <w:szCs w:val="24"/>
        </w:rPr>
        <w:t>Moeur</w:t>
      </w:r>
      <w:proofErr w:type="spellEnd"/>
      <w:r>
        <w:rPr>
          <w:rFonts w:eastAsia="Times New Roman"/>
          <w:sz w:val="24"/>
          <w:szCs w:val="24"/>
        </w:rPr>
        <w:t>, M., and Adams, J. (1997). Proceedings: Forest Vegetation Simulator Conference: Fort Collins, CO, February 3-7, 1997 (Vol. 373). US Department of Agriculture, Forest Service, Intermountain Research Station.</w:t>
      </w:r>
    </w:p>
    <w:p w14:paraId="23299343" w14:textId="77777777" w:rsidR="00D47A72" w:rsidRDefault="00D47A72">
      <w:pPr>
        <w:spacing w:line="480" w:lineRule="auto"/>
        <w:ind w:left="720" w:hanging="720"/>
        <w:rPr>
          <w:rFonts w:eastAsia="Times New Roman"/>
          <w:sz w:val="24"/>
          <w:szCs w:val="24"/>
        </w:rPr>
      </w:pPr>
    </w:p>
    <w:p w14:paraId="0D033CA5" w14:textId="77777777" w:rsidR="00D47A72" w:rsidRDefault="00000000">
      <w:pPr>
        <w:spacing w:line="480" w:lineRule="auto"/>
        <w:ind w:left="720" w:hanging="720"/>
        <w:rPr>
          <w:sz w:val="24"/>
          <w:szCs w:val="24"/>
        </w:rPr>
      </w:pPr>
      <w:proofErr w:type="spellStart"/>
      <w:r>
        <w:rPr>
          <w:rFonts w:eastAsia="Times New Roman"/>
          <w:sz w:val="24"/>
          <w:szCs w:val="24"/>
        </w:rPr>
        <w:t>Thies</w:t>
      </w:r>
      <w:proofErr w:type="spellEnd"/>
      <w:r>
        <w:rPr>
          <w:rFonts w:eastAsia="Times New Roman"/>
          <w:sz w:val="24"/>
          <w:szCs w:val="24"/>
        </w:rPr>
        <w:t>, Walter G. 1984. Laminated root rot, the quest for control. Journal of Forestry S2: 345-356.</w:t>
      </w:r>
    </w:p>
    <w:p w14:paraId="503A4E79" w14:textId="77777777" w:rsidR="00D47A72" w:rsidRDefault="00D47A72">
      <w:pPr>
        <w:spacing w:line="480" w:lineRule="auto"/>
        <w:ind w:left="720" w:hanging="720"/>
        <w:rPr>
          <w:rFonts w:eastAsia="Times New Roman"/>
          <w:sz w:val="24"/>
          <w:szCs w:val="24"/>
        </w:rPr>
      </w:pPr>
    </w:p>
    <w:p w14:paraId="67E14B33" w14:textId="77777777" w:rsidR="00D47A72" w:rsidRDefault="00000000">
      <w:pPr>
        <w:spacing w:line="480" w:lineRule="auto"/>
        <w:ind w:left="720" w:hanging="720"/>
        <w:rPr>
          <w:ins w:id="937" w:author="Shawn McMurtrey" w:date="2022-08-19T14:14:00Z"/>
          <w:rFonts w:eastAsia="Times New Roman"/>
          <w:sz w:val="24"/>
          <w:szCs w:val="24"/>
        </w:rPr>
      </w:pPr>
      <w:proofErr w:type="spellStart"/>
      <w:r>
        <w:rPr>
          <w:rFonts w:eastAsia="Times New Roman"/>
          <w:sz w:val="24"/>
          <w:szCs w:val="24"/>
        </w:rPr>
        <w:t>Thies</w:t>
      </w:r>
      <w:proofErr w:type="spellEnd"/>
      <w:r>
        <w:rPr>
          <w:rFonts w:eastAsia="Times New Roman"/>
          <w:sz w:val="24"/>
          <w:szCs w:val="24"/>
        </w:rPr>
        <w:t>, W. G., and Sturrock R. N. 1995. Laminated Root Rot in Western North America. U.S. Department of Agriculture, Forest Service, Pacific Northwest Research Station, Portland Oregon, General Technical Report, PNW-GTR-349. Published in cooperation with: Natural Resources Canada, Canadian Forest Service, Pacific Forestry Centre, Victoria, British Columbia.</w:t>
      </w:r>
    </w:p>
    <w:p w14:paraId="490EDC29" w14:textId="77777777" w:rsidR="00D47A72" w:rsidRDefault="00D47A72">
      <w:pPr>
        <w:spacing w:line="480" w:lineRule="auto"/>
        <w:ind w:left="720" w:hanging="720"/>
        <w:rPr>
          <w:ins w:id="938" w:author="Shawn McMurtrey" w:date="2022-08-19T14:14:00Z"/>
          <w:rFonts w:eastAsia="Times New Roman"/>
          <w:sz w:val="24"/>
          <w:szCs w:val="24"/>
        </w:rPr>
      </w:pPr>
    </w:p>
    <w:p w14:paraId="5A20FBAB" w14:textId="77777777" w:rsidR="00D47A72" w:rsidRDefault="00000000">
      <w:pPr>
        <w:spacing w:line="480" w:lineRule="auto"/>
        <w:ind w:left="720" w:hanging="720"/>
        <w:rPr>
          <w:rFonts w:eastAsia="Times New Roman"/>
          <w:sz w:val="24"/>
          <w:szCs w:val="24"/>
        </w:rPr>
      </w:pPr>
      <w:proofErr w:type="spellStart"/>
      <w:ins w:id="939" w:author="Shawn McMurtrey" w:date="2022-08-19T14:14:00Z">
        <w:r>
          <w:rPr>
            <w:rFonts w:eastAsia="Times New Roman"/>
            <w:sz w:val="24"/>
            <w:szCs w:val="24"/>
          </w:rPr>
          <w:t>Thies</w:t>
        </w:r>
        <w:proofErr w:type="spellEnd"/>
        <w:r>
          <w:rPr>
            <w:rFonts w:eastAsia="Times New Roman"/>
            <w:sz w:val="24"/>
            <w:szCs w:val="24"/>
          </w:rPr>
          <w:t xml:space="preserve">, W. G., &amp; </w:t>
        </w:r>
        <w:proofErr w:type="spellStart"/>
        <w:r>
          <w:rPr>
            <w:rFonts w:eastAsia="Times New Roman"/>
            <w:sz w:val="24"/>
            <w:szCs w:val="24"/>
          </w:rPr>
          <w:t>Westlind</w:t>
        </w:r>
        <w:proofErr w:type="spellEnd"/>
        <w:r>
          <w:rPr>
            <w:rFonts w:eastAsia="Times New Roman"/>
            <w:sz w:val="24"/>
            <w:szCs w:val="24"/>
          </w:rPr>
          <w:t>, D. J. (2005). Stump removal and fertilization of five Phellinus weirii-infested stands in Washington and Oregon affect mortality and growth of planted Douglas-fir 25 years after treatment. Forest Ecology and Management, 219(2-3), 242-258.</w:t>
        </w:r>
      </w:ins>
    </w:p>
    <w:p w14:paraId="3E63A2BE" w14:textId="77777777" w:rsidR="00D47A72" w:rsidRDefault="00D47A72">
      <w:pPr>
        <w:spacing w:line="480" w:lineRule="auto"/>
        <w:ind w:left="720" w:hanging="720"/>
        <w:rPr>
          <w:rFonts w:eastAsia="Times New Roman"/>
          <w:sz w:val="24"/>
          <w:szCs w:val="24"/>
        </w:rPr>
      </w:pPr>
    </w:p>
    <w:p w14:paraId="0F6721C7" w14:textId="77777777" w:rsidR="00D47A72" w:rsidRDefault="00000000">
      <w:pPr>
        <w:spacing w:line="480" w:lineRule="auto"/>
        <w:ind w:left="720" w:hanging="720"/>
        <w:rPr>
          <w:rFonts w:eastAsia="Times New Roman"/>
          <w:sz w:val="24"/>
          <w:szCs w:val="24"/>
        </w:rPr>
      </w:pPr>
      <w:proofErr w:type="spellStart"/>
      <w:r>
        <w:rPr>
          <w:rFonts w:eastAsia="Times New Roman"/>
          <w:sz w:val="24"/>
          <w:szCs w:val="24"/>
        </w:rPr>
        <w:t>Tkacz</w:t>
      </w:r>
      <w:proofErr w:type="spellEnd"/>
      <w:r>
        <w:rPr>
          <w:rFonts w:eastAsia="Times New Roman"/>
          <w:sz w:val="24"/>
          <w:szCs w:val="24"/>
        </w:rPr>
        <w:t>, B. M., and Hansen, E. M. (1982). Damage by laminated root rot in two succeeding stands of Douglas-fir. Journal of Forestry, 80(12), 788-791.</w:t>
      </w:r>
    </w:p>
    <w:p w14:paraId="02877F1A" w14:textId="77777777" w:rsidR="00D47A72" w:rsidRDefault="00D47A72">
      <w:pPr>
        <w:spacing w:line="480" w:lineRule="auto"/>
        <w:ind w:left="720" w:hanging="720"/>
        <w:rPr>
          <w:rFonts w:eastAsia="Times New Roman"/>
          <w:sz w:val="24"/>
          <w:szCs w:val="24"/>
        </w:rPr>
      </w:pPr>
    </w:p>
    <w:p w14:paraId="2323B794" w14:textId="77777777" w:rsidR="00D47A72" w:rsidRDefault="00000000">
      <w:pPr>
        <w:spacing w:line="480" w:lineRule="auto"/>
        <w:ind w:left="720" w:hanging="720"/>
        <w:rPr>
          <w:rFonts w:eastAsia="Times New Roman"/>
          <w:color w:val="FF0000"/>
          <w:sz w:val="24"/>
          <w:szCs w:val="24"/>
        </w:rPr>
      </w:pPr>
      <w:r>
        <w:rPr>
          <w:rFonts w:eastAsia="Times New Roman"/>
          <w:color w:val="FF0000"/>
          <w:sz w:val="24"/>
          <w:szCs w:val="24"/>
        </w:rPr>
        <w:t xml:space="preserve">Trappe, J. M. (1972). Regulation of soil organisms by red alder: a potential biological system for control of </w:t>
      </w:r>
      <w:proofErr w:type="spellStart"/>
      <w:r>
        <w:rPr>
          <w:rFonts w:eastAsia="Times New Roman"/>
          <w:color w:val="FF0000"/>
          <w:sz w:val="24"/>
          <w:szCs w:val="24"/>
        </w:rPr>
        <w:t>Poria</w:t>
      </w:r>
      <w:proofErr w:type="spellEnd"/>
      <w:r>
        <w:rPr>
          <w:rFonts w:eastAsia="Times New Roman"/>
          <w:color w:val="FF0000"/>
          <w:sz w:val="24"/>
          <w:szCs w:val="24"/>
        </w:rPr>
        <w:t xml:space="preserve"> weirii. In </w:t>
      </w:r>
      <w:proofErr w:type="spellStart"/>
      <w:r>
        <w:rPr>
          <w:rFonts w:eastAsia="Times New Roman"/>
          <w:color w:val="FF0000"/>
          <w:sz w:val="24"/>
          <w:szCs w:val="24"/>
        </w:rPr>
        <w:t>Oreg</w:t>
      </w:r>
      <w:proofErr w:type="spellEnd"/>
      <w:r>
        <w:rPr>
          <w:rFonts w:eastAsia="Times New Roman"/>
          <w:color w:val="FF0000"/>
          <w:sz w:val="24"/>
          <w:szCs w:val="24"/>
        </w:rPr>
        <w:t xml:space="preserve">. State Univ. For. </w:t>
      </w:r>
      <w:proofErr w:type="spellStart"/>
      <w:r>
        <w:rPr>
          <w:rFonts w:eastAsia="Times New Roman"/>
          <w:color w:val="FF0000"/>
          <w:sz w:val="24"/>
          <w:szCs w:val="24"/>
        </w:rPr>
        <w:t>Symp</w:t>
      </w:r>
      <w:proofErr w:type="spellEnd"/>
      <w:r>
        <w:rPr>
          <w:rFonts w:eastAsia="Times New Roman"/>
          <w:color w:val="FF0000"/>
          <w:sz w:val="24"/>
          <w:szCs w:val="24"/>
        </w:rPr>
        <w:t> (Vol. 3, pp. 35-51)</w:t>
      </w:r>
    </w:p>
    <w:p w14:paraId="2C4665E9" w14:textId="77777777" w:rsidR="00D47A72" w:rsidRDefault="00D47A72">
      <w:pPr>
        <w:spacing w:line="480" w:lineRule="auto"/>
        <w:rPr>
          <w:rFonts w:eastAsia="Times New Roman"/>
          <w:sz w:val="24"/>
          <w:szCs w:val="24"/>
        </w:rPr>
      </w:pPr>
    </w:p>
    <w:p w14:paraId="23C06E84" w14:textId="77777777" w:rsidR="00D47A72" w:rsidRDefault="00000000">
      <w:pPr>
        <w:spacing w:line="480" w:lineRule="auto"/>
        <w:ind w:left="720" w:hanging="720"/>
        <w:rPr>
          <w:ins w:id="940" w:author="Shawn McMurtrey" w:date="2022-10-14T13:14:00Z"/>
          <w:rFonts w:eastAsia="Times New Roman"/>
          <w:sz w:val="24"/>
          <w:szCs w:val="24"/>
        </w:rPr>
      </w:pPr>
      <w:r>
        <w:rPr>
          <w:rFonts w:eastAsia="Times New Roman"/>
          <w:sz w:val="24"/>
          <w:szCs w:val="24"/>
        </w:rPr>
        <w:t>USDA-FS, 2011. Region Five ecological restoration: leadership intent. March (2011). U.S. Forest Service, Pacific Southwest Region, Albany, California, USA.</w:t>
      </w:r>
    </w:p>
    <w:p w14:paraId="285C93BF" w14:textId="77777777" w:rsidR="00D47A72" w:rsidRDefault="00D47A72">
      <w:pPr>
        <w:spacing w:line="480" w:lineRule="auto"/>
        <w:ind w:left="720" w:hanging="720"/>
        <w:rPr>
          <w:ins w:id="941" w:author="Shawn McMurtrey" w:date="2022-10-14T13:14:00Z"/>
          <w:rFonts w:eastAsia="Times New Roman"/>
          <w:sz w:val="24"/>
          <w:szCs w:val="24"/>
        </w:rPr>
      </w:pPr>
    </w:p>
    <w:p w14:paraId="029CDF68" w14:textId="77777777" w:rsidR="00D47A72" w:rsidRDefault="00000000">
      <w:pPr>
        <w:spacing w:line="480" w:lineRule="auto"/>
        <w:ind w:left="720" w:hanging="720"/>
        <w:rPr>
          <w:sz w:val="24"/>
          <w:szCs w:val="24"/>
        </w:rPr>
      </w:pPr>
      <w:proofErr w:type="spellStart"/>
      <w:ins w:id="942" w:author="Shawn McMurtrey" w:date="2022-10-14T13:14:00Z">
        <w:r>
          <w:rPr>
            <w:rFonts w:eastAsia="Times New Roman"/>
            <w:sz w:val="24"/>
            <w:szCs w:val="24"/>
          </w:rPr>
          <w:t>Vandygriff</w:t>
        </w:r>
        <w:proofErr w:type="spellEnd"/>
        <w:r>
          <w:rPr>
            <w:rFonts w:eastAsia="Times New Roman"/>
            <w:sz w:val="24"/>
            <w:szCs w:val="24"/>
          </w:rPr>
          <w:t>, J. C., Hansen, E. M., Bentz, B. J., Allen, K. K., Amman, G. D., &amp; Rasmussen, L. A. (2015). Long-term efficacy of diameter-limit cutting to reduce mountain pine beetle-caused tree mortality in a lodgepole pine forest. The Forestry Chronicle, 91(4), 444-456.</w:t>
        </w:r>
      </w:ins>
      <w:r>
        <w:rPr>
          <w:rFonts w:eastAsia="Times New Roman"/>
          <w:sz w:val="24"/>
          <w:szCs w:val="24"/>
        </w:rPr>
        <w:br/>
      </w:r>
    </w:p>
    <w:p w14:paraId="5733442A" w14:textId="77777777" w:rsidR="00D47A72" w:rsidRDefault="00000000">
      <w:pPr>
        <w:spacing w:line="480" w:lineRule="auto"/>
        <w:ind w:left="720" w:hanging="720"/>
        <w:rPr>
          <w:sz w:val="24"/>
          <w:szCs w:val="24"/>
        </w:rPr>
      </w:pPr>
      <w:r>
        <w:rPr>
          <w:rFonts w:eastAsia="Times New Roman"/>
          <w:sz w:val="24"/>
          <w:szCs w:val="24"/>
        </w:rPr>
        <w:lastRenderedPageBreak/>
        <w:t xml:space="preserve">Vernon, M. J., Sherriff, R. L., van </w:t>
      </w:r>
      <w:proofErr w:type="spellStart"/>
      <w:r>
        <w:rPr>
          <w:rFonts w:eastAsia="Times New Roman"/>
          <w:sz w:val="24"/>
          <w:szCs w:val="24"/>
        </w:rPr>
        <w:t>Mantgem</w:t>
      </w:r>
      <w:proofErr w:type="spellEnd"/>
      <w:r>
        <w:rPr>
          <w:rFonts w:eastAsia="Times New Roman"/>
          <w:sz w:val="24"/>
          <w:szCs w:val="24"/>
        </w:rPr>
        <w:t xml:space="preserve">, P., and Kane, J. M. (2018). Thinning, tree-growth, and resistance to multi-year drought in a mixed-conifer forest of northern California. Forest Ecology and Management, 422, 190-198. </w:t>
      </w:r>
      <w:hyperlink r:id="rId79" w:tgtFrame="Persistent link using digital object identifier">
        <w:r>
          <w:rPr>
            <w:rStyle w:val="Hyperlink"/>
            <w:color w:val="auto"/>
          </w:rPr>
          <w:t>https://doi.org/10.1016/j.foreco.2018.03.043</w:t>
        </w:r>
      </w:hyperlink>
    </w:p>
    <w:p w14:paraId="64CADF9E" w14:textId="77777777" w:rsidR="00D47A72" w:rsidRDefault="00D47A72">
      <w:pPr>
        <w:spacing w:line="480" w:lineRule="auto"/>
        <w:ind w:left="720" w:hanging="720"/>
        <w:rPr>
          <w:rFonts w:eastAsia="Times New Roman"/>
          <w:sz w:val="24"/>
          <w:szCs w:val="24"/>
        </w:rPr>
      </w:pPr>
    </w:p>
    <w:p w14:paraId="55F19181" w14:textId="77777777" w:rsidR="00D47A72" w:rsidRDefault="00000000">
      <w:pPr>
        <w:spacing w:line="480" w:lineRule="auto"/>
        <w:ind w:left="720" w:hanging="720"/>
        <w:rPr>
          <w:sz w:val="24"/>
          <w:szCs w:val="24"/>
        </w:rPr>
      </w:pPr>
      <w:r>
        <w:rPr>
          <w:rFonts w:eastAsia="Times New Roman"/>
          <w:sz w:val="24"/>
          <w:szCs w:val="24"/>
        </w:rPr>
        <w:t>Wallis, G. W. (1976). Phellinus (</w:t>
      </w:r>
      <w:proofErr w:type="spellStart"/>
      <w:r>
        <w:rPr>
          <w:rFonts w:eastAsia="Times New Roman"/>
          <w:sz w:val="24"/>
          <w:szCs w:val="24"/>
        </w:rPr>
        <w:t>Poria</w:t>
      </w:r>
      <w:proofErr w:type="spellEnd"/>
      <w:r>
        <w:rPr>
          <w:rFonts w:eastAsia="Times New Roman"/>
          <w:sz w:val="24"/>
          <w:szCs w:val="24"/>
        </w:rPr>
        <w:t>) weirii root rot: detection and management proposals in Douglas-fir stands (Vol. 12). Canadian Forestry Service, Pacific Forest Research Centre, Department of the Environment.</w:t>
      </w:r>
    </w:p>
    <w:p w14:paraId="2F67EB4A" w14:textId="77777777" w:rsidR="00D47A72" w:rsidRDefault="00D47A72">
      <w:pPr>
        <w:spacing w:line="480" w:lineRule="auto"/>
        <w:ind w:left="720" w:hanging="720"/>
        <w:rPr>
          <w:rFonts w:eastAsia="Times New Roman"/>
          <w:sz w:val="24"/>
          <w:szCs w:val="24"/>
        </w:rPr>
      </w:pPr>
    </w:p>
    <w:p w14:paraId="40BA3F2A" w14:textId="77777777" w:rsidR="00D47A72" w:rsidRDefault="00000000">
      <w:pPr>
        <w:spacing w:line="480" w:lineRule="auto"/>
        <w:ind w:left="720" w:hanging="720"/>
        <w:rPr>
          <w:sz w:val="24"/>
          <w:szCs w:val="24"/>
        </w:rPr>
      </w:pPr>
      <w:r>
        <w:t xml:space="preserve">Wickham, H. (2009). ggplot2: Elegant Graphics for Data Analysis. Springer-Verlag. </w:t>
      </w:r>
      <w:r>
        <w:rPr>
          <w:rStyle w:val="Hyperlink"/>
          <w:color w:val="auto"/>
        </w:rPr>
        <w:t>http://ggplot2.org/</w:t>
      </w:r>
    </w:p>
    <w:p w14:paraId="4415FA76" w14:textId="77777777" w:rsidR="00D47A72" w:rsidRDefault="00D47A72">
      <w:pPr>
        <w:spacing w:line="480" w:lineRule="auto"/>
        <w:ind w:left="720" w:hanging="720"/>
        <w:rPr>
          <w:rFonts w:eastAsia="Times New Roman"/>
          <w:sz w:val="24"/>
          <w:szCs w:val="24"/>
        </w:rPr>
      </w:pPr>
    </w:p>
    <w:p w14:paraId="1A36504B" w14:textId="77777777" w:rsidR="00D47A72" w:rsidRDefault="00000000">
      <w:pPr>
        <w:spacing w:line="480" w:lineRule="auto"/>
        <w:ind w:left="720" w:hanging="720"/>
        <w:rPr>
          <w:sz w:val="24"/>
          <w:szCs w:val="24"/>
        </w:rPr>
      </w:pPr>
      <w:r>
        <w:rPr>
          <w:rFonts w:eastAsia="Times New Roman"/>
          <w:sz w:val="24"/>
          <w:szCs w:val="24"/>
        </w:rPr>
        <w:t>Wickham, H. (2016). ggplot2: Elegant Graphics for Data Analysis. Springer-Verlag New York. ISBN 978-3-319-24277-4,</w:t>
      </w:r>
      <w:r>
        <w:rPr>
          <w:color w:val="000000"/>
          <w:sz w:val="27"/>
          <w:szCs w:val="27"/>
          <w:shd w:val="clear" w:color="auto" w:fill="FFFFFF"/>
        </w:rPr>
        <w:t> </w:t>
      </w:r>
      <w:hyperlink r:id="rId80">
        <w:r>
          <w:rPr>
            <w:rStyle w:val="Hyperlink"/>
            <w:color w:val="auto"/>
          </w:rPr>
          <w:t>https://ggplot2.tidyverse.org</w:t>
        </w:r>
      </w:hyperlink>
    </w:p>
    <w:p w14:paraId="30B31567" w14:textId="77777777" w:rsidR="00D47A72" w:rsidRDefault="00D47A72">
      <w:pPr>
        <w:spacing w:line="480" w:lineRule="auto"/>
        <w:ind w:left="720" w:hanging="720"/>
        <w:rPr>
          <w:rFonts w:eastAsia="Times New Roman"/>
          <w:sz w:val="24"/>
          <w:szCs w:val="24"/>
        </w:rPr>
      </w:pPr>
    </w:p>
    <w:p w14:paraId="6148E72F" w14:textId="77777777" w:rsidR="00D47A72" w:rsidRDefault="00000000">
      <w:pPr>
        <w:spacing w:line="480" w:lineRule="auto"/>
        <w:ind w:left="720" w:hanging="720"/>
        <w:rPr>
          <w:sz w:val="24"/>
          <w:szCs w:val="24"/>
        </w:rPr>
      </w:pPr>
      <w:r>
        <w:rPr>
          <w:rFonts w:eastAsia="Times New Roman"/>
          <w:sz w:val="24"/>
          <w:szCs w:val="24"/>
        </w:rPr>
        <w:t>Wickham, H. (2017).</w:t>
      </w:r>
      <w:r>
        <w:rPr>
          <w:rFonts w:eastAsia="Times New Roman"/>
          <w:i/>
          <w:iCs/>
          <w:sz w:val="24"/>
          <w:szCs w:val="24"/>
        </w:rPr>
        <w:t xml:space="preserve"> </w:t>
      </w:r>
      <w:proofErr w:type="spellStart"/>
      <w:r>
        <w:rPr>
          <w:rFonts w:eastAsia="Times New Roman"/>
          <w:sz w:val="24"/>
          <w:szCs w:val="24"/>
        </w:rPr>
        <w:t>Tidyverse</w:t>
      </w:r>
      <w:proofErr w:type="spellEnd"/>
      <w:r>
        <w:rPr>
          <w:rFonts w:eastAsia="Times New Roman"/>
          <w:sz w:val="24"/>
          <w:szCs w:val="24"/>
        </w:rPr>
        <w:t>: Easily install and load the “</w:t>
      </w:r>
      <w:proofErr w:type="spellStart"/>
      <w:r>
        <w:rPr>
          <w:rFonts w:eastAsia="Times New Roman"/>
          <w:sz w:val="24"/>
          <w:szCs w:val="24"/>
        </w:rPr>
        <w:t>tidyverse</w:t>
      </w:r>
      <w:proofErr w:type="spellEnd"/>
      <w:r>
        <w:rPr>
          <w:rFonts w:eastAsia="Times New Roman"/>
          <w:sz w:val="24"/>
          <w:szCs w:val="24"/>
        </w:rPr>
        <w:t>”.</w:t>
      </w:r>
      <w:r>
        <w:rPr>
          <w:rFonts w:eastAsia="Times New Roman"/>
          <w:i/>
          <w:iCs/>
          <w:sz w:val="24"/>
          <w:szCs w:val="24"/>
        </w:rPr>
        <w:t xml:space="preserve"> </w:t>
      </w:r>
      <w:hyperlink r:id="rId81">
        <w:r>
          <w:rPr>
            <w:rStyle w:val="Hyperlink"/>
            <w:color w:val="auto"/>
          </w:rPr>
          <w:t>https://CRAN.R-project.org/package=tidyverse</w:t>
        </w:r>
      </w:hyperlink>
    </w:p>
    <w:p w14:paraId="44D9DCF3" w14:textId="77777777" w:rsidR="00D47A72" w:rsidRDefault="00D47A72">
      <w:pPr>
        <w:spacing w:line="480" w:lineRule="auto"/>
        <w:ind w:left="720" w:hanging="720"/>
        <w:rPr>
          <w:rFonts w:eastAsia="Times New Roman"/>
          <w:sz w:val="24"/>
          <w:szCs w:val="24"/>
        </w:rPr>
      </w:pPr>
    </w:p>
    <w:p w14:paraId="74FE3F2D" w14:textId="77777777" w:rsidR="00D47A72" w:rsidRDefault="00000000">
      <w:pPr>
        <w:spacing w:line="480" w:lineRule="auto"/>
        <w:ind w:left="720" w:hanging="720"/>
        <w:rPr>
          <w:del w:id="943" w:author="Shawn McMurtrey" w:date="2022-10-14T14:46:00Z"/>
          <w:sz w:val="24"/>
          <w:szCs w:val="24"/>
        </w:rPr>
      </w:pPr>
      <w:del w:id="944" w:author="Shawn McMurtrey" w:date="2022-10-14T14:46:00Z">
        <w:r>
          <w:rPr>
            <w:rFonts w:ascii="Times New Roman" w:eastAsia="Times New Roman" w:hAnsi="Times New Roman" w:cs="Times New Roman"/>
            <w:sz w:val="24"/>
            <w:szCs w:val="24"/>
          </w:rPr>
          <w:delText xml:space="preserve">USDA (1990), Land and Resource Management Plan Siuslaw National Forest. </w:delText>
        </w:r>
        <w:r>
          <w:rPr>
            <w:rStyle w:val="Hyperlink"/>
            <w:rFonts w:ascii="Open Sans" w:eastAsia="Times New Roman" w:hAnsi="Open Sans" w:cs="Open Sans"/>
            <w:color w:val="000000"/>
            <w:sz w:val="21"/>
            <w:szCs w:val="21"/>
            <w:shd w:val="clear" w:color="auto" w:fill="FFFFFF"/>
          </w:rPr>
          <w:delText>https://www.fs.usda.gov/Internet/FSE_DOCUMENTS/fsbdev7_007057.pdf</w:delText>
        </w:r>
      </w:del>
    </w:p>
    <w:p w14:paraId="58CA8693" w14:textId="77777777" w:rsidR="00D47A72" w:rsidRDefault="00D47A72">
      <w:pPr>
        <w:spacing w:line="480" w:lineRule="auto"/>
        <w:ind w:left="720" w:hanging="720"/>
        <w:rPr>
          <w:sz w:val="24"/>
          <w:szCs w:val="24"/>
        </w:rPr>
      </w:pPr>
    </w:p>
    <w:p w14:paraId="6C999E86" w14:textId="77777777" w:rsidR="00D47A72" w:rsidRDefault="00000000">
      <w:pPr>
        <w:spacing w:line="480" w:lineRule="auto"/>
        <w:ind w:left="720" w:hanging="720"/>
        <w:rPr>
          <w:sz w:val="24"/>
          <w:szCs w:val="24"/>
        </w:rPr>
      </w:pPr>
      <w:r>
        <w:rPr>
          <w:rFonts w:eastAsia="Times New Roman"/>
          <w:sz w:val="24"/>
          <w:szCs w:val="24"/>
        </w:rPr>
        <w:lastRenderedPageBreak/>
        <w:t xml:space="preserve">Woods, A. J., and Watts, M. (2019). The extent to which an unforeseen biotic disturbance can challenge timber expectations. Forest Ecology and Management, 453, 117558. </w:t>
      </w:r>
      <w:hyperlink r:id="rId82" w:tgtFrame="Persistent link using digital object identifier">
        <w:r>
          <w:rPr>
            <w:rStyle w:val="Hyperlink"/>
            <w:rFonts w:ascii="Open Sans" w:hAnsi="Open Sans" w:cs="Open Sans"/>
            <w:color w:val="000000"/>
            <w:sz w:val="21"/>
            <w:szCs w:val="21"/>
            <w:shd w:val="clear" w:color="auto" w:fill="FFFFFF"/>
          </w:rPr>
          <w:t>https://doi.org/10.1016/j.foreco.2019.117558</w:t>
        </w:r>
      </w:hyperlink>
    </w:p>
    <w:p w14:paraId="5C6374D0" w14:textId="77777777" w:rsidR="00D47A72" w:rsidRDefault="00D47A72">
      <w:pPr>
        <w:spacing w:line="480" w:lineRule="auto"/>
        <w:rPr>
          <w:sz w:val="24"/>
          <w:szCs w:val="24"/>
          <w:highlight w:val="white"/>
        </w:rPr>
      </w:pPr>
    </w:p>
    <w:p w14:paraId="6E852C65" w14:textId="77777777" w:rsidR="00D47A72" w:rsidRDefault="00000000">
      <w:pPr>
        <w:spacing w:line="48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Zabowski</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Chambreau</w:t>
      </w:r>
      <w:proofErr w:type="spellEnd"/>
      <w:r>
        <w:rPr>
          <w:rFonts w:ascii="Times New Roman" w:eastAsia="Times New Roman" w:hAnsi="Times New Roman" w:cs="Times New Roman"/>
          <w:sz w:val="24"/>
          <w:szCs w:val="24"/>
        </w:rPr>
        <w:t xml:space="preserve">, D., </w:t>
      </w:r>
      <w:proofErr w:type="spellStart"/>
      <w:r>
        <w:rPr>
          <w:rFonts w:ascii="Times New Roman" w:eastAsia="Times New Roman" w:hAnsi="Times New Roman" w:cs="Times New Roman"/>
          <w:sz w:val="24"/>
          <w:szCs w:val="24"/>
        </w:rPr>
        <w:t>Rotramel</w:t>
      </w:r>
      <w:proofErr w:type="spellEnd"/>
      <w:r>
        <w:rPr>
          <w:rFonts w:ascii="Times New Roman" w:eastAsia="Times New Roman" w:hAnsi="Times New Roman" w:cs="Times New Roman"/>
          <w:sz w:val="24"/>
          <w:szCs w:val="24"/>
        </w:rPr>
        <w:t xml:space="preserve">, N., &amp; </w:t>
      </w:r>
      <w:proofErr w:type="spellStart"/>
      <w:r>
        <w:rPr>
          <w:rFonts w:ascii="Times New Roman" w:eastAsia="Times New Roman" w:hAnsi="Times New Roman" w:cs="Times New Roman"/>
          <w:sz w:val="24"/>
          <w:szCs w:val="24"/>
        </w:rPr>
        <w:t>Thies</w:t>
      </w:r>
      <w:proofErr w:type="spellEnd"/>
      <w:r>
        <w:rPr>
          <w:rFonts w:ascii="Times New Roman" w:eastAsia="Times New Roman" w:hAnsi="Times New Roman" w:cs="Times New Roman"/>
          <w:sz w:val="24"/>
          <w:szCs w:val="24"/>
        </w:rPr>
        <w:t>, W. G. (2008). Long-term effects of stump removal to control root rot on forest soil bulk density, soil carbon and nitrogen content. Forest Ecology and Management, 255(3-4), 720-727.</w:t>
      </w:r>
    </w:p>
    <w:p w14:paraId="060520EC" w14:textId="77777777" w:rsidR="00D47A72" w:rsidRDefault="00D47A72">
      <w:pPr>
        <w:spacing w:line="480" w:lineRule="auto"/>
        <w:rPr>
          <w:sz w:val="24"/>
          <w:szCs w:val="24"/>
          <w:highlight w:val="white"/>
        </w:rPr>
      </w:pPr>
    </w:p>
    <w:p w14:paraId="0DCCA586" w14:textId="77777777" w:rsidR="00D47A72" w:rsidRDefault="00D47A72">
      <w:pPr>
        <w:spacing w:line="480" w:lineRule="auto"/>
        <w:rPr>
          <w:sz w:val="24"/>
          <w:szCs w:val="24"/>
          <w:highlight w:val="white"/>
        </w:rPr>
      </w:pPr>
    </w:p>
    <w:p w14:paraId="7EF6CA76" w14:textId="77777777" w:rsidR="00D47A72" w:rsidRDefault="00D47A72">
      <w:pPr>
        <w:spacing w:line="480" w:lineRule="auto"/>
        <w:rPr>
          <w:sz w:val="24"/>
          <w:szCs w:val="24"/>
          <w:highlight w:val="white"/>
        </w:rPr>
      </w:pPr>
    </w:p>
    <w:p w14:paraId="5CC20754" w14:textId="77777777" w:rsidR="00D47A72" w:rsidRDefault="00000000">
      <w:pPr>
        <w:spacing w:line="480" w:lineRule="auto"/>
        <w:rPr>
          <w:sz w:val="24"/>
          <w:szCs w:val="24"/>
        </w:rPr>
      </w:pPr>
      <w:r>
        <w:br w:type="page"/>
      </w:r>
    </w:p>
    <w:p w14:paraId="1AA0021A" w14:textId="77777777" w:rsidR="00D47A72" w:rsidRDefault="00D47A72">
      <w:pPr>
        <w:spacing w:line="480" w:lineRule="auto"/>
        <w:rPr>
          <w:sz w:val="24"/>
          <w:szCs w:val="24"/>
        </w:rPr>
      </w:pPr>
    </w:p>
    <w:sectPr w:rsidR="00D47A72">
      <w:headerReference w:type="default" r:id="rId83"/>
      <w:pgSz w:w="12240" w:h="15840"/>
      <w:pgMar w:top="2013" w:right="1440" w:bottom="1440" w:left="1440" w:header="1440" w:footer="0" w:gutter="0"/>
      <w:lnNumType w:countBy="1" w:distance="283" w:restart="continuous"/>
      <w:cols w:space="720"/>
      <w:formProt w:val="0"/>
      <w:docGrid w:linePitch="299" w:charSpace="286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3" w:author="Shawn McMurtrey" w:date="2022-10-13T15:48:00Z" w:initials="SM">
    <w:p w14:paraId="057996CC" w14:textId="77777777" w:rsidR="00D47A72" w:rsidRDefault="00000000">
      <w:r>
        <w:rPr>
          <w:rFonts w:ascii="Liberation Serif" w:eastAsia="Segoe UI" w:hAnsi="Liberation Serif" w:cs="Tahoma"/>
          <w:sz w:val="24"/>
          <w:szCs w:val="24"/>
          <w:lang w:val="en-US" w:bidi="en-US"/>
        </w:rPr>
        <w:t>I need to double check these values.</w:t>
      </w:r>
    </w:p>
  </w:comment>
  <w:comment w:id="44" w:author="Unknown Author" w:date="2022-07-14T10:28:00Z" w:initials="">
    <w:p w14:paraId="249ABD25" w14:textId="77777777" w:rsidR="00D47A72" w:rsidRDefault="00000000">
      <w:r>
        <w:rPr>
          <w:rFonts w:ascii="Liberation Serif" w:eastAsia="Segoe UI" w:hAnsi="Liberation Serif" w:cs="Tahoma"/>
          <w:sz w:val="20"/>
          <w:szCs w:val="24"/>
          <w:lang w:val="en-US" w:bidi="en-US"/>
        </w:rPr>
        <w:t>Add summary of Apiary results.</w:t>
      </w:r>
    </w:p>
  </w:comment>
  <w:comment w:id="89" w:author="Shawn McMurtrey" w:date="2022-10-14T09:40:00Z" w:initials="SM">
    <w:p w14:paraId="5F56EE49" w14:textId="77777777" w:rsidR="00D47A72" w:rsidRDefault="00000000">
      <w:r>
        <w:rPr>
          <w:rFonts w:ascii="Liberation Serif" w:eastAsia="Segoe UI" w:hAnsi="Liberation Serif" w:cs="Tahoma"/>
          <w:sz w:val="24"/>
          <w:szCs w:val="24"/>
          <w:lang w:val="en-US" w:bidi="en-US"/>
        </w:rPr>
        <w:t>Add citation for these.</w:t>
      </w:r>
    </w:p>
  </w:comment>
  <w:comment w:id="163" w:author="Shawn McMurtrey" w:date="2022-10-12T12:57:00Z" w:initials="SM">
    <w:p w14:paraId="2500490D" w14:textId="77777777" w:rsidR="00D47A72" w:rsidRDefault="00000000">
      <w:r>
        <w:rPr>
          <w:rFonts w:ascii="Liberation Serif" w:eastAsia="Segoe UI" w:hAnsi="Liberation Serif" w:cs="Tahoma"/>
          <w:sz w:val="24"/>
          <w:szCs w:val="24"/>
          <w:lang w:val="en-US" w:bidi="en-US"/>
        </w:rPr>
        <w:t>Is this paragraph necessary? Should it be added to the methods section for Woods Creek or perhaps removed altogether?</w:t>
      </w:r>
    </w:p>
  </w:comment>
  <w:comment w:id="169" w:author="Unknown Author" w:date="2022-07-14T10:32:00Z" w:initials="">
    <w:p w14:paraId="16FF4C18" w14:textId="77777777" w:rsidR="00D47A72" w:rsidRDefault="00000000">
      <w:r>
        <w:rPr>
          <w:rFonts w:ascii="Liberation Serif" w:eastAsia="Segoe UI" w:hAnsi="Liberation Serif" w:cs="Tahoma"/>
          <w:sz w:val="20"/>
          <w:szCs w:val="24"/>
          <w:lang w:val="en-US" w:bidi="en-US"/>
        </w:rPr>
        <w:t>Add background on private/industrial short rotation forestry?</w:t>
      </w:r>
    </w:p>
  </w:comment>
  <w:comment w:id="170" w:author="Shawn McMurtrey" w:date="2022-10-12T10:30:00Z" w:initials="SM">
    <w:p w14:paraId="5B16FC6C" w14:textId="77777777" w:rsidR="00D47A72" w:rsidRDefault="00000000">
      <w:r>
        <w:rPr>
          <w:rFonts w:ascii="Liberation Serif" w:eastAsia="Segoe UI" w:hAnsi="Liberation Serif" w:cs="Tahoma"/>
          <w:sz w:val="24"/>
          <w:szCs w:val="24"/>
          <w:lang w:val="en-US" w:bidi="en-US"/>
        </w:rPr>
        <w:t xml:space="preserve">See paragraph starting at line 107. Feel free to move or edit it if you think it is out of place. </w:t>
      </w:r>
    </w:p>
  </w:comment>
  <w:comment w:id="194" w:author="Unknown Author" w:date="2022-10-19T15:10:00Z" w:initials="">
    <w:p w14:paraId="1BDEB4EC" w14:textId="77777777" w:rsidR="00D47A72" w:rsidRDefault="00000000">
      <w:r>
        <w:rPr>
          <w:sz w:val="20"/>
        </w:rPr>
        <w:t>Added quadratic mean diameter as a single metric for describing the basal area distribution across tree diameters in the plots in the stand. Higher QMD means more of the BA is from larger diameter trees.</w:t>
      </w:r>
    </w:p>
  </w:comment>
  <w:comment w:id="200" w:author="showalt_d" w:date="2022-09-16T13:39:00Z" w:initials="s">
    <w:p w14:paraId="49CF749C" w14:textId="77777777" w:rsidR="00D47A72" w:rsidRDefault="00000000">
      <w:r>
        <w:rPr>
          <w:rFonts w:ascii="Liberation Serif" w:eastAsia="Segoe UI" w:hAnsi="Liberation Serif" w:cs="Tahoma"/>
          <w:sz w:val="24"/>
          <w:szCs w:val="24"/>
          <w:lang w:val="en-US" w:bidi="en-US"/>
        </w:rPr>
        <w:t>We are leaving the figures in line with the text during manuscript preparation.  For submission, the figures will be removed and submitted as individual files.</w:t>
      </w:r>
    </w:p>
  </w:comment>
  <w:comment w:id="225" w:author="Unknown Author" w:date="2022-10-07T14:52:00Z" w:initials="">
    <w:p w14:paraId="36B96B53" w14:textId="77777777" w:rsidR="00D47A72" w:rsidRDefault="00000000">
      <w:r>
        <w:rPr>
          <w:rFonts w:ascii="Liberation Serif" w:eastAsia="Segoe UI" w:hAnsi="Liberation Serif" w:cs="Tahoma"/>
          <w:sz w:val="20"/>
          <w:szCs w:val="24"/>
          <w:lang w:val="en-US" w:bidi="en-US"/>
        </w:rPr>
        <w:t>Necessary?</w:t>
      </w:r>
    </w:p>
  </w:comment>
  <w:comment w:id="229" w:author="Unknown Author" w:date="2022-10-07T14:56:00Z" w:initials="">
    <w:p w14:paraId="02572327" w14:textId="77777777" w:rsidR="00D47A72" w:rsidRDefault="00000000">
      <w:r>
        <w:rPr>
          <w:rFonts w:ascii="Liberation Serif" w:eastAsia="Segoe UI" w:hAnsi="Liberation Serif" w:cs="Tahoma"/>
          <w:sz w:val="20"/>
          <w:szCs w:val="24"/>
          <w:lang w:val="en-US" w:bidi="en-US"/>
        </w:rPr>
        <w:t>At this point we haven’t reported any effects on basal area because of the inherent differences in density of the treatments. We do report the measured basal areas in a graph in the results. We could calculate basal area increment for given windows within the study and run tests on those increments if we think it is relevant.</w:t>
      </w:r>
    </w:p>
  </w:comment>
  <w:comment w:id="300" w:author="Shawn McMurtrey" w:date="2022-08-22T09:29:00Z" w:initials="SM">
    <w:p w14:paraId="63EC3408" w14:textId="77777777" w:rsidR="00D47A72" w:rsidRDefault="00000000">
      <w:r>
        <w:rPr>
          <w:rFonts w:ascii="Liberation Serif" w:eastAsia="Segoe UI" w:hAnsi="Liberation Serif" w:cs="Tahoma"/>
          <w:sz w:val="24"/>
          <w:szCs w:val="24"/>
          <w:lang w:val="en-US" w:bidi="en-US"/>
        </w:rPr>
        <w:t>Should this be "fixed radius"?</w:t>
      </w:r>
    </w:p>
  </w:comment>
  <w:comment w:id="361" w:author="Shawn McMurtrey" w:date="2022-10-16T14:54:00Z" w:initials="SM">
    <w:p w14:paraId="7794FED5" w14:textId="77777777" w:rsidR="00D47A72" w:rsidRDefault="00000000">
      <w:r>
        <w:rPr>
          <w:rFonts w:ascii="Liberation Serif" w:eastAsia="Segoe UI" w:hAnsi="Liberation Serif" w:cs="Tahoma"/>
          <w:sz w:val="24"/>
          <w:szCs w:val="24"/>
          <w:lang w:val="en-US" w:bidi="en-US"/>
        </w:rPr>
        <w:t>These calculations were done with:</w:t>
      </w:r>
    </w:p>
    <w:p w14:paraId="2A011FC0" w14:textId="77777777" w:rsidR="00D47A72" w:rsidRDefault="00000000">
      <w:r>
        <w:rPr>
          <w:rFonts w:ascii="Liberation Serif" w:eastAsia="Segoe UI" w:hAnsi="Liberation Serif" w:cs="Tahoma"/>
          <w:sz w:val="24"/>
          <w:szCs w:val="24"/>
          <w:lang w:val="en-US" w:bidi="en-US"/>
        </w:rPr>
        <w:t>BA 2020 - BA 1990 = x</w:t>
      </w:r>
    </w:p>
    <w:p w14:paraId="082BD1A9" w14:textId="77777777" w:rsidR="00D47A72" w:rsidRDefault="00000000">
      <w:r>
        <w:rPr>
          <w:rFonts w:ascii="Liberation Serif" w:eastAsia="Segoe UI" w:hAnsi="Liberation Serif" w:cs="Tahoma"/>
          <w:sz w:val="24"/>
          <w:szCs w:val="24"/>
          <w:lang w:val="en-US" w:bidi="en-US"/>
        </w:rPr>
        <w:t>x/BA 2020 = y</w:t>
      </w:r>
    </w:p>
    <w:p w14:paraId="1416E9C2" w14:textId="77777777" w:rsidR="00D47A72" w:rsidRDefault="00D47A72"/>
    <w:p w14:paraId="4E127524" w14:textId="77777777" w:rsidR="00D47A72" w:rsidRDefault="00000000">
      <w:r>
        <w:rPr>
          <w:rFonts w:ascii="Liberation Serif" w:eastAsia="Segoe UI" w:hAnsi="Liberation Serif" w:cs="Tahoma"/>
          <w:sz w:val="24"/>
          <w:szCs w:val="24"/>
          <w:lang w:val="en-US" w:bidi="en-US"/>
        </w:rPr>
        <w:t>Light thin: 61.32331186 - 43.17578066 = 18.147</w:t>
      </w:r>
    </w:p>
    <w:p w14:paraId="3524D2BA" w14:textId="77777777" w:rsidR="00D47A72" w:rsidRDefault="00000000">
      <w:r>
        <w:rPr>
          <w:rFonts w:ascii="Liberation Serif" w:eastAsia="Segoe UI" w:hAnsi="Liberation Serif" w:cs="Tahoma"/>
          <w:sz w:val="24"/>
          <w:szCs w:val="24"/>
          <w:lang w:val="en-US" w:bidi="en-US"/>
        </w:rPr>
        <w:t>18.147 is 29% of 61.32</w:t>
      </w:r>
    </w:p>
    <w:p w14:paraId="60B4EB95" w14:textId="77777777" w:rsidR="00D47A72" w:rsidRDefault="00D47A72"/>
    <w:p w14:paraId="17BE8DF2" w14:textId="77777777" w:rsidR="00D47A72" w:rsidRDefault="00000000">
      <w:r>
        <w:rPr>
          <w:rFonts w:ascii="Liberation Serif" w:eastAsia="Segoe UI" w:hAnsi="Liberation Serif" w:cs="Tahoma"/>
          <w:sz w:val="24"/>
          <w:szCs w:val="24"/>
          <w:lang w:val="en-US" w:bidi="en-US"/>
        </w:rPr>
        <w:t>Thin:</w:t>
      </w:r>
    </w:p>
    <w:p w14:paraId="04583617" w14:textId="77777777" w:rsidR="00D47A72" w:rsidRDefault="00000000">
      <w:r>
        <w:rPr>
          <w:rFonts w:ascii="Liberation Serif" w:eastAsia="Segoe UI" w:hAnsi="Liberation Serif" w:cs="Tahoma"/>
          <w:sz w:val="24"/>
          <w:szCs w:val="24"/>
          <w:lang w:val="en-US" w:bidi="en-US"/>
        </w:rPr>
        <w:t xml:space="preserve">52.3818368 - 35.36787825 </w:t>
      </w:r>
    </w:p>
    <w:p w14:paraId="471FB42C" w14:textId="77777777" w:rsidR="00D47A72" w:rsidRDefault="00000000">
      <w:r>
        <w:rPr>
          <w:rFonts w:ascii="Liberation Serif" w:eastAsia="Segoe UI" w:hAnsi="Liberation Serif" w:cs="Tahoma"/>
          <w:sz w:val="24"/>
          <w:szCs w:val="24"/>
          <w:lang w:val="en-US" w:bidi="en-US"/>
        </w:rPr>
        <w:t>17.01 is 32% of 52.3818368</w:t>
      </w:r>
    </w:p>
    <w:p w14:paraId="264FCF15" w14:textId="77777777" w:rsidR="00D47A72" w:rsidRDefault="00D47A72"/>
    <w:p w14:paraId="5EC81CF6" w14:textId="77777777" w:rsidR="00D47A72" w:rsidRDefault="00000000">
      <w:r>
        <w:rPr>
          <w:rFonts w:ascii="Liberation Serif" w:eastAsia="Segoe UI" w:hAnsi="Liberation Serif" w:cs="Tahoma"/>
          <w:sz w:val="24"/>
          <w:szCs w:val="24"/>
          <w:lang w:val="en-US" w:bidi="en-US"/>
        </w:rPr>
        <w:t>Control:</w:t>
      </w:r>
    </w:p>
    <w:p w14:paraId="3E0BFC62" w14:textId="77777777" w:rsidR="00D47A72" w:rsidRDefault="00000000">
      <w:r>
        <w:rPr>
          <w:rFonts w:ascii="Liberation Serif" w:eastAsia="Segoe UI" w:hAnsi="Liberation Serif" w:cs="Tahoma"/>
          <w:sz w:val="24"/>
          <w:szCs w:val="24"/>
          <w:lang w:val="en-US" w:bidi="en-US"/>
        </w:rPr>
        <w:t>78.19903537 - 61.4034045 =16.79</w:t>
      </w:r>
    </w:p>
    <w:p w14:paraId="6CDE0E78" w14:textId="77777777" w:rsidR="00D47A72" w:rsidRDefault="00000000">
      <w:r>
        <w:rPr>
          <w:rFonts w:ascii="Liberation Serif" w:eastAsia="Segoe UI" w:hAnsi="Liberation Serif" w:cs="Tahoma"/>
          <w:sz w:val="24"/>
          <w:szCs w:val="24"/>
          <w:lang w:val="en-US" w:bidi="en-US"/>
        </w:rPr>
        <w:t>16.79 is 21% of 78.19</w:t>
      </w:r>
    </w:p>
  </w:comment>
  <w:comment w:id="364" w:author="showalt_d" w:date="2022-09-29T12:06:00Z" w:initials="s">
    <w:p w14:paraId="1DDE0DC1" w14:textId="77777777" w:rsidR="00D47A72" w:rsidRDefault="00000000">
      <w:r>
        <w:rPr>
          <w:rFonts w:ascii="Liberation Serif" w:eastAsia="Segoe UI" w:hAnsi="Liberation Serif" w:cs="Tahoma"/>
          <w:sz w:val="24"/>
          <w:szCs w:val="24"/>
          <w:lang w:val="en-US" w:bidi="en-US"/>
        </w:rPr>
        <w:t>Makes sense to change all of these to 95% CI as well, correct?</w:t>
      </w:r>
    </w:p>
  </w:comment>
  <w:comment w:id="477" w:author="Unknown Author" w:date="2022-10-19T15:12:00Z" w:initials="">
    <w:p w14:paraId="6AC257D6" w14:textId="77777777" w:rsidR="00D47A72" w:rsidRDefault="00000000">
      <w:r>
        <w:rPr>
          <w:sz w:val="20"/>
        </w:rPr>
        <w:t>Will make formatting of figures consistent and add panel lettering</w:t>
      </w:r>
    </w:p>
  </w:comment>
  <w:comment w:id="490" w:author="showalt_d" w:date="2022-09-16T15:28:00Z" w:initials="s">
    <w:p w14:paraId="3CB0ABD2" w14:textId="77777777" w:rsidR="00D47A72" w:rsidRDefault="00000000">
      <w:r>
        <w:rPr>
          <w:rFonts w:ascii="Liberation Serif" w:eastAsia="Segoe UI" w:hAnsi="Liberation Serif" w:cs="Tahoma"/>
          <w:sz w:val="24"/>
          <w:szCs w:val="24"/>
          <w:lang w:val="en-US" w:bidi="en-US"/>
        </w:rPr>
        <w:t>Convert to ribbon style graph with all measurement dates like in Apiary.</w:t>
      </w:r>
    </w:p>
  </w:comment>
  <w:comment w:id="500" w:author="Shawn McMurtrey" w:date="2022-10-12T13:07:00Z" w:initials="SM">
    <w:p w14:paraId="60BC7386" w14:textId="77777777" w:rsidR="00D47A72" w:rsidRDefault="00000000">
      <w:r>
        <w:rPr>
          <w:rFonts w:ascii="Liberation Serif" w:eastAsia="Segoe UI" w:hAnsi="Liberation Serif" w:cs="Tahoma"/>
          <w:sz w:val="24"/>
          <w:szCs w:val="24"/>
          <w:lang w:val="en-US" w:bidi="en-US"/>
        </w:rPr>
        <w:t>I will check these values one more time.</w:t>
      </w:r>
    </w:p>
  </w:comment>
  <w:comment w:id="546" w:author="showalt_d" w:date="2022-09-16T13:56:00Z" w:initials="s">
    <w:p w14:paraId="38A8CC86" w14:textId="77777777" w:rsidR="00D47A72" w:rsidRDefault="00000000">
      <w:r>
        <w:rPr>
          <w:rFonts w:ascii="Liberation Serif" w:eastAsia="Segoe UI" w:hAnsi="Liberation Serif" w:cs="Tahoma"/>
          <w:sz w:val="24"/>
          <w:szCs w:val="24"/>
          <w:lang w:val="en-US" w:bidi="en-US"/>
        </w:rPr>
        <w:t>The basal area measurments will be represented with a graph and the percentage of plots with LRR can go in the text of the results.</w:t>
      </w:r>
    </w:p>
  </w:comment>
  <w:comment w:id="562" w:author="showalt_d" w:date="2022-09-16T15:28:00Z" w:initials="s">
    <w:p w14:paraId="3EBAF949" w14:textId="77777777" w:rsidR="00D47A72" w:rsidRDefault="00000000">
      <w:r>
        <w:rPr>
          <w:rFonts w:ascii="Liberation Serif" w:eastAsia="Segoe UI" w:hAnsi="Liberation Serif" w:cs="Tahoma"/>
          <w:sz w:val="24"/>
          <w:szCs w:val="24"/>
          <w:lang w:val="en-US" w:bidi="en-US"/>
        </w:rPr>
        <w:t>Shawn is preparing a panel for the Apiary Douglas fir treatment.</w:t>
      </w:r>
    </w:p>
  </w:comment>
  <w:comment w:id="563" w:author="Shawn McMurtrey" w:date="2022-09-22T22:33:00Z" w:initials="SM">
    <w:p w14:paraId="25FA3FBC" w14:textId="77777777" w:rsidR="00D47A72" w:rsidRDefault="00000000">
      <w:r>
        <w:rPr>
          <w:rFonts w:ascii="Liberation Serif" w:eastAsia="Segoe UI" w:hAnsi="Liberation Serif" w:cs="Tahoma"/>
          <w:sz w:val="24"/>
          <w:szCs w:val="24"/>
          <w:lang w:val="en-US" w:bidi="en-US"/>
        </w:rPr>
        <w:t>See figure 3D. I suppose that I should scale the x axis for 24 years and 8 years?</w:t>
      </w:r>
    </w:p>
  </w:comment>
  <w:comment w:id="564" w:author="Shawn McMurtrey" w:date="2022-09-22T22:33:00Z" w:initials="SM">
    <w:p w14:paraId="0C6BDD73" w14:textId="77777777" w:rsidR="00D47A72" w:rsidRDefault="00000000">
      <w:r>
        <w:rPr>
          <w:rFonts w:ascii="Liberation Serif" w:eastAsia="Segoe UI" w:hAnsi="Liberation Serif" w:cs="Tahoma"/>
          <w:sz w:val="24"/>
          <w:szCs w:val="24"/>
          <w:lang w:val="en-US" w:bidi="en-US"/>
        </w:rPr>
        <w:t>Any other changes?</w:t>
      </w:r>
    </w:p>
  </w:comment>
  <w:comment w:id="599" w:author="showalt_d" w:date="2022-09-29T12:07:00Z" w:initials="s">
    <w:p w14:paraId="211B4990" w14:textId="77777777" w:rsidR="00D47A72" w:rsidRDefault="00000000">
      <w:r>
        <w:rPr>
          <w:rFonts w:ascii="Liberation Serif" w:eastAsia="Segoe UI" w:hAnsi="Liberation Serif" w:cs="Tahoma"/>
          <w:sz w:val="24"/>
          <w:szCs w:val="24"/>
          <w:lang w:val="en-US" w:bidi="en-US"/>
        </w:rPr>
        <w:t>Change to 95% CI</w:t>
      </w:r>
    </w:p>
  </w:comment>
  <w:comment w:id="602" w:author="showalt_d" w:date="2022-09-29T12:07:00Z" w:initials="s">
    <w:p w14:paraId="2EE1E96A" w14:textId="77777777" w:rsidR="00D47A72" w:rsidRDefault="00000000">
      <w:r>
        <w:rPr>
          <w:rFonts w:ascii="Liberation Serif" w:eastAsia="Segoe UI" w:hAnsi="Liberation Serif" w:cs="Tahoma"/>
          <w:sz w:val="24"/>
          <w:szCs w:val="24"/>
          <w:lang w:val="en-US" w:bidi="en-US"/>
        </w:rPr>
        <w:t>Change to CI</w:t>
      </w:r>
    </w:p>
  </w:comment>
  <w:comment w:id="609" w:author="showalt_d" w:date="2022-09-29T12:07:00Z" w:initials="s">
    <w:p w14:paraId="2BC441A7" w14:textId="77777777" w:rsidR="00D47A72" w:rsidRDefault="00000000">
      <w:r>
        <w:rPr>
          <w:rFonts w:ascii="Liberation Serif" w:eastAsia="Segoe UI" w:hAnsi="Liberation Serif" w:cs="Tahoma"/>
          <w:sz w:val="24"/>
          <w:szCs w:val="24"/>
          <w:lang w:val="en-US" w:bidi="en-US"/>
        </w:rPr>
        <w:t>Change to CI</w:t>
      </w:r>
    </w:p>
  </w:comment>
  <w:comment w:id="610" w:author="Unknown Author" w:date="2022-10-07T16:16:00Z" w:initials="">
    <w:p w14:paraId="23177BB6" w14:textId="77777777" w:rsidR="00D47A72" w:rsidRDefault="00000000">
      <w:r>
        <w:rPr>
          <w:rFonts w:ascii="Liberation Serif" w:eastAsia="Segoe UI" w:hAnsi="Liberation Serif" w:cs="Tahoma"/>
          <w:sz w:val="20"/>
          <w:szCs w:val="24"/>
          <w:lang w:val="en-US" w:bidi="en-US"/>
        </w:rPr>
        <w:t>This figure is probably unnecessary</w:t>
      </w:r>
    </w:p>
  </w:comment>
  <w:comment w:id="611" w:author="showalt_d" w:date="2022-09-16T15:17:00Z" w:initials="s">
    <w:p w14:paraId="56F1B900" w14:textId="77777777" w:rsidR="00D47A72" w:rsidRDefault="00000000">
      <w:r>
        <w:rPr>
          <w:rFonts w:ascii="Liberation Serif" w:eastAsia="Segoe UI" w:hAnsi="Liberation Serif" w:cs="Tahoma"/>
          <w:sz w:val="24"/>
          <w:szCs w:val="24"/>
          <w:lang w:val="en-US" w:bidi="en-US"/>
        </w:rPr>
        <w:t>These survival curves need some polishing of the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7996CC" w15:done="0"/>
  <w15:commentEx w15:paraId="249ABD25" w15:done="0"/>
  <w15:commentEx w15:paraId="5F56EE49" w15:done="0"/>
  <w15:commentEx w15:paraId="2500490D" w15:done="0"/>
  <w15:commentEx w15:paraId="16FF4C18" w15:done="0"/>
  <w15:commentEx w15:paraId="5B16FC6C" w15:done="0"/>
  <w15:commentEx w15:paraId="1BDEB4EC" w15:done="0"/>
  <w15:commentEx w15:paraId="49CF749C" w15:done="0"/>
  <w15:commentEx w15:paraId="36B96B53" w15:done="0"/>
  <w15:commentEx w15:paraId="02572327" w15:done="0"/>
  <w15:commentEx w15:paraId="63EC3408" w15:done="0"/>
  <w15:commentEx w15:paraId="6CDE0E78" w15:done="0"/>
  <w15:commentEx w15:paraId="1DDE0DC1" w15:done="0"/>
  <w15:commentEx w15:paraId="6AC257D6" w15:done="0"/>
  <w15:commentEx w15:paraId="3CB0ABD2" w15:done="0"/>
  <w15:commentEx w15:paraId="60BC7386" w15:done="0"/>
  <w15:commentEx w15:paraId="38A8CC86" w15:done="0"/>
  <w15:commentEx w15:paraId="3EBAF949" w15:done="0"/>
  <w15:commentEx w15:paraId="25FA3FBC" w15:done="0"/>
  <w15:commentEx w15:paraId="0C6BDD73" w15:done="0"/>
  <w15:commentEx w15:paraId="211B4990" w15:done="0"/>
  <w15:commentEx w15:paraId="2EE1E96A" w15:done="0"/>
  <w15:commentEx w15:paraId="2BC441A7" w15:done="0"/>
  <w15:commentEx w15:paraId="23177BB6" w15:done="0"/>
  <w15:commentEx w15:paraId="56F1B9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7996CC" w16cid:durableId="26FA9947"/>
  <w16cid:commentId w16cid:paraId="249ABD25" w16cid:durableId="26FA9948"/>
  <w16cid:commentId w16cid:paraId="5F56EE49" w16cid:durableId="26FA9949"/>
  <w16cid:commentId w16cid:paraId="2500490D" w16cid:durableId="26FA994A"/>
  <w16cid:commentId w16cid:paraId="16FF4C18" w16cid:durableId="26FA994B"/>
  <w16cid:commentId w16cid:paraId="5B16FC6C" w16cid:durableId="26FA994C"/>
  <w16cid:commentId w16cid:paraId="1BDEB4EC" w16cid:durableId="26FA994D"/>
  <w16cid:commentId w16cid:paraId="49CF749C" w16cid:durableId="26FA994E"/>
  <w16cid:commentId w16cid:paraId="36B96B53" w16cid:durableId="26FA994F"/>
  <w16cid:commentId w16cid:paraId="02572327" w16cid:durableId="26FA9950"/>
  <w16cid:commentId w16cid:paraId="63EC3408" w16cid:durableId="26FA9951"/>
  <w16cid:commentId w16cid:paraId="6CDE0E78" w16cid:durableId="26FA9952"/>
  <w16cid:commentId w16cid:paraId="1DDE0DC1" w16cid:durableId="26FA9953"/>
  <w16cid:commentId w16cid:paraId="6AC257D6" w16cid:durableId="26FA9954"/>
  <w16cid:commentId w16cid:paraId="3CB0ABD2" w16cid:durableId="26FA9955"/>
  <w16cid:commentId w16cid:paraId="60BC7386" w16cid:durableId="26FA9956"/>
  <w16cid:commentId w16cid:paraId="38A8CC86" w16cid:durableId="26FA9957"/>
  <w16cid:commentId w16cid:paraId="3EBAF949" w16cid:durableId="26FA9958"/>
  <w16cid:commentId w16cid:paraId="25FA3FBC" w16cid:durableId="26FA9959"/>
  <w16cid:commentId w16cid:paraId="0C6BDD73" w16cid:durableId="26FA995A"/>
  <w16cid:commentId w16cid:paraId="211B4990" w16cid:durableId="26FA995B"/>
  <w16cid:commentId w16cid:paraId="2EE1E96A" w16cid:durableId="26FA995C"/>
  <w16cid:commentId w16cid:paraId="2BC441A7" w16cid:durableId="26FA995D"/>
  <w16cid:commentId w16cid:paraId="23177BB6" w16cid:durableId="26FA995E"/>
  <w16cid:commentId w16cid:paraId="56F1B900" w16cid:durableId="26FA99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95AAB" w14:textId="77777777" w:rsidR="00547A70" w:rsidRDefault="00547A70">
      <w:pPr>
        <w:spacing w:line="240" w:lineRule="auto"/>
      </w:pPr>
      <w:r>
        <w:separator/>
      </w:r>
    </w:p>
  </w:endnote>
  <w:endnote w:type="continuationSeparator" w:id="0">
    <w:p w14:paraId="219D4BDC" w14:textId="77777777" w:rsidR="00547A70" w:rsidRDefault="00547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Roboto">
    <w:altName w:val="Arial"/>
    <w:charset w:val="00"/>
    <w:family w:val="auto"/>
    <w:pitch w:val="variable"/>
    <w:sig w:usb0="E00002FF" w:usb1="5000205B" w:usb2="00000020" w:usb3="00000000" w:csb0="0000019F" w:csb1="00000000"/>
  </w:font>
  <w:font w:name="NSimSun">
    <w:panose1 w:val="02010609030101010101"/>
    <w:charset w:val="86"/>
    <w:family w:val="modern"/>
    <w:pitch w:val="fixed"/>
    <w:sig w:usb0="00000283" w:usb1="288F0000" w:usb2="00000016" w:usb3="00000000" w:csb0="00040001" w:csb1="00000000"/>
  </w:font>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BEA7D" w14:textId="77777777" w:rsidR="00547A70" w:rsidRDefault="00547A70">
      <w:pPr>
        <w:spacing w:line="240" w:lineRule="auto"/>
      </w:pPr>
      <w:r>
        <w:separator/>
      </w:r>
    </w:p>
  </w:footnote>
  <w:footnote w:type="continuationSeparator" w:id="0">
    <w:p w14:paraId="0178462F" w14:textId="77777777" w:rsidR="00547A70" w:rsidRDefault="00547A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6DD87" w14:textId="77777777" w:rsidR="00D47A72" w:rsidRDefault="00D47A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51B6F" w14:textId="77777777" w:rsidR="00D47A72" w:rsidRDefault="00D47A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AAAC" w14:textId="77777777" w:rsidR="00D47A72" w:rsidRDefault="00D47A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CC62" w14:textId="77777777" w:rsidR="00D47A72" w:rsidRDefault="00D47A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1E151" w14:textId="77777777" w:rsidR="00D47A72" w:rsidRDefault="00D47A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C7430" w14:textId="77777777" w:rsidR="00D47A72" w:rsidRDefault="00D47A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DED0C" w14:textId="77777777" w:rsidR="00D47A72" w:rsidRDefault="00D47A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F0B0C" w14:textId="77777777" w:rsidR="00D47A72" w:rsidRDefault="00D47A7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72"/>
    <w:rsid w:val="00404B1A"/>
    <w:rsid w:val="00547A70"/>
    <w:rsid w:val="00D47A7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6DF4"/>
  <w15:docId w15:val="{9A7F4DF7-84FE-499A-854A-99DB5306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D7"/>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08BD"/>
    <w:rPr>
      <w:color w:val="0000FF"/>
      <w:u w:val="single"/>
    </w:rPr>
  </w:style>
  <w:style w:type="character" w:styleId="Strong">
    <w:name w:val="Strong"/>
    <w:basedOn w:val="DefaultParagraphFont"/>
    <w:uiPriority w:val="22"/>
    <w:qFormat/>
    <w:rsid w:val="00C0639D"/>
    <w:rPr>
      <w:b/>
      <w:bCs/>
    </w:rPr>
  </w:style>
  <w:style w:type="character" w:customStyle="1" w:styleId="binomial">
    <w:name w:val="binomial"/>
    <w:basedOn w:val="DefaultParagraphFont"/>
    <w:qFormat/>
    <w:rsid w:val="008D65CD"/>
  </w:style>
  <w:style w:type="character" w:customStyle="1" w:styleId="cf01">
    <w:name w:val="cf01"/>
    <w:basedOn w:val="DefaultParagraphFont"/>
    <w:qFormat/>
    <w:rsid w:val="00D3225F"/>
    <w:rPr>
      <w:rFonts w:ascii="Segoe UI" w:hAnsi="Segoe UI" w:cs="Segoe UI"/>
      <w:b/>
      <w:bCs/>
      <w:color w:val="444444"/>
      <w:sz w:val="16"/>
      <w:szCs w:val="16"/>
    </w:rPr>
  </w:style>
  <w:style w:type="character" w:styleId="UnresolvedMention">
    <w:name w:val="Unresolved Mention"/>
    <w:basedOn w:val="DefaultParagraphFont"/>
    <w:uiPriority w:val="99"/>
    <w:semiHidden/>
    <w:unhideWhenUsed/>
    <w:qFormat/>
    <w:rsid w:val="003317B4"/>
    <w:rPr>
      <w:color w:val="605E5C"/>
      <w:shd w:val="clear" w:color="auto" w:fill="E1DFDD"/>
    </w:rPr>
  </w:style>
  <w:style w:type="character" w:styleId="CommentReference">
    <w:name w:val="annotation reference"/>
    <w:basedOn w:val="DefaultParagraphFont"/>
    <w:uiPriority w:val="99"/>
    <w:semiHidden/>
    <w:unhideWhenUsed/>
    <w:qFormat/>
    <w:rsid w:val="00EF2D15"/>
    <w:rPr>
      <w:sz w:val="16"/>
      <w:szCs w:val="16"/>
    </w:rPr>
  </w:style>
  <w:style w:type="character" w:customStyle="1" w:styleId="CommentTextChar">
    <w:name w:val="Comment Text Char"/>
    <w:basedOn w:val="DefaultParagraphFont"/>
    <w:link w:val="CommentText"/>
    <w:uiPriority w:val="99"/>
    <w:qFormat/>
    <w:rsid w:val="00EF2D15"/>
    <w:rPr>
      <w:sz w:val="20"/>
      <w:szCs w:val="20"/>
    </w:rPr>
  </w:style>
  <w:style w:type="character" w:customStyle="1" w:styleId="CommentSubjectChar">
    <w:name w:val="Comment Subject Char"/>
    <w:basedOn w:val="CommentTextChar"/>
    <w:link w:val="CommentSubject"/>
    <w:uiPriority w:val="99"/>
    <w:semiHidden/>
    <w:qFormat/>
    <w:rsid w:val="00EF2D15"/>
    <w:rPr>
      <w:b/>
      <w:bCs/>
      <w:sz w:val="20"/>
      <w:szCs w:val="20"/>
    </w:rPr>
  </w:style>
  <w:style w:type="character" w:styleId="Emphasis">
    <w:name w:val="Emphasis"/>
    <w:basedOn w:val="DefaultParagraphFont"/>
    <w:uiPriority w:val="20"/>
    <w:qFormat/>
    <w:rsid w:val="00022448"/>
    <w:rPr>
      <w:i/>
      <w:iCs/>
    </w:rPr>
  </w:style>
  <w:style w:type="character" w:styleId="FollowedHyperlink">
    <w:name w:val="FollowedHyperlink"/>
    <w:basedOn w:val="DefaultParagraphFont"/>
    <w:uiPriority w:val="99"/>
    <w:semiHidden/>
    <w:unhideWhenUsed/>
    <w:rsid w:val="0075438B"/>
    <w:rPr>
      <w:color w:val="800080" w:themeColor="followedHyperlink"/>
      <w:u w:val="single"/>
    </w:rPr>
  </w:style>
  <w:style w:type="character" w:styleId="LineNumber">
    <w:name w:val="line number"/>
    <w:basedOn w:val="DefaultParagraphFont"/>
    <w:uiPriority w:val="99"/>
    <w:semiHidden/>
    <w:unhideWhenUsed/>
    <w:qFormat/>
    <w:rsid w:val="0068628C"/>
  </w:style>
  <w:style w:type="character" w:customStyle="1" w:styleId="VerbatimChar">
    <w:name w:val="Verbatim Char"/>
    <w:basedOn w:val="DefaultParagraphFont"/>
    <w:link w:val="SourceCode"/>
    <w:qFormat/>
    <w:locked/>
    <w:rsid w:val="00132274"/>
    <w:rPr>
      <w:rFonts w:ascii="Consolas" w:hAnsi="Consolas"/>
      <w:shd w:val="clear" w:color="auto" w:fill="F8F8F8"/>
    </w:rPr>
  </w:style>
  <w:style w:type="character" w:customStyle="1" w:styleId="LineNumbering">
    <w:name w:val="Line Numbering"/>
  </w:style>
  <w:style w:type="character" w:customStyle="1" w:styleId="BalloonTextChar">
    <w:name w:val="Balloon Text Char"/>
    <w:basedOn w:val="DefaultParagraphFont"/>
    <w:link w:val="BalloonText"/>
    <w:uiPriority w:val="99"/>
    <w:semiHidden/>
    <w:qFormat/>
    <w:rsid w:val="00642DEE"/>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qFormat/>
    <w:rsid w:val="00D3225F"/>
    <w:pPr>
      <w:spacing w:beforeAutospacing="1"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qFormat/>
    <w:rsid w:val="00EF2D15"/>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EF2D15"/>
    <w:rPr>
      <w:b/>
      <w:bCs/>
    </w:rPr>
  </w:style>
  <w:style w:type="paragraph" w:customStyle="1" w:styleId="SourceCode">
    <w:name w:val="Source Code"/>
    <w:basedOn w:val="Normal"/>
    <w:link w:val="VerbatimChar"/>
    <w:qFormat/>
    <w:rsid w:val="00132274"/>
    <w:pPr>
      <w:shd w:val="clear" w:color="auto" w:fill="F8F8F8"/>
      <w:spacing w:after="200" w:line="240" w:lineRule="auto"/>
    </w:pPr>
    <w:rPr>
      <w:rFonts w:ascii="Consolas" w:hAnsi="Consolas"/>
    </w:rPr>
  </w:style>
  <w:style w:type="paragraph" w:styleId="ListParagraph">
    <w:name w:val="List Paragraph"/>
    <w:basedOn w:val="Normal"/>
    <w:uiPriority w:val="34"/>
    <w:qFormat/>
    <w:rsid w:val="00D71B9F"/>
    <w:pPr>
      <w:ind w:left="720"/>
      <w:contextualSpacing/>
    </w:pPr>
  </w:style>
  <w:style w:type="paragraph" w:customStyle="1" w:styleId="referencescopy1">
    <w:name w:val="referencescopy1"/>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referencescopy2">
    <w:name w:val="referencescopy2"/>
    <w:basedOn w:val="Normal"/>
    <w:qFormat/>
    <w:rsid w:val="0039109A"/>
    <w:pPr>
      <w:spacing w:beforeAutospacing="1" w:afterAutospacing="1" w:line="240" w:lineRule="auto"/>
    </w:pPr>
    <w:rPr>
      <w:rFonts w:ascii="Times New Roman" w:eastAsia="Times New Roman" w:hAnsi="Times New Roman" w:cs="Times New Roman"/>
      <w:sz w:val="24"/>
      <w:szCs w:val="24"/>
      <w:lang w:val="en-US"/>
    </w:rPr>
  </w:style>
  <w:style w:type="paragraph" w:customStyle="1" w:styleId="dx-doi">
    <w:name w:val="dx-doi"/>
    <w:basedOn w:val="Normal"/>
    <w:qFormat/>
    <w:rsid w:val="007A37AC"/>
    <w:pPr>
      <w:spacing w:beforeAutospacing="1"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qFormat/>
    <w:rsid w:val="00642DEE"/>
    <w:pPr>
      <w:spacing w:line="240" w:lineRule="auto"/>
    </w:pPr>
    <w:rPr>
      <w:rFonts w:ascii="Segoe UI" w:hAnsi="Segoe UI" w:cs="Segoe UI"/>
      <w:sz w:val="18"/>
      <w:szCs w:val="18"/>
    </w:rPr>
  </w:style>
  <w:style w:type="paragraph" w:styleId="Revision">
    <w:name w:val="Revision"/>
    <w:uiPriority w:val="99"/>
    <w:semiHidden/>
    <w:qFormat/>
    <w:rsid w:val="00F06A51"/>
    <w:pPr>
      <w:suppressAutoHyphens w:val="0"/>
    </w:pPr>
  </w:style>
  <w:style w:type="paragraph" w:customStyle="1" w:styleId="Landscape">
    <w:name w:val="Landscape"/>
    <w:basedOn w:val="Normal"/>
    <w:qFormat/>
    <w:pPr>
      <w:spacing w:line="480" w:lineRule="auto"/>
    </w:pPr>
    <w:rPr>
      <w:sz w:val="24"/>
      <w:szCs w:val="24"/>
    </w:rPr>
  </w:style>
  <w:style w:type="paragraph" w:customStyle="1" w:styleId="HeaderandFooter">
    <w:name w:val="Header and Footer"/>
    <w:basedOn w:val="Normal"/>
    <w:qFormat/>
    <w:pPr>
      <w:suppressLineNumbers/>
      <w:tabs>
        <w:tab w:val="center" w:pos="4680"/>
        <w:tab w:val="right" w:pos="9360"/>
      </w:tabs>
    </w:pPr>
  </w:style>
  <w:style w:type="paragraph" w:styleId="Header">
    <w:name w:val="head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950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jpeg"/><Relationship Id="rId21" Type="http://schemas.openxmlformats.org/officeDocument/2006/relationships/hyperlink" Target="https://en.wikipedia.org/wiki/John_Lindley" TargetMode="External"/><Relationship Id="rId42" Type="http://schemas.openxmlformats.org/officeDocument/2006/relationships/header" Target="header6.xml"/><Relationship Id="rId47" Type="http://schemas.openxmlformats.org/officeDocument/2006/relationships/image" Target="media/image16.png"/><Relationship Id="rId63" Type="http://schemas.openxmlformats.org/officeDocument/2006/relationships/hyperlink" Target="https://www.biodiversitylibrary.org/bibliography/178892" TargetMode="External"/><Relationship Id="rId68" Type="http://schemas.openxmlformats.org/officeDocument/2006/relationships/hyperlink" Target="https://doi.org/10.1080/17550874.2012.679013" TargetMode="External"/><Relationship Id="rId84" Type="http://schemas.openxmlformats.org/officeDocument/2006/relationships/fontTable" Target="fontTable.xml"/><Relationship Id="rId16" Type="http://schemas.openxmlformats.org/officeDocument/2006/relationships/image" Target="media/image1.png"/><Relationship Id="rId11" Type="http://schemas.openxmlformats.org/officeDocument/2006/relationships/hyperlink" Target="https://en.wikipedia.org/wiki/Franz_Petrak" TargetMode="External"/><Relationship Id="rId32" Type="http://schemas.openxmlformats.org/officeDocument/2006/relationships/header" Target="header4.xml"/><Relationship Id="rId37" Type="http://schemas.openxmlformats.org/officeDocument/2006/relationships/image" Target="media/image8.jpeg"/><Relationship Id="rId53" Type="http://schemas.openxmlformats.org/officeDocument/2006/relationships/hyperlink" Target="https://www.sciencedirect.com/science/article/pii/S0378112717321321" TargetMode="External"/><Relationship Id="rId58" Type="http://schemas.openxmlformats.org/officeDocument/2006/relationships/hyperlink" Target="https://www.fs.usda.gov/treesearch/pubs/46886" TargetMode="External"/><Relationship Id="rId74" Type="http://schemas.openxmlformats.org/officeDocument/2006/relationships/hyperlink" Target="https://doi.org/10.1093/aob/mcm246" TargetMode="External"/><Relationship Id="rId79" Type="http://schemas.openxmlformats.org/officeDocument/2006/relationships/hyperlink" Target="https://doi.org/10.1016/j.foreco.2018.03.043" TargetMode="External"/><Relationship Id="rId5" Type="http://schemas.openxmlformats.org/officeDocument/2006/relationships/footnotes" Target="footnotes.xml"/><Relationship Id="rId19" Type="http://schemas.openxmlformats.org/officeDocument/2006/relationships/hyperlink" Target="https://en.wikipedia.org/wiki/David_Douglas_(botanist)" TargetMode="External"/><Relationship Id="rId14" Type="http://schemas.openxmlformats.org/officeDocument/2006/relationships/hyperlink" Target="https://en.wikipedia.org/wiki/Elias_Magnus_Fries" TargetMode="External"/><Relationship Id="rId22" Type="http://schemas.openxmlformats.org/officeDocument/2006/relationships/hyperlink" Target="https://en.wikipedia.org/wiki/David_Douglas_(botanist)" TargetMode="External"/><Relationship Id="rId27" Type="http://schemas.openxmlformats.org/officeDocument/2006/relationships/hyperlink" Target="https://mcmurtrs.github.io/WoodsCreek/" TargetMode="External"/><Relationship Id="rId30" Type="http://schemas.openxmlformats.org/officeDocument/2006/relationships/header" Target="header2.xml"/><Relationship Id="rId35" Type="http://schemas.openxmlformats.org/officeDocument/2006/relationships/image" Target="media/image6.jpe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hyperlink" Target="https://doi.org/10.3389/ffgc.2021.695981" TargetMode="External"/><Relationship Id="rId64" Type="http://schemas.openxmlformats.org/officeDocument/2006/relationships/hyperlink" Target="https://doi.org/10.1139/x79-078" TargetMode="External"/><Relationship Id="rId69" Type="http://schemas.openxmlformats.org/officeDocument/2006/relationships/hyperlink" Target="https://doi.org/10.1094/PHYTO-12-17-0399-R" TargetMode="External"/><Relationship Id="rId77" Type="http://schemas.openxmlformats.org/officeDocument/2006/relationships/hyperlink" Target="https://doi.org/10.1093/forestry/cpm041" TargetMode="External"/><Relationship Id="rId8" Type="http://schemas.microsoft.com/office/2011/relationships/commentsExtended" Target="commentsExtended.xml"/><Relationship Id="rId51" Type="http://schemas.openxmlformats.org/officeDocument/2006/relationships/header" Target="header7.xml"/><Relationship Id="rId72" Type="http://schemas.openxmlformats.org/officeDocument/2006/relationships/hyperlink" Target="https://doi.org/10.1139/cjfr-2014-0168" TargetMode="External"/><Relationship Id="rId80" Type="http://schemas.openxmlformats.org/officeDocument/2006/relationships/hyperlink" Target="https://ggplot2.tidyverse.org/"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sciencedirect.com/science/article/pii/S0378112719312332?via%3Dihub" TargetMode="External"/><Relationship Id="rId17" Type="http://schemas.openxmlformats.org/officeDocument/2006/relationships/hyperlink" Target="https://www.sciencedirect.com/topics/agricultural-and-biological-sciences/tsuga-heterophylla" TargetMode="External"/><Relationship Id="rId25" Type="http://schemas.openxmlformats.org/officeDocument/2006/relationships/hyperlink" Target="http://earthexplorer.usgs.gov/" TargetMode="External"/><Relationship Id="rId33" Type="http://schemas.openxmlformats.org/officeDocument/2006/relationships/image" Target="media/image4.jpeg"/><Relationship Id="rId38" Type="http://schemas.openxmlformats.org/officeDocument/2006/relationships/image" Target="media/image9.jpeg"/><Relationship Id="rId46" Type="http://schemas.openxmlformats.org/officeDocument/2006/relationships/image" Target="media/image15.png"/><Relationship Id="rId59" Type="http://schemas.openxmlformats.org/officeDocument/2006/relationships/hyperlink" Target="https://www.fs.fed.us/foresthealth/technology/pdfs/WesternRootDiseaseModelV3-0UserGuide2018.pdf" TargetMode="External"/><Relationship Id="rId67" Type="http://schemas.openxmlformats.org/officeDocument/2006/relationships/hyperlink" Target="https://doi.org/10.1016/j.foreco.2019.03.063" TargetMode="External"/><Relationship Id="rId20" Type="http://schemas.openxmlformats.org/officeDocument/2006/relationships/hyperlink" Target="https://en.wikipedia.org/wiki/David_Don" TargetMode="External"/><Relationship Id="rId41" Type="http://schemas.openxmlformats.org/officeDocument/2006/relationships/header" Target="header5.xml"/><Relationship Id="rId54" Type="http://schemas.openxmlformats.org/officeDocument/2006/relationships/hyperlink" Target="https://doi.org/10.1016/j.foreco.2005.01.034" TargetMode="External"/><Relationship Id="rId62" Type="http://schemas.openxmlformats.org/officeDocument/2006/relationships/hyperlink" Target="https://doi.org/10.5849/jof.10-006" TargetMode="External"/><Relationship Id="rId70" Type="http://schemas.openxmlformats.org/officeDocument/2006/relationships/hyperlink" Target="https://doi.org/10.1111/j.1523-1739.2004.00492.x" TargetMode="External"/><Relationship Id="rId75" Type="http://schemas.openxmlformats.org/officeDocument/2006/relationships/hyperlink" Target="http://www.rstudio.com/" TargetMode="External"/><Relationship Id="rId83"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en.wikipedia.org/wiki/Bref." TargetMode="External"/><Relationship Id="rId23" Type="http://schemas.openxmlformats.org/officeDocument/2006/relationships/hyperlink" Target="https://en.wikipedia.org/wiki/William_Jackson_Hooker" TargetMode="External"/><Relationship Id="rId28" Type="http://schemas.openxmlformats.org/officeDocument/2006/relationships/header" Target="header1.xml"/><Relationship Id="rId36" Type="http://schemas.openxmlformats.org/officeDocument/2006/relationships/image" Target="media/image7.jpeg"/><Relationship Id="rId49" Type="http://schemas.openxmlformats.org/officeDocument/2006/relationships/image" Target="media/image18.png"/><Relationship Id="rId57" Type="http://schemas.openxmlformats.org/officeDocument/2006/relationships/hyperlink" Target="https://doi.org/10.1016/j.foreco.2012.05.040" TargetMode="External"/><Relationship Id="rId10" Type="http://schemas.openxmlformats.org/officeDocument/2006/relationships/hyperlink" Target="https://www.frontiersin.org/articles/10.3389/ffgc.2021.695981/full" TargetMode="External"/><Relationship Id="rId31" Type="http://schemas.openxmlformats.org/officeDocument/2006/relationships/header" Target="header3.xml"/><Relationship Id="rId44" Type="http://schemas.openxmlformats.org/officeDocument/2006/relationships/image" Target="media/image13.png"/><Relationship Id="rId52" Type="http://schemas.openxmlformats.org/officeDocument/2006/relationships/hyperlink" Target="https://github.com/mcmurtrs/WoodsCreek" TargetMode="External"/><Relationship Id="rId60" Type="http://schemas.openxmlformats.org/officeDocument/2006/relationships/hyperlink" Target="https://doi.org/10.2737/PSW-GTR-165" TargetMode="External"/><Relationship Id="rId65" Type="http://schemas.openxmlformats.org/officeDocument/2006/relationships/hyperlink" Target="http://dx.doi.org/10.1146/annurev.phyto.38.1.515" TargetMode="External"/><Relationship Id="rId73" Type="http://schemas.openxmlformats.org/officeDocument/2006/relationships/hyperlink" Target="https://doi.org/10.1093/forestscience/51.5.425" TargetMode="External"/><Relationship Id="rId78" Type="http://schemas.openxmlformats.org/officeDocument/2006/relationships/hyperlink" Target="http://websoilsurvey.sc.egov.usda.gov/" TargetMode="External"/><Relationship Id="rId81" Type="http://schemas.openxmlformats.org/officeDocument/2006/relationships/hyperlink" Target="https://CRAN.R-project.org/package=tidyverse"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hyperlink" Target="https://en.wikipedia.org/wiki/Elias_Magnus_Fries" TargetMode="External"/><Relationship Id="rId18" Type="http://schemas.openxmlformats.org/officeDocument/2006/relationships/hyperlink" Target="https://www.sciencedirect.com/topics/agricultural-and-biological-sciences/thuja-plicata" TargetMode="External"/><Relationship Id="rId39" Type="http://schemas.openxmlformats.org/officeDocument/2006/relationships/image" Target="media/image10.jpeg"/><Relationship Id="rId34" Type="http://schemas.openxmlformats.org/officeDocument/2006/relationships/image" Target="media/image5.png"/><Relationship Id="rId50" Type="http://schemas.openxmlformats.org/officeDocument/2006/relationships/image" Target="media/image19.png"/><Relationship Id="rId55" Type="http://schemas.openxmlformats.org/officeDocument/2006/relationships/hyperlink" Target="https://ir.library.oregonstate.edu/concern/graduate_thesis_or_dissertations/k930c098s" TargetMode="External"/><Relationship Id="rId76" Type="http://schemas.openxmlformats.org/officeDocument/2006/relationships/hyperlink" Target="https://www.sciencedirect.com/science/article/pii/S0378112719312332?via%3Dihub" TargetMode="External"/><Relationship Id="rId7" Type="http://schemas.openxmlformats.org/officeDocument/2006/relationships/comments" Target="comments.xml"/><Relationship Id="rId71" Type="http://schemas.openxmlformats.org/officeDocument/2006/relationships/hyperlink" Target="https://doi.org/10.1016/j.foreco.2014.02.007" TargetMode="External"/><Relationship Id="rId2" Type="http://schemas.openxmlformats.org/officeDocument/2006/relationships/styles" Target="styles.xml"/><Relationship Id="rId29" Type="http://schemas.openxmlformats.org/officeDocument/2006/relationships/image" Target="media/image3.png"/><Relationship Id="rId24" Type="http://schemas.openxmlformats.org/officeDocument/2006/relationships/hyperlink" Target="https://en.wikipedia.org/w/index.php?title=Hjelmq.&amp;action=edit&amp;redlink=1" TargetMode="External"/><Relationship Id="rId40" Type="http://schemas.openxmlformats.org/officeDocument/2006/relationships/image" Target="media/image11.jpeg"/><Relationship Id="rId45" Type="http://schemas.openxmlformats.org/officeDocument/2006/relationships/image" Target="media/image14.png"/><Relationship Id="rId66" Type="http://schemas.openxmlformats.org/officeDocument/2006/relationships/hyperlink" Target="https://doi.org/10.1002/ecs2.1569" TargetMode="External"/><Relationship Id="rId61" Type="http://schemas.openxmlformats.org/officeDocument/2006/relationships/hyperlink" Target="https://www.sciencedirect.com/science/article/pii/S0378112717321321" TargetMode="External"/><Relationship Id="rId82" Type="http://schemas.openxmlformats.org/officeDocument/2006/relationships/hyperlink" Target="https://doi.org/10.1016/j.foreco.2019.1175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377FDB-81ED-4D3E-A95C-2FBA09DF1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75</Pages>
  <Words>11779</Words>
  <Characters>67143</Characters>
  <Application>Microsoft Office Word</Application>
  <DocSecurity>0</DocSecurity>
  <Lines>559</Lines>
  <Paragraphs>157</Paragraphs>
  <ScaleCrop>false</ScaleCrop>
  <Company/>
  <LinksUpToDate>false</LinksUpToDate>
  <CharactersWithSpaces>78765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McMurtrey</dc:creator>
  <dc:description/>
  <cp:lastModifiedBy>Shawn McMurtrey</cp:lastModifiedBy>
  <cp:revision>2</cp:revision>
  <dcterms:created xsi:type="dcterms:W3CDTF">2022-10-19T22:46:00Z</dcterms:created>
  <dcterms:modified xsi:type="dcterms:W3CDTF">2022-10-19T22:46:00Z</dcterms:modified>
  <dc:language>en-US</dc:language>
</cp:coreProperties>
</file>