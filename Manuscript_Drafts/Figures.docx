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0FA2A" w14:textId="340BE616" w:rsidR="00626487" w:rsidRDefault="00626487" w:rsidP="00521AEC">
      <w:pPr>
        <w:rPr>
          <w:b/>
          <w:bCs/>
          <w:sz w:val="28"/>
          <w:szCs w:val="28"/>
        </w:rPr>
      </w:pPr>
      <w:bookmarkStart w:id="0" w:name="_Hlk117766663"/>
      <w:bookmarkStart w:id="1" w:name="_Hlk119533938"/>
      <w:r w:rsidRPr="00626487">
        <w:rPr>
          <w:b/>
          <w:bCs/>
          <w:sz w:val="28"/>
          <w:szCs w:val="28"/>
        </w:rPr>
        <w:drawing>
          <wp:inline distT="0" distB="0" distL="0" distR="0" wp14:anchorId="2CB0BE8A" wp14:editId="61BEFBCC">
            <wp:extent cx="5943600" cy="414782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96DAC541-7B7A-43D3-8B79-37D633B846F1}">
                          <asvg:svgBlip xmlns:asvg="http://schemas.microsoft.com/office/drawing/2016/SVG/main" r:embed="rId5"/>
                        </a:ext>
                      </a:extLst>
                    </a:blip>
                    <a:stretch>
                      <a:fillRect/>
                    </a:stretch>
                  </pic:blipFill>
                  <pic:spPr>
                    <a:xfrm>
                      <a:off x="0" y="0"/>
                      <a:ext cx="5943600" cy="4147820"/>
                    </a:xfrm>
                    <a:prstGeom prst="rect">
                      <a:avLst/>
                    </a:prstGeom>
                  </pic:spPr>
                </pic:pic>
              </a:graphicData>
            </a:graphic>
          </wp:inline>
        </w:drawing>
      </w:r>
      <w:r w:rsidR="00521AEC" w:rsidRPr="0096570B">
        <w:rPr>
          <w:b/>
          <w:bCs/>
          <w:sz w:val="28"/>
          <w:szCs w:val="28"/>
        </w:rPr>
        <w:t xml:space="preserve"> </w:t>
      </w:r>
    </w:p>
    <w:p w14:paraId="1526AA22" w14:textId="500DF8B5" w:rsidR="00626487" w:rsidRDefault="00626487" w:rsidP="00626487">
      <w:pPr>
        <w:spacing w:line="480" w:lineRule="auto"/>
        <w:rPr>
          <w:sz w:val="24"/>
          <w:szCs w:val="24"/>
        </w:rPr>
      </w:pPr>
      <w:r>
        <w:rPr>
          <w:b/>
          <w:sz w:val="24"/>
          <w:szCs w:val="24"/>
        </w:rPr>
        <w:t xml:space="preserve">Figure </w:t>
      </w:r>
      <w:r w:rsidR="00E65216">
        <w:rPr>
          <w:b/>
          <w:sz w:val="24"/>
          <w:szCs w:val="24"/>
        </w:rPr>
        <w:t>2.</w:t>
      </w:r>
      <w:r>
        <w:rPr>
          <w:b/>
          <w:sz w:val="24"/>
          <w:szCs w:val="24"/>
        </w:rPr>
        <w:t xml:space="preserve">1: </w:t>
      </w:r>
      <w:r>
        <w:rPr>
          <w:bCs/>
          <w:sz w:val="24"/>
          <w:szCs w:val="24"/>
        </w:rPr>
        <w:t>The Woods Creek study</w:t>
      </w:r>
      <w:r>
        <w:rPr>
          <w:sz w:val="24"/>
          <w:szCs w:val="24"/>
        </w:rPr>
        <w:t xml:space="preserve"> area was located along Woods Creek Road, within the Siuslaw National Forest in western Oregon. Triangles represent plots where LRR was detected (n = 62), circles represent plots where LRR was not detected (n = 13) over the 30-year duration of the study.   </w:t>
      </w:r>
    </w:p>
    <w:p w14:paraId="66A0E4E9" w14:textId="457AA239" w:rsidR="00626487" w:rsidRDefault="00626487" w:rsidP="00626487">
      <w:pPr>
        <w:spacing w:line="480" w:lineRule="auto"/>
        <w:rPr>
          <w:sz w:val="24"/>
          <w:szCs w:val="24"/>
        </w:rPr>
      </w:pPr>
    </w:p>
    <w:p w14:paraId="0CAE4DE9" w14:textId="5CE423C1" w:rsidR="00626487" w:rsidRDefault="00AD51C0" w:rsidP="00626487">
      <w:pPr>
        <w:spacing w:line="480" w:lineRule="auto"/>
        <w:rPr>
          <w:iCs/>
          <w:sz w:val="24"/>
          <w:szCs w:val="24"/>
        </w:rPr>
      </w:pPr>
      <w:r w:rsidRPr="00AD51C0">
        <w:rPr>
          <w:iCs/>
          <w:sz w:val="24"/>
          <w:szCs w:val="24"/>
        </w:rPr>
        <w:lastRenderedPageBreak/>
        <w:drawing>
          <wp:inline distT="0" distB="0" distL="0" distR="0" wp14:anchorId="373C8652" wp14:editId="4405A707">
            <wp:extent cx="5943600" cy="4066540"/>
            <wp:effectExtent l="0" t="0" r="0" b="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4066540"/>
                    </a:xfrm>
                    <a:prstGeom prst="rect">
                      <a:avLst/>
                    </a:prstGeom>
                  </pic:spPr>
                </pic:pic>
              </a:graphicData>
            </a:graphic>
          </wp:inline>
        </w:drawing>
      </w:r>
    </w:p>
    <w:p w14:paraId="58A5861C" w14:textId="1DAB637E" w:rsidR="00626487" w:rsidRDefault="00626487" w:rsidP="00626487">
      <w:pPr>
        <w:spacing w:line="480" w:lineRule="auto"/>
        <w:rPr>
          <w:iCs/>
          <w:sz w:val="24"/>
          <w:szCs w:val="24"/>
        </w:rPr>
      </w:pPr>
      <w:r>
        <w:rPr>
          <w:b/>
          <w:iCs/>
          <w:sz w:val="24"/>
          <w:szCs w:val="24"/>
        </w:rPr>
        <w:t>Figure 2</w:t>
      </w:r>
      <w:r w:rsidR="00E65216">
        <w:rPr>
          <w:b/>
          <w:iCs/>
          <w:sz w:val="24"/>
          <w:szCs w:val="24"/>
        </w:rPr>
        <w:t>.2</w:t>
      </w:r>
      <w:r>
        <w:rPr>
          <w:b/>
          <w:iCs/>
          <w:sz w:val="24"/>
          <w:szCs w:val="24"/>
        </w:rPr>
        <w:t xml:space="preserve">. </w:t>
      </w:r>
      <w:r>
        <w:rPr>
          <w:iCs/>
          <w:sz w:val="24"/>
          <w:szCs w:val="24"/>
        </w:rPr>
        <w:t>Hardwood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LRR; Square, tree dead &lt; 10 years with signs of LRR; Triangle, live tree showing LRR symptoms; Circle, live tree with symptoms detected only following clear cut.</w:t>
      </w:r>
    </w:p>
    <w:p w14:paraId="79CE4E0B" w14:textId="7A94E20C" w:rsidR="00626487" w:rsidRDefault="00626487" w:rsidP="00626487">
      <w:pPr>
        <w:spacing w:line="480" w:lineRule="auto"/>
        <w:rPr>
          <w:iCs/>
          <w:sz w:val="24"/>
          <w:szCs w:val="24"/>
        </w:rPr>
      </w:pPr>
    </w:p>
    <w:p w14:paraId="34CB9CA3" w14:textId="77777777" w:rsidR="00626487" w:rsidRDefault="00626487" w:rsidP="00626487">
      <w:pPr>
        <w:spacing w:line="480" w:lineRule="auto"/>
        <w:rPr>
          <w:b/>
          <w:bCs/>
          <w:sz w:val="24"/>
          <w:szCs w:val="24"/>
        </w:rPr>
      </w:pPr>
    </w:p>
    <w:p w14:paraId="2B2D0640" w14:textId="703DB76B" w:rsidR="00626487" w:rsidRDefault="00626487" w:rsidP="00626487">
      <w:pPr>
        <w:spacing w:line="480" w:lineRule="auto"/>
        <w:rPr>
          <w:b/>
          <w:bCs/>
          <w:sz w:val="24"/>
          <w:szCs w:val="24"/>
        </w:rPr>
      </w:pPr>
      <w:r w:rsidRPr="00626487">
        <w:rPr>
          <w:b/>
          <w:bCs/>
          <w:sz w:val="24"/>
          <w:szCs w:val="24"/>
        </w:rPr>
        <w:drawing>
          <wp:inline distT="0" distB="0" distL="0" distR="0" wp14:anchorId="0AB2819B" wp14:editId="2EF8642E">
            <wp:extent cx="5943600" cy="24765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476500"/>
                    </a:xfrm>
                    <a:prstGeom prst="rect">
                      <a:avLst/>
                    </a:prstGeom>
                  </pic:spPr>
                </pic:pic>
              </a:graphicData>
            </a:graphic>
          </wp:inline>
        </w:drawing>
      </w:r>
    </w:p>
    <w:p w14:paraId="66149BE4" w14:textId="16B36E9C" w:rsidR="00626487" w:rsidRDefault="00626487" w:rsidP="00626487">
      <w:pPr>
        <w:spacing w:line="480" w:lineRule="auto"/>
        <w:rPr>
          <w:sz w:val="24"/>
          <w:szCs w:val="24"/>
        </w:rPr>
      </w:pPr>
      <w:r>
        <w:rPr>
          <w:b/>
          <w:bCs/>
          <w:sz w:val="24"/>
          <w:szCs w:val="24"/>
        </w:rPr>
        <w:t xml:space="preserve">Figure </w:t>
      </w:r>
      <w:r w:rsidR="00E65216">
        <w:rPr>
          <w:b/>
          <w:bCs/>
          <w:sz w:val="24"/>
          <w:szCs w:val="24"/>
        </w:rPr>
        <w:t>2.</w:t>
      </w:r>
      <w:r>
        <w:rPr>
          <w:b/>
          <w:bCs/>
          <w:sz w:val="24"/>
          <w:szCs w:val="24"/>
        </w:rPr>
        <w:t xml:space="preserve">3. </w:t>
      </w:r>
      <w:r w:rsidR="00AD51C0">
        <w:rPr>
          <w:b/>
          <w:bCs/>
          <w:sz w:val="24"/>
          <w:szCs w:val="24"/>
        </w:rPr>
        <w:t>(</w:t>
      </w:r>
      <w:r>
        <w:rPr>
          <w:sz w:val="24"/>
          <w:szCs w:val="24"/>
        </w:rPr>
        <w:t xml:space="preserve">A) Stand mean basal area of the three different treatments over time. </w:t>
      </w:r>
      <w:r w:rsidR="00AD51C0">
        <w:rPr>
          <w:sz w:val="24"/>
          <w:szCs w:val="24"/>
        </w:rPr>
        <w:t>(</w:t>
      </w:r>
      <w:r>
        <w:rPr>
          <w:sz w:val="24"/>
          <w:szCs w:val="24"/>
        </w:rPr>
        <w:t>B) Stand mean quadratic mean diameter of the three treatments over time. The error bars are representative of 95% confidence intervals.</w:t>
      </w:r>
      <w:ins w:id="2" w:author="Sarah Hoffman" w:date="2022-11-07T21:14:00Z">
        <w:r>
          <w:rPr>
            <w:sz w:val="24"/>
            <w:szCs w:val="24"/>
          </w:rPr>
          <w:t xml:space="preserve"> </w:t>
        </w:r>
      </w:ins>
    </w:p>
    <w:p w14:paraId="3CB0CF7C" w14:textId="06F37FB5" w:rsidR="00626487" w:rsidRDefault="00626487" w:rsidP="00626487">
      <w:pPr>
        <w:spacing w:line="480" w:lineRule="auto"/>
        <w:rPr>
          <w:iCs/>
          <w:sz w:val="24"/>
          <w:szCs w:val="24"/>
        </w:rPr>
      </w:pPr>
    </w:p>
    <w:p w14:paraId="46770777" w14:textId="7E765C4A" w:rsidR="00626487" w:rsidRDefault="00626487" w:rsidP="00626487">
      <w:pPr>
        <w:spacing w:line="480" w:lineRule="auto"/>
        <w:rPr>
          <w:iCs/>
          <w:sz w:val="24"/>
          <w:szCs w:val="24"/>
        </w:rPr>
      </w:pPr>
      <w:r w:rsidRPr="00626487">
        <w:rPr>
          <w:iCs/>
          <w:sz w:val="24"/>
          <w:szCs w:val="24"/>
        </w:rPr>
        <w:lastRenderedPageBreak/>
        <w:drawing>
          <wp:inline distT="0" distB="0" distL="0" distR="0" wp14:anchorId="1DBF6F9B" wp14:editId="5429565D">
            <wp:extent cx="5247640" cy="82296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640" cy="8229600"/>
                    </a:xfrm>
                    <a:prstGeom prst="rect">
                      <a:avLst/>
                    </a:prstGeom>
                  </pic:spPr>
                </pic:pic>
              </a:graphicData>
            </a:graphic>
          </wp:inline>
        </w:drawing>
      </w:r>
    </w:p>
    <w:p w14:paraId="6D4D930C" w14:textId="4F6641B0" w:rsidR="00626487" w:rsidRPr="00EC0170" w:rsidRDefault="00626487" w:rsidP="00626487">
      <w:pPr>
        <w:spacing w:line="480" w:lineRule="auto"/>
        <w:rPr>
          <w:b/>
          <w:sz w:val="24"/>
          <w:szCs w:val="24"/>
        </w:rPr>
      </w:pPr>
      <w:r>
        <w:rPr>
          <w:b/>
          <w:sz w:val="24"/>
          <w:szCs w:val="24"/>
        </w:rPr>
        <w:lastRenderedPageBreak/>
        <w:t xml:space="preserve">Figure </w:t>
      </w:r>
      <w:r w:rsidR="00E65216">
        <w:rPr>
          <w:b/>
          <w:sz w:val="24"/>
          <w:szCs w:val="24"/>
        </w:rPr>
        <w:t>2.</w:t>
      </w:r>
      <w:r>
        <w:rPr>
          <w:b/>
          <w:sz w:val="24"/>
          <w:szCs w:val="24"/>
        </w:rPr>
        <w:t xml:space="preserve">4: </w:t>
      </w:r>
      <w:r>
        <w:rPr>
          <w:sz w:val="24"/>
          <w:szCs w:val="24"/>
        </w:rPr>
        <w:t>Measured data compared with modelled data</w:t>
      </w:r>
      <w:r w:rsidR="00C112AC">
        <w:rPr>
          <w:sz w:val="24"/>
          <w:szCs w:val="24"/>
        </w:rPr>
        <w:t xml:space="preserve"> within FVS and WRDM.</w:t>
      </w:r>
      <w:r>
        <w:rPr>
          <w:sz w:val="24"/>
          <w:szCs w:val="24"/>
        </w:rPr>
        <w:t xml:space="preserve"> </w:t>
      </w:r>
      <w:r w:rsidR="0099513F">
        <w:rPr>
          <w:sz w:val="24"/>
          <w:szCs w:val="24"/>
        </w:rPr>
        <w:t>(</w:t>
      </w:r>
      <w:r>
        <w:rPr>
          <w:sz w:val="24"/>
          <w:szCs w:val="24"/>
        </w:rPr>
        <w:t>A</w:t>
      </w:r>
      <w:r w:rsidR="00C112AC">
        <w:rPr>
          <w:sz w:val="24"/>
          <w:szCs w:val="24"/>
        </w:rPr>
        <w:t>)</w:t>
      </w:r>
      <w:r>
        <w:rPr>
          <w:sz w:val="24"/>
          <w:szCs w:val="24"/>
        </w:rPr>
        <w:t xml:space="preserve"> </w:t>
      </w:r>
      <w:r>
        <w:rPr>
          <w:sz w:val="24"/>
          <w:szCs w:val="24"/>
        </w:rPr>
        <w:t>W</w:t>
      </w:r>
      <w:r>
        <w:rPr>
          <w:sz w:val="24"/>
          <w:szCs w:val="24"/>
        </w:rPr>
        <w:t xml:space="preserve">oods </w:t>
      </w:r>
      <w:r>
        <w:rPr>
          <w:sz w:val="24"/>
          <w:szCs w:val="24"/>
        </w:rPr>
        <w:t>C</w:t>
      </w:r>
      <w:r>
        <w:rPr>
          <w:sz w:val="24"/>
          <w:szCs w:val="24"/>
        </w:rPr>
        <w:t>reeks unthinned stands</w:t>
      </w:r>
      <w:r>
        <w:rPr>
          <w:sz w:val="24"/>
          <w:szCs w:val="24"/>
        </w:rPr>
        <w:t>,</w:t>
      </w:r>
      <w:r>
        <w:rPr>
          <w:sz w:val="24"/>
          <w:szCs w:val="24"/>
        </w:rPr>
        <w:t xml:space="preserve"> all species</w:t>
      </w:r>
      <w:r>
        <w:rPr>
          <w:sz w:val="24"/>
          <w:szCs w:val="24"/>
        </w:rPr>
        <w:t xml:space="preserve">; </w:t>
      </w:r>
      <w:r w:rsidR="0099513F">
        <w:rPr>
          <w:sz w:val="24"/>
          <w:szCs w:val="24"/>
        </w:rPr>
        <w:t>(</w:t>
      </w:r>
      <w:r>
        <w:rPr>
          <w:sz w:val="24"/>
          <w:szCs w:val="24"/>
        </w:rPr>
        <w:t>B</w:t>
      </w:r>
      <w:r w:rsidR="00C112AC">
        <w:rPr>
          <w:sz w:val="24"/>
          <w:szCs w:val="24"/>
        </w:rPr>
        <w:t xml:space="preserve">) </w:t>
      </w:r>
      <w:r>
        <w:rPr>
          <w:sz w:val="24"/>
          <w:szCs w:val="24"/>
        </w:rPr>
        <w:t>W</w:t>
      </w:r>
      <w:r>
        <w:rPr>
          <w:sz w:val="24"/>
          <w:szCs w:val="24"/>
        </w:rPr>
        <w:t xml:space="preserve">oods </w:t>
      </w:r>
      <w:r>
        <w:rPr>
          <w:sz w:val="24"/>
          <w:szCs w:val="24"/>
        </w:rPr>
        <w:t>C</w:t>
      </w:r>
      <w:r>
        <w:rPr>
          <w:sz w:val="24"/>
          <w:szCs w:val="24"/>
        </w:rPr>
        <w:t>reek unthinned stands</w:t>
      </w:r>
      <w:r>
        <w:rPr>
          <w:sz w:val="24"/>
          <w:szCs w:val="24"/>
        </w:rPr>
        <w:t>,</w:t>
      </w:r>
      <w:r>
        <w:rPr>
          <w:sz w:val="24"/>
          <w:szCs w:val="24"/>
        </w:rPr>
        <w:t xml:space="preserve"> DF only</w:t>
      </w:r>
      <w:r>
        <w:rPr>
          <w:sz w:val="24"/>
          <w:szCs w:val="24"/>
        </w:rPr>
        <w:t>;</w:t>
      </w:r>
      <w:r>
        <w:rPr>
          <w:sz w:val="24"/>
          <w:szCs w:val="24"/>
        </w:rPr>
        <w:t xml:space="preserve"> </w:t>
      </w:r>
      <w:r w:rsidR="0099513F">
        <w:rPr>
          <w:sz w:val="24"/>
          <w:szCs w:val="24"/>
        </w:rPr>
        <w:t>(</w:t>
      </w:r>
      <w:r>
        <w:rPr>
          <w:sz w:val="24"/>
          <w:szCs w:val="24"/>
        </w:rPr>
        <w:t>C</w:t>
      </w:r>
      <w:r w:rsidR="00C112AC">
        <w:rPr>
          <w:sz w:val="24"/>
          <w:szCs w:val="24"/>
        </w:rPr>
        <w:t xml:space="preserve">) </w:t>
      </w:r>
      <w:r>
        <w:rPr>
          <w:sz w:val="24"/>
          <w:szCs w:val="24"/>
        </w:rPr>
        <w:t>W</w:t>
      </w:r>
      <w:r>
        <w:rPr>
          <w:sz w:val="24"/>
          <w:szCs w:val="24"/>
        </w:rPr>
        <w:t xml:space="preserve">oods </w:t>
      </w:r>
      <w:r>
        <w:rPr>
          <w:sz w:val="24"/>
          <w:szCs w:val="24"/>
        </w:rPr>
        <w:t>C</w:t>
      </w:r>
      <w:r>
        <w:rPr>
          <w:sz w:val="24"/>
          <w:szCs w:val="24"/>
        </w:rPr>
        <w:t>reek light thin stands</w:t>
      </w:r>
      <w:r w:rsidR="00C112AC">
        <w:rPr>
          <w:sz w:val="24"/>
          <w:szCs w:val="24"/>
        </w:rPr>
        <w:t>,</w:t>
      </w:r>
      <w:r>
        <w:rPr>
          <w:sz w:val="24"/>
          <w:szCs w:val="24"/>
        </w:rPr>
        <w:t xml:space="preserve"> all species</w:t>
      </w:r>
      <w:r>
        <w:rPr>
          <w:sz w:val="24"/>
          <w:szCs w:val="24"/>
        </w:rPr>
        <w:t>;</w:t>
      </w:r>
      <w:r>
        <w:rPr>
          <w:sz w:val="24"/>
          <w:szCs w:val="24"/>
        </w:rPr>
        <w:t xml:space="preserve"> </w:t>
      </w:r>
      <w:r w:rsidR="0099513F">
        <w:rPr>
          <w:sz w:val="24"/>
          <w:szCs w:val="24"/>
        </w:rPr>
        <w:t>(</w:t>
      </w:r>
      <w:r>
        <w:rPr>
          <w:sz w:val="24"/>
          <w:szCs w:val="24"/>
        </w:rPr>
        <w:t>D</w:t>
      </w:r>
      <w:r w:rsidR="00C112AC">
        <w:rPr>
          <w:sz w:val="24"/>
          <w:szCs w:val="24"/>
        </w:rPr>
        <w:t xml:space="preserve">) </w:t>
      </w:r>
      <w:r>
        <w:rPr>
          <w:sz w:val="24"/>
          <w:szCs w:val="24"/>
        </w:rPr>
        <w:t>W</w:t>
      </w:r>
      <w:r>
        <w:rPr>
          <w:sz w:val="24"/>
          <w:szCs w:val="24"/>
        </w:rPr>
        <w:t xml:space="preserve">oods </w:t>
      </w:r>
      <w:r>
        <w:rPr>
          <w:sz w:val="24"/>
          <w:szCs w:val="24"/>
        </w:rPr>
        <w:t>C</w:t>
      </w:r>
      <w:r>
        <w:rPr>
          <w:sz w:val="24"/>
          <w:szCs w:val="24"/>
        </w:rPr>
        <w:t>reek light thin stands,</w:t>
      </w:r>
      <w:r>
        <w:rPr>
          <w:sz w:val="24"/>
          <w:szCs w:val="24"/>
        </w:rPr>
        <w:t xml:space="preserve"> DF only;</w:t>
      </w:r>
      <w:r>
        <w:rPr>
          <w:sz w:val="24"/>
          <w:szCs w:val="24"/>
        </w:rPr>
        <w:t xml:space="preserve"> </w:t>
      </w:r>
      <w:r w:rsidR="0099513F">
        <w:rPr>
          <w:sz w:val="24"/>
          <w:szCs w:val="24"/>
        </w:rPr>
        <w:t>(</w:t>
      </w:r>
      <w:r>
        <w:rPr>
          <w:sz w:val="24"/>
          <w:szCs w:val="24"/>
        </w:rPr>
        <w:t>E</w:t>
      </w:r>
      <w:r w:rsidR="00C112AC">
        <w:rPr>
          <w:sz w:val="24"/>
          <w:szCs w:val="24"/>
        </w:rPr>
        <w:t xml:space="preserve">) </w:t>
      </w:r>
      <w:r>
        <w:rPr>
          <w:sz w:val="24"/>
          <w:szCs w:val="24"/>
        </w:rPr>
        <w:t>Woods Creek thin</w:t>
      </w:r>
      <w:r>
        <w:rPr>
          <w:sz w:val="24"/>
          <w:szCs w:val="24"/>
        </w:rPr>
        <w:t xml:space="preserve">, all species; </w:t>
      </w:r>
      <w:r w:rsidR="0099513F">
        <w:rPr>
          <w:sz w:val="24"/>
          <w:szCs w:val="24"/>
        </w:rPr>
        <w:t>(</w:t>
      </w:r>
      <w:r>
        <w:rPr>
          <w:sz w:val="24"/>
          <w:szCs w:val="24"/>
        </w:rPr>
        <w:t>F</w:t>
      </w:r>
      <w:r w:rsidR="00C112AC">
        <w:rPr>
          <w:sz w:val="24"/>
          <w:szCs w:val="24"/>
        </w:rPr>
        <w:t xml:space="preserve">) </w:t>
      </w:r>
      <w:r>
        <w:rPr>
          <w:sz w:val="24"/>
          <w:szCs w:val="24"/>
        </w:rPr>
        <w:t>Woods Creek thin</w:t>
      </w:r>
      <w:r>
        <w:rPr>
          <w:sz w:val="24"/>
          <w:szCs w:val="24"/>
        </w:rPr>
        <w:t>,</w:t>
      </w:r>
      <w:r>
        <w:rPr>
          <w:sz w:val="24"/>
          <w:szCs w:val="24"/>
        </w:rPr>
        <w:t xml:space="preserve"> DF only</w:t>
      </w:r>
      <w:r>
        <w:rPr>
          <w:sz w:val="24"/>
          <w:szCs w:val="24"/>
        </w:rPr>
        <w:t>;</w:t>
      </w:r>
      <w:r>
        <w:rPr>
          <w:sz w:val="24"/>
          <w:szCs w:val="24"/>
        </w:rPr>
        <w:t xml:space="preserve"> </w:t>
      </w:r>
      <w:r w:rsidR="0099513F">
        <w:rPr>
          <w:sz w:val="24"/>
          <w:szCs w:val="24"/>
        </w:rPr>
        <w:t>(</w:t>
      </w:r>
      <w:r>
        <w:rPr>
          <w:sz w:val="24"/>
          <w:szCs w:val="24"/>
        </w:rPr>
        <w:t>G</w:t>
      </w:r>
      <w:r w:rsidR="00C112AC">
        <w:rPr>
          <w:sz w:val="24"/>
          <w:szCs w:val="24"/>
        </w:rPr>
        <w:t>)</w:t>
      </w:r>
      <w:r>
        <w:rPr>
          <w:sz w:val="24"/>
          <w:szCs w:val="24"/>
        </w:rPr>
        <w:t xml:space="preserve"> Apiary DF only. Error bars are representative of 95% confidence intervals.</w:t>
      </w:r>
      <w:r w:rsidR="00C112AC" w:rsidRPr="00C112AC">
        <w:rPr>
          <w:noProof/>
        </w:rPr>
        <w:t xml:space="preserve"> </w:t>
      </w:r>
      <w:r w:rsidR="00C112AC" w:rsidRPr="00C112AC">
        <w:rPr>
          <w:sz w:val="24"/>
          <w:szCs w:val="24"/>
        </w:rPr>
        <w:drawing>
          <wp:inline distT="0" distB="0" distL="0" distR="0" wp14:anchorId="46A7762A" wp14:editId="24991A8E">
            <wp:extent cx="5943600" cy="44577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4457700"/>
                    </a:xfrm>
                    <a:prstGeom prst="rect">
                      <a:avLst/>
                    </a:prstGeom>
                  </pic:spPr>
                </pic:pic>
              </a:graphicData>
            </a:graphic>
          </wp:inline>
        </w:drawing>
      </w:r>
    </w:p>
    <w:p w14:paraId="47646E6C" w14:textId="77777777" w:rsidR="00626487" w:rsidRDefault="00626487" w:rsidP="00626487">
      <w:pPr>
        <w:spacing w:line="480" w:lineRule="auto"/>
        <w:rPr>
          <w:iCs/>
          <w:sz w:val="24"/>
          <w:szCs w:val="24"/>
        </w:rPr>
      </w:pPr>
    </w:p>
    <w:p w14:paraId="23C169CF" w14:textId="5A0191EB" w:rsidR="00626487" w:rsidRDefault="00626487" w:rsidP="00626487">
      <w:pPr>
        <w:spacing w:line="480" w:lineRule="auto"/>
        <w:rPr>
          <w:sz w:val="24"/>
          <w:szCs w:val="24"/>
        </w:rPr>
      </w:pPr>
      <w:r>
        <w:rPr>
          <w:b/>
          <w:sz w:val="24"/>
          <w:szCs w:val="24"/>
        </w:rPr>
        <w:t xml:space="preserve">Figure </w:t>
      </w:r>
      <w:r w:rsidR="00E65216">
        <w:rPr>
          <w:b/>
          <w:sz w:val="24"/>
          <w:szCs w:val="24"/>
        </w:rPr>
        <w:t>2.</w:t>
      </w:r>
      <w:r>
        <w:rPr>
          <w:b/>
          <w:sz w:val="24"/>
          <w:szCs w:val="24"/>
        </w:rPr>
        <w:t>5</w:t>
      </w:r>
      <w:r>
        <w:rPr>
          <w:b/>
          <w:sz w:val="24"/>
          <w:szCs w:val="24"/>
        </w:rPr>
        <w:t xml:space="preserve">. </w:t>
      </w:r>
      <w:r w:rsidR="0099513F">
        <w:rPr>
          <w:b/>
          <w:sz w:val="24"/>
          <w:szCs w:val="24"/>
        </w:rPr>
        <w:t>(</w:t>
      </w:r>
      <w:r w:rsidR="00C112AC">
        <w:rPr>
          <w:bCs/>
          <w:sz w:val="24"/>
          <w:szCs w:val="24"/>
        </w:rPr>
        <w:t>A</w:t>
      </w:r>
      <w:r w:rsidR="00C112AC" w:rsidRPr="00C112AC">
        <w:rPr>
          <w:bCs/>
          <w:sz w:val="24"/>
          <w:szCs w:val="24"/>
        </w:rPr>
        <w:t>)</w:t>
      </w:r>
      <w:r w:rsidR="00C112AC">
        <w:rPr>
          <w:b/>
          <w:sz w:val="24"/>
          <w:szCs w:val="24"/>
        </w:rPr>
        <w:t xml:space="preserve"> </w:t>
      </w:r>
      <w:r w:rsidR="00C112AC">
        <w:rPr>
          <w:sz w:val="24"/>
          <w:szCs w:val="24"/>
        </w:rPr>
        <w:t xml:space="preserve">Stand mean (+/- 95% CI) annual </w:t>
      </w:r>
      <w:r w:rsidR="00C112AC">
        <w:rPr>
          <w:sz w:val="24"/>
          <w:szCs w:val="24"/>
        </w:rPr>
        <w:t xml:space="preserve">live BA increment </w:t>
      </w:r>
      <w:r w:rsidR="00C112AC">
        <w:rPr>
          <w:sz w:val="24"/>
          <w:szCs w:val="24"/>
        </w:rPr>
        <w:t xml:space="preserve">by treatment across early, middle, and late measurement periods in the Apiary study. </w:t>
      </w:r>
      <w:r w:rsidR="00C112AC">
        <w:rPr>
          <w:iCs/>
          <w:sz w:val="24"/>
          <w:szCs w:val="24"/>
        </w:rPr>
        <w:t>For all panels p</w:t>
      </w:r>
      <w:r w:rsidR="00C112AC">
        <w:rPr>
          <w:iCs/>
          <w:sz w:val="24"/>
          <w:szCs w:val="24"/>
        </w:rPr>
        <w:t xml:space="preserve">urple, 12-year rotation with red alder before replanting Douglas-fir; Blue, 12- year rotation with western cottonwood </w:t>
      </w:r>
      <w:r w:rsidR="00C112AC">
        <w:rPr>
          <w:iCs/>
          <w:sz w:val="24"/>
          <w:szCs w:val="24"/>
        </w:rPr>
        <w:lastRenderedPageBreak/>
        <w:t>before replanting with Douglas-fir; Aqua, immediate replanting of Douglas-fir; Green, 25-year red alder; Yellow, 25-year wester cottonwood.</w:t>
      </w:r>
      <w:r w:rsidR="00C112AC">
        <w:rPr>
          <w:sz w:val="24"/>
          <w:szCs w:val="24"/>
        </w:rPr>
        <w:t xml:space="preserve"> Treatment bars with different letters within a panel indicate significant differences by Tukey’s HSD post-hoc test performed on arcsine square root transformed proportions. </w:t>
      </w:r>
      <w:r w:rsidR="0099513F">
        <w:rPr>
          <w:sz w:val="24"/>
          <w:szCs w:val="24"/>
        </w:rPr>
        <w:t>(</w:t>
      </w:r>
      <w:r w:rsidR="00C112AC">
        <w:rPr>
          <w:bCs/>
          <w:sz w:val="24"/>
          <w:szCs w:val="24"/>
        </w:rPr>
        <w:t>B</w:t>
      </w:r>
      <w:r w:rsidR="00C112AC" w:rsidRPr="00C112AC">
        <w:rPr>
          <w:bCs/>
          <w:sz w:val="24"/>
          <w:szCs w:val="24"/>
        </w:rPr>
        <w:t>)</w:t>
      </w:r>
      <w:r w:rsidR="00C112AC">
        <w:rPr>
          <w:b/>
          <w:sz w:val="24"/>
          <w:szCs w:val="24"/>
        </w:rPr>
        <w:t xml:space="preserve"> </w:t>
      </w:r>
      <w:r>
        <w:rPr>
          <w:sz w:val="24"/>
          <w:szCs w:val="24"/>
        </w:rPr>
        <w:t xml:space="preserve">Stand mean (+/- 95% CI) annual mortality proportion by treatment across early, middle, and late measurement periods in the Apiary study. </w:t>
      </w:r>
      <w:r w:rsidR="0099513F">
        <w:rPr>
          <w:sz w:val="24"/>
          <w:szCs w:val="24"/>
        </w:rPr>
        <w:t>(</w:t>
      </w:r>
      <w:r w:rsidR="00C112AC">
        <w:rPr>
          <w:sz w:val="24"/>
          <w:szCs w:val="24"/>
        </w:rPr>
        <w:t>C)</w:t>
      </w:r>
      <w:r w:rsidR="00C112AC">
        <w:rPr>
          <w:b/>
          <w:sz w:val="24"/>
          <w:szCs w:val="24"/>
        </w:rPr>
        <w:t xml:space="preserve"> </w:t>
      </w:r>
      <w:r>
        <w:rPr>
          <w:sz w:val="24"/>
          <w:szCs w:val="24"/>
        </w:rPr>
        <w:t>Stand mean (+/- 95% CI) annual mortality proportion attributed to laminated root rot by treatment across early, middle, and late measurement periods in the Apiary study</w:t>
      </w:r>
      <w:r w:rsidR="00C112AC">
        <w:rPr>
          <w:b/>
          <w:sz w:val="24"/>
          <w:szCs w:val="24"/>
        </w:rPr>
        <w:t xml:space="preserve"> </w:t>
      </w:r>
      <w:r w:rsidR="0099513F">
        <w:rPr>
          <w:b/>
          <w:sz w:val="24"/>
          <w:szCs w:val="24"/>
        </w:rPr>
        <w:t>(</w:t>
      </w:r>
      <w:r w:rsidR="00C112AC">
        <w:rPr>
          <w:sz w:val="24"/>
          <w:szCs w:val="24"/>
        </w:rPr>
        <w:t xml:space="preserve">D) </w:t>
      </w:r>
      <w:r w:rsidRPr="00C112AC">
        <w:rPr>
          <w:sz w:val="24"/>
          <w:szCs w:val="24"/>
        </w:rPr>
        <w:t>Stand</w:t>
      </w:r>
      <w:r>
        <w:rPr>
          <w:sz w:val="24"/>
          <w:szCs w:val="24"/>
        </w:rPr>
        <w:t xml:space="preserve"> mean (+/- 95% CI) annual mortality proportion attributed to suppression by treatment across early, middle, and late measurement periods in the Apiary study. Treatment bars with different letters within a panel indicate significant differences by Tukey’s HSD post-hoc test performed on arcsine square root transformed proportions.</w:t>
      </w:r>
    </w:p>
    <w:p w14:paraId="191EEAEF" w14:textId="53107F4F" w:rsidR="00DB09D5" w:rsidRDefault="00DB09D5" w:rsidP="00626487">
      <w:pPr>
        <w:spacing w:line="480" w:lineRule="auto"/>
        <w:rPr>
          <w:sz w:val="24"/>
          <w:szCs w:val="24"/>
        </w:rPr>
      </w:pPr>
    </w:p>
    <w:p w14:paraId="3AF0DDE1" w14:textId="236A1099" w:rsidR="00DB09D5" w:rsidRDefault="00DB09D5" w:rsidP="00626487">
      <w:pPr>
        <w:spacing w:line="480" w:lineRule="auto"/>
        <w:rPr>
          <w:sz w:val="24"/>
          <w:szCs w:val="24"/>
        </w:rPr>
      </w:pPr>
      <w:r>
        <w:rPr>
          <w:noProof/>
        </w:rPr>
        <w:drawing>
          <wp:inline distT="0" distB="0" distL="0" distR="0" wp14:anchorId="370B704F" wp14:editId="0D2E06D5">
            <wp:extent cx="5943600" cy="3059430"/>
            <wp:effectExtent l="0" t="0" r="0" b="0"/>
            <wp:docPr id="48"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line chart&#10;&#10;Description automatically generated"/>
                    <pic:cNvPicPr/>
                  </pic:nvPicPr>
                  <pic:blipFill>
                    <a:blip r:embed="rId14"/>
                    <a:stretch>
                      <a:fillRect/>
                    </a:stretch>
                  </pic:blipFill>
                  <pic:spPr>
                    <a:xfrm>
                      <a:off x="0" y="0"/>
                      <a:ext cx="5943600" cy="3059430"/>
                    </a:xfrm>
                    <a:prstGeom prst="rect">
                      <a:avLst/>
                    </a:prstGeom>
                  </pic:spPr>
                </pic:pic>
              </a:graphicData>
            </a:graphic>
          </wp:inline>
        </w:drawing>
      </w:r>
    </w:p>
    <w:p w14:paraId="7BBF3B4E" w14:textId="3D045D09" w:rsidR="00422A15" w:rsidRDefault="00422A15" w:rsidP="00626487">
      <w:pPr>
        <w:spacing w:line="480" w:lineRule="auto"/>
        <w:rPr>
          <w:sz w:val="24"/>
          <w:szCs w:val="24"/>
        </w:rPr>
      </w:pPr>
    </w:p>
    <w:p w14:paraId="6C3F3131" w14:textId="6E39007E" w:rsidR="00422A15" w:rsidRPr="0017779D" w:rsidRDefault="00422A15" w:rsidP="00422A15">
      <w:pPr>
        <w:spacing w:line="480" w:lineRule="auto"/>
        <w:rPr>
          <w:sz w:val="24"/>
          <w:szCs w:val="24"/>
        </w:rPr>
      </w:pPr>
      <w:r>
        <w:rPr>
          <w:b/>
          <w:sz w:val="24"/>
          <w:szCs w:val="24"/>
        </w:rPr>
        <w:lastRenderedPageBreak/>
        <w:t>Figure 2.</w:t>
      </w:r>
      <w:r w:rsidR="00DB09D5">
        <w:rPr>
          <w:b/>
          <w:sz w:val="24"/>
          <w:szCs w:val="24"/>
        </w:rPr>
        <w:t>6</w:t>
      </w:r>
      <w:r>
        <w:rPr>
          <w:b/>
          <w:sz w:val="24"/>
          <w:szCs w:val="24"/>
        </w:rPr>
        <w:t xml:space="preserve">. </w:t>
      </w:r>
      <w:r w:rsidRPr="0017779D">
        <w:rPr>
          <w:sz w:val="24"/>
          <w:szCs w:val="24"/>
        </w:rPr>
        <w:t>Diameter growth of live Douglas-fir over time in continuous Douglas-fir treatment vs 12-year rotation treatments in the middle time period of the Apiary study. Linear regressions are fitted to trees grouped by damage notes recorded at any point during the study.</w:t>
      </w:r>
    </w:p>
    <w:p w14:paraId="6B7206D2" w14:textId="2EAF9E68" w:rsidR="00422A15" w:rsidRDefault="00422A15" w:rsidP="00626487">
      <w:pPr>
        <w:spacing w:line="480" w:lineRule="auto"/>
        <w:rPr>
          <w:sz w:val="24"/>
          <w:szCs w:val="24"/>
        </w:rPr>
      </w:pPr>
    </w:p>
    <w:p w14:paraId="225CC750" w14:textId="385A9E40" w:rsidR="00422A15" w:rsidRDefault="00422A15" w:rsidP="00626487">
      <w:pPr>
        <w:spacing w:line="480" w:lineRule="auto"/>
        <w:rPr>
          <w:sz w:val="24"/>
          <w:szCs w:val="24"/>
        </w:rPr>
      </w:pPr>
    </w:p>
    <w:p w14:paraId="0775C5C9" w14:textId="20CE1698" w:rsidR="00422A15" w:rsidRDefault="00422A15" w:rsidP="00626487">
      <w:pPr>
        <w:spacing w:line="480" w:lineRule="auto"/>
        <w:rPr>
          <w:sz w:val="24"/>
          <w:szCs w:val="24"/>
        </w:rPr>
      </w:pPr>
    </w:p>
    <w:p w14:paraId="1D458117" w14:textId="12AB1FD3" w:rsidR="00422A15" w:rsidRDefault="00422A15" w:rsidP="00626487">
      <w:pPr>
        <w:spacing w:line="480" w:lineRule="auto"/>
        <w:rPr>
          <w:sz w:val="24"/>
          <w:szCs w:val="24"/>
        </w:rPr>
      </w:pPr>
    </w:p>
    <w:p w14:paraId="49F09068" w14:textId="331222AD" w:rsidR="00422A15" w:rsidRDefault="00422A15" w:rsidP="00626487">
      <w:pPr>
        <w:spacing w:line="480" w:lineRule="auto"/>
        <w:rPr>
          <w:sz w:val="24"/>
          <w:szCs w:val="24"/>
        </w:rPr>
      </w:pPr>
    </w:p>
    <w:p w14:paraId="59C925EE" w14:textId="6FB3A8F5" w:rsidR="00422A15" w:rsidRDefault="00422A15" w:rsidP="00626487">
      <w:pPr>
        <w:spacing w:line="480" w:lineRule="auto"/>
        <w:rPr>
          <w:sz w:val="24"/>
          <w:szCs w:val="24"/>
        </w:rPr>
      </w:pPr>
    </w:p>
    <w:p w14:paraId="5A65B3E4" w14:textId="15477B0C" w:rsidR="00422A15" w:rsidRDefault="00422A15" w:rsidP="00626487">
      <w:pPr>
        <w:spacing w:line="480" w:lineRule="auto"/>
        <w:rPr>
          <w:sz w:val="24"/>
          <w:szCs w:val="24"/>
        </w:rPr>
      </w:pPr>
    </w:p>
    <w:p w14:paraId="72484802" w14:textId="709C3DA6" w:rsidR="00422A15" w:rsidRDefault="00422A15" w:rsidP="00626487">
      <w:pPr>
        <w:spacing w:line="480" w:lineRule="auto"/>
        <w:rPr>
          <w:sz w:val="24"/>
          <w:szCs w:val="24"/>
        </w:rPr>
      </w:pPr>
    </w:p>
    <w:p w14:paraId="34F5F4D4" w14:textId="5E24AE37" w:rsidR="00422A15" w:rsidRDefault="00422A15" w:rsidP="00626487">
      <w:pPr>
        <w:spacing w:line="480" w:lineRule="auto"/>
        <w:rPr>
          <w:sz w:val="24"/>
          <w:szCs w:val="24"/>
        </w:rPr>
      </w:pPr>
    </w:p>
    <w:p w14:paraId="403C6473" w14:textId="77777777" w:rsidR="00422A15" w:rsidRPr="00C112AC" w:rsidRDefault="00422A15" w:rsidP="00626487">
      <w:pPr>
        <w:spacing w:line="480" w:lineRule="auto"/>
        <w:rPr>
          <w:b/>
          <w:sz w:val="24"/>
          <w:szCs w:val="24"/>
        </w:rPr>
      </w:pPr>
    </w:p>
    <w:p w14:paraId="2AF1EC8F" w14:textId="611A8468" w:rsidR="00626487" w:rsidRDefault="00626487" w:rsidP="00626487">
      <w:pPr>
        <w:spacing w:line="480" w:lineRule="auto"/>
        <w:rPr>
          <w:iCs/>
          <w:sz w:val="24"/>
          <w:szCs w:val="24"/>
        </w:rPr>
      </w:pPr>
    </w:p>
    <w:p w14:paraId="7D12BB95" w14:textId="49932C74" w:rsidR="001F0FAF" w:rsidRPr="0017779D" w:rsidRDefault="001F0FAF" w:rsidP="001F0FAF">
      <w:pPr>
        <w:tabs>
          <w:tab w:val="left" w:pos="6390"/>
        </w:tabs>
        <w:spacing w:line="480" w:lineRule="auto"/>
        <w:rPr>
          <w:b/>
          <w:iCs/>
          <w:sz w:val="24"/>
          <w:szCs w:val="24"/>
        </w:rPr>
      </w:pPr>
      <w:r w:rsidRPr="0017779D">
        <w:rPr>
          <w:b/>
          <w:iCs/>
          <w:sz w:val="24"/>
          <w:szCs w:val="24"/>
        </w:rPr>
        <w:t xml:space="preserve">Table </w:t>
      </w:r>
      <w:r>
        <w:rPr>
          <w:b/>
          <w:iCs/>
          <w:sz w:val="24"/>
          <w:szCs w:val="24"/>
        </w:rPr>
        <w:t>2.</w:t>
      </w:r>
      <w:r w:rsidRPr="0017779D">
        <w:rPr>
          <w:b/>
          <w:iCs/>
          <w:sz w:val="24"/>
          <w:szCs w:val="24"/>
        </w:rPr>
        <w:t xml:space="preserve">1. </w:t>
      </w:r>
      <w:r w:rsidRPr="0017779D">
        <w:rPr>
          <w:iCs/>
          <w:sz w:val="24"/>
          <w:szCs w:val="24"/>
        </w:rPr>
        <w:t>Stand ages (years) defining the beginning and end of early, middle and late measurement periods across rotation treatments.</w:t>
      </w:r>
    </w:p>
    <w:tbl>
      <w:tblPr>
        <w:tblStyle w:val="TableGrid"/>
        <w:tblW w:w="5760" w:type="dxa"/>
        <w:tblInd w:w="226" w:type="dxa"/>
        <w:tblLayout w:type="fixed"/>
        <w:tblLook w:val="04A0" w:firstRow="1" w:lastRow="0" w:firstColumn="1" w:lastColumn="0" w:noHBand="0" w:noVBand="1"/>
      </w:tblPr>
      <w:tblGrid>
        <w:gridCol w:w="1980"/>
        <w:gridCol w:w="1080"/>
        <w:gridCol w:w="1260"/>
        <w:gridCol w:w="1440"/>
      </w:tblGrid>
      <w:tr w:rsidR="001F0FAF" w:rsidRPr="0017779D" w14:paraId="08E92C1B" w14:textId="77777777" w:rsidTr="005D0D7A">
        <w:tc>
          <w:tcPr>
            <w:tcW w:w="1980" w:type="dxa"/>
          </w:tcPr>
          <w:p w14:paraId="52B337F1" w14:textId="77777777" w:rsidR="001F0FAF" w:rsidRPr="0017779D" w:rsidRDefault="001F0FAF" w:rsidP="005D0D7A">
            <w:pPr>
              <w:widowControl w:val="0"/>
              <w:jc w:val="center"/>
              <w:rPr>
                <w:b/>
                <w:bCs/>
                <w:sz w:val="24"/>
                <w:szCs w:val="24"/>
              </w:rPr>
            </w:pPr>
          </w:p>
        </w:tc>
        <w:tc>
          <w:tcPr>
            <w:tcW w:w="3780" w:type="dxa"/>
            <w:gridSpan w:val="3"/>
          </w:tcPr>
          <w:p w14:paraId="4075F949" w14:textId="77777777" w:rsidR="001F0FAF" w:rsidRPr="0017779D" w:rsidRDefault="001F0FAF" w:rsidP="005D0D7A">
            <w:pPr>
              <w:widowControl w:val="0"/>
              <w:jc w:val="center"/>
              <w:rPr>
                <w:b/>
                <w:bCs/>
                <w:sz w:val="24"/>
                <w:szCs w:val="24"/>
              </w:rPr>
            </w:pPr>
            <w:r w:rsidRPr="0017779D">
              <w:rPr>
                <w:rFonts w:eastAsia="Arial"/>
                <w:b/>
                <w:bCs/>
                <w:sz w:val="24"/>
                <w:szCs w:val="24"/>
                <w:lang w:val="en" w:eastAsia="en-US"/>
              </w:rPr>
              <w:t>Period</w:t>
            </w:r>
          </w:p>
        </w:tc>
      </w:tr>
      <w:tr w:rsidR="001F0FAF" w:rsidRPr="0017779D" w14:paraId="25B2025F" w14:textId="77777777" w:rsidTr="005D0D7A">
        <w:trPr>
          <w:trHeight w:val="377"/>
        </w:trPr>
        <w:tc>
          <w:tcPr>
            <w:tcW w:w="1980" w:type="dxa"/>
          </w:tcPr>
          <w:p w14:paraId="744DBF54" w14:textId="77777777" w:rsidR="001F0FAF" w:rsidRPr="0017779D" w:rsidRDefault="001F0FAF" w:rsidP="005D0D7A">
            <w:pPr>
              <w:widowControl w:val="0"/>
              <w:spacing w:before="120" w:line="480" w:lineRule="auto"/>
              <w:jc w:val="center"/>
              <w:rPr>
                <w:b/>
                <w:bCs/>
                <w:sz w:val="24"/>
                <w:szCs w:val="24"/>
              </w:rPr>
            </w:pPr>
            <w:r w:rsidRPr="0017779D">
              <w:rPr>
                <w:rFonts w:eastAsia="Arial"/>
                <w:b/>
                <w:bCs/>
                <w:sz w:val="24"/>
                <w:szCs w:val="24"/>
                <w:lang w:val="en" w:eastAsia="en-US"/>
              </w:rPr>
              <w:t>Treatment</w:t>
            </w:r>
          </w:p>
        </w:tc>
        <w:tc>
          <w:tcPr>
            <w:tcW w:w="1080" w:type="dxa"/>
          </w:tcPr>
          <w:p w14:paraId="65B1EA35" w14:textId="77777777" w:rsidR="001F0FAF" w:rsidRPr="0017779D" w:rsidRDefault="001F0FAF" w:rsidP="005D0D7A">
            <w:pPr>
              <w:widowControl w:val="0"/>
              <w:spacing w:before="120" w:line="480" w:lineRule="auto"/>
              <w:jc w:val="center"/>
              <w:rPr>
                <w:b/>
                <w:bCs/>
                <w:sz w:val="24"/>
                <w:szCs w:val="24"/>
              </w:rPr>
            </w:pPr>
            <w:r w:rsidRPr="0017779D">
              <w:rPr>
                <w:rFonts w:eastAsia="Arial"/>
                <w:b/>
                <w:bCs/>
                <w:sz w:val="24"/>
                <w:szCs w:val="24"/>
                <w:lang w:val="en" w:eastAsia="en-US"/>
              </w:rPr>
              <w:t>Early</w:t>
            </w:r>
          </w:p>
        </w:tc>
        <w:tc>
          <w:tcPr>
            <w:tcW w:w="1260" w:type="dxa"/>
          </w:tcPr>
          <w:p w14:paraId="7572D448" w14:textId="77777777" w:rsidR="001F0FAF" w:rsidRPr="0017779D" w:rsidRDefault="001F0FAF" w:rsidP="005D0D7A">
            <w:pPr>
              <w:widowControl w:val="0"/>
              <w:spacing w:before="120" w:line="480" w:lineRule="auto"/>
              <w:jc w:val="center"/>
              <w:rPr>
                <w:b/>
                <w:bCs/>
                <w:sz w:val="24"/>
                <w:szCs w:val="24"/>
              </w:rPr>
            </w:pPr>
            <w:r w:rsidRPr="0017779D">
              <w:rPr>
                <w:rFonts w:eastAsia="Arial"/>
                <w:b/>
                <w:bCs/>
                <w:sz w:val="24"/>
                <w:szCs w:val="24"/>
                <w:lang w:val="en" w:eastAsia="en-US"/>
              </w:rPr>
              <w:t>Middle</w:t>
            </w:r>
          </w:p>
        </w:tc>
        <w:tc>
          <w:tcPr>
            <w:tcW w:w="1440" w:type="dxa"/>
          </w:tcPr>
          <w:p w14:paraId="5146D6F9" w14:textId="77777777" w:rsidR="001F0FAF" w:rsidRPr="0017779D" w:rsidRDefault="001F0FAF" w:rsidP="005D0D7A">
            <w:pPr>
              <w:widowControl w:val="0"/>
              <w:spacing w:before="120" w:line="480" w:lineRule="auto"/>
              <w:jc w:val="center"/>
              <w:rPr>
                <w:b/>
                <w:bCs/>
                <w:sz w:val="24"/>
                <w:szCs w:val="24"/>
              </w:rPr>
            </w:pPr>
            <w:r w:rsidRPr="0017779D">
              <w:rPr>
                <w:rFonts w:eastAsia="Arial"/>
                <w:b/>
                <w:bCs/>
                <w:sz w:val="24"/>
                <w:szCs w:val="24"/>
                <w:lang w:val="en" w:eastAsia="en-US"/>
              </w:rPr>
              <w:t>Late</w:t>
            </w:r>
          </w:p>
        </w:tc>
      </w:tr>
      <w:tr w:rsidR="001F0FAF" w:rsidRPr="0017779D" w14:paraId="0452C6CF" w14:textId="77777777" w:rsidTr="005D0D7A">
        <w:tc>
          <w:tcPr>
            <w:tcW w:w="1980" w:type="dxa"/>
          </w:tcPr>
          <w:p w14:paraId="3911D047"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RA12, CW12</w:t>
            </w:r>
          </w:p>
        </w:tc>
        <w:tc>
          <w:tcPr>
            <w:tcW w:w="1080" w:type="dxa"/>
          </w:tcPr>
          <w:p w14:paraId="7B6FFE7E"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8-24</w:t>
            </w:r>
          </w:p>
        </w:tc>
        <w:tc>
          <w:tcPr>
            <w:tcW w:w="1260" w:type="dxa"/>
          </w:tcPr>
          <w:p w14:paraId="12832BA6"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8-33</w:t>
            </w:r>
          </w:p>
        </w:tc>
        <w:tc>
          <w:tcPr>
            <w:tcW w:w="1440" w:type="dxa"/>
          </w:tcPr>
          <w:p w14:paraId="4D2E4D28"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NA</w:t>
            </w:r>
          </w:p>
        </w:tc>
      </w:tr>
      <w:tr w:rsidR="001F0FAF" w:rsidRPr="0017779D" w14:paraId="3D08B425" w14:textId="77777777" w:rsidTr="005D0D7A">
        <w:tc>
          <w:tcPr>
            <w:tcW w:w="1980" w:type="dxa"/>
            <w:tcBorders>
              <w:top w:val="nil"/>
            </w:tcBorders>
          </w:tcPr>
          <w:p w14:paraId="76A1AD6A"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DF</w:t>
            </w:r>
          </w:p>
        </w:tc>
        <w:tc>
          <w:tcPr>
            <w:tcW w:w="1080" w:type="dxa"/>
            <w:tcBorders>
              <w:top w:val="nil"/>
            </w:tcBorders>
          </w:tcPr>
          <w:p w14:paraId="3386C0E2"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NA</w:t>
            </w:r>
          </w:p>
        </w:tc>
        <w:tc>
          <w:tcPr>
            <w:tcW w:w="1260" w:type="dxa"/>
            <w:tcBorders>
              <w:top w:val="nil"/>
            </w:tcBorders>
          </w:tcPr>
          <w:p w14:paraId="53A25DDD"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12-36</w:t>
            </w:r>
          </w:p>
        </w:tc>
        <w:tc>
          <w:tcPr>
            <w:tcW w:w="1440" w:type="dxa"/>
            <w:tcBorders>
              <w:top w:val="nil"/>
            </w:tcBorders>
          </w:tcPr>
          <w:p w14:paraId="16F7D73B"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36-45</w:t>
            </w:r>
          </w:p>
        </w:tc>
      </w:tr>
      <w:tr w:rsidR="001F0FAF" w:rsidRPr="0017779D" w14:paraId="617851EF" w14:textId="77777777" w:rsidTr="005D0D7A">
        <w:tc>
          <w:tcPr>
            <w:tcW w:w="1980" w:type="dxa"/>
            <w:tcBorders>
              <w:top w:val="nil"/>
            </w:tcBorders>
          </w:tcPr>
          <w:p w14:paraId="11F3D4BF"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RA25, CW25</w:t>
            </w:r>
          </w:p>
        </w:tc>
        <w:tc>
          <w:tcPr>
            <w:tcW w:w="1080" w:type="dxa"/>
            <w:tcBorders>
              <w:top w:val="nil"/>
            </w:tcBorders>
          </w:tcPr>
          <w:p w14:paraId="52356D0A"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11-20</w:t>
            </w:r>
          </w:p>
        </w:tc>
        <w:tc>
          <w:tcPr>
            <w:tcW w:w="1260" w:type="dxa"/>
            <w:tcBorders>
              <w:top w:val="nil"/>
            </w:tcBorders>
          </w:tcPr>
          <w:p w14:paraId="66A507AD"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NA</w:t>
            </w:r>
          </w:p>
        </w:tc>
        <w:tc>
          <w:tcPr>
            <w:tcW w:w="1440" w:type="dxa"/>
            <w:tcBorders>
              <w:top w:val="nil"/>
            </w:tcBorders>
          </w:tcPr>
          <w:p w14:paraId="64245907" w14:textId="77777777" w:rsidR="001F0FAF" w:rsidRPr="0017779D" w:rsidRDefault="001F0FAF" w:rsidP="005D0D7A">
            <w:pPr>
              <w:widowControl w:val="0"/>
              <w:spacing w:before="120" w:line="480" w:lineRule="auto"/>
              <w:jc w:val="center"/>
              <w:rPr>
                <w:sz w:val="24"/>
                <w:szCs w:val="24"/>
              </w:rPr>
            </w:pPr>
            <w:r w:rsidRPr="0017779D">
              <w:rPr>
                <w:rFonts w:eastAsia="Arial"/>
                <w:sz w:val="24"/>
                <w:szCs w:val="24"/>
                <w:lang w:val="en" w:eastAsia="en-US"/>
              </w:rPr>
              <w:t>NA</w:t>
            </w:r>
          </w:p>
        </w:tc>
      </w:tr>
    </w:tbl>
    <w:p w14:paraId="515676A7" w14:textId="1FB3CDCC" w:rsidR="001F0FAF" w:rsidRDefault="001F0FAF" w:rsidP="00626487">
      <w:pPr>
        <w:spacing w:line="480" w:lineRule="auto"/>
        <w:rPr>
          <w:iCs/>
          <w:sz w:val="24"/>
          <w:szCs w:val="24"/>
        </w:rPr>
      </w:pPr>
    </w:p>
    <w:p w14:paraId="4FEAC27B" w14:textId="440ADD21" w:rsidR="00417B51" w:rsidRDefault="00417B51" w:rsidP="00626487">
      <w:pPr>
        <w:spacing w:line="480" w:lineRule="auto"/>
        <w:rPr>
          <w:iCs/>
          <w:sz w:val="24"/>
          <w:szCs w:val="24"/>
        </w:rPr>
      </w:pPr>
    </w:p>
    <w:p w14:paraId="6FD21114" w14:textId="77777777" w:rsidR="00417B51" w:rsidRDefault="00417B51" w:rsidP="00626487">
      <w:pPr>
        <w:spacing w:line="480" w:lineRule="auto"/>
        <w:rPr>
          <w:iCs/>
          <w:sz w:val="24"/>
          <w:szCs w:val="24"/>
        </w:rPr>
      </w:pPr>
    </w:p>
    <w:p w14:paraId="14F9D8C0" w14:textId="127E65CB" w:rsidR="00ED546E" w:rsidRPr="0017779D" w:rsidRDefault="00ED546E" w:rsidP="00ED546E">
      <w:pPr>
        <w:spacing w:line="480" w:lineRule="auto"/>
        <w:rPr>
          <w:sz w:val="24"/>
          <w:szCs w:val="24"/>
        </w:rPr>
      </w:pPr>
      <w:r w:rsidRPr="0017779D">
        <w:rPr>
          <w:b/>
          <w:sz w:val="24"/>
          <w:szCs w:val="24"/>
        </w:rPr>
        <w:t xml:space="preserve">Table </w:t>
      </w:r>
      <w:r>
        <w:rPr>
          <w:b/>
          <w:sz w:val="24"/>
          <w:szCs w:val="24"/>
        </w:rPr>
        <w:t>2.2</w:t>
      </w:r>
      <w:r>
        <w:rPr>
          <w:sz w:val="24"/>
          <w:szCs w:val="24"/>
        </w:rPr>
        <w:t>.</w:t>
      </w:r>
      <w:r w:rsidRPr="0017779D">
        <w:rPr>
          <w:sz w:val="24"/>
          <w:szCs w:val="24"/>
        </w:rPr>
        <w:t xml:space="preserve"> Initial and final stand summary statistics for the Woods Creek study. BA = basal area, CI = 95% confidence interval.  </w:t>
      </w:r>
    </w:p>
    <w:p w14:paraId="4FFCEB02" w14:textId="77777777" w:rsidR="00ED546E" w:rsidRPr="0017779D" w:rsidRDefault="00ED546E" w:rsidP="00ED546E">
      <w:pPr>
        <w:spacing w:line="480" w:lineRule="auto"/>
        <w:rPr>
          <w:sz w:val="24"/>
          <w:szCs w:val="24"/>
        </w:rPr>
      </w:pPr>
    </w:p>
    <w:tbl>
      <w:tblPr>
        <w:tblW w:w="10713" w:type="dxa"/>
        <w:tblInd w:w="-360" w:type="dxa"/>
        <w:tblLayout w:type="fixed"/>
        <w:tblLook w:val="04A0" w:firstRow="1" w:lastRow="0" w:firstColumn="1" w:lastColumn="0" w:noHBand="0" w:noVBand="1"/>
      </w:tblPr>
      <w:tblGrid>
        <w:gridCol w:w="1898"/>
        <w:gridCol w:w="781"/>
        <w:gridCol w:w="1006"/>
        <w:gridCol w:w="271"/>
        <w:gridCol w:w="676"/>
        <w:gridCol w:w="405"/>
        <w:gridCol w:w="677"/>
        <w:gridCol w:w="268"/>
        <w:gridCol w:w="678"/>
        <w:gridCol w:w="403"/>
        <w:gridCol w:w="678"/>
        <w:gridCol w:w="265"/>
        <w:gridCol w:w="679"/>
        <w:gridCol w:w="402"/>
        <w:gridCol w:w="679"/>
        <w:gridCol w:w="236"/>
        <w:gridCol w:w="711"/>
      </w:tblGrid>
      <w:tr w:rsidR="00ED546E" w:rsidRPr="0017779D" w14:paraId="3F266E1E" w14:textId="77777777" w:rsidTr="005D0D7A">
        <w:trPr>
          <w:trHeight w:val="300"/>
        </w:trPr>
        <w:tc>
          <w:tcPr>
            <w:tcW w:w="1899" w:type="dxa"/>
            <w:shd w:val="clear" w:color="auto" w:fill="auto"/>
            <w:vAlign w:val="bottom"/>
          </w:tcPr>
          <w:p w14:paraId="34D07A7A" w14:textId="77777777" w:rsidR="00ED546E" w:rsidRPr="0017779D" w:rsidRDefault="00ED546E" w:rsidP="005D0D7A">
            <w:pPr>
              <w:widowControl w:val="0"/>
              <w:spacing w:line="480" w:lineRule="auto"/>
            </w:pPr>
          </w:p>
        </w:tc>
        <w:tc>
          <w:tcPr>
            <w:tcW w:w="781" w:type="dxa"/>
            <w:shd w:val="clear" w:color="auto" w:fill="auto"/>
            <w:vAlign w:val="bottom"/>
          </w:tcPr>
          <w:p w14:paraId="3CF7707D" w14:textId="77777777" w:rsidR="00ED546E" w:rsidRPr="0017779D" w:rsidRDefault="00ED546E" w:rsidP="005D0D7A">
            <w:pPr>
              <w:widowControl w:val="0"/>
              <w:spacing w:line="480" w:lineRule="auto"/>
            </w:pPr>
          </w:p>
        </w:tc>
        <w:tc>
          <w:tcPr>
            <w:tcW w:w="1953" w:type="dxa"/>
            <w:gridSpan w:val="3"/>
            <w:tcBorders>
              <w:bottom w:val="single" w:sz="8" w:space="0" w:color="000000"/>
            </w:tcBorders>
            <w:shd w:val="clear" w:color="auto" w:fill="auto"/>
            <w:vAlign w:val="bottom"/>
          </w:tcPr>
          <w:p w14:paraId="7BA340E6" w14:textId="77777777" w:rsidR="00ED546E" w:rsidRPr="0017779D" w:rsidRDefault="00ED546E" w:rsidP="005D0D7A">
            <w:pPr>
              <w:widowControl w:val="0"/>
              <w:jc w:val="center"/>
              <w:rPr>
                <w:b/>
                <w:bCs/>
              </w:rPr>
            </w:pPr>
            <w:r w:rsidRPr="0017779D">
              <w:rPr>
                <w:b/>
                <w:bCs/>
              </w:rPr>
              <w:t>Unthinned</w:t>
            </w:r>
          </w:p>
        </w:tc>
        <w:tc>
          <w:tcPr>
            <w:tcW w:w="405" w:type="dxa"/>
            <w:shd w:val="clear" w:color="auto" w:fill="auto"/>
            <w:vAlign w:val="bottom"/>
          </w:tcPr>
          <w:p w14:paraId="40FDC16C" w14:textId="77777777" w:rsidR="00ED546E" w:rsidRPr="0017779D" w:rsidRDefault="00ED546E" w:rsidP="005D0D7A">
            <w:pPr>
              <w:widowControl w:val="0"/>
              <w:jc w:val="center"/>
              <w:rPr>
                <w:b/>
                <w:bCs/>
              </w:rPr>
            </w:pPr>
          </w:p>
        </w:tc>
        <w:tc>
          <w:tcPr>
            <w:tcW w:w="1623" w:type="dxa"/>
            <w:gridSpan w:val="3"/>
            <w:tcBorders>
              <w:bottom w:val="single" w:sz="8" w:space="0" w:color="000000"/>
            </w:tcBorders>
            <w:shd w:val="clear" w:color="auto" w:fill="auto"/>
            <w:vAlign w:val="bottom"/>
          </w:tcPr>
          <w:p w14:paraId="61F22E77" w14:textId="77777777" w:rsidR="00ED546E" w:rsidRPr="0017779D" w:rsidRDefault="00ED546E" w:rsidP="005D0D7A">
            <w:pPr>
              <w:widowControl w:val="0"/>
              <w:jc w:val="center"/>
              <w:rPr>
                <w:b/>
                <w:bCs/>
              </w:rPr>
            </w:pPr>
            <w:r w:rsidRPr="0017779D">
              <w:rPr>
                <w:b/>
                <w:bCs/>
              </w:rPr>
              <w:t>Light thin</w:t>
            </w:r>
          </w:p>
        </w:tc>
        <w:tc>
          <w:tcPr>
            <w:tcW w:w="403" w:type="dxa"/>
            <w:shd w:val="clear" w:color="auto" w:fill="auto"/>
            <w:vAlign w:val="bottom"/>
          </w:tcPr>
          <w:p w14:paraId="22ED6A17" w14:textId="77777777" w:rsidR="00ED546E" w:rsidRPr="0017779D" w:rsidRDefault="00ED546E" w:rsidP="005D0D7A">
            <w:pPr>
              <w:widowControl w:val="0"/>
              <w:jc w:val="center"/>
              <w:rPr>
                <w:b/>
                <w:bCs/>
              </w:rPr>
            </w:pPr>
          </w:p>
        </w:tc>
        <w:tc>
          <w:tcPr>
            <w:tcW w:w="1622" w:type="dxa"/>
            <w:gridSpan w:val="3"/>
            <w:tcBorders>
              <w:bottom w:val="single" w:sz="8" w:space="0" w:color="000000"/>
            </w:tcBorders>
            <w:shd w:val="clear" w:color="auto" w:fill="auto"/>
            <w:vAlign w:val="bottom"/>
          </w:tcPr>
          <w:p w14:paraId="090BCC8D" w14:textId="77777777" w:rsidR="00ED546E" w:rsidRPr="0017779D" w:rsidRDefault="00ED546E" w:rsidP="005D0D7A">
            <w:pPr>
              <w:widowControl w:val="0"/>
              <w:jc w:val="center"/>
              <w:rPr>
                <w:b/>
                <w:bCs/>
              </w:rPr>
            </w:pPr>
            <w:r w:rsidRPr="0017779D">
              <w:rPr>
                <w:b/>
                <w:bCs/>
              </w:rPr>
              <w:t>Thin</w:t>
            </w:r>
          </w:p>
        </w:tc>
        <w:tc>
          <w:tcPr>
            <w:tcW w:w="402" w:type="dxa"/>
            <w:shd w:val="clear" w:color="auto" w:fill="auto"/>
            <w:vAlign w:val="bottom"/>
          </w:tcPr>
          <w:p w14:paraId="24B2E8AF" w14:textId="77777777" w:rsidR="00ED546E" w:rsidRPr="0017779D" w:rsidRDefault="00ED546E" w:rsidP="005D0D7A">
            <w:pPr>
              <w:widowControl w:val="0"/>
              <w:jc w:val="center"/>
              <w:rPr>
                <w:b/>
                <w:bCs/>
              </w:rPr>
            </w:pPr>
          </w:p>
        </w:tc>
        <w:tc>
          <w:tcPr>
            <w:tcW w:w="1625" w:type="dxa"/>
            <w:gridSpan w:val="3"/>
            <w:tcBorders>
              <w:bottom w:val="single" w:sz="8" w:space="0" w:color="000000"/>
            </w:tcBorders>
            <w:shd w:val="clear" w:color="auto" w:fill="auto"/>
            <w:vAlign w:val="bottom"/>
          </w:tcPr>
          <w:p w14:paraId="7E954289" w14:textId="77777777" w:rsidR="00ED546E" w:rsidRPr="0017779D" w:rsidRDefault="00ED546E" w:rsidP="005D0D7A">
            <w:pPr>
              <w:widowControl w:val="0"/>
              <w:jc w:val="center"/>
              <w:rPr>
                <w:b/>
                <w:bCs/>
              </w:rPr>
            </w:pPr>
            <w:r w:rsidRPr="0017779D">
              <w:rPr>
                <w:b/>
                <w:bCs/>
              </w:rPr>
              <w:t>TOTAL</w:t>
            </w:r>
          </w:p>
        </w:tc>
      </w:tr>
      <w:tr w:rsidR="00ED546E" w:rsidRPr="0017779D" w14:paraId="1EC62BFA" w14:textId="77777777" w:rsidTr="005D0D7A">
        <w:trPr>
          <w:trHeight w:val="20"/>
        </w:trPr>
        <w:tc>
          <w:tcPr>
            <w:tcW w:w="1899" w:type="dxa"/>
            <w:shd w:val="clear" w:color="auto" w:fill="auto"/>
            <w:vAlign w:val="bottom"/>
          </w:tcPr>
          <w:p w14:paraId="405B418D" w14:textId="77777777" w:rsidR="00ED546E" w:rsidRPr="0017779D" w:rsidRDefault="00ED546E" w:rsidP="005D0D7A">
            <w:pPr>
              <w:widowControl w:val="0"/>
              <w:spacing w:line="480" w:lineRule="auto"/>
              <w:jc w:val="center"/>
            </w:pPr>
          </w:p>
        </w:tc>
        <w:tc>
          <w:tcPr>
            <w:tcW w:w="781" w:type="dxa"/>
            <w:shd w:val="clear" w:color="auto" w:fill="auto"/>
            <w:vAlign w:val="bottom"/>
          </w:tcPr>
          <w:p w14:paraId="07EE9119" w14:textId="77777777" w:rsidR="00ED546E" w:rsidRPr="0017779D" w:rsidRDefault="00ED546E" w:rsidP="005D0D7A">
            <w:pPr>
              <w:widowControl w:val="0"/>
              <w:spacing w:line="480" w:lineRule="auto"/>
              <w:jc w:val="center"/>
            </w:pPr>
          </w:p>
        </w:tc>
        <w:tc>
          <w:tcPr>
            <w:tcW w:w="1006" w:type="dxa"/>
            <w:tcBorders>
              <w:top w:val="single" w:sz="4" w:space="0" w:color="000000"/>
              <w:bottom w:val="single" w:sz="8" w:space="0" w:color="000000"/>
            </w:tcBorders>
            <w:shd w:val="clear" w:color="auto" w:fill="auto"/>
            <w:vAlign w:val="bottom"/>
          </w:tcPr>
          <w:p w14:paraId="66411B82" w14:textId="77777777" w:rsidR="00ED546E" w:rsidRPr="0017779D" w:rsidRDefault="00ED546E" w:rsidP="005D0D7A">
            <w:pPr>
              <w:widowControl w:val="0"/>
              <w:jc w:val="center"/>
            </w:pPr>
            <w:r w:rsidRPr="0017779D">
              <w:t>1990</w:t>
            </w:r>
          </w:p>
        </w:tc>
        <w:tc>
          <w:tcPr>
            <w:tcW w:w="271" w:type="dxa"/>
            <w:shd w:val="clear" w:color="auto" w:fill="auto"/>
            <w:vAlign w:val="bottom"/>
          </w:tcPr>
          <w:p w14:paraId="6AC9499A" w14:textId="77777777" w:rsidR="00ED546E" w:rsidRPr="0017779D" w:rsidRDefault="00ED546E" w:rsidP="005D0D7A">
            <w:pPr>
              <w:widowControl w:val="0"/>
              <w:jc w:val="center"/>
            </w:pPr>
          </w:p>
        </w:tc>
        <w:tc>
          <w:tcPr>
            <w:tcW w:w="676" w:type="dxa"/>
            <w:tcBorders>
              <w:top w:val="single" w:sz="4" w:space="0" w:color="000000"/>
              <w:bottom w:val="single" w:sz="8" w:space="0" w:color="000000"/>
            </w:tcBorders>
            <w:shd w:val="clear" w:color="auto" w:fill="auto"/>
            <w:vAlign w:val="bottom"/>
          </w:tcPr>
          <w:p w14:paraId="4719910E" w14:textId="77777777" w:rsidR="00ED546E" w:rsidRPr="0017779D" w:rsidRDefault="00ED546E" w:rsidP="005D0D7A">
            <w:pPr>
              <w:widowControl w:val="0"/>
              <w:jc w:val="center"/>
            </w:pPr>
            <w:r w:rsidRPr="0017779D">
              <w:t>2020</w:t>
            </w:r>
          </w:p>
        </w:tc>
        <w:tc>
          <w:tcPr>
            <w:tcW w:w="405" w:type="dxa"/>
            <w:shd w:val="clear" w:color="auto" w:fill="auto"/>
            <w:vAlign w:val="bottom"/>
          </w:tcPr>
          <w:p w14:paraId="3ADEA685" w14:textId="77777777" w:rsidR="00ED546E" w:rsidRPr="0017779D" w:rsidRDefault="00ED546E" w:rsidP="005D0D7A">
            <w:pPr>
              <w:widowControl w:val="0"/>
              <w:jc w:val="center"/>
            </w:pPr>
          </w:p>
        </w:tc>
        <w:tc>
          <w:tcPr>
            <w:tcW w:w="677" w:type="dxa"/>
            <w:tcBorders>
              <w:top w:val="single" w:sz="4" w:space="0" w:color="000000"/>
              <w:bottom w:val="single" w:sz="8" w:space="0" w:color="000000"/>
            </w:tcBorders>
            <w:shd w:val="clear" w:color="auto" w:fill="auto"/>
            <w:vAlign w:val="bottom"/>
          </w:tcPr>
          <w:p w14:paraId="0AA70D64" w14:textId="77777777" w:rsidR="00ED546E" w:rsidRPr="0017779D" w:rsidRDefault="00ED546E" w:rsidP="005D0D7A">
            <w:pPr>
              <w:widowControl w:val="0"/>
              <w:jc w:val="center"/>
            </w:pPr>
            <w:r w:rsidRPr="0017779D">
              <w:t>1990</w:t>
            </w:r>
          </w:p>
        </w:tc>
        <w:tc>
          <w:tcPr>
            <w:tcW w:w="268" w:type="dxa"/>
            <w:shd w:val="clear" w:color="auto" w:fill="auto"/>
            <w:vAlign w:val="bottom"/>
          </w:tcPr>
          <w:p w14:paraId="45B97D56" w14:textId="77777777" w:rsidR="00ED546E" w:rsidRPr="0017779D" w:rsidRDefault="00ED546E" w:rsidP="005D0D7A">
            <w:pPr>
              <w:widowControl w:val="0"/>
              <w:jc w:val="center"/>
            </w:pPr>
          </w:p>
        </w:tc>
        <w:tc>
          <w:tcPr>
            <w:tcW w:w="678" w:type="dxa"/>
            <w:tcBorders>
              <w:top w:val="single" w:sz="4" w:space="0" w:color="000000"/>
              <w:bottom w:val="single" w:sz="8" w:space="0" w:color="000000"/>
            </w:tcBorders>
            <w:shd w:val="clear" w:color="auto" w:fill="auto"/>
            <w:vAlign w:val="bottom"/>
          </w:tcPr>
          <w:p w14:paraId="780A1512" w14:textId="77777777" w:rsidR="00ED546E" w:rsidRPr="0017779D" w:rsidRDefault="00ED546E" w:rsidP="005D0D7A">
            <w:pPr>
              <w:widowControl w:val="0"/>
              <w:jc w:val="center"/>
            </w:pPr>
            <w:r w:rsidRPr="0017779D">
              <w:t>2020</w:t>
            </w:r>
          </w:p>
        </w:tc>
        <w:tc>
          <w:tcPr>
            <w:tcW w:w="403" w:type="dxa"/>
            <w:shd w:val="clear" w:color="auto" w:fill="auto"/>
            <w:vAlign w:val="bottom"/>
          </w:tcPr>
          <w:p w14:paraId="35D742A9" w14:textId="77777777" w:rsidR="00ED546E" w:rsidRPr="0017779D" w:rsidRDefault="00ED546E" w:rsidP="005D0D7A">
            <w:pPr>
              <w:widowControl w:val="0"/>
              <w:jc w:val="center"/>
            </w:pPr>
          </w:p>
        </w:tc>
        <w:tc>
          <w:tcPr>
            <w:tcW w:w="678" w:type="dxa"/>
            <w:tcBorders>
              <w:top w:val="single" w:sz="4" w:space="0" w:color="000000"/>
              <w:bottom w:val="single" w:sz="8" w:space="0" w:color="000000"/>
            </w:tcBorders>
            <w:shd w:val="clear" w:color="auto" w:fill="auto"/>
            <w:vAlign w:val="bottom"/>
          </w:tcPr>
          <w:p w14:paraId="1E250F42" w14:textId="77777777" w:rsidR="00ED546E" w:rsidRPr="0017779D" w:rsidRDefault="00ED546E" w:rsidP="005D0D7A">
            <w:pPr>
              <w:widowControl w:val="0"/>
              <w:jc w:val="center"/>
            </w:pPr>
            <w:r w:rsidRPr="0017779D">
              <w:t>1990</w:t>
            </w:r>
          </w:p>
        </w:tc>
        <w:tc>
          <w:tcPr>
            <w:tcW w:w="265" w:type="dxa"/>
            <w:shd w:val="clear" w:color="auto" w:fill="auto"/>
            <w:vAlign w:val="bottom"/>
          </w:tcPr>
          <w:p w14:paraId="0EC723DB" w14:textId="77777777" w:rsidR="00ED546E" w:rsidRPr="0017779D" w:rsidRDefault="00ED546E" w:rsidP="005D0D7A">
            <w:pPr>
              <w:widowControl w:val="0"/>
              <w:jc w:val="center"/>
            </w:pPr>
          </w:p>
        </w:tc>
        <w:tc>
          <w:tcPr>
            <w:tcW w:w="679" w:type="dxa"/>
            <w:tcBorders>
              <w:top w:val="single" w:sz="4" w:space="0" w:color="000000"/>
              <w:bottom w:val="single" w:sz="8" w:space="0" w:color="000000"/>
            </w:tcBorders>
            <w:shd w:val="clear" w:color="auto" w:fill="auto"/>
            <w:vAlign w:val="bottom"/>
          </w:tcPr>
          <w:p w14:paraId="08B749FA" w14:textId="77777777" w:rsidR="00ED546E" w:rsidRPr="0017779D" w:rsidRDefault="00ED546E" w:rsidP="005D0D7A">
            <w:pPr>
              <w:widowControl w:val="0"/>
              <w:jc w:val="center"/>
            </w:pPr>
            <w:r w:rsidRPr="0017779D">
              <w:t>2020</w:t>
            </w:r>
          </w:p>
        </w:tc>
        <w:tc>
          <w:tcPr>
            <w:tcW w:w="402" w:type="dxa"/>
            <w:shd w:val="clear" w:color="auto" w:fill="auto"/>
            <w:vAlign w:val="bottom"/>
          </w:tcPr>
          <w:p w14:paraId="7A9D9EE2" w14:textId="77777777" w:rsidR="00ED546E" w:rsidRPr="0017779D" w:rsidRDefault="00ED546E" w:rsidP="005D0D7A">
            <w:pPr>
              <w:widowControl w:val="0"/>
              <w:jc w:val="center"/>
            </w:pPr>
          </w:p>
        </w:tc>
        <w:tc>
          <w:tcPr>
            <w:tcW w:w="679" w:type="dxa"/>
            <w:tcBorders>
              <w:top w:val="single" w:sz="4" w:space="0" w:color="000000"/>
              <w:bottom w:val="single" w:sz="8" w:space="0" w:color="000000"/>
            </w:tcBorders>
            <w:shd w:val="clear" w:color="auto" w:fill="auto"/>
            <w:vAlign w:val="bottom"/>
          </w:tcPr>
          <w:p w14:paraId="0BE5449B" w14:textId="77777777" w:rsidR="00ED546E" w:rsidRPr="0017779D" w:rsidRDefault="00ED546E" w:rsidP="005D0D7A">
            <w:pPr>
              <w:widowControl w:val="0"/>
              <w:jc w:val="center"/>
            </w:pPr>
            <w:r w:rsidRPr="0017779D">
              <w:t>1990</w:t>
            </w:r>
          </w:p>
        </w:tc>
        <w:tc>
          <w:tcPr>
            <w:tcW w:w="235" w:type="dxa"/>
            <w:shd w:val="clear" w:color="auto" w:fill="auto"/>
            <w:vAlign w:val="bottom"/>
          </w:tcPr>
          <w:p w14:paraId="7585B590" w14:textId="77777777" w:rsidR="00ED546E" w:rsidRPr="0017779D" w:rsidRDefault="00ED546E" w:rsidP="005D0D7A">
            <w:pPr>
              <w:widowControl w:val="0"/>
              <w:jc w:val="center"/>
            </w:pPr>
          </w:p>
        </w:tc>
        <w:tc>
          <w:tcPr>
            <w:tcW w:w="711" w:type="dxa"/>
            <w:tcBorders>
              <w:top w:val="single" w:sz="4" w:space="0" w:color="000000"/>
              <w:bottom w:val="single" w:sz="8" w:space="0" w:color="000000"/>
            </w:tcBorders>
            <w:shd w:val="clear" w:color="auto" w:fill="auto"/>
            <w:vAlign w:val="bottom"/>
          </w:tcPr>
          <w:p w14:paraId="25934B8D" w14:textId="77777777" w:rsidR="00ED546E" w:rsidRPr="0017779D" w:rsidRDefault="00ED546E" w:rsidP="005D0D7A">
            <w:pPr>
              <w:widowControl w:val="0"/>
              <w:jc w:val="center"/>
            </w:pPr>
            <w:r w:rsidRPr="0017779D">
              <w:t>2020</w:t>
            </w:r>
          </w:p>
        </w:tc>
      </w:tr>
      <w:tr w:rsidR="00ED546E" w:rsidRPr="0017779D" w14:paraId="5EB83760" w14:textId="77777777" w:rsidTr="005D0D7A">
        <w:trPr>
          <w:trHeight w:val="88"/>
        </w:trPr>
        <w:tc>
          <w:tcPr>
            <w:tcW w:w="1899" w:type="dxa"/>
            <w:tcBorders>
              <w:bottom w:val="single" w:sz="4" w:space="0" w:color="000000"/>
            </w:tcBorders>
            <w:shd w:val="clear" w:color="auto" w:fill="auto"/>
            <w:vAlign w:val="bottom"/>
          </w:tcPr>
          <w:p w14:paraId="3391E1CC" w14:textId="77777777" w:rsidR="00ED546E" w:rsidRPr="0017779D" w:rsidRDefault="00ED546E" w:rsidP="005D0D7A">
            <w:pPr>
              <w:widowControl w:val="0"/>
              <w:jc w:val="center"/>
            </w:pPr>
          </w:p>
        </w:tc>
        <w:tc>
          <w:tcPr>
            <w:tcW w:w="781" w:type="dxa"/>
            <w:tcBorders>
              <w:bottom w:val="single" w:sz="4" w:space="0" w:color="000000"/>
            </w:tcBorders>
            <w:shd w:val="clear" w:color="auto" w:fill="auto"/>
            <w:vAlign w:val="bottom"/>
          </w:tcPr>
          <w:p w14:paraId="7E902FFD" w14:textId="77777777" w:rsidR="00ED546E" w:rsidRPr="0017779D" w:rsidRDefault="00ED546E" w:rsidP="005D0D7A">
            <w:pPr>
              <w:widowControl w:val="0"/>
              <w:jc w:val="center"/>
            </w:pPr>
          </w:p>
        </w:tc>
        <w:tc>
          <w:tcPr>
            <w:tcW w:w="1006" w:type="dxa"/>
            <w:tcBorders>
              <w:bottom w:val="single" w:sz="4" w:space="0" w:color="000000"/>
            </w:tcBorders>
            <w:shd w:val="clear" w:color="auto" w:fill="auto"/>
            <w:vAlign w:val="bottom"/>
          </w:tcPr>
          <w:p w14:paraId="7C8DF7CA" w14:textId="77777777" w:rsidR="00ED546E" w:rsidRPr="0017779D" w:rsidRDefault="00ED546E" w:rsidP="005D0D7A">
            <w:pPr>
              <w:widowControl w:val="0"/>
              <w:jc w:val="center"/>
            </w:pPr>
          </w:p>
        </w:tc>
        <w:tc>
          <w:tcPr>
            <w:tcW w:w="271" w:type="dxa"/>
            <w:tcBorders>
              <w:bottom w:val="single" w:sz="4" w:space="0" w:color="000000"/>
            </w:tcBorders>
            <w:shd w:val="clear" w:color="auto" w:fill="auto"/>
            <w:vAlign w:val="bottom"/>
          </w:tcPr>
          <w:p w14:paraId="6D67FC63" w14:textId="77777777" w:rsidR="00ED546E" w:rsidRPr="0017779D" w:rsidRDefault="00ED546E" w:rsidP="005D0D7A">
            <w:pPr>
              <w:widowControl w:val="0"/>
              <w:jc w:val="center"/>
            </w:pPr>
          </w:p>
        </w:tc>
        <w:tc>
          <w:tcPr>
            <w:tcW w:w="676" w:type="dxa"/>
            <w:tcBorders>
              <w:bottom w:val="single" w:sz="4" w:space="0" w:color="000000"/>
            </w:tcBorders>
            <w:shd w:val="clear" w:color="auto" w:fill="auto"/>
            <w:vAlign w:val="bottom"/>
          </w:tcPr>
          <w:p w14:paraId="494A537B" w14:textId="77777777" w:rsidR="00ED546E" w:rsidRPr="0017779D" w:rsidRDefault="00ED546E" w:rsidP="005D0D7A">
            <w:pPr>
              <w:widowControl w:val="0"/>
              <w:jc w:val="center"/>
            </w:pPr>
          </w:p>
        </w:tc>
        <w:tc>
          <w:tcPr>
            <w:tcW w:w="405" w:type="dxa"/>
            <w:tcBorders>
              <w:bottom w:val="single" w:sz="4" w:space="0" w:color="000000"/>
            </w:tcBorders>
            <w:shd w:val="clear" w:color="auto" w:fill="auto"/>
            <w:vAlign w:val="bottom"/>
          </w:tcPr>
          <w:p w14:paraId="437176B7" w14:textId="77777777" w:rsidR="00ED546E" w:rsidRPr="0017779D" w:rsidRDefault="00ED546E" w:rsidP="005D0D7A">
            <w:pPr>
              <w:widowControl w:val="0"/>
              <w:jc w:val="center"/>
            </w:pPr>
          </w:p>
        </w:tc>
        <w:tc>
          <w:tcPr>
            <w:tcW w:w="677" w:type="dxa"/>
            <w:tcBorders>
              <w:bottom w:val="single" w:sz="4" w:space="0" w:color="000000"/>
            </w:tcBorders>
            <w:shd w:val="clear" w:color="auto" w:fill="auto"/>
            <w:vAlign w:val="bottom"/>
          </w:tcPr>
          <w:p w14:paraId="72E42CEF" w14:textId="77777777" w:rsidR="00ED546E" w:rsidRPr="0017779D" w:rsidRDefault="00ED546E" w:rsidP="005D0D7A">
            <w:pPr>
              <w:widowControl w:val="0"/>
              <w:jc w:val="center"/>
            </w:pPr>
          </w:p>
        </w:tc>
        <w:tc>
          <w:tcPr>
            <w:tcW w:w="268" w:type="dxa"/>
            <w:tcBorders>
              <w:bottom w:val="single" w:sz="4" w:space="0" w:color="000000"/>
            </w:tcBorders>
            <w:shd w:val="clear" w:color="auto" w:fill="auto"/>
            <w:vAlign w:val="bottom"/>
          </w:tcPr>
          <w:p w14:paraId="369CC097" w14:textId="77777777" w:rsidR="00ED546E" w:rsidRPr="0017779D" w:rsidRDefault="00ED546E" w:rsidP="005D0D7A">
            <w:pPr>
              <w:widowControl w:val="0"/>
              <w:jc w:val="center"/>
            </w:pPr>
          </w:p>
        </w:tc>
        <w:tc>
          <w:tcPr>
            <w:tcW w:w="678" w:type="dxa"/>
            <w:tcBorders>
              <w:bottom w:val="single" w:sz="4" w:space="0" w:color="000000"/>
            </w:tcBorders>
            <w:shd w:val="clear" w:color="auto" w:fill="auto"/>
            <w:vAlign w:val="bottom"/>
          </w:tcPr>
          <w:p w14:paraId="36952CC2" w14:textId="77777777" w:rsidR="00ED546E" w:rsidRPr="0017779D" w:rsidRDefault="00ED546E" w:rsidP="005D0D7A">
            <w:pPr>
              <w:widowControl w:val="0"/>
              <w:jc w:val="center"/>
            </w:pPr>
          </w:p>
        </w:tc>
        <w:tc>
          <w:tcPr>
            <w:tcW w:w="403" w:type="dxa"/>
            <w:tcBorders>
              <w:bottom w:val="single" w:sz="4" w:space="0" w:color="000000"/>
            </w:tcBorders>
            <w:shd w:val="clear" w:color="auto" w:fill="auto"/>
            <w:vAlign w:val="bottom"/>
          </w:tcPr>
          <w:p w14:paraId="13E2E865" w14:textId="77777777" w:rsidR="00ED546E" w:rsidRPr="0017779D" w:rsidRDefault="00ED546E" w:rsidP="005D0D7A">
            <w:pPr>
              <w:widowControl w:val="0"/>
              <w:jc w:val="center"/>
            </w:pPr>
          </w:p>
        </w:tc>
        <w:tc>
          <w:tcPr>
            <w:tcW w:w="678" w:type="dxa"/>
            <w:tcBorders>
              <w:bottom w:val="single" w:sz="4" w:space="0" w:color="000000"/>
            </w:tcBorders>
            <w:shd w:val="clear" w:color="auto" w:fill="auto"/>
            <w:vAlign w:val="bottom"/>
          </w:tcPr>
          <w:p w14:paraId="02FA1CF9" w14:textId="77777777" w:rsidR="00ED546E" w:rsidRPr="0017779D" w:rsidRDefault="00ED546E" w:rsidP="005D0D7A">
            <w:pPr>
              <w:widowControl w:val="0"/>
              <w:jc w:val="center"/>
            </w:pPr>
          </w:p>
        </w:tc>
        <w:tc>
          <w:tcPr>
            <w:tcW w:w="265" w:type="dxa"/>
            <w:tcBorders>
              <w:bottom w:val="single" w:sz="4" w:space="0" w:color="000000"/>
            </w:tcBorders>
            <w:shd w:val="clear" w:color="auto" w:fill="auto"/>
            <w:vAlign w:val="bottom"/>
          </w:tcPr>
          <w:p w14:paraId="50362B5D" w14:textId="77777777" w:rsidR="00ED546E" w:rsidRPr="0017779D" w:rsidRDefault="00ED546E" w:rsidP="005D0D7A">
            <w:pPr>
              <w:widowControl w:val="0"/>
              <w:jc w:val="center"/>
            </w:pPr>
          </w:p>
        </w:tc>
        <w:tc>
          <w:tcPr>
            <w:tcW w:w="679" w:type="dxa"/>
            <w:tcBorders>
              <w:bottom w:val="single" w:sz="4" w:space="0" w:color="000000"/>
            </w:tcBorders>
            <w:shd w:val="clear" w:color="auto" w:fill="auto"/>
            <w:vAlign w:val="bottom"/>
          </w:tcPr>
          <w:p w14:paraId="492A5D63" w14:textId="77777777" w:rsidR="00ED546E" w:rsidRPr="0017779D" w:rsidRDefault="00ED546E" w:rsidP="005D0D7A">
            <w:pPr>
              <w:widowControl w:val="0"/>
              <w:jc w:val="center"/>
            </w:pPr>
          </w:p>
        </w:tc>
        <w:tc>
          <w:tcPr>
            <w:tcW w:w="402" w:type="dxa"/>
            <w:tcBorders>
              <w:bottom w:val="single" w:sz="4" w:space="0" w:color="000000"/>
            </w:tcBorders>
            <w:shd w:val="clear" w:color="auto" w:fill="auto"/>
            <w:vAlign w:val="bottom"/>
          </w:tcPr>
          <w:p w14:paraId="794D7E32" w14:textId="77777777" w:rsidR="00ED546E" w:rsidRPr="0017779D" w:rsidRDefault="00ED546E" w:rsidP="005D0D7A">
            <w:pPr>
              <w:widowControl w:val="0"/>
              <w:jc w:val="center"/>
            </w:pPr>
          </w:p>
        </w:tc>
        <w:tc>
          <w:tcPr>
            <w:tcW w:w="679" w:type="dxa"/>
            <w:tcBorders>
              <w:bottom w:val="single" w:sz="4" w:space="0" w:color="000000"/>
            </w:tcBorders>
            <w:shd w:val="clear" w:color="auto" w:fill="auto"/>
            <w:vAlign w:val="bottom"/>
          </w:tcPr>
          <w:p w14:paraId="2CEF3F33" w14:textId="77777777" w:rsidR="00ED546E" w:rsidRPr="0017779D" w:rsidRDefault="00ED546E" w:rsidP="005D0D7A">
            <w:pPr>
              <w:widowControl w:val="0"/>
              <w:jc w:val="center"/>
            </w:pPr>
          </w:p>
        </w:tc>
        <w:tc>
          <w:tcPr>
            <w:tcW w:w="235" w:type="dxa"/>
            <w:tcBorders>
              <w:bottom w:val="single" w:sz="4" w:space="0" w:color="000000"/>
            </w:tcBorders>
            <w:shd w:val="clear" w:color="auto" w:fill="auto"/>
            <w:vAlign w:val="bottom"/>
          </w:tcPr>
          <w:p w14:paraId="715844E4" w14:textId="77777777" w:rsidR="00ED546E" w:rsidRPr="0017779D" w:rsidRDefault="00ED546E" w:rsidP="005D0D7A">
            <w:pPr>
              <w:widowControl w:val="0"/>
              <w:jc w:val="center"/>
            </w:pPr>
          </w:p>
        </w:tc>
        <w:tc>
          <w:tcPr>
            <w:tcW w:w="711" w:type="dxa"/>
            <w:tcBorders>
              <w:bottom w:val="single" w:sz="4" w:space="0" w:color="000000"/>
            </w:tcBorders>
            <w:shd w:val="clear" w:color="auto" w:fill="auto"/>
            <w:vAlign w:val="bottom"/>
          </w:tcPr>
          <w:p w14:paraId="6257D5F6" w14:textId="77777777" w:rsidR="00ED546E" w:rsidRPr="0017779D" w:rsidRDefault="00ED546E" w:rsidP="005D0D7A">
            <w:pPr>
              <w:widowControl w:val="0"/>
              <w:jc w:val="center"/>
            </w:pPr>
          </w:p>
        </w:tc>
      </w:tr>
      <w:tr w:rsidR="00ED546E" w:rsidRPr="0017779D" w14:paraId="68392F91" w14:textId="77777777" w:rsidTr="005D0D7A">
        <w:trPr>
          <w:trHeight w:val="280"/>
        </w:trPr>
        <w:tc>
          <w:tcPr>
            <w:tcW w:w="1899" w:type="dxa"/>
            <w:shd w:val="clear" w:color="auto" w:fill="auto"/>
            <w:vAlign w:val="bottom"/>
          </w:tcPr>
          <w:p w14:paraId="5C314520" w14:textId="77777777" w:rsidR="00ED546E" w:rsidRPr="0017779D" w:rsidRDefault="00ED546E" w:rsidP="00422A15">
            <w:pPr>
              <w:widowControl w:val="0"/>
              <w:spacing w:before="100" w:beforeAutospacing="1"/>
              <w:jc w:val="center"/>
            </w:pPr>
          </w:p>
        </w:tc>
        <w:tc>
          <w:tcPr>
            <w:tcW w:w="781" w:type="dxa"/>
            <w:shd w:val="clear" w:color="auto" w:fill="auto"/>
            <w:vAlign w:val="bottom"/>
          </w:tcPr>
          <w:p w14:paraId="6935C200" w14:textId="77777777" w:rsidR="00ED546E" w:rsidRPr="0017779D" w:rsidRDefault="00ED546E" w:rsidP="005D0D7A">
            <w:pPr>
              <w:widowControl w:val="0"/>
              <w:jc w:val="center"/>
            </w:pPr>
            <w:r w:rsidRPr="0017779D">
              <w:t>Mean</w:t>
            </w:r>
          </w:p>
        </w:tc>
        <w:tc>
          <w:tcPr>
            <w:tcW w:w="1006" w:type="dxa"/>
            <w:shd w:val="clear" w:color="auto" w:fill="auto"/>
            <w:vAlign w:val="bottom"/>
          </w:tcPr>
          <w:p w14:paraId="4E6070FC" w14:textId="77777777" w:rsidR="00ED546E" w:rsidRPr="0017779D" w:rsidRDefault="00ED546E" w:rsidP="005D0D7A">
            <w:pPr>
              <w:widowControl w:val="0"/>
              <w:jc w:val="center"/>
              <w:rPr>
                <w:color w:val="000000" w:themeColor="text1"/>
              </w:rPr>
            </w:pPr>
            <w:r w:rsidRPr="0017779D">
              <w:rPr>
                <w:color w:val="000000" w:themeColor="text1"/>
              </w:rPr>
              <w:t>77</w:t>
            </w:r>
          </w:p>
        </w:tc>
        <w:tc>
          <w:tcPr>
            <w:tcW w:w="271" w:type="dxa"/>
            <w:shd w:val="clear" w:color="auto" w:fill="auto"/>
            <w:vAlign w:val="bottom"/>
          </w:tcPr>
          <w:p w14:paraId="64DB5E78"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4EC40326" w14:textId="77777777" w:rsidR="00ED546E" w:rsidRPr="0017779D" w:rsidRDefault="00ED546E" w:rsidP="005D0D7A">
            <w:pPr>
              <w:widowControl w:val="0"/>
              <w:jc w:val="center"/>
              <w:rPr>
                <w:color w:val="000000" w:themeColor="text1"/>
              </w:rPr>
            </w:pPr>
            <w:r w:rsidRPr="0017779D">
              <w:rPr>
                <w:color w:val="000000" w:themeColor="text1"/>
              </w:rPr>
              <w:t>53.4</w:t>
            </w:r>
          </w:p>
        </w:tc>
        <w:tc>
          <w:tcPr>
            <w:tcW w:w="405" w:type="dxa"/>
            <w:shd w:val="clear" w:color="auto" w:fill="auto"/>
            <w:vAlign w:val="bottom"/>
          </w:tcPr>
          <w:p w14:paraId="50B9B5AD"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7F7B84C3" w14:textId="77777777" w:rsidR="00ED546E" w:rsidRPr="0017779D" w:rsidRDefault="00ED546E" w:rsidP="005D0D7A">
            <w:pPr>
              <w:widowControl w:val="0"/>
              <w:jc w:val="center"/>
              <w:rPr>
                <w:color w:val="000000" w:themeColor="text1"/>
              </w:rPr>
            </w:pPr>
            <w:r w:rsidRPr="0017779D">
              <w:rPr>
                <w:color w:val="000000" w:themeColor="text1"/>
              </w:rPr>
              <w:t>35.6</w:t>
            </w:r>
          </w:p>
        </w:tc>
        <w:tc>
          <w:tcPr>
            <w:tcW w:w="268" w:type="dxa"/>
            <w:shd w:val="clear" w:color="auto" w:fill="auto"/>
            <w:vAlign w:val="bottom"/>
          </w:tcPr>
          <w:p w14:paraId="40A121A7"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0094E468" w14:textId="77777777" w:rsidR="00ED546E" w:rsidRPr="0017779D" w:rsidRDefault="00ED546E" w:rsidP="005D0D7A">
            <w:pPr>
              <w:widowControl w:val="0"/>
              <w:jc w:val="center"/>
              <w:rPr>
                <w:color w:val="000000" w:themeColor="text1"/>
              </w:rPr>
            </w:pPr>
            <w:r w:rsidRPr="0017779D">
              <w:rPr>
                <w:color w:val="000000" w:themeColor="text1"/>
              </w:rPr>
              <w:t>28</w:t>
            </w:r>
          </w:p>
        </w:tc>
        <w:tc>
          <w:tcPr>
            <w:tcW w:w="403" w:type="dxa"/>
            <w:shd w:val="clear" w:color="auto" w:fill="auto"/>
            <w:vAlign w:val="bottom"/>
          </w:tcPr>
          <w:p w14:paraId="6B0B0A00"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218B7FE3" w14:textId="77777777" w:rsidR="00ED546E" w:rsidRPr="0017779D" w:rsidRDefault="00ED546E" w:rsidP="005D0D7A">
            <w:pPr>
              <w:widowControl w:val="0"/>
              <w:jc w:val="center"/>
              <w:rPr>
                <w:color w:val="000000" w:themeColor="text1"/>
              </w:rPr>
            </w:pPr>
            <w:r w:rsidRPr="0017779D">
              <w:rPr>
                <w:color w:val="000000" w:themeColor="text1"/>
              </w:rPr>
              <w:t>28.2</w:t>
            </w:r>
          </w:p>
        </w:tc>
        <w:tc>
          <w:tcPr>
            <w:tcW w:w="265" w:type="dxa"/>
            <w:shd w:val="clear" w:color="auto" w:fill="auto"/>
            <w:vAlign w:val="bottom"/>
          </w:tcPr>
          <w:p w14:paraId="7FB5FD67"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03C765BD" w14:textId="77777777" w:rsidR="00ED546E" w:rsidRPr="0017779D" w:rsidRDefault="00ED546E" w:rsidP="005D0D7A">
            <w:pPr>
              <w:widowControl w:val="0"/>
              <w:jc w:val="center"/>
              <w:rPr>
                <w:color w:val="000000" w:themeColor="text1"/>
              </w:rPr>
            </w:pPr>
            <w:r w:rsidRPr="0017779D">
              <w:rPr>
                <w:color w:val="000000" w:themeColor="text1"/>
              </w:rPr>
              <w:t>23.6</w:t>
            </w:r>
          </w:p>
        </w:tc>
        <w:tc>
          <w:tcPr>
            <w:tcW w:w="402" w:type="dxa"/>
            <w:shd w:val="clear" w:color="auto" w:fill="auto"/>
            <w:vAlign w:val="bottom"/>
          </w:tcPr>
          <w:p w14:paraId="1396A6F4"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58FA753" w14:textId="77777777" w:rsidR="00ED546E" w:rsidRPr="0017779D" w:rsidRDefault="00ED546E" w:rsidP="005D0D7A">
            <w:pPr>
              <w:widowControl w:val="0"/>
              <w:jc w:val="center"/>
              <w:rPr>
                <w:color w:val="000000" w:themeColor="text1"/>
              </w:rPr>
            </w:pPr>
            <w:r w:rsidRPr="0017779D">
              <w:rPr>
                <w:color w:val="000000" w:themeColor="text1"/>
              </w:rPr>
              <w:t>46.9</w:t>
            </w:r>
          </w:p>
        </w:tc>
        <w:tc>
          <w:tcPr>
            <w:tcW w:w="235" w:type="dxa"/>
            <w:shd w:val="clear" w:color="auto" w:fill="auto"/>
            <w:vAlign w:val="bottom"/>
          </w:tcPr>
          <w:p w14:paraId="4312D5F9" w14:textId="77777777" w:rsidR="00ED546E" w:rsidRPr="0017779D" w:rsidRDefault="00ED546E" w:rsidP="005D0D7A">
            <w:pPr>
              <w:widowControl w:val="0"/>
              <w:jc w:val="center"/>
              <w:rPr>
                <w:color w:val="000000" w:themeColor="text1"/>
              </w:rPr>
            </w:pPr>
          </w:p>
        </w:tc>
        <w:tc>
          <w:tcPr>
            <w:tcW w:w="711" w:type="dxa"/>
            <w:shd w:val="clear" w:color="auto" w:fill="auto"/>
            <w:vAlign w:val="bottom"/>
          </w:tcPr>
          <w:p w14:paraId="44A77B7C" w14:textId="77777777" w:rsidR="00ED546E" w:rsidRPr="0017779D" w:rsidRDefault="00ED546E" w:rsidP="005D0D7A">
            <w:pPr>
              <w:widowControl w:val="0"/>
              <w:jc w:val="center"/>
              <w:rPr>
                <w:color w:val="000000" w:themeColor="text1"/>
              </w:rPr>
            </w:pPr>
            <w:r w:rsidRPr="0017779D">
              <w:rPr>
                <w:color w:val="000000" w:themeColor="text1"/>
              </w:rPr>
              <w:t>35</w:t>
            </w:r>
          </w:p>
        </w:tc>
      </w:tr>
      <w:tr w:rsidR="00ED546E" w:rsidRPr="0017779D" w14:paraId="3164A789" w14:textId="77777777" w:rsidTr="005D0D7A">
        <w:trPr>
          <w:trHeight w:val="126"/>
        </w:trPr>
        <w:tc>
          <w:tcPr>
            <w:tcW w:w="1899" w:type="dxa"/>
            <w:shd w:val="clear" w:color="auto" w:fill="auto"/>
            <w:vAlign w:val="center"/>
          </w:tcPr>
          <w:p w14:paraId="74E2C09D" w14:textId="77777777" w:rsidR="00ED546E" w:rsidRPr="0017779D" w:rsidRDefault="00ED546E" w:rsidP="00422A15">
            <w:pPr>
              <w:widowControl w:val="0"/>
              <w:spacing w:before="100" w:beforeAutospacing="1"/>
              <w:jc w:val="center"/>
              <w:rPr>
                <w:b/>
                <w:bCs/>
              </w:rPr>
            </w:pPr>
            <w:r w:rsidRPr="0017779D">
              <w:rPr>
                <w:b/>
                <w:bCs/>
              </w:rPr>
              <w:t>Live Douglas-fir</w:t>
            </w:r>
          </w:p>
        </w:tc>
        <w:tc>
          <w:tcPr>
            <w:tcW w:w="781" w:type="dxa"/>
            <w:shd w:val="clear" w:color="auto" w:fill="auto"/>
            <w:vAlign w:val="bottom"/>
          </w:tcPr>
          <w:p w14:paraId="3A04394D" w14:textId="77777777" w:rsidR="00ED546E" w:rsidRPr="0017779D" w:rsidRDefault="00ED546E" w:rsidP="005D0D7A">
            <w:pPr>
              <w:widowControl w:val="0"/>
              <w:jc w:val="center"/>
            </w:pPr>
            <w:r w:rsidRPr="0017779D">
              <w:t>CI</w:t>
            </w:r>
          </w:p>
        </w:tc>
        <w:tc>
          <w:tcPr>
            <w:tcW w:w="1006" w:type="dxa"/>
            <w:shd w:val="clear" w:color="auto" w:fill="auto"/>
            <w:vAlign w:val="bottom"/>
          </w:tcPr>
          <w:p w14:paraId="4F1718F6" w14:textId="77777777" w:rsidR="00ED546E" w:rsidRPr="0017779D" w:rsidRDefault="00ED546E" w:rsidP="005D0D7A">
            <w:pPr>
              <w:widowControl w:val="0"/>
              <w:jc w:val="center"/>
              <w:rPr>
                <w:color w:val="000000" w:themeColor="text1"/>
              </w:rPr>
            </w:pPr>
            <w:r w:rsidRPr="0017779D">
              <w:rPr>
                <w:color w:val="000000" w:themeColor="text1"/>
              </w:rPr>
              <w:t>31.3</w:t>
            </w:r>
          </w:p>
        </w:tc>
        <w:tc>
          <w:tcPr>
            <w:tcW w:w="271" w:type="dxa"/>
            <w:shd w:val="clear" w:color="auto" w:fill="auto"/>
            <w:vAlign w:val="bottom"/>
          </w:tcPr>
          <w:p w14:paraId="442574FA"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6C056BF7" w14:textId="77777777" w:rsidR="00ED546E" w:rsidRPr="0017779D" w:rsidRDefault="00ED546E" w:rsidP="005D0D7A">
            <w:pPr>
              <w:widowControl w:val="0"/>
              <w:jc w:val="center"/>
              <w:rPr>
                <w:color w:val="000000" w:themeColor="text1"/>
              </w:rPr>
            </w:pPr>
            <w:r w:rsidRPr="0017779D">
              <w:rPr>
                <w:color w:val="000000" w:themeColor="text1"/>
              </w:rPr>
              <w:t>23.2</w:t>
            </w:r>
          </w:p>
        </w:tc>
        <w:tc>
          <w:tcPr>
            <w:tcW w:w="405" w:type="dxa"/>
            <w:shd w:val="clear" w:color="auto" w:fill="auto"/>
            <w:vAlign w:val="bottom"/>
          </w:tcPr>
          <w:p w14:paraId="270BD812"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0C6CEF67" w14:textId="77777777" w:rsidR="00ED546E" w:rsidRPr="0017779D" w:rsidRDefault="00ED546E" w:rsidP="005D0D7A">
            <w:pPr>
              <w:widowControl w:val="0"/>
              <w:jc w:val="center"/>
              <w:rPr>
                <w:color w:val="000000" w:themeColor="text1"/>
              </w:rPr>
            </w:pPr>
            <w:r w:rsidRPr="0017779D">
              <w:rPr>
                <w:color w:val="000000" w:themeColor="text1"/>
              </w:rPr>
              <w:t>6.9</w:t>
            </w:r>
          </w:p>
        </w:tc>
        <w:tc>
          <w:tcPr>
            <w:tcW w:w="268" w:type="dxa"/>
            <w:shd w:val="clear" w:color="auto" w:fill="auto"/>
            <w:vAlign w:val="bottom"/>
          </w:tcPr>
          <w:p w14:paraId="4A28F31F"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2003C8A7" w14:textId="77777777" w:rsidR="00ED546E" w:rsidRPr="0017779D" w:rsidRDefault="00ED546E" w:rsidP="005D0D7A">
            <w:pPr>
              <w:widowControl w:val="0"/>
              <w:rPr>
                <w:color w:val="000000" w:themeColor="text1"/>
              </w:rPr>
            </w:pPr>
            <w:r w:rsidRPr="0017779D">
              <w:rPr>
                <w:color w:val="000000" w:themeColor="text1"/>
              </w:rPr>
              <w:t xml:space="preserve">  8.2</w:t>
            </w:r>
          </w:p>
        </w:tc>
        <w:tc>
          <w:tcPr>
            <w:tcW w:w="403" w:type="dxa"/>
            <w:shd w:val="clear" w:color="auto" w:fill="auto"/>
            <w:vAlign w:val="bottom"/>
          </w:tcPr>
          <w:p w14:paraId="4C3560B8"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36CC5992" w14:textId="77777777" w:rsidR="00ED546E" w:rsidRPr="0017779D" w:rsidRDefault="00ED546E" w:rsidP="005D0D7A">
            <w:pPr>
              <w:widowControl w:val="0"/>
              <w:jc w:val="center"/>
              <w:rPr>
                <w:color w:val="000000" w:themeColor="text1"/>
              </w:rPr>
            </w:pPr>
            <w:r w:rsidRPr="0017779D">
              <w:rPr>
                <w:color w:val="000000" w:themeColor="text1"/>
              </w:rPr>
              <w:t>9.9</w:t>
            </w:r>
          </w:p>
        </w:tc>
        <w:tc>
          <w:tcPr>
            <w:tcW w:w="265" w:type="dxa"/>
            <w:shd w:val="clear" w:color="auto" w:fill="auto"/>
            <w:vAlign w:val="bottom"/>
          </w:tcPr>
          <w:p w14:paraId="58951100"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69BA1A78" w14:textId="77777777" w:rsidR="00ED546E" w:rsidRPr="0017779D" w:rsidRDefault="00ED546E" w:rsidP="005D0D7A">
            <w:pPr>
              <w:widowControl w:val="0"/>
              <w:jc w:val="center"/>
              <w:rPr>
                <w:color w:val="000000" w:themeColor="text1"/>
              </w:rPr>
            </w:pPr>
            <w:r w:rsidRPr="0017779D">
              <w:rPr>
                <w:color w:val="000000" w:themeColor="text1"/>
              </w:rPr>
              <w:t>8.4</w:t>
            </w:r>
          </w:p>
        </w:tc>
        <w:tc>
          <w:tcPr>
            <w:tcW w:w="402" w:type="dxa"/>
            <w:shd w:val="clear" w:color="auto" w:fill="auto"/>
            <w:vAlign w:val="bottom"/>
          </w:tcPr>
          <w:p w14:paraId="239655E5"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596A0609" w14:textId="77777777" w:rsidR="00ED546E" w:rsidRPr="0017779D" w:rsidRDefault="00ED546E" w:rsidP="005D0D7A">
            <w:pPr>
              <w:widowControl w:val="0"/>
              <w:jc w:val="center"/>
              <w:rPr>
                <w:color w:val="000000" w:themeColor="text1"/>
                <w:highlight w:val="yellow"/>
              </w:rPr>
            </w:pPr>
            <w:r w:rsidRPr="0017779D">
              <w:rPr>
                <w:color w:val="000000" w:themeColor="text1"/>
              </w:rPr>
              <w:t>15.2</w:t>
            </w:r>
          </w:p>
        </w:tc>
        <w:tc>
          <w:tcPr>
            <w:tcW w:w="235" w:type="dxa"/>
            <w:shd w:val="clear" w:color="auto" w:fill="auto"/>
            <w:vAlign w:val="bottom"/>
          </w:tcPr>
          <w:p w14:paraId="53766AEC"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00F0CFE8" w14:textId="77777777" w:rsidR="00ED546E" w:rsidRPr="0017779D" w:rsidRDefault="00ED546E" w:rsidP="005D0D7A">
            <w:pPr>
              <w:widowControl w:val="0"/>
              <w:jc w:val="center"/>
              <w:rPr>
                <w:color w:val="000000" w:themeColor="text1"/>
                <w:highlight w:val="yellow"/>
              </w:rPr>
            </w:pPr>
            <w:r w:rsidRPr="0017779D">
              <w:rPr>
                <w:color w:val="000000" w:themeColor="text1"/>
              </w:rPr>
              <w:t>10.5</w:t>
            </w:r>
          </w:p>
        </w:tc>
      </w:tr>
      <w:tr w:rsidR="00ED546E" w:rsidRPr="0017779D" w14:paraId="52481A4F" w14:textId="77777777" w:rsidTr="005D0D7A">
        <w:trPr>
          <w:trHeight w:val="280"/>
        </w:trPr>
        <w:tc>
          <w:tcPr>
            <w:tcW w:w="1899" w:type="dxa"/>
            <w:tcBorders>
              <w:bottom w:val="single" w:sz="8" w:space="0" w:color="000000"/>
            </w:tcBorders>
            <w:shd w:val="clear" w:color="auto" w:fill="auto"/>
            <w:vAlign w:val="center"/>
          </w:tcPr>
          <w:p w14:paraId="7D7C0BB5" w14:textId="77777777" w:rsidR="00ED546E" w:rsidRPr="0017779D" w:rsidRDefault="00ED546E" w:rsidP="005D0D7A">
            <w:pPr>
              <w:widowControl w:val="0"/>
              <w:jc w:val="center"/>
            </w:pPr>
          </w:p>
        </w:tc>
        <w:tc>
          <w:tcPr>
            <w:tcW w:w="781" w:type="dxa"/>
            <w:tcBorders>
              <w:bottom w:val="single" w:sz="8" w:space="0" w:color="000000"/>
            </w:tcBorders>
            <w:shd w:val="clear" w:color="auto" w:fill="auto"/>
            <w:vAlign w:val="bottom"/>
          </w:tcPr>
          <w:p w14:paraId="1ADA1B66" w14:textId="77777777" w:rsidR="00ED546E" w:rsidRPr="0017779D" w:rsidRDefault="00ED546E" w:rsidP="005D0D7A">
            <w:pPr>
              <w:widowControl w:val="0"/>
              <w:jc w:val="center"/>
              <w:rPr>
                <w:b/>
                <w:bCs/>
              </w:rPr>
            </w:pPr>
            <w:r w:rsidRPr="0017779D">
              <w:rPr>
                <w:b/>
                <w:bCs/>
              </w:rPr>
              <w:t>Total</w:t>
            </w:r>
          </w:p>
        </w:tc>
        <w:tc>
          <w:tcPr>
            <w:tcW w:w="1006" w:type="dxa"/>
            <w:tcBorders>
              <w:bottom w:val="single" w:sz="8" w:space="0" w:color="000000"/>
            </w:tcBorders>
            <w:shd w:val="clear" w:color="auto" w:fill="auto"/>
            <w:vAlign w:val="bottom"/>
          </w:tcPr>
          <w:p w14:paraId="3C59E4DB" w14:textId="77777777" w:rsidR="00ED546E" w:rsidRPr="0017779D" w:rsidRDefault="00ED546E" w:rsidP="005D0D7A">
            <w:pPr>
              <w:widowControl w:val="0"/>
              <w:jc w:val="center"/>
              <w:rPr>
                <w:color w:val="000000" w:themeColor="text1"/>
              </w:rPr>
            </w:pPr>
            <w:r w:rsidRPr="0017779D">
              <w:rPr>
                <w:color w:val="000000" w:themeColor="text1"/>
              </w:rPr>
              <w:t>385</w:t>
            </w:r>
          </w:p>
        </w:tc>
        <w:tc>
          <w:tcPr>
            <w:tcW w:w="271" w:type="dxa"/>
            <w:tcBorders>
              <w:bottom w:val="single" w:sz="8" w:space="0" w:color="000000"/>
            </w:tcBorders>
            <w:shd w:val="clear" w:color="auto" w:fill="auto"/>
            <w:vAlign w:val="bottom"/>
          </w:tcPr>
          <w:p w14:paraId="5FAD865D" w14:textId="77777777" w:rsidR="00ED546E" w:rsidRPr="0017779D" w:rsidRDefault="00ED546E" w:rsidP="005D0D7A">
            <w:pPr>
              <w:widowControl w:val="0"/>
              <w:jc w:val="center"/>
              <w:rPr>
                <w:color w:val="000000" w:themeColor="text1"/>
              </w:rPr>
            </w:pPr>
          </w:p>
        </w:tc>
        <w:tc>
          <w:tcPr>
            <w:tcW w:w="676" w:type="dxa"/>
            <w:tcBorders>
              <w:bottom w:val="single" w:sz="8" w:space="0" w:color="000000"/>
            </w:tcBorders>
            <w:shd w:val="clear" w:color="auto" w:fill="auto"/>
            <w:vAlign w:val="bottom"/>
          </w:tcPr>
          <w:p w14:paraId="1F0891B4" w14:textId="77777777" w:rsidR="00ED546E" w:rsidRPr="0017779D" w:rsidRDefault="00ED546E" w:rsidP="005D0D7A">
            <w:pPr>
              <w:widowControl w:val="0"/>
              <w:jc w:val="center"/>
              <w:rPr>
                <w:color w:val="000000" w:themeColor="text1"/>
              </w:rPr>
            </w:pPr>
            <w:r w:rsidRPr="0017779D">
              <w:rPr>
                <w:color w:val="000000" w:themeColor="text1"/>
              </w:rPr>
              <w:t>267</w:t>
            </w:r>
          </w:p>
        </w:tc>
        <w:tc>
          <w:tcPr>
            <w:tcW w:w="405" w:type="dxa"/>
            <w:tcBorders>
              <w:bottom w:val="single" w:sz="8" w:space="0" w:color="000000"/>
            </w:tcBorders>
            <w:shd w:val="clear" w:color="auto" w:fill="auto"/>
            <w:vAlign w:val="bottom"/>
          </w:tcPr>
          <w:p w14:paraId="26CA59CB" w14:textId="77777777" w:rsidR="00ED546E" w:rsidRPr="0017779D" w:rsidRDefault="00ED546E" w:rsidP="005D0D7A">
            <w:pPr>
              <w:widowControl w:val="0"/>
              <w:jc w:val="center"/>
              <w:rPr>
                <w:color w:val="000000" w:themeColor="text1"/>
              </w:rPr>
            </w:pPr>
          </w:p>
        </w:tc>
        <w:tc>
          <w:tcPr>
            <w:tcW w:w="677" w:type="dxa"/>
            <w:tcBorders>
              <w:bottom w:val="single" w:sz="8" w:space="0" w:color="000000"/>
            </w:tcBorders>
            <w:shd w:val="clear" w:color="auto" w:fill="auto"/>
            <w:vAlign w:val="bottom"/>
          </w:tcPr>
          <w:p w14:paraId="3BE38B73" w14:textId="77777777" w:rsidR="00ED546E" w:rsidRPr="0017779D" w:rsidRDefault="00ED546E" w:rsidP="005D0D7A">
            <w:pPr>
              <w:widowControl w:val="0"/>
              <w:jc w:val="center"/>
              <w:rPr>
                <w:color w:val="000000" w:themeColor="text1"/>
              </w:rPr>
            </w:pPr>
            <w:r w:rsidRPr="0017779D">
              <w:rPr>
                <w:color w:val="000000" w:themeColor="text1"/>
              </w:rPr>
              <w:t>178</w:t>
            </w:r>
          </w:p>
        </w:tc>
        <w:tc>
          <w:tcPr>
            <w:tcW w:w="268" w:type="dxa"/>
            <w:tcBorders>
              <w:bottom w:val="single" w:sz="8" w:space="0" w:color="000000"/>
            </w:tcBorders>
            <w:shd w:val="clear" w:color="auto" w:fill="auto"/>
            <w:vAlign w:val="bottom"/>
          </w:tcPr>
          <w:p w14:paraId="2369984A"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25041CBC" w14:textId="77777777" w:rsidR="00ED546E" w:rsidRPr="0017779D" w:rsidRDefault="00ED546E" w:rsidP="005D0D7A">
            <w:pPr>
              <w:widowControl w:val="0"/>
              <w:jc w:val="center"/>
              <w:rPr>
                <w:color w:val="000000" w:themeColor="text1"/>
              </w:rPr>
            </w:pPr>
            <w:r w:rsidRPr="0017779D">
              <w:rPr>
                <w:color w:val="000000" w:themeColor="text1"/>
              </w:rPr>
              <w:t>140</w:t>
            </w:r>
          </w:p>
        </w:tc>
        <w:tc>
          <w:tcPr>
            <w:tcW w:w="403" w:type="dxa"/>
            <w:tcBorders>
              <w:bottom w:val="single" w:sz="8" w:space="0" w:color="000000"/>
            </w:tcBorders>
            <w:shd w:val="clear" w:color="auto" w:fill="auto"/>
            <w:vAlign w:val="bottom"/>
          </w:tcPr>
          <w:p w14:paraId="29CF2793"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0B2DECA0" w14:textId="77777777" w:rsidR="00ED546E" w:rsidRPr="0017779D" w:rsidRDefault="00ED546E" w:rsidP="005D0D7A">
            <w:pPr>
              <w:widowControl w:val="0"/>
              <w:jc w:val="center"/>
              <w:rPr>
                <w:color w:val="000000" w:themeColor="text1"/>
              </w:rPr>
            </w:pPr>
            <w:r w:rsidRPr="0017779D">
              <w:rPr>
                <w:color w:val="000000" w:themeColor="text1"/>
              </w:rPr>
              <w:t>141</w:t>
            </w:r>
          </w:p>
        </w:tc>
        <w:tc>
          <w:tcPr>
            <w:tcW w:w="265" w:type="dxa"/>
            <w:tcBorders>
              <w:bottom w:val="single" w:sz="8" w:space="0" w:color="000000"/>
            </w:tcBorders>
            <w:shd w:val="clear" w:color="auto" w:fill="auto"/>
            <w:vAlign w:val="bottom"/>
          </w:tcPr>
          <w:p w14:paraId="7BDB6EC4"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2C3561B2" w14:textId="77777777" w:rsidR="00ED546E" w:rsidRPr="0017779D" w:rsidRDefault="00ED546E" w:rsidP="005D0D7A">
            <w:pPr>
              <w:widowControl w:val="0"/>
              <w:jc w:val="center"/>
              <w:rPr>
                <w:color w:val="000000" w:themeColor="text1"/>
              </w:rPr>
            </w:pPr>
            <w:r w:rsidRPr="0017779D">
              <w:rPr>
                <w:color w:val="000000" w:themeColor="text1"/>
              </w:rPr>
              <w:t>118</w:t>
            </w:r>
          </w:p>
        </w:tc>
        <w:tc>
          <w:tcPr>
            <w:tcW w:w="402" w:type="dxa"/>
            <w:tcBorders>
              <w:bottom w:val="single" w:sz="8" w:space="0" w:color="000000"/>
            </w:tcBorders>
            <w:shd w:val="clear" w:color="auto" w:fill="auto"/>
            <w:vAlign w:val="bottom"/>
          </w:tcPr>
          <w:p w14:paraId="16F1B352"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51791978" w14:textId="77777777" w:rsidR="00ED546E" w:rsidRPr="0017779D" w:rsidRDefault="00ED546E" w:rsidP="005D0D7A">
            <w:pPr>
              <w:widowControl w:val="0"/>
              <w:jc w:val="center"/>
              <w:rPr>
                <w:color w:val="000000" w:themeColor="text1"/>
              </w:rPr>
            </w:pPr>
            <w:r w:rsidRPr="0017779D">
              <w:rPr>
                <w:color w:val="000000" w:themeColor="text1"/>
              </w:rPr>
              <w:t>704</w:t>
            </w:r>
          </w:p>
        </w:tc>
        <w:tc>
          <w:tcPr>
            <w:tcW w:w="235" w:type="dxa"/>
            <w:tcBorders>
              <w:bottom w:val="single" w:sz="8" w:space="0" w:color="000000"/>
            </w:tcBorders>
            <w:shd w:val="clear" w:color="auto" w:fill="auto"/>
            <w:vAlign w:val="bottom"/>
          </w:tcPr>
          <w:p w14:paraId="2DD2F1C7" w14:textId="77777777" w:rsidR="00ED546E" w:rsidRPr="0017779D" w:rsidRDefault="00ED546E" w:rsidP="005D0D7A">
            <w:pPr>
              <w:widowControl w:val="0"/>
              <w:jc w:val="center"/>
              <w:rPr>
                <w:color w:val="000000" w:themeColor="text1"/>
              </w:rPr>
            </w:pPr>
          </w:p>
        </w:tc>
        <w:tc>
          <w:tcPr>
            <w:tcW w:w="711" w:type="dxa"/>
            <w:tcBorders>
              <w:bottom w:val="single" w:sz="8" w:space="0" w:color="000000"/>
            </w:tcBorders>
            <w:shd w:val="clear" w:color="auto" w:fill="auto"/>
            <w:vAlign w:val="bottom"/>
          </w:tcPr>
          <w:p w14:paraId="10922953" w14:textId="77777777" w:rsidR="00ED546E" w:rsidRPr="0017779D" w:rsidRDefault="00ED546E" w:rsidP="005D0D7A">
            <w:pPr>
              <w:widowControl w:val="0"/>
              <w:jc w:val="center"/>
              <w:rPr>
                <w:color w:val="000000" w:themeColor="text1"/>
              </w:rPr>
            </w:pPr>
            <w:r w:rsidRPr="0017779D">
              <w:rPr>
                <w:color w:val="000000" w:themeColor="text1"/>
              </w:rPr>
              <w:t>525</w:t>
            </w:r>
          </w:p>
        </w:tc>
      </w:tr>
      <w:tr w:rsidR="00ED546E" w:rsidRPr="0017779D" w14:paraId="0E1F88C3" w14:textId="77777777" w:rsidTr="005D0D7A">
        <w:trPr>
          <w:trHeight w:val="280"/>
        </w:trPr>
        <w:tc>
          <w:tcPr>
            <w:tcW w:w="1899" w:type="dxa"/>
            <w:vMerge w:val="restart"/>
            <w:tcBorders>
              <w:bottom w:val="single" w:sz="8" w:space="0" w:color="000000"/>
            </w:tcBorders>
            <w:shd w:val="clear" w:color="auto" w:fill="auto"/>
            <w:vAlign w:val="center"/>
          </w:tcPr>
          <w:p w14:paraId="33263BA4" w14:textId="77777777" w:rsidR="00ED546E" w:rsidRPr="0017779D" w:rsidRDefault="00ED546E" w:rsidP="00422A15">
            <w:pPr>
              <w:widowControl w:val="0"/>
              <w:spacing w:before="100" w:beforeAutospacing="1"/>
              <w:jc w:val="center"/>
            </w:pPr>
            <w:r w:rsidRPr="0017779D">
              <w:rPr>
                <w:b/>
                <w:bCs/>
              </w:rPr>
              <w:t>Live Western hemlock</w:t>
            </w:r>
          </w:p>
        </w:tc>
        <w:tc>
          <w:tcPr>
            <w:tcW w:w="781" w:type="dxa"/>
            <w:shd w:val="clear" w:color="auto" w:fill="auto"/>
            <w:vAlign w:val="center"/>
          </w:tcPr>
          <w:p w14:paraId="5CCACE7B" w14:textId="77777777" w:rsidR="00ED546E" w:rsidRPr="0017779D" w:rsidRDefault="00ED546E" w:rsidP="005D0D7A">
            <w:pPr>
              <w:widowControl w:val="0"/>
              <w:jc w:val="center"/>
            </w:pPr>
            <w:r w:rsidRPr="0017779D">
              <w:t>Mean</w:t>
            </w:r>
          </w:p>
        </w:tc>
        <w:tc>
          <w:tcPr>
            <w:tcW w:w="1006" w:type="dxa"/>
            <w:shd w:val="clear" w:color="auto" w:fill="auto"/>
            <w:vAlign w:val="bottom"/>
          </w:tcPr>
          <w:p w14:paraId="6B601E98" w14:textId="77777777" w:rsidR="00ED546E" w:rsidRPr="0017779D" w:rsidRDefault="00ED546E" w:rsidP="005D0D7A">
            <w:pPr>
              <w:widowControl w:val="0"/>
              <w:jc w:val="center"/>
              <w:rPr>
                <w:color w:val="000000" w:themeColor="text1"/>
              </w:rPr>
            </w:pPr>
            <w:r w:rsidRPr="0017779D">
              <w:rPr>
                <w:color w:val="000000" w:themeColor="text1"/>
              </w:rPr>
              <w:t>10.6</w:t>
            </w:r>
          </w:p>
        </w:tc>
        <w:tc>
          <w:tcPr>
            <w:tcW w:w="271" w:type="dxa"/>
            <w:shd w:val="clear" w:color="auto" w:fill="auto"/>
            <w:vAlign w:val="bottom"/>
          </w:tcPr>
          <w:p w14:paraId="6182AC38"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6D15DC0C" w14:textId="77777777" w:rsidR="00ED546E" w:rsidRPr="0017779D" w:rsidRDefault="00ED546E" w:rsidP="005D0D7A">
            <w:pPr>
              <w:widowControl w:val="0"/>
              <w:jc w:val="center"/>
              <w:rPr>
                <w:color w:val="000000" w:themeColor="text1"/>
              </w:rPr>
            </w:pPr>
            <w:r w:rsidRPr="0017779D">
              <w:rPr>
                <w:color w:val="000000" w:themeColor="text1"/>
              </w:rPr>
              <w:t>10.2</w:t>
            </w:r>
          </w:p>
        </w:tc>
        <w:tc>
          <w:tcPr>
            <w:tcW w:w="405" w:type="dxa"/>
            <w:shd w:val="clear" w:color="auto" w:fill="auto"/>
            <w:vAlign w:val="bottom"/>
          </w:tcPr>
          <w:p w14:paraId="7AA7B44A"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0EBC6582" w14:textId="77777777" w:rsidR="00ED546E" w:rsidRPr="0017779D" w:rsidRDefault="00ED546E" w:rsidP="005D0D7A">
            <w:pPr>
              <w:widowControl w:val="0"/>
              <w:jc w:val="center"/>
              <w:rPr>
                <w:color w:val="000000" w:themeColor="text1"/>
              </w:rPr>
            </w:pPr>
            <w:r w:rsidRPr="0017779D">
              <w:rPr>
                <w:color w:val="000000" w:themeColor="text1"/>
              </w:rPr>
              <w:t>2.8</w:t>
            </w:r>
          </w:p>
        </w:tc>
        <w:tc>
          <w:tcPr>
            <w:tcW w:w="268" w:type="dxa"/>
            <w:shd w:val="clear" w:color="auto" w:fill="auto"/>
            <w:vAlign w:val="bottom"/>
          </w:tcPr>
          <w:p w14:paraId="6C8EF1FB"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42E62E82" w14:textId="77777777" w:rsidR="00ED546E" w:rsidRPr="0017779D" w:rsidRDefault="00ED546E" w:rsidP="005D0D7A">
            <w:pPr>
              <w:widowControl w:val="0"/>
              <w:jc w:val="center"/>
              <w:rPr>
                <w:color w:val="000000" w:themeColor="text1"/>
              </w:rPr>
            </w:pPr>
            <w:r w:rsidRPr="0017779D">
              <w:rPr>
                <w:color w:val="000000" w:themeColor="text1"/>
              </w:rPr>
              <w:t>5.8</w:t>
            </w:r>
          </w:p>
        </w:tc>
        <w:tc>
          <w:tcPr>
            <w:tcW w:w="403" w:type="dxa"/>
            <w:shd w:val="clear" w:color="auto" w:fill="auto"/>
            <w:vAlign w:val="bottom"/>
          </w:tcPr>
          <w:p w14:paraId="139302AD"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09DA6B56" w14:textId="77777777" w:rsidR="00ED546E" w:rsidRPr="0017779D" w:rsidRDefault="00ED546E" w:rsidP="005D0D7A">
            <w:pPr>
              <w:widowControl w:val="0"/>
              <w:jc w:val="center"/>
              <w:rPr>
                <w:color w:val="000000" w:themeColor="text1"/>
              </w:rPr>
            </w:pPr>
            <w:r w:rsidRPr="0017779D">
              <w:rPr>
                <w:color w:val="000000" w:themeColor="text1"/>
              </w:rPr>
              <w:t>5.4</w:t>
            </w:r>
          </w:p>
        </w:tc>
        <w:tc>
          <w:tcPr>
            <w:tcW w:w="265" w:type="dxa"/>
            <w:shd w:val="clear" w:color="auto" w:fill="auto"/>
            <w:vAlign w:val="bottom"/>
          </w:tcPr>
          <w:p w14:paraId="1B547678"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251A43A" w14:textId="77777777" w:rsidR="00ED546E" w:rsidRPr="0017779D" w:rsidRDefault="00ED546E" w:rsidP="005D0D7A">
            <w:pPr>
              <w:widowControl w:val="0"/>
              <w:jc w:val="center"/>
              <w:rPr>
                <w:color w:val="000000" w:themeColor="text1"/>
              </w:rPr>
            </w:pPr>
            <w:r w:rsidRPr="0017779D">
              <w:rPr>
                <w:color w:val="000000" w:themeColor="text1"/>
              </w:rPr>
              <w:t>8.4</w:t>
            </w:r>
          </w:p>
        </w:tc>
        <w:tc>
          <w:tcPr>
            <w:tcW w:w="402" w:type="dxa"/>
            <w:shd w:val="clear" w:color="auto" w:fill="auto"/>
            <w:vAlign w:val="bottom"/>
          </w:tcPr>
          <w:p w14:paraId="6115F53F"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226E6A39" w14:textId="77777777" w:rsidR="00ED546E" w:rsidRPr="0017779D" w:rsidRDefault="00ED546E" w:rsidP="005D0D7A">
            <w:pPr>
              <w:widowControl w:val="0"/>
              <w:jc w:val="center"/>
              <w:rPr>
                <w:color w:val="000000" w:themeColor="text1"/>
                <w:highlight w:val="yellow"/>
              </w:rPr>
            </w:pPr>
            <w:r w:rsidRPr="0017779D">
              <w:rPr>
                <w:color w:val="000000" w:themeColor="text1"/>
              </w:rPr>
              <w:t>5.87</w:t>
            </w:r>
          </w:p>
        </w:tc>
        <w:tc>
          <w:tcPr>
            <w:tcW w:w="235" w:type="dxa"/>
            <w:shd w:val="clear" w:color="auto" w:fill="auto"/>
            <w:vAlign w:val="bottom"/>
          </w:tcPr>
          <w:p w14:paraId="00EDDB9C"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400EAD6A" w14:textId="77777777" w:rsidR="00ED546E" w:rsidRPr="0017779D" w:rsidRDefault="00ED546E" w:rsidP="005D0D7A">
            <w:pPr>
              <w:widowControl w:val="0"/>
              <w:jc w:val="center"/>
              <w:rPr>
                <w:color w:val="000000" w:themeColor="text1"/>
                <w:highlight w:val="yellow"/>
              </w:rPr>
            </w:pPr>
            <w:r w:rsidRPr="0017779D">
              <w:rPr>
                <w:color w:val="000000" w:themeColor="text1"/>
              </w:rPr>
              <w:t>7.62</w:t>
            </w:r>
          </w:p>
        </w:tc>
      </w:tr>
      <w:tr w:rsidR="00ED546E" w:rsidRPr="0017779D" w14:paraId="7EE02B7F" w14:textId="77777777" w:rsidTr="005D0D7A">
        <w:trPr>
          <w:trHeight w:val="280"/>
        </w:trPr>
        <w:tc>
          <w:tcPr>
            <w:tcW w:w="1899" w:type="dxa"/>
            <w:vMerge/>
            <w:shd w:val="clear" w:color="auto" w:fill="auto"/>
            <w:vAlign w:val="center"/>
          </w:tcPr>
          <w:p w14:paraId="6ACE6A31" w14:textId="77777777" w:rsidR="00ED546E" w:rsidRPr="0017779D" w:rsidRDefault="00ED546E" w:rsidP="005D0D7A">
            <w:pPr>
              <w:widowControl w:val="0"/>
              <w:spacing w:beforeAutospacing="1"/>
              <w:jc w:val="center"/>
              <w:rPr>
                <w:b/>
                <w:bCs/>
              </w:rPr>
            </w:pPr>
          </w:p>
        </w:tc>
        <w:tc>
          <w:tcPr>
            <w:tcW w:w="781" w:type="dxa"/>
            <w:shd w:val="clear" w:color="auto" w:fill="auto"/>
            <w:vAlign w:val="bottom"/>
          </w:tcPr>
          <w:p w14:paraId="0BCCD357" w14:textId="77777777" w:rsidR="00ED546E" w:rsidRPr="0017779D" w:rsidRDefault="00ED546E" w:rsidP="005D0D7A">
            <w:pPr>
              <w:widowControl w:val="0"/>
              <w:jc w:val="center"/>
            </w:pPr>
            <w:r w:rsidRPr="0017779D">
              <w:t>CI</w:t>
            </w:r>
          </w:p>
        </w:tc>
        <w:tc>
          <w:tcPr>
            <w:tcW w:w="1006" w:type="dxa"/>
            <w:shd w:val="clear" w:color="auto" w:fill="auto"/>
            <w:vAlign w:val="bottom"/>
          </w:tcPr>
          <w:p w14:paraId="4BD455B2" w14:textId="77777777" w:rsidR="00ED546E" w:rsidRPr="0017779D" w:rsidRDefault="00ED546E" w:rsidP="005D0D7A">
            <w:pPr>
              <w:widowControl w:val="0"/>
              <w:jc w:val="center"/>
              <w:rPr>
                <w:color w:val="000000" w:themeColor="text1"/>
              </w:rPr>
            </w:pPr>
            <w:r w:rsidRPr="0017779D">
              <w:rPr>
                <w:color w:val="000000" w:themeColor="text1"/>
              </w:rPr>
              <w:t>11.8</w:t>
            </w:r>
          </w:p>
        </w:tc>
        <w:tc>
          <w:tcPr>
            <w:tcW w:w="271" w:type="dxa"/>
            <w:shd w:val="clear" w:color="auto" w:fill="auto"/>
            <w:vAlign w:val="bottom"/>
          </w:tcPr>
          <w:p w14:paraId="2BE86422"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0D56375C" w14:textId="77777777" w:rsidR="00ED546E" w:rsidRPr="0017779D" w:rsidRDefault="00ED546E" w:rsidP="005D0D7A">
            <w:pPr>
              <w:widowControl w:val="0"/>
              <w:rPr>
                <w:color w:val="000000" w:themeColor="text1"/>
              </w:rPr>
            </w:pPr>
            <w:r w:rsidRPr="0017779D">
              <w:rPr>
                <w:color w:val="000000" w:themeColor="text1"/>
              </w:rPr>
              <w:t>8.1</w:t>
            </w:r>
          </w:p>
        </w:tc>
        <w:tc>
          <w:tcPr>
            <w:tcW w:w="405" w:type="dxa"/>
            <w:shd w:val="clear" w:color="auto" w:fill="auto"/>
            <w:vAlign w:val="bottom"/>
          </w:tcPr>
          <w:p w14:paraId="3F967114"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097CF000" w14:textId="77777777" w:rsidR="00ED546E" w:rsidRPr="0017779D" w:rsidRDefault="00ED546E" w:rsidP="005D0D7A">
            <w:pPr>
              <w:widowControl w:val="0"/>
              <w:rPr>
                <w:color w:val="000000" w:themeColor="text1"/>
              </w:rPr>
            </w:pPr>
            <w:r w:rsidRPr="0017779D">
              <w:rPr>
                <w:color w:val="000000" w:themeColor="text1"/>
              </w:rPr>
              <w:t>4.0</w:t>
            </w:r>
          </w:p>
        </w:tc>
        <w:tc>
          <w:tcPr>
            <w:tcW w:w="268" w:type="dxa"/>
            <w:shd w:val="clear" w:color="auto" w:fill="auto"/>
            <w:vAlign w:val="bottom"/>
          </w:tcPr>
          <w:p w14:paraId="190FDA6A"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103AC0A5" w14:textId="77777777" w:rsidR="00ED546E" w:rsidRPr="0017779D" w:rsidRDefault="00ED546E" w:rsidP="005D0D7A">
            <w:pPr>
              <w:widowControl w:val="0"/>
              <w:jc w:val="center"/>
              <w:rPr>
                <w:color w:val="000000" w:themeColor="text1"/>
              </w:rPr>
            </w:pPr>
            <w:r w:rsidRPr="0017779D">
              <w:rPr>
                <w:color w:val="000000" w:themeColor="text1"/>
              </w:rPr>
              <w:t>6.2</w:t>
            </w:r>
          </w:p>
        </w:tc>
        <w:tc>
          <w:tcPr>
            <w:tcW w:w="403" w:type="dxa"/>
            <w:shd w:val="clear" w:color="auto" w:fill="auto"/>
            <w:vAlign w:val="bottom"/>
          </w:tcPr>
          <w:p w14:paraId="38FD2CE5"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63B01472" w14:textId="77777777" w:rsidR="00ED546E" w:rsidRPr="0017779D" w:rsidRDefault="00ED546E" w:rsidP="005D0D7A">
            <w:pPr>
              <w:widowControl w:val="0"/>
              <w:rPr>
                <w:color w:val="000000" w:themeColor="text1"/>
              </w:rPr>
            </w:pPr>
            <w:r w:rsidRPr="0017779D">
              <w:rPr>
                <w:color w:val="000000" w:themeColor="text1"/>
              </w:rPr>
              <w:t xml:space="preserve"> 6.6</w:t>
            </w:r>
          </w:p>
        </w:tc>
        <w:tc>
          <w:tcPr>
            <w:tcW w:w="265" w:type="dxa"/>
            <w:shd w:val="clear" w:color="auto" w:fill="auto"/>
            <w:vAlign w:val="bottom"/>
          </w:tcPr>
          <w:p w14:paraId="750D4FA6"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AB58546" w14:textId="77777777" w:rsidR="00ED546E" w:rsidRPr="0017779D" w:rsidRDefault="00ED546E" w:rsidP="005D0D7A">
            <w:pPr>
              <w:widowControl w:val="0"/>
              <w:jc w:val="center"/>
              <w:rPr>
                <w:color w:val="000000" w:themeColor="text1"/>
              </w:rPr>
            </w:pPr>
            <w:r w:rsidRPr="0017779D">
              <w:rPr>
                <w:color w:val="000000" w:themeColor="text1"/>
              </w:rPr>
              <w:t>7.7</w:t>
            </w:r>
          </w:p>
        </w:tc>
        <w:tc>
          <w:tcPr>
            <w:tcW w:w="402" w:type="dxa"/>
            <w:shd w:val="clear" w:color="auto" w:fill="auto"/>
            <w:vAlign w:val="bottom"/>
          </w:tcPr>
          <w:p w14:paraId="40C68C8C"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C0AA097" w14:textId="77777777" w:rsidR="00ED546E" w:rsidRPr="0017779D" w:rsidRDefault="00ED546E" w:rsidP="005D0D7A">
            <w:pPr>
              <w:widowControl w:val="0"/>
              <w:jc w:val="center"/>
              <w:rPr>
                <w:color w:val="000000" w:themeColor="text1"/>
                <w:highlight w:val="yellow"/>
              </w:rPr>
            </w:pPr>
            <w:r w:rsidRPr="0017779D">
              <w:rPr>
                <w:color w:val="000000" w:themeColor="text1"/>
              </w:rPr>
              <w:t>4.4</w:t>
            </w:r>
          </w:p>
        </w:tc>
        <w:tc>
          <w:tcPr>
            <w:tcW w:w="235" w:type="dxa"/>
            <w:shd w:val="clear" w:color="auto" w:fill="auto"/>
            <w:vAlign w:val="bottom"/>
          </w:tcPr>
          <w:p w14:paraId="5EBF9081"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761781EC" w14:textId="77777777" w:rsidR="00ED546E" w:rsidRPr="0017779D" w:rsidRDefault="00ED546E" w:rsidP="005D0D7A">
            <w:pPr>
              <w:widowControl w:val="0"/>
              <w:jc w:val="center"/>
              <w:rPr>
                <w:color w:val="000000" w:themeColor="text1"/>
                <w:highlight w:val="yellow"/>
              </w:rPr>
            </w:pPr>
            <w:r w:rsidRPr="0017779D">
              <w:rPr>
                <w:color w:val="000000" w:themeColor="text1"/>
              </w:rPr>
              <w:t>3.9</w:t>
            </w:r>
          </w:p>
        </w:tc>
      </w:tr>
      <w:tr w:rsidR="00ED546E" w:rsidRPr="0017779D" w14:paraId="55A30A36" w14:textId="77777777" w:rsidTr="005D0D7A">
        <w:trPr>
          <w:trHeight w:val="280"/>
        </w:trPr>
        <w:tc>
          <w:tcPr>
            <w:tcW w:w="1899" w:type="dxa"/>
            <w:vMerge/>
            <w:tcBorders>
              <w:bottom w:val="single" w:sz="8" w:space="0" w:color="000000"/>
            </w:tcBorders>
            <w:shd w:val="clear" w:color="auto" w:fill="auto"/>
            <w:vAlign w:val="center"/>
          </w:tcPr>
          <w:p w14:paraId="78F1B592" w14:textId="77777777" w:rsidR="00ED546E" w:rsidRPr="0017779D" w:rsidRDefault="00ED546E" w:rsidP="005D0D7A">
            <w:pPr>
              <w:widowControl w:val="0"/>
              <w:jc w:val="center"/>
            </w:pPr>
          </w:p>
        </w:tc>
        <w:tc>
          <w:tcPr>
            <w:tcW w:w="781" w:type="dxa"/>
            <w:tcBorders>
              <w:bottom w:val="single" w:sz="8" w:space="0" w:color="000000"/>
            </w:tcBorders>
            <w:shd w:val="clear" w:color="auto" w:fill="auto"/>
            <w:vAlign w:val="bottom"/>
          </w:tcPr>
          <w:p w14:paraId="6BCFADC7" w14:textId="77777777" w:rsidR="00ED546E" w:rsidRPr="0017779D" w:rsidRDefault="00ED546E" w:rsidP="005D0D7A">
            <w:pPr>
              <w:widowControl w:val="0"/>
              <w:jc w:val="center"/>
              <w:rPr>
                <w:b/>
                <w:bCs/>
              </w:rPr>
            </w:pPr>
            <w:r w:rsidRPr="0017779D">
              <w:rPr>
                <w:b/>
                <w:bCs/>
              </w:rPr>
              <w:t>Total</w:t>
            </w:r>
          </w:p>
        </w:tc>
        <w:tc>
          <w:tcPr>
            <w:tcW w:w="1006" w:type="dxa"/>
            <w:tcBorders>
              <w:bottom w:val="single" w:sz="8" w:space="0" w:color="000000"/>
            </w:tcBorders>
            <w:shd w:val="clear" w:color="auto" w:fill="auto"/>
            <w:vAlign w:val="bottom"/>
          </w:tcPr>
          <w:p w14:paraId="194AA25B" w14:textId="77777777" w:rsidR="00ED546E" w:rsidRPr="0017779D" w:rsidRDefault="00ED546E" w:rsidP="005D0D7A">
            <w:pPr>
              <w:widowControl w:val="0"/>
              <w:jc w:val="center"/>
              <w:rPr>
                <w:color w:val="000000" w:themeColor="text1"/>
              </w:rPr>
            </w:pPr>
            <w:r w:rsidRPr="0017779D">
              <w:rPr>
                <w:color w:val="000000" w:themeColor="text1"/>
              </w:rPr>
              <w:t>53</w:t>
            </w:r>
          </w:p>
        </w:tc>
        <w:tc>
          <w:tcPr>
            <w:tcW w:w="271" w:type="dxa"/>
            <w:tcBorders>
              <w:bottom w:val="single" w:sz="8" w:space="0" w:color="000000"/>
            </w:tcBorders>
            <w:shd w:val="clear" w:color="auto" w:fill="auto"/>
            <w:vAlign w:val="bottom"/>
          </w:tcPr>
          <w:p w14:paraId="5F4348A9" w14:textId="77777777" w:rsidR="00ED546E" w:rsidRPr="0017779D" w:rsidRDefault="00ED546E" w:rsidP="005D0D7A">
            <w:pPr>
              <w:widowControl w:val="0"/>
              <w:jc w:val="center"/>
              <w:rPr>
                <w:color w:val="000000" w:themeColor="text1"/>
              </w:rPr>
            </w:pPr>
          </w:p>
        </w:tc>
        <w:tc>
          <w:tcPr>
            <w:tcW w:w="676" w:type="dxa"/>
            <w:tcBorders>
              <w:bottom w:val="single" w:sz="8" w:space="0" w:color="000000"/>
            </w:tcBorders>
            <w:shd w:val="clear" w:color="auto" w:fill="auto"/>
            <w:vAlign w:val="bottom"/>
          </w:tcPr>
          <w:p w14:paraId="33475FCD" w14:textId="77777777" w:rsidR="00ED546E" w:rsidRPr="0017779D" w:rsidRDefault="00ED546E" w:rsidP="005D0D7A">
            <w:pPr>
              <w:widowControl w:val="0"/>
              <w:jc w:val="center"/>
              <w:rPr>
                <w:color w:val="000000" w:themeColor="text1"/>
              </w:rPr>
            </w:pPr>
            <w:r w:rsidRPr="0017779D">
              <w:rPr>
                <w:color w:val="000000" w:themeColor="text1"/>
              </w:rPr>
              <w:t>51</w:t>
            </w:r>
          </w:p>
        </w:tc>
        <w:tc>
          <w:tcPr>
            <w:tcW w:w="405" w:type="dxa"/>
            <w:tcBorders>
              <w:bottom w:val="single" w:sz="8" w:space="0" w:color="000000"/>
            </w:tcBorders>
            <w:shd w:val="clear" w:color="auto" w:fill="auto"/>
            <w:vAlign w:val="bottom"/>
          </w:tcPr>
          <w:p w14:paraId="5432FE3C" w14:textId="77777777" w:rsidR="00ED546E" w:rsidRPr="0017779D" w:rsidRDefault="00ED546E" w:rsidP="005D0D7A">
            <w:pPr>
              <w:widowControl w:val="0"/>
              <w:jc w:val="center"/>
              <w:rPr>
                <w:color w:val="000000" w:themeColor="text1"/>
              </w:rPr>
            </w:pPr>
          </w:p>
        </w:tc>
        <w:tc>
          <w:tcPr>
            <w:tcW w:w="677" w:type="dxa"/>
            <w:tcBorders>
              <w:bottom w:val="single" w:sz="8" w:space="0" w:color="000000"/>
            </w:tcBorders>
            <w:shd w:val="clear" w:color="auto" w:fill="auto"/>
            <w:vAlign w:val="bottom"/>
          </w:tcPr>
          <w:p w14:paraId="43501791" w14:textId="77777777" w:rsidR="00ED546E" w:rsidRPr="0017779D" w:rsidRDefault="00ED546E" w:rsidP="005D0D7A">
            <w:pPr>
              <w:widowControl w:val="0"/>
              <w:jc w:val="center"/>
              <w:rPr>
                <w:color w:val="000000" w:themeColor="text1"/>
              </w:rPr>
            </w:pPr>
            <w:r w:rsidRPr="0017779D">
              <w:rPr>
                <w:color w:val="000000" w:themeColor="text1"/>
              </w:rPr>
              <w:t>14</w:t>
            </w:r>
          </w:p>
        </w:tc>
        <w:tc>
          <w:tcPr>
            <w:tcW w:w="268" w:type="dxa"/>
            <w:tcBorders>
              <w:bottom w:val="single" w:sz="8" w:space="0" w:color="000000"/>
            </w:tcBorders>
            <w:shd w:val="clear" w:color="auto" w:fill="auto"/>
            <w:vAlign w:val="bottom"/>
          </w:tcPr>
          <w:p w14:paraId="72A4F25C"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3CF2A7B6" w14:textId="77777777" w:rsidR="00ED546E" w:rsidRPr="0017779D" w:rsidRDefault="00ED546E" w:rsidP="005D0D7A">
            <w:pPr>
              <w:widowControl w:val="0"/>
              <w:jc w:val="center"/>
              <w:rPr>
                <w:color w:val="000000" w:themeColor="text1"/>
              </w:rPr>
            </w:pPr>
            <w:r w:rsidRPr="0017779D">
              <w:rPr>
                <w:color w:val="000000" w:themeColor="text1"/>
              </w:rPr>
              <w:t>29</w:t>
            </w:r>
          </w:p>
        </w:tc>
        <w:tc>
          <w:tcPr>
            <w:tcW w:w="403" w:type="dxa"/>
            <w:tcBorders>
              <w:bottom w:val="single" w:sz="8" w:space="0" w:color="000000"/>
            </w:tcBorders>
            <w:shd w:val="clear" w:color="auto" w:fill="auto"/>
            <w:vAlign w:val="bottom"/>
          </w:tcPr>
          <w:p w14:paraId="4418C75C"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05A4F0E3" w14:textId="77777777" w:rsidR="00ED546E" w:rsidRPr="0017779D" w:rsidRDefault="00ED546E" w:rsidP="005D0D7A">
            <w:pPr>
              <w:widowControl w:val="0"/>
              <w:jc w:val="center"/>
              <w:rPr>
                <w:color w:val="000000" w:themeColor="text1"/>
              </w:rPr>
            </w:pPr>
            <w:r w:rsidRPr="0017779D">
              <w:rPr>
                <w:color w:val="000000" w:themeColor="text1"/>
              </w:rPr>
              <w:t>27</w:t>
            </w:r>
          </w:p>
        </w:tc>
        <w:tc>
          <w:tcPr>
            <w:tcW w:w="265" w:type="dxa"/>
            <w:tcBorders>
              <w:bottom w:val="single" w:sz="8" w:space="0" w:color="000000"/>
            </w:tcBorders>
            <w:shd w:val="clear" w:color="auto" w:fill="auto"/>
            <w:vAlign w:val="bottom"/>
          </w:tcPr>
          <w:p w14:paraId="23B9ED7D"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2ED890A7" w14:textId="77777777" w:rsidR="00ED546E" w:rsidRPr="0017779D" w:rsidRDefault="00ED546E" w:rsidP="005D0D7A">
            <w:pPr>
              <w:widowControl w:val="0"/>
              <w:jc w:val="center"/>
              <w:rPr>
                <w:color w:val="000000" w:themeColor="text1"/>
              </w:rPr>
            </w:pPr>
            <w:r w:rsidRPr="0017779D">
              <w:rPr>
                <w:color w:val="000000" w:themeColor="text1"/>
              </w:rPr>
              <w:t>42</w:t>
            </w:r>
          </w:p>
        </w:tc>
        <w:tc>
          <w:tcPr>
            <w:tcW w:w="402" w:type="dxa"/>
            <w:tcBorders>
              <w:bottom w:val="single" w:sz="8" w:space="0" w:color="000000"/>
            </w:tcBorders>
            <w:shd w:val="clear" w:color="auto" w:fill="auto"/>
            <w:vAlign w:val="bottom"/>
          </w:tcPr>
          <w:p w14:paraId="45323201"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31B53A50" w14:textId="77777777" w:rsidR="00ED546E" w:rsidRPr="0017779D" w:rsidRDefault="00ED546E" w:rsidP="005D0D7A">
            <w:pPr>
              <w:widowControl w:val="0"/>
              <w:jc w:val="center"/>
              <w:rPr>
                <w:color w:val="000000" w:themeColor="text1"/>
              </w:rPr>
            </w:pPr>
            <w:r w:rsidRPr="0017779D">
              <w:rPr>
                <w:color w:val="000000" w:themeColor="text1"/>
              </w:rPr>
              <w:t>94</w:t>
            </w:r>
          </w:p>
        </w:tc>
        <w:tc>
          <w:tcPr>
            <w:tcW w:w="235" w:type="dxa"/>
            <w:tcBorders>
              <w:bottom w:val="single" w:sz="8" w:space="0" w:color="000000"/>
            </w:tcBorders>
            <w:shd w:val="clear" w:color="auto" w:fill="auto"/>
            <w:vAlign w:val="bottom"/>
          </w:tcPr>
          <w:p w14:paraId="108AE2C3" w14:textId="77777777" w:rsidR="00ED546E" w:rsidRPr="0017779D" w:rsidRDefault="00ED546E" w:rsidP="005D0D7A">
            <w:pPr>
              <w:widowControl w:val="0"/>
              <w:jc w:val="center"/>
              <w:rPr>
                <w:color w:val="000000" w:themeColor="text1"/>
              </w:rPr>
            </w:pPr>
          </w:p>
        </w:tc>
        <w:tc>
          <w:tcPr>
            <w:tcW w:w="711" w:type="dxa"/>
            <w:tcBorders>
              <w:bottom w:val="single" w:sz="8" w:space="0" w:color="000000"/>
            </w:tcBorders>
            <w:shd w:val="clear" w:color="auto" w:fill="auto"/>
            <w:vAlign w:val="bottom"/>
          </w:tcPr>
          <w:p w14:paraId="3B2A0232" w14:textId="77777777" w:rsidR="00ED546E" w:rsidRPr="0017779D" w:rsidRDefault="00ED546E" w:rsidP="005D0D7A">
            <w:pPr>
              <w:widowControl w:val="0"/>
              <w:jc w:val="center"/>
              <w:rPr>
                <w:color w:val="000000" w:themeColor="text1"/>
              </w:rPr>
            </w:pPr>
            <w:r w:rsidRPr="0017779D">
              <w:rPr>
                <w:color w:val="000000" w:themeColor="text1"/>
              </w:rPr>
              <w:t>122</w:t>
            </w:r>
          </w:p>
        </w:tc>
      </w:tr>
      <w:tr w:rsidR="00ED546E" w:rsidRPr="0017779D" w14:paraId="1BB98E93" w14:textId="77777777" w:rsidTr="005D0D7A">
        <w:trPr>
          <w:trHeight w:val="280"/>
        </w:trPr>
        <w:tc>
          <w:tcPr>
            <w:tcW w:w="1899" w:type="dxa"/>
            <w:vMerge w:val="restart"/>
            <w:tcBorders>
              <w:bottom w:val="single" w:sz="8" w:space="0" w:color="000000"/>
            </w:tcBorders>
            <w:shd w:val="clear" w:color="auto" w:fill="auto"/>
            <w:vAlign w:val="center"/>
          </w:tcPr>
          <w:p w14:paraId="6ACB8F7C" w14:textId="77777777" w:rsidR="00ED546E" w:rsidRPr="0017779D" w:rsidRDefault="00ED546E" w:rsidP="005D0D7A">
            <w:pPr>
              <w:widowControl w:val="0"/>
              <w:spacing w:beforeAutospacing="1"/>
              <w:jc w:val="center"/>
            </w:pPr>
            <w:r w:rsidRPr="0017779D">
              <w:rPr>
                <w:b/>
                <w:bCs/>
              </w:rPr>
              <w:t>Live other species</w:t>
            </w:r>
          </w:p>
        </w:tc>
        <w:tc>
          <w:tcPr>
            <w:tcW w:w="781" w:type="dxa"/>
            <w:shd w:val="clear" w:color="auto" w:fill="auto"/>
            <w:vAlign w:val="bottom"/>
          </w:tcPr>
          <w:p w14:paraId="1E4C6808" w14:textId="77777777" w:rsidR="00ED546E" w:rsidRPr="0017779D" w:rsidRDefault="00ED546E" w:rsidP="005D0D7A">
            <w:pPr>
              <w:widowControl w:val="0"/>
              <w:jc w:val="center"/>
            </w:pPr>
            <w:r w:rsidRPr="0017779D">
              <w:t>Mean</w:t>
            </w:r>
          </w:p>
        </w:tc>
        <w:tc>
          <w:tcPr>
            <w:tcW w:w="1006" w:type="dxa"/>
            <w:shd w:val="clear" w:color="auto" w:fill="auto"/>
            <w:vAlign w:val="bottom"/>
          </w:tcPr>
          <w:p w14:paraId="743FC89B" w14:textId="77777777" w:rsidR="00ED546E" w:rsidRPr="0017779D" w:rsidRDefault="00ED546E" w:rsidP="005D0D7A">
            <w:pPr>
              <w:widowControl w:val="0"/>
              <w:jc w:val="center"/>
              <w:rPr>
                <w:color w:val="000000" w:themeColor="text1"/>
              </w:rPr>
            </w:pPr>
            <w:r w:rsidRPr="0017779D">
              <w:rPr>
                <w:color w:val="000000" w:themeColor="text1"/>
              </w:rPr>
              <w:t>7.6</w:t>
            </w:r>
          </w:p>
        </w:tc>
        <w:tc>
          <w:tcPr>
            <w:tcW w:w="271" w:type="dxa"/>
            <w:shd w:val="clear" w:color="auto" w:fill="auto"/>
            <w:vAlign w:val="bottom"/>
          </w:tcPr>
          <w:p w14:paraId="4DFFCA02"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68F5978D" w14:textId="77777777" w:rsidR="00ED546E" w:rsidRPr="0017779D" w:rsidRDefault="00ED546E" w:rsidP="005D0D7A">
            <w:pPr>
              <w:widowControl w:val="0"/>
              <w:jc w:val="center"/>
              <w:rPr>
                <w:color w:val="000000" w:themeColor="text1"/>
              </w:rPr>
            </w:pPr>
            <w:r w:rsidRPr="0017779D">
              <w:rPr>
                <w:color w:val="000000" w:themeColor="text1"/>
              </w:rPr>
              <w:t>3.6</w:t>
            </w:r>
          </w:p>
        </w:tc>
        <w:tc>
          <w:tcPr>
            <w:tcW w:w="405" w:type="dxa"/>
            <w:shd w:val="clear" w:color="auto" w:fill="auto"/>
            <w:vAlign w:val="bottom"/>
          </w:tcPr>
          <w:p w14:paraId="30C3DA7C"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64A18DDA" w14:textId="77777777" w:rsidR="00ED546E" w:rsidRPr="0017779D" w:rsidRDefault="00ED546E" w:rsidP="005D0D7A">
            <w:pPr>
              <w:widowControl w:val="0"/>
              <w:jc w:val="center"/>
              <w:rPr>
                <w:color w:val="000000" w:themeColor="text1"/>
              </w:rPr>
            </w:pPr>
            <w:r w:rsidRPr="0017779D">
              <w:rPr>
                <w:color w:val="000000" w:themeColor="text1"/>
              </w:rPr>
              <w:t>3</w:t>
            </w:r>
          </w:p>
        </w:tc>
        <w:tc>
          <w:tcPr>
            <w:tcW w:w="268" w:type="dxa"/>
            <w:shd w:val="clear" w:color="auto" w:fill="auto"/>
            <w:vAlign w:val="bottom"/>
          </w:tcPr>
          <w:p w14:paraId="24CBD6FD"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3B0365E0" w14:textId="77777777" w:rsidR="00ED546E" w:rsidRPr="0017779D" w:rsidRDefault="00ED546E" w:rsidP="005D0D7A">
            <w:pPr>
              <w:widowControl w:val="0"/>
              <w:jc w:val="center"/>
              <w:rPr>
                <w:color w:val="000000" w:themeColor="text1"/>
              </w:rPr>
            </w:pPr>
            <w:r w:rsidRPr="0017779D">
              <w:rPr>
                <w:color w:val="000000" w:themeColor="text1"/>
              </w:rPr>
              <w:t>2.4</w:t>
            </w:r>
          </w:p>
        </w:tc>
        <w:tc>
          <w:tcPr>
            <w:tcW w:w="403" w:type="dxa"/>
            <w:shd w:val="clear" w:color="auto" w:fill="auto"/>
            <w:vAlign w:val="bottom"/>
          </w:tcPr>
          <w:p w14:paraId="0C682489"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124E4D4D" w14:textId="77777777" w:rsidR="00ED546E" w:rsidRPr="0017779D" w:rsidRDefault="00ED546E" w:rsidP="005D0D7A">
            <w:pPr>
              <w:widowControl w:val="0"/>
              <w:jc w:val="center"/>
              <w:rPr>
                <w:color w:val="000000" w:themeColor="text1"/>
              </w:rPr>
            </w:pPr>
            <w:r w:rsidRPr="0017779D">
              <w:rPr>
                <w:color w:val="000000" w:themeColor="text1"/>
              </w:rPr>
              <w:t>2</w:t>
            </w:r>
          </w:p>
        </w:tc>
        <w:tc>
          <w:tcPr>
            <w:tcW w:w="265" w:type="dxa"/>
            <w:shd w:val="clear" w:color="auto" w:fill="auto"/>
            <w:vAlign w:val="bottom"/>
          </w:tcPr>
          <w:p w14:paraId="60F838EB"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2DAC872F" w14:textId="77777777" w:rsidR="00ED546E" w:rsidRPr="0017779D" w:rsidRDefault="00ED546E" w:rsidP="005D0D7A">
            <w:pPr>
              <w:widowControl w:val="0"/>
              <w:jc w:val="center"/>
              <w:rPr>
                <w:color w:val="000000" w:themeColor="text1"/>
              </w:rPr>
            </w:pPr>
            <w:r w:rsidRPr="0017779D">
              <w:rPr>
                <w:color w:val="000000" w:themeColor="text1"/>
              </w:rPr>
              <w:t>1.2</w:t>
            </w:r>
          </w:p>
        </w:tc>
        <w:tc>
          <w:tcPr>
            <w:tcW w:w="402" w:type="dxa"/>
            <w:shd w:val="clear" w:color="auto" w:fill="auto"/>
            <w:vAlign w:val="bottom"/>
          </w:tcPr>
          <w:p w14:paraId="4ECADA8F"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572F7A89" w14:textId="77777777" w:rsidR="00ED546E" w:rsidRPr="0017779D" w:rsidRDefault="00ED546E" w:rsidP="005D0D7A">
            <w:pPr>
              <w:widowControl w:val="0"/>
              <w:jc w:val="center"/>
              <w:rPr>
                <w:color w:val="000000" w:themeColor="text1"/>
                <w:highlight w:val="yellow"/>
              </w:rPr>
            </w:pPr>
            <w:r w:rsidRPr="0017779D">
              <w:rPr>
                <w:color w:val="000000" w:themeColor="text1"/>
              </w:rPr>
              <w:t>4.13</w:t>
            </w:r>
          </w:p>
        </w:tc>
        <w:tc>
          <w:tcPr>
            <w:tcW w:w="235" w:type="dxa"/>
            <w:shd w:val="clear" w:color="auto" w:fill="auto"/>
            <w:vAlign w:val="bottom"/>
          </w:tcPr>
          <w:p w14:paraId="537CCAC3"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757B7161" w14:textId="77777777" w:rsidR="00ED546E" w:rsidRPr="0017779D" w:rsidRDefault="00ED546E" w:rsidP="005D0D7A">
            <w:pPr>
              <w:widowControl w:val="0"/>
              <w:jc w:val="center"/>
              <w:rPr>
                <w:color w:val="000000" w:themeColor="text1"/>
              </w:rPr>
            </w:pPr>
            <w:r w:rsidRPr="0017779D">
              <w:rPr>
                <w:color w:val="000000" w:themeColor="text1"/>
              </w:rPr>
              <w:t>2.4</w:t>
            </w:r>
          </w:p>
        </w:tc>
      </w:tr>
      <w:tr w:rsidR="00ED546E" w:rsidRPr="0017779D" w14:paraId="7AE64541" w14:textId="77777777" w:rsidTr="005D0D7A">
        <w:trPr>
          <w:trHeight w:val="280"/>
        </w:trPr>
        <w:tc>
          <w:tcPr>
            <w:tcW w:w="1899" w:type="dxa"/>
            <w:vMerge/>
            <w:shd w:val="clear" w:color="auto" w:fill="auto"/>
            <w:vAlign w:val="center"/>
          </w:tcPr>
          <w:p w14:paraId="389F6C74" w14:textId="77777777" w:rsidR="00ED546E" w:rsidRPr="0017779D" w:rsidRDefault="00ED546E" w:rsidP="005D0D7A">
            <w:pPr>
              <w:widowControl w:val="0"/>
              <w:spacing w:beforeAutospacing="1"/>
              <w:jc w:val="center"/>
              <w:rPr>
                <w:b/>
                <w:bCs/>
              </w:rPr>
            </w:pPr>
          </w:p>
        </w:tc>
        <w:tc>
          <w:tcPr>
            <w:tcW w:w="781" w:type="dxa"/>
            <w:shd w:val="clear" w:color="auto" w:fill="auto"/>
            <w:vAlign w:val="bottom"/>
          </w:tcPr>
          <w:p w14:paraId="571069D1" w14:textId="77777777" w:rsidR="00ED546E" w:rsidRPr="0017779D" w:rsidRDefault="00ED546E" w:rsidP="005D0D7A">
            <w:pPr>
              <w:widowControl w:val="0"/>
            </w:pPr>
            <w:r w:rsidRPr="0017779D">
              <w:t xml:space="preserve">   CI</w:t>
            </w:r>
          </w:p>
        </w:tc>
        <w:tc>
          <w:tcPr>
            <w:tcW w:w="1006" w:type="dxa"/>
            <w:shd w:val="clear" w:color="auto" w:fill="auto"/>
            <w:vAlign w:val="bottom"/>
          </w:tcPr>
          <w:p w14:paraId="2BB8624D" w14:textId="77777777" w:rsidR="00ED546E" w:rsidRPr="0017779D" w:rsidRDefault="00ED546E" w:rsidP="005D0D7A">
            <w:pPr>
              <w:widowControl w:val="0"/>
              <w:jc w:val="center"/>
              <w:rPr>
                <w:color w:val="000000" w:themeColor="text1"/>
              </w:rPr>
            </w:pPr>
            <w:r w:rsidRPr="0017779D">
              <w:rPr>
                <w:color w:val="000000" w:themeColor="text1"/>
              </w:rPr>
              <w:t>7.3</w:t>
            </w:r>
          </w:p>
        </w:tc>
        <w:tc>
          <w:tcPr>
            <w:tcW w:w="271" w:type="dxa"/>
            <w:shd w:val="clear" w:color="auto" w:fill="auto"/>
            <w:vAlign w:val="bottom"/>
          </w:tcPr>
          <w:p w14:paraId="5B9FE29D"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1FC5752F" w14:textId="77777777" w:rsidR="00ED546E" w:rsidRPr="0017779D" w:rsidRDefault="00ED546E" w:rsidP="005D0D7A">
            <w:pPr>
              <w:widowControl w:val="0"/>
              <w:rPr>
                <w:color w:val="000000" w:themeColor="text1"/>
              </w:rPr>
            </w:pPr>
            <w:r w:rsidRPr="0017779D">
              <w:rPr>
                <w:color w:val="000000" w:themeColor="text1"/>
              </w:rPr>
              <w:t xml:space="preserve"> 5.0</w:t>
            </w:r>
          </w:p>
        </w:tc>
        <w:tc>
          <w:tcPr>
            <w:tcW w:w="405" w:type="dxa"/>
            <w:shd w:val="clear" w:color="auto" w:fill="auto"/>
            <w:vAlign w:val="bottom"/>
          </w:tcPr>
          <w:p w14:paraId="752D3EDF"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63D1F70E" w14:textId="77777777" w:rsidR="00ED546E" w:rsidRPr="0017779D" w:rsidRDefault="00ED546E" w:rsidP="005D0D7A">
            <w:pPr>
              <w:widowControl w:val="0"/>
              <w:jc w:val="center"/>
              <w:rPr>
                <w:color w:val="000000" w:themeColor="text1"/>
              </w:rPr>
            </w:pPr>
            <w:r w:rsidRPr="0017779D">
              <w:rPr>
                <w:color w:val="000000" w:themeColor="text1"/>
              </w:rPr>
              <w:t>4.4</w:t>
            </w:r>
          </w:p>
        </w:tc>
        <w:tc>
          <w:tcPr>
            <w:tcW w:w="268" w:type="dxa"/>
            <w:shd w:val="clear" w:color="auto" w:fill="auto"/>
            <w:vAlign w:val="bottom"/>
          </w:tcPr>
          <w:p w14:paraId="08FFD2A5"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5940AF66" w14:textId="77777777" w:rsidR="00ED546E" w:rsidRPr="0017779D" w:rsidRDefault="00ED546E" w:rsidP="005D0D7A">
            <w:pPr>
              <w:widowControl w:val="0"/>
              <w:jc w:val="center"/>
              <w:rPr>
                <w:color w:val="000000" w:themeColor="text1"/>
              </w:rPr>
            </w:pPr>
            <w:r w:rsidRPr="0017779D">
              <w:rPr>
                <w:color w:val="000000" w:themeColor="text1"/>
              </w:rPr>
              <w:t>0.9</w:t>
            </w:r>
          </w:p>
        </w:tc>
        <w:tc>
          <w:tcPr>
            <w:tcW w:w="403" w:type="dxa"/>
            <w:shd w:val="clear" w:color="auto" w:fill="auto"/>
            <w:vAlign w:val="bottom"/>
          </w:tcPr>
          <w:p w14:paraId="2195C362"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09754C97" w14:textId="77777777" w:rsidR="00ED546E" w:rsidRPr="0017779D" w:rsidRDefault="00ED546E" w:rsidP="005D0D7A">
            <w:pPr>
              <w:widowControl w:val="0"/>
              <w:jc w:val="center"/>
              <w:rPr>
                <w:color w:val="000000" w:themeColor="text1"/>
              </w:rPr>
            </w:pPr>
            <w:r w:rsidRPr="0017779D">
              <w:rPr>
                <w:color w:val="000000" w:themeColor="text1"/>
              </w:rPr>
              <w:t>2.2</w:t>
            </w:r>
          </w:p>
        </w:tc>
        <w:tc>
          <w:tcPr>
            <w:tcW w:w="265" w:type="dxa"/>
            <w:shd w:val="clear" w:color="auto" w:fill="auto"/>
            <w:vAlign w:val="bottom"/>
          </w:tcPr>
          <w:p w14:paraId="7407E2FE"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6D9C1591" w14:textId="77777777" w:rsidR="00ED546E" w:rsidRPr="0017779D" w:rsidRDefault="00ED546E" w:rsidP="005D0D7A">
            <w:pPr>
              <w:widowControl w:val="0"/>
              <w:jc w:val="center"/>
              <w:rPr>
                <w:color w:val="000000" w:themeColor="text1"/>
              </w:rPr>
            </w:pPr>
            <w:r w:rsidRPr="0017779D">
              <w:rPr>
                <w:color w:val="000000" w:themeColor="text1"/>
              </w:rPr>
              <w:t>1.1</w:t>
            </w:r>
          </w:p>
        </w:tc>
        <w:tc>
          <w:tcPr>
            <w:tcW w:w="402" w:type="dxa"/>
            <w:shd w:val="clear" w:color="auto" w:fill="auto"/>
            <w:vAlign w:val="bottom"/>
          </w:tcPr>
          <w:p w14:paraId="17F46014"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516913F" w14:textId="77777777" w:rsidR="00ED546E" w:rsidRPr="0017779D" w:rsidRDefault="00ED546E" w:rsidP="005D0D7A">
            <w:pPr>
              <w:widowControl w:val="0"/>
              <w:jc w:val="center"/>
              <w:rPr>
                <w:color w:val="000000" w:themeColor="text1"/>
                <w:highlight w:val="yellow"/>
              </w:rPr>
            </w:pPr>
            <w:r w:rsidRPr="0017779D">
              <w:rPr>
                <w:color w:val="000000" w:themeColor="text1"/>
              </w:rPr>
              <w:t>3.2</w:t>
            </w:r>
          </w:p>
        </w:tc>
        <w:tc>
          <w:tcPr>
            <w:tcW w:w="235" w:type="dxa"/>
            <w:shd w:val="clear" w:color="auto" w:fill="auto"/>
            <w:vAlign w:val="bottom"/>
          </w:tcPr>
          <w:p w14:paraId="1DCED749"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2325C43E" w14:textId="77777777" w:rsidR="00ED546E" w:rsidRPr="0017779D" w:rsidRDefault="00ED546E" w:rsidP="005D0D7A">
            <w:pPr>
              <w:widowControl w:val="0"/>
              <w:jc w:val="center"/>
              <w:rPr>
                <w:color w:val="000000" w:themeColor="text1"/>
              </w:rPr>
            </w:pPr>
            <w:r w:rsidRPr="0017779D">
              <w:rPr>
                <w:color w:val="000000" w:themeColor="text1"/>
              </w:rPr>
              <w:t>1.2</w:t>
            </w:r>
          </w:p>
        </w:tc>
      </w:tr>
      <w:tr w:rsidR="00ED546E" w:rsidRPr="0017779D" w14:paraId="3F8555AB" w14:textId="77777777" w:rsidTr="005D0D7A">
        <w:trPr>
          <w:trHeight w:val="280"/>
        </w:trPr>
        <w:tc>
          <w:tcPr>
            <w:tcW w:w="1899" w:type="dxa"/>
            <w:vMerge/>
            <w:tcBorders>
              <w:bottom w:val="single" w:sz="8" w:space="0" w:color="000000"/>
            </w:tcBorders>
            <w:shd w:val="clear" w:color="auto" w:fill="auto"/>
            <w:vAlign w:val="center"/>
          </w:tcPr>
          <w:p w14:paraId="6EFBBA6F" w14:textId="77777777" w:rsidR="00ED546E" w:rsidRPr="0017779D" w:rsidRDefault="00ED546E" w:rsidP="005D0D7A">
            <w:pPr>
              <w:widowControl w:val="0"/>
              <w:jc w:val="center"/>
            </w:pPr>
          </w:p>
        </w:tc>
        <w:tc>
          <w:tcPr>
            <w:tcW w:w="781" w:type="dxa"/>
            <w:tcBorders>
              <w:bottom w:val="single" w:sz="8" w:space="0" w:color="000000"/>
            </w:tcBorders>
            <w:shd w:val="clear" w:color="auto" w:fill="auto"/>
            <w:vAlign w:val="bottom"/>
          </w:tcPr>
          <w:p w14:paraId="4A2C1CD9" w14:textId="77777777" w:rsidR="00ED546E" w:rsidRPr="0017779D" w:rsidRDefault="00ED546E" w:rsidP="005D0D7A">
            <w:pPr>
              <w:widowControl w:val="0"/>
              <w:jc w:val="center"/>
              <w:rPr>
                <w:b/>
                <w:bCs/>
              </w:rPr>
            </w:pPr>
            <w:r w:rsidRPr="0017779D">
              <w:rPr>
                <w:b/>
                <w:bCs/>
              </w:rPr>
              <w:t>Total</w:t>
            </w:r>
          </w:p>
        </w:tc>
        <w:tc>
          <w:tcPr>
            <w:tcW w:w="1006" w:type="dxa"/>
            <w:tcBorders>
              <w:bottom w:val="single" w:sz="8" w:space="0" w:color="000000"/>
            </w:tcBorders>
            <w:shd w:val="clear" w:color="auto" w:fill="auto"/>
            <w:vAlign w:val="bottom"/>
          </w:tcPr>
          <w:p w14:paraId="195B99A9" w14:textId="77777777" w:rsidR="00ED546E" w:rsidRPr="0017779D" w:rsidRDefault="00ED546E" w:rsidP="005D0D7A">
            <w:pPr>
              <w:widowControl w:val="0"/>
              <w:jc w:val="center"/>
              <w:rPr>
                <w:color w:val="000000" w:themeColor="text1"/>
              </w:rPr>
            </w:pPr>
            <w:r w:rsidRPr="0017779D">
              <w:rPr>
                <w:color w:val="000000" w:themeColor="text1"/>
              </w:rPr>
              <w:t>38</w:t>
            </w:r>
          </w:p>
        </w:tc>
        <w:tc>
          <w:tcPr>
            <w:tcW w:w="271" w:type="dxa"/>
            <w:tcBorders>
              <w:bottom w:val="single" w:sz="8" w:space="0" w:color="000000"/>
            </w:tcBorders>
            <w:shd w:val="clear" w:color="auto" w:fill="auto"/>
            <w:vAlign w:val="bottom"/>
          </w:tcPr>
          <w:p w14:paraId="6A22A04A" w14:textId="77777777" w:rsidR="00ED546E" w:rsidRPr="0017779D" w:rsidRDefault="00ED546E" w:rsidP="005D0D7A">
            <w:pPr>
              <w:widowControl w:val="0"/>
              <w:jc w:val="center"/>
              <w:rPr>
                <w:color w:val="000000" w:themeColor="text1"/>
              </w:rPr>
            </w:pPr>
          </w:p>
        </w:tc>
        <w:tc>
          <w:tcPr>
            <w:tcW w:w="676" w:type="dxa"/>
            <w:tcBorders>
              <w:bottom w:val="single" w:sz="8" w:space="0" w:color="000000"/>
            </w:tcBorders>
            <w:shd w:val="clear" w:color="auto" w:fill="auto"/>
            <w:vAlign w:val="bottom"/>
          </w:tcPr>
          <w:p w14:paraId="4D6C240E" w14:textId="77777777" w:rsidR="00ED546E" w:rsidRPr="0017779D" w:rsidRDefault="00ED546E" w:rsidP="005D0D7A">
            <w:pPr>
              <w:widowControl w:val="0"/>
              <w:jc w:val="center"/>
              <w:rPr>
                <w:color w:val="000000" w:themeColor="text1"/>
              </w:rPr>
            </w:pPr>
            <w:r w:rsidRPr="0017779D">
              <w:rPr>
                <w:color w:val="000000" w:themeColor="text1"/>
              </w:rPr>
              <w:t>18</w:t>
            </w:r>
          </w:p>
        </w:tc>
        <w:tc>
          <w:tcPr>
            <w:tcW w:w="405" w:type="dxa"/>
            <w:tcBorders>
              <w:bottom w:val="single" w:sz="8" w:space="0" w:color="000000"/>
            </w:tcBorders>
            <w:shd w:val="clear" w:color="auto" w:fill="auto"/>
            <w:vAlign w:val="bottom"/>
          </w:tcPr>
          <w:p w14:paraId="48AFF983" w14:textId="77777777" w:rsidR="00ED546E" w:rsidRPr="0017779D" w:rsidRDefault="00ED546E" w:rsidP="005D0D7A">
            <w:pPr>
              <w:widowControl w:val="0"/>
              <w:jc w:val="center"/>
              <w:rPr>
                <w:color w:val="000000" w:themeColor="text1"/>
              </w:rPr>
            </w:pPr>
          </w:p>
        </w:tc>
        <w:tc>
          <w:tcPr>
            <w:tcW w:w="677" w:type="dxa"/>
            <w:tcBorders>
              <w:bottom w:val="single" w:sz="8" w:space="0" w:color="000000"/>
            </w:tcBorders>
            <w:shd w:val="clear" w:color="auto" w:fill="auto"/>
            <w:vAlign w:val="bottom"/>
          </w:tcPr>
          <w:p w14:paraId="2203FAEC" w14:textId="77777777" w:rsidR="00ED546E" w:rsidRPr="0017779D" w:rsidRDefault="00ED546E" w:rsidP="005D0D7A">
            <w:pPr>
              <w:widowControl w:val="0"/>
              <w:jc w:val="center"/>
              <w:rPr>
                <w:color w:val="000000" w:themeColor="text1"/>
              </w:rPr>
            </w:pPr>
            <w:r w:rsidRPr="0017779D">
              <w:rPr>
                <w:color w:val="000000" w:themeColor="text1"/>
              </w:rPr>
              <w:t>15</w:t>
            </w:r>
          </w:p>
        </w:tc>
        <w:tc>
          <w:tcPr>
            <w:tcW w:w="268" w:type="dxa"/>
            <w:tcBorders>
              <w:bottom w:val="single" w:sz="8" w:space="0" w:color="000000"/>
            </w:tcBorders>
            <w:shd w:val="clear" w:color="auto" w:fill="auto"/>
            <w:vAlign w:val="bottom"/>
          </w:tcPr>
          <w:p w14:paraId="0DBDEB88"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4A0171EF" w14:textId="77777777" w:rsidR="00ED546E" w:rsidRPr="0017779D" w:rsidRDefault="00ED546E" w:rsidP="005D0D7A">
            <w:pPr>
              <w:widowControl w:val="0"/>
              <w:jc w:val="center"/>
              <w:rPr>
                <w:color w:val="000000" w:themeColor="text1"/>
              </w:rPr>
            </w:pPr>
            <w:r w:rsidRPr="0017779D">
              <w:rPr>
                <w:color w:val="000000" w:themeColor="text1"/>
              </w:rPr>
              <w:t>12</w:t>
            </w:r>
          </w:p>
        </w:tc>
        <w:tc>
          <w:tcPr>
            <w:tcW w:w="403" w:type="dxa"/>
            <w:tcBorders>
              <w:bottom w:val="single" w:sz="8" w:space="0" w:color="000000"/>
            </w:tcBorders>
            <w:shd w:val="clear" w:color="auto" w:fill="auto"/>
            <w:vAlign w:val="bottom"/>
          </w:tcPr>
          <w:p w14:paraId="347CBA23"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2FFDA22A" w14:textId="77777777" w:rsidR="00ED546E" w:rsidRPr="0017779D" w:rsidRDefault="00ED546E" w:rsidP="005D0D7A">
            <w:pPr>
              <w:widowControl w:val="0"/>
              <w:jc w:val="center"/>
              <w:rPr>
                <w:color w:val="000000" w:themeColor="text1"/>
              </w:rPr>
            </w:pPr>
            <w:r w:rsidRPr="0017779D">
              <w:rPr>
                <w:color w:val="000000" w:themeColor="text1"/>
              </w:rPr>
              <w:t>10</w:t>
            </w:r>
          </w:p>
        </w:tc>
        <w:tc>
          <w:tcPr>
            <w:tcW w:w="265" w:type="dxa"/>
            <w:tcBorders>
              <w:bottom w:val="single" w:sz="8" w:space="0" w:color="000000"/>
            </w:tcBorders>
            <w:shd w:val="clear" w:color="auto" w:fill="auto"/>
            <w:vAlign w:val="bottom"/>
          </w:tcPr>
          <w:p w14:paraId="3042E9BE"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120DF89D" w14:textId="77777777" w:rsidR="00ED546E" w:rsidRPr="0017779D" w:rsidRDefault="00ED546E" w:rsidP="005D0D7A">
            <w:pPr>
              <w:widowControl w:val="0"/>
              <w:jc w:val="center"/>
              <w:rPr>
                <w:color w:val="000000" w:themeColor="text1"/>
              </w:rPr>
            </w:pPr>
            <w:r w:rsidRPr="0017779D">
              <w:rPr>
                <w:color w:val="000000" w:themeColor="text1"/>
              </w:rPr>
              <w:t>6</w:t>
            </w:r>
          </w:p>
        </w:tc>
        <w:tc>
          <w:tcPr>
            <w:tcW w:w="402" w:type="dxa"/>
            <w:tcBorders>
              <w:bottom w:val="single" w:sz="8" w:space="0" w:color="000000"/>
            </w:tcBorders>
            <w:shd w:val="clear" w:color="auto" w:fill="auto"/>
            <w:vAlign w:val="bottom"/>
          </w:tcPr>
          <w:p w14:paraId="3D0769AA"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606D754C" w14:textId="77777777" w:rsidR="00ED546E" w:rsidRPr="0017779D" w:rsidRDefault="00ED546E" w:rsidP="005D0D7A">
            <w:pPr>
              <w:widowControl w:val="0"/>
              <w:jc w:val="center"/>
              <w:rPr>
                <w:color w:val="000000" w:themeColor="text1"/>
              </w:rPr>
            </w:pPr>
            <w:r w:rsidRPr="0017779D">
              <w:rPr>
                <w:color w:val="000000" w:themeColor="text1"/>
              </w:rPr>
              <w:t>63</w:t>
            </w:r>
          </w:p>
        </w:tc>
        <w:tc>
          <w:tcPr>
            <w:tcW w:w="235" w:type="dxa"/>
            <w:tcBorders>
              <w:bottom w:val="single" w:sz="8" w:space="0" w:color="000000"/>
            </w:tcBorders>
            <w:shd w:val="clear" w:color="auto" w:fill="auto"/>
            <w:vAlign w:val="bottom"/>
          </w:tcPr>
          <w:p w14:paraId="6239DCF1" w14:textId="77777777" w:rsidR="00ED546E" w:rsidRPr="0017779D" w:rsidRDefault="00ED546E" w:rsidP="005D0D7A">
            <w:pPr>
              <w:widowControl w:val="0"/>
              <w:jc w:val="center"/>
              <w:rPr>
                <w:color w:val="000000" w:themeColor="text1"/>
              </w:rPr>
            </w:pPr>
          </w:p>
        </w:tc>
        <w:tc>
          <w:tcPr>
            <w:tcW w:w="711" w:type="dxa"/>
            <w:tcBorders>
              <w:bottom w:val="single" w:sz="8" w:space="0" w:color="000000"/>
            </w:tcBorders>
            <w:shd w:val="clear" w:color="auto" w:fill="auto"/>
            <w:vAlign w:val="bottom"/>
          </w:tcPr>
          <w:p w14:paraId="60DDFED0" w14:textId="77777777" w:rsidR="00ED546E" w:rsidRPr="0017779D" w:rsidRDefault="00ED546E" w:rsidP="005D0D7A">
            <w:pPr>
              <w:widowControl w:val="0"/>
              <w:jc w:val="center"/>
              <w:rPr>
                <w:color w:val="000000" w:themeColor="text1"/>
              </w:rPr>
            </w:pPr>
            <w:r w:rsidRPr="0017779D">
              <w:rPr>
                <w:color w:val="000000" w:themeColor="text1"/>
              </w:rPr>
              <w:t>36</w:t>
            </w:r>
          </w:p>
        </w:tc>
      </w:tr>
      <w:tr w:rsidR="00ED546E" w:rsidRPr="0017779D" w14:paraId="7BC6E938" w14:textId="77777777" w:rsidTr="005D0D7A">
        <w:trPr>
          <w:trHeight w:val="290"/>
        </w:trPr>
        <w:tc>
          <w:tcPr>
            <w:tcW w:w="1899" w:type="dxa"/>
            <w:vMerge w:val="restart"/>
            <w:tcBorders>
              <w:bottom w:val="single" w:sz="8" w:space="0" w:color="000000"/>
            </w:tcBorders>
            <w:shd w:val="clear" w:color="auto" w:fill="auto"/>
            <w:vAlign w:val="center"/>
          </w:tcPr>
          <w:p w14:paraId="79344E5E" w14:textId="77777777" w:rsidR="00ED546E" w:rsidRPr="0017779D" w:rsidRDefault="00ED546E" w:rsidP="005D0D7A">
            <w:pPr>
              <w:widowControl w:val="0"/>
              <w:spacing w:beforeAutospacing="1"/>
              <w:jc w:val="center"/>
            </w:pPr>
            <w:r w:rsidRPr="0017779D">
              <w:rPr>
                <w:b/>
                <w:bCs/>
              </w:rPr>
              <w:t>Total</w:t>
            </w:r>
            <w:r w:rsidRPr="0017779D">
              <w:rPr>
                <w:b/>
                <w:bCs/>
              </w:rPr>
              <w:br/>
              <w:t>live trees</w:t>
            </w:r>
          </w:p>
        </w:tc>
        <w:tc>
          <w:tcPr>
            <w:tcW w:w="781" w:type="dxa"/>
            <w:shd w:val="clear" w:color="auto" w:fill="auto"/>
            <w:vAlign w:val="bottom"/>
          </w:tcPr>
          <w:p w14:paraId="66AF76C4" w14:textId="77777777" w:rsidR="00ED546E" w:rsidRPr="0017779D" w:rsidRDefault="00ED546E" w:rsidP="005D0D7A">
            <w:pPr>
              <w:widowControl w:val="0"/>
              <w:jc w:val="center"/>
            </w:pPr>
            <w:r w:rsidRPr="0017779D">
              <w:t>Mean</w:t>
            </w:r>
          </w:p>
        </w:tc>
        <w:tc>
          <w:tcPr>
            <w:tcW w:w="1006" w:type="dxa"/>
            <w:shd w:val="clear" w:color="auto" w:fill="auto"/>
            <w:vAlign w:val="bottom"/>
          </w:tcPr>
          <w:p w14:paraId="746C188A" w14:textId="77777777" w:rsidR="00ED546E" w:rsidRPr="0017779D" w:rsidRDefault="00ED546E" w:rsidP="005D0D7A">
            <w:pPr>
              <w:widowControl w:val="0"/>
              <w:jc w:val="center"/>
              <w:rPr>
                <w:color w:val="000000" w:themeColor="text1"/>
              </w:rPr>
            </w:pPr>
            <w:r w:rsidRPr="0017779D">
              <w:rPr>
                <w:color w:val="000000" w:themeColor="text1"/>
              </w:rPr>
              <w:t>95.2</w:t>
            </w:r>
          </w:p>
        </w:tc>
        <w:tc>
          <w:tcPr>
            <w:tcW w:w="271" w:type="dxa"/>
            <w:shd w:val="clear" w:color="auto" w:fill="auto"/>
            <w:vAlign w:val="bottom"/>
          </w:tcPr>
          <w:p w14:paraId="71F65014"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116B097A" w14:textId="77777777" w:rsidR="00ED546E" w:rsidRPr="0017779D" w:rsidRDefault="00ED546E" w:rsidP="005D0D7A">
            <w:pPr>
              <w:widowControl w:val="0"/>
              <w:jc w:val="center"/>
              <w:rPr>
                <w:color w:val="000000" w:themeColor="text1"/>
              </w:rPr>
            </w:pPr>
            <w:r w:rsidRPr="0017779D">
              <w:rPr>
                <w:color w:val="000000" w:themeColor="text1"/>
              </w:rPr>
              <w:t>69.4</w:t>
            </w:r>
          </w:p>
        </w:tc>
        <w:tc>
          <w:tcPr>
            <w:tcW w:w="405" w:type="dxa"/>
            <w:shd w:val="clear" w:color="auto" w:fill="auto"/>
            <w:vAlign w:val="bottom"/>
          </w:tcPr>
          <w:p w14:paraId="52574AB0"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79D912B5" w14:textId="77777777" w:rsidR="00ED546E" w:rsidRPr="0017779D" w:rsidRDefault="00ED546E" w:rsidP="005D0D7A">
            <w:pPr>
              <w:widowControl w:val="0"/>
              <w:jc w:val="center"/>
              <w:rPr>
                <w:color w:val="000000" w:themeColor="text1"/>
              </w:rPr>
            </w:pPr>
            <w:r w:rsidRPr="0017779D">
              <w:rPr>
                <w:color w:val="000000" w:themeColor="text1"/>
              </w:rPr>
              <w:t>43</w:t>
            </w:r>
          </w:p>
        </w:tc>
        <w:tc>
          <w:tcPr>
            <w:tcW w:w="268" w:type="dxa"/>
            <w:shd w:val="clear" w:color="auto" w:fill="auto"/>
            <w:vAlign w:val="bottom"/>
          </w:tcPr>
          <w:p w14:paraId="17AFA29E"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47FE3A6D" w14:textId="77777777" w:rsidR="00ED546E" w:rsidRPr="0017779D" w:rsidRDefault="00ED546E" w:rsidP="005D0D7A">
            <w:pPr>
              <w:widowControl w:val="0"/>
              <w:jc w:val="center"/>
              <w:rPr>
                <w:color w:val="000000" w:themeColor="text1"/>
              </w:rPr>
            </w:pPr>
            <w:r w:rsidRPr="0017779D">
              <w:rPr>
                <w:color w:val="000000" w:themeColor="text1"/>
              </w:rPr>
              <w:t>36.2</w:t>
            </w:r>
          </w:p>
        </w:tc>
        <w:tc>
          <w:tcPr>
            <w:tcW w:w="403" w:type="dxa"/>
            <w:shd w:val="clear" w:color="auto" w:fill="auto"/>
            <w:vAlign w:val="bottom"/>
          </w:tcPr>
          <w:p w14:paraId="7F1435D2"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4561AB68" w14:textId="77777777" w:rsidR="00ED546E" w:rsidRPr="0017779D" w:rsidRDefault="00ED546E" w:rsidP="005D0D7A">
            <w:pPr>
              <w:widowControl w:val="0"/>
              <w:jc w:val="center"/>
              <w:rPr>
                <w:color w:val="000000" w:themeColor="text1"/>
              </w:rPr>
            </w:pPr>
            <w:r w:rsidRPr="0017779D">
              <w:rPr>
                <w:color w:val="000000" w:themeColor="text1"/>
              </w:rPr>
              <w:t>35.6</w:t>
            </w:r>
          </w:p>
        </w:tc>
        <w:tc>
          <w:tcPr>
            <w:tcW w:w="265" w:type="dxa"/>
            <w:shd w:val="clear" w:color="auto" w:fill="auto"/>
            <w:vAlign w:val="bottom"/>
          </w:tcPr>
          <w:p w14:paraId="4EF980D5"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54D0533B" w14:textId="77777777" w:rsidR="00ED546E" w:rsidRPr="0017779D" w:rsidRDefault="00ED546E" w:rsidP="005D0D7A">
            <w:pPr>
              <w:widowControl w:val="0"/>
              <w:jc w:val="center"/>
              <w:rPr>
                <w:color w:val="000000" w:themeColor="text1"/>
              </w:rPr>
            </w:pPr>
            <w:r w:rsidRPr="0017779D">
              <w:rPr>
                <w:color w:val="000000" w:themeColor="text1"/>
              </w:rPr>
              <w:t>32.8</w:t>
            </w:r>
          </w:p>
        </w:tc>
        <w:tc>
          <w:tcPr>
            <w:tcW w:w="402" w:type="dxa"/>
            <w:shd w:val="clear" w:color="auto" w:fill="auto"/>
            <w:vAlign w:val="bottom"/>
          </w:tcPr>
          <w:p w14:paraId="5715CED5"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7AAC9765" w14:textId="77777777" w:rsidR="00ED546E" w:rsidRPr="0017779D" w:rsidRDefault="00ED546E" w:rsidP="005D0D7A">
            <w:pPr>
              <w:widowControl w:val="0"/>
              <w:jc w:val="center"/>
              <w:rPr>
                <w:color w:val="000000" w:themeColor="text1"/>
                <w:highlight w:val="yellow"/>
              </w:rPr>
            </w:pPr>
            <w:r w:rsidRPr="0017779D">
              <w:rPr>
                <w:color w:val="000000" w:themeColor="text1"/>
              </w:rPr>
              <w:t>18.7</w:t>
            </w:r>
          </w:p>
        </w:tc>
        <w:tc>
          <w:tcPr>
            <w:tcW w:w="235" w:type="dxa"/>
            <w:shd w:val="clear" w:color="auto" w:fill="auto"/>
            <w:vAlign w:val="bottom"/>
          </w:tcPr>
          <w:p w14:paraId="4A38EB9C"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04B3AB7F" w14:textId="77777777" w:rsidR="00ED546E" w:rsidRPr="0017779D" w:rsidRDefault="00ED546E" w:rsidP="005D0D7A">
            <w:pPr>
              <w:widowControl w:val="0"/>
              <w:jc w:val="center"/>
              <w:rPr>
                <w:color w:val="000000" w:themeColor="text1"/>
                <w:highlight w:val="yellow"/>
              </w:rPr>
            </w:pPr>
            <w:r w:rsidRPr="0017779D">
              <w:rPr>
                <w:color w:val="000000" w:themeColor="text1"/>
              </w:rPr>
              <w:t>14.8</w:t>
            </w:r>
          </w:p>
        </w:tc>
      </w:tr>
      <w:tr w:rsidR="00ED546E" w:rsidRPr="0017779D" w14:paraId="044E366F" w14:textId="77777777" w:rsidTr="005D0D7A">
        <w:trPr>
          <w:trHeight w:val="290"/>
        </w:trPr>
        <w:tc>
          <w:tcPr>
            <w:tcW w:w="1899" w:type="dxa"/>
            <w:vMerge/>
            <w:shd w:val="clear" w:color="auto" w:fill="auto"/>
            <w:vAlign w:val="center"/>
          </w:tcPr>
          <w:p w14:paraId="18EE117E" w14:textId="77777777" w:rsidR="00ED546E" w:rsidRPr="0017779D" w:rsidRDefault="00ED546E" w:rsidP="005D0D7A">
            <w:pPr>
              <w:widowControl w:val="0"/>
              <w:spacing w:beforeAutospacing="1"/>
              <w:jc w:val="center"/>
              <w:rPr>
                <w:b/>
                <w:bCs/>
              </w:rPr>
            </w:pPr>
          </w:p>
        </w:tc>
        <w:tc>
          <w:tcPr>
            <w:tcW w:w="781" w:type="dxa"/>
            <w:shd w:val="clear" w:color="auto" w:fill="auto"/>
            <w:vAlign w:val="bottom"/>
          </w:tcPr>
          <w:p w14:paraId="0021C3E7" w14:textId="77777777" w:rsidR="00ED546E" w:rsidRPr="0017779D" w:rsidRDefault="00ED546E" w:rsidP="005D0D7A">
            <w:pPr>
              <w:widowControl w:val="0"/>
              <w:jc w:val="center"/>
            </w:pPr>
            <w:r w:rsidRPr="0017779D">
              <w:t>CI</w:t>
            </w:r>
          </w:p>
        </w:tc>
        <w:tc>
          <w:tcPr>
            <w:tcW w:w="1006" w:type="dxa"/>
            <w:shd w:val="clear" w:color="auto" w:fill="auto"/>
            <w:vAlign w:val="bottom"/>
          </w:tcPr>
          <w:p w14:paraId="2A652014" w14:textId="77777777" w:rsidR="00ED546E" w:rsidRPr="0017779D" w:rsidRDefault="00ED546E" w:rsidP="005D0D7A">
            <w:pPr>
              <w:widowControl w:val="0"/>
              <w:jc w:val="center"/>
              <w:rPr>
                <w:color w:val="000000" w:themeColor="text1"/>
              </w:rPr>
            </w:pPr>
            <w:r w:rsidRPr="0017779D">
              <w:rPr>
                <w:color w:val="000000" w:themeColor="text1"/>
              </w:rPr>
              <w:t>19.8</w:t>
            </w:r>
          </w:p>
        </w:tc>
        <w:tc>
          <w:tcPr>
            <w:tcW w:w="271" w:type="dxa"/>
            <w:shd w:val="clear" w:color="auto" w:fill="auto"/>
            <w:vAlign w:val="bottom"/>
          </w:tcPr>
          <w:p w14:paraId="048C6AB9"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19E6F9B3" w14:textId="77777777" w:rsidR="00ED546E" w:rsidRPr="0017779D" w:rsidRDefault="00ED546E" w:rsidP="005D0D7A">
            <w:pPr>
              <w:widowControl w:val="0"/>
              <w:jc w:val="center"/>
              <w:rPr>
                <w:color w:val="000000" w:themeColor="text1"/>
              </w:rPr>
            </w:pPr>
            <w:r w:rsidRPr="0017779D">
              <w:rPr>
                <w:color w:val="000000" w:themeColor="text1"/>
              </w:rPr>
              <w:t>13.8</w:t>
            </w:r>
          </w:p>
        </w:tc>
        <w:tc>
          <w:tcPr>
            <w:tcW w:w="405" w:type="dxa"/>
            <w:shd w:val="clear" w:color="auto" w:fill="auto"/>
            <w:vAlign w:val="bottom"/>
          </w:tcPr>
          <w:p w14:paraId="4D060E3C" w14:textId="77777777" w:rsidR="00ED546E" w:rsidRPr="0017779D" w:rsidRDefault="00ED546E" w:rsidP="005D0D7A">
            <w:pPr>
              <w:widowControl w:val="0"/>
              <w:jc w:val="center"/>
              <w:rPr>
                <w:color w:val="000000" w:themeColor="text1"/>
              </w:rPr>
            </w:pPr>
          </w:p>
        </w:tc>
        <w:tc>
          <w:tcPr>
            <w:tcW w:w="677" w:type="dxa"/>
            <w:shd w:val="clear" w:color="auto" w:fill="auto"/>
            <w:vAlign w:val="bottom"/>
          </w:tcPr>
          <w:p w14:paraId="7C5CF533" w14:textId="77777777" w:rsidR="00ED546E" w:rsidRPr="0017779D" w:rsidRDefault="00ED546E" w:rsidP="005D0D7A">
            <w:pPr>
              <w:widowControl w:val="0"/>
              <w:jc w:val="center"/>
              <w:rPr>
                <w:color w:val="000000" w:themeColor="text1"/>
              </w:rPr>
            </w:pPr>
            <w:r w:rsidRPr="0017779D">
              <w:rPr>
                <w:color w:val="000000" w:themeColor="text1"/>
              </w:rPr>
              <w:t>8.5</w:t>
            </w:r>
          </w:p>
        </w:tc>
        <w:tc>
          <w:tcPr>
            <w:tcW w:w="268" w:type="dxa"/>
            <w:shd w:val="clear" w:color="auto" w:fill="auto"/>
            <w:vAlign w:val="bottom"/>
          </w:tcPr>
          <w:p w14:paraId="1537AAD4"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13A13FE4" w14:textId="77777777" w:rsidR="00ED546E" w:rsidRPr="0017779D" w:rsidRDefault="00ED546E" w:rsidP="005D0D7A">
            <w:pPr>
              <w:widowControl w:val="0"/>
              <w:jc w:val="center"/>
              <w:rPr>
                <w:color w:val="000000" w:themeColor="text1"/>
              </w:rPr>
            </w:pPr>
            <w:r w:rsidRPr="0017779D">
              <w:rPr>
                <w:color w:val="000000" w:themeColor="text1"/>
              </w:rPr>
              <w:t>6.6</w:t>
            </w:r>
          </w:p>
        </w:tc>
        <w:tc>
          <w:tcPr>
            <w:tcW w:w="403" w:type="dxa"/>
            <w:shd w:val="clear" w:color="auto" w:fill="auto"/>
            <w:vAlign w:val="bottom"/>
          </w:tcPr>
          <w:p w14:paraId="2C1CBC23"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656A47EE" w14:textId="77777777" w:rsidR="00ED546E" w:rsidRPr="0017779D" w:rsidRDefault="00ED546E" w:rsidP="005D0D7A">
            <w:pPr>
              <w:widowControl w:val="0"/>
              <w:jc w:val="center"/>
              <w:rPr>
                <w:color w:val="000000" w:themeColor="text1"/>
              </w:rPr>
            </w:pPr>
            <w:r w:rsidRPr="0017779D">
              <w:rPr>
                <w:color w:val="000000" w:themeColor="text1"/>
              </w:rPr>
              <w:t>7.1</w:t>
            </w:r>
          </w:p>
        </w:tc>
        <w:tc>
          <w:tcPr>
            <w:tcW w:w="265" w:type="dxa"/>
            <w:shd w:val="clear" w:color="auto" w:fill="auto"/>
            <w:vAlign w:val="bottom"/>
          </w:tcPr>
          <w:p w14:paraId="39565EA9"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417A5422" w14:textId="77777777" w:rsidR="00ED546E" w:rsidRPr="0017779D" w:rsidRDefault="00ED546E" w:rsidP="005D0D7A">
            <w:pPr>
              <w:widowControl w:val="0"/>
              <w:jc w:val="center"/>
              <w:rPr>
                <w:color w:val="000000" w:themeColor="text1"/>
              </w:rPr>
            </w:pPr>
            <w:r w:rsidRPr="0017779D">
              <w:rPr>
                <w:color w:val="000000" w:themeColor="text1"/>
              </w:rPr>
              <w:t>6.0</w:t>
            </w:r>
          </w:p>
        </w:tc>
        <w:tc>
          <w:tcPr>
            <w:tcW w:w="402" w:type="dxa"/>
            <w:shd w:val="clear" w:color="auto" w:fill="auto"/>
            <w:vAlign w:val="bottom"/>
          </w:tcPr>
          <w:p w14:paraId="0CFA74EC"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7F6429AB" w14:textId="77777777" w:rsidR="00ED546E" w:rsidRPr="0017779D" w:rsidRDefault="00ED546E" w:rsidP="005D0D7A">
            <w:pPr>
              <w:widowControl w:val="0"/>
              <w:jc w:val="center"/>
              <w:rPr>
                <w:color w:val="000000" w:themeColor="text1"/>
                <w:highlight w:val="yellow"/>
              </w:rPr>
            </w:pPr>
            <w:r w:rsidRPr="0017779D">
              <w:rPr>
                <w:color w:val="000000" w:themeColor="text1"/>
              </w:rPr>
              <w:t>7.7</w:t>
            </w:r>
          </w:p>
        </w:tc>
        <w:tc>
          <w:tcPr>
            <w:tcW w:w="235" w:type="dxa"/>
            <w:shd w:val="clear" w:color="auto" w:fill="auto"/>
            <w:vAlign w:val="bottom"/>
          </w:tcPr>
          <w:p w14:paraId="409F7E35" w14:textId="77777777" w:rsidR="00ED546E" w:rsidRPr="0017779D" w:rsidRDefault="00ED546E" w:rsidP="005D0D7A">
            <w:pPr>
              <w:widowControl w:val="0"/>
              <w:jc w:val="center"/>
              <w:rPr>
                <w:color w:val="000000" w:themeColor="text1"/>
                <w:highlight w:val="yellow"/>
              </w:rPr>
            </w:pPr>
          </w:p>
        </w:tc>
        <w:tc>
          <w:tcPr>
            <w:tcW w:w="711" w:type="dxa"/>
            <w:shd w:val="clear" w:color="auto" w:fill="auto"/>
            <w:vAlign w:val="bottom"/>
          </w:tcPr>
          <w:p w14:paraId="41B97F1C" w14:textId="77777777" w:rsidR="00ED546E" w:rsidRPr="0017779D" w:rsidRDefault="00ED546E" w:rsidP="005D0D7A">
            <w:pPr>
              <w:widowControl w:val="0"/>
              <w:jc w:val="center"/>
              <w:rPr>
                <w:color w:val="000000" w:themeColor="text1"/>
                <w:highlight w:val="yellow"/>
              </w:rPr>
            </w:pPr>
            <w:r w:rsidRPr="0017779D">
              <w:rPr>
                <w:color w:val="000000" w:themeColor="text1"/>
              </w:rPr>
              <w:t>5.5</w:t>
            </w:r>
          </w:p>
        </w:tc>
      </w:tr>
      <w:tr w:rsidR="00ED546E" w:rsidRPr="0017779D" w14:paraId="26CF62C3" w14:textId="77777777" w:rsidTr="005D0D7A">
        <w:trPr>
          <w:trHeight w:val="300"/>
        </w:trPr>
        <w:tc>
          <w:tcPr>
            <w:tcW w:w="1899" w:type="dxa"/>
            <w:vMerge/>
            <w:tcBorders>
              <w:bottom w:val="single" w:sz="8" w:space="0" w:color="000000"/>
            </w:tcBorders>
            <w:shd w:val="clear" w:color="auto" w:fill="auto"/>
            <w:vAlign w:val="center"/>
          </w:tcPr>
          <w:p w14:paraId="478AEAF5" w14:textId="77777777" w:rsidR="00ED546E" w:rsidRPr="0017779D" w:rsidRDefault="00ED546E" w:rsidP="005D0D7A">
            <w:pPr>
              <w:widowControl w:val="0"/>
              <w:jc w:val="center"/>
            </w:pPr>
          </w:p>
        </w:tc>
        <w:tc>
          <w:tcPr>
            <w:tcW w:w="781" w:type="dxa"/>
            <w:tcBorders>
              <w:bottom w:val="single" w:sz="8" w:space="0" w:color="000000"/>
            </w:tcBorders>
            <w:shd w:val="clear" w:color="auto" w:fill="auto"/>
            <w:vAlign w:val="bottom"/>
          </w:tcPr>
          <w:p w14:paraId="3764A068" w14:textId="77777777" w:rsidR="00ED546E" w:rsidRPr="0017779D" w:rsidRDefault="00ED546E" w:rsidP="005D0D7A">
            <w:pPr>
              <w:widowControl w:val="0"/>
              <w:jc w:val="center"/>
              <w:rPr>
                <w:b/>
                <w:bCs/>
              </w:rPr>
            </w:pPr>
            <w:r w:rsidRPr="0017779D">
              <w:rPr>
                <w:b/>
                <w:bCs/>
              </w:rPr>
              <w:t>Total</w:t>
            </w:r>
          </w:p>
        </w:tc>
        <w:tc>
          <w:tcPr>
            <w:tcW w:w="1006" w:type="dxa"/>
            <w:tcBorders>
              <w:bottom w:val="single" w:sz="8" w:space="0" w:color="000000"/>
            </w:tcBorders>
            <w:shd w:val="clear" w:color="auto" w:fill="auto"/>
            <w:vAlign w:val="bottom"/>
          </w:tcPr>
          <w:p w14:paraId="2A6A82BC" w14:textId="77777777" w:rsidR="00ED546E" w:rsidRPr="0017779D" w:rsidRDefault="00ED546E" w:rsidP="005D0D7A">
            <w:pPr>
              <w:widowControl w:val="0"/>
              <w:jc w:val="center"/>
              <w:rPr>
                <w:color w:val="000000" w:themeColor="text1"/>
              </w:rPr>
            </w:pPr>
            <w:r w:rsidRPr="0017779D">
              <w:rPr>
                <w:color w:val="000000" w:themeColor="text1"/>
              </w:rPr>
              <w:t>476</w:t>
            </w:r>
          </w:p>
        </w:tc>
        <w:tc>
          <w:tcPr>
            <w:tcW w:w="271" w:type="dxa"/>
            <w:tcBorders>
              <w:bottom w:val="single" w:sz="8" w:space="0" w:color="000000"/>
            </w:tcBorders>
            <w:shd w:val="clear" w:color="auto" w:fill="auto"/>
            <w:vAlign w:val="bottom"/>
          </w:tcPr>
          <w:p w14:paraId="53262EAD" w14:textId="77777777" w:rsidR="00ED546E" w:rsidRPr="0017779D" w:rsidRDefault="00ED546E" w:rsidP="005D0D7A">
            <w:pPr>
              <w:widowControl w:val="0"/>
              <w:jc w:val="center"/>
              <w:rPr>
                <w:color w:val="000000" w:themeColor="text1"/>
              </w:rPr>
            </w:pPr>
          </w:p>
        </w:tc>
        <w:tc>
          <w:tcPr>
            <w:tcW w:w="676" w:type="dxa"/>
            <w:tcBorders>
              <w:bottom w:val="single" w:sz="8" w:space="0" w:color="000000"/>
            </w:tcBorders>
            <w:shd w:val="clear" w:color="auto" w:fill="auto"/>
            <w:vAlign w:val="bottom"/>
          </w:tcPr>
          <w:p w14:paraId="7AD98E84" w14:textId="77777777" w:rsidR="00ED546E" w:rsidRPr="0017779D" w:rsidRDefault="00ED546E" w:rsidP="005D0D7A">
            <w:pPr>
              <w:widowControl w:val="0"/>
              <w:jc w:val="center"/>
              <w:rPr>
                <w:color w:val="000000" w:themeColor="text1"/>
              </w:rPr>
            </w:pPr>
            <w:r w:rsidRPr="0017779D">
              <w:rPr>
                <w:color w:val="000000" w:themeColor="text1"/>
              </w:rPr>
              <w:t>336</w:t>
            </w:r>
          </w:p>
        </w:tc>
        <w:tc>
          <w:tcPr>
            <w:tcW w:w="405" w:type="dxa"/>
            <w:tcBorders>
              <w:bottom w:val="single" w:sz="8" w:space="0" w:color="000000"/>
            </w:tcBorders>
            <w:shd w:val="clear" w:color="auto" w:fill="auto"/>
            <w:vAlign w:val="bottom"/>
          </w:tcPr>
          <w:p w14:paraId="073D5ED5" w14:textId="77777777" w:rsidR="00ED546E" w:rsidRPr="0017779D" w:rsidRDefault="00ED546E" w:rsidP="005D0D7A">
            <w:pPr>
              <w:widowControl w:val="0"/>
              <w:jc w:val="center"/>
              <w:rPr>
                <w:color w:val="000000" w:themeColor="text1"/>
              </w:rPr>
            </w:pPr>
          </w:p>
        </w:tc>
        <w:tc>
          <w:tcPr>
            <w:tcW w:w="677" w:type="dxa"/>
            <w:tcBorders>
              <w:bottom w:val="single" w:sz="8" w:space="0" w:color="000000"/>
            </w:tcBorders>
            <w:shd w:val="clear" w:color="auto" w:fill="auto"/>
            <w:vAlign w:val="bottom"/>
          </w:tcPr>
          <w:p w14:paraId="586BD50A" w14:textId="77777777" w:rsidR="00ED546E" w:rsidRPr="0017779D" w:rsidRDefault="00ED546E" w:rsidP="005D0D7A">
            <w:pPr>
              <w:widowControl w:val="0"/>
              <w:jc w:val="center"/>
              <w:rPr>
                <w:color w:val="000000" w:themeColor="text1"/>
              </w:rPr>
            </w:pPr>
            <w:r w:rsidRPr="0017779D">
              <w:rPr>
                <w:color w:val="000000" w:themeColor="text1"/>
              </w:rPr>
              <w:t>207</w:t>
            </w:r>
          </w:p>
        </w:tc>
        <w:tc>
          <w:tcPr>
            <w:tcW w:w="268" w:type="dxa"/>
            <w:tcBorders>
              <w:bottom w:val="single" w:sz="8" w:space="0" w:color="000000"/>
            </w:tcBorders>
            <w:shd w:val="clear" w:color="auto" w:fill="auto"/>
            <w:vAlign w:val="bottom"/>
          </w:tcPr>
          <w:p w14:paraId="3BD8BB4C"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04962436" w14:textId="77777777" w:rsidR="00ED546E" w:rsidRPr="0017779D" w:rsidRDefault="00ED546E" w:rsidP="005D0D7A">
            <w:pPr>
              <w:widowControl w:val="0"/>
              <w:jc w:val="center"/>
              <w:rPr>
                <w:color w:val="000000" w:themeColor="text1"/>
              </w:rPr>
            </w:pPr>
            <w:r w:rsidRPr="0017779D">
              <w:rPr>
                <w:color w:val="000000" w:themeColor="text1"/>
              </w:rPr>
              <w:t>182</w:t>
            </w:r>
          </w:p>
        </w:tc>
        <w:tc>
          <w:tcPr>
            <w:tcW w:w="403" w:type="dxa"/>
            <w:tcBorders>
              <w:bottom w:val="single" w:sz="8" w:space="0" w:color="000000"/>
            </w:tcBorders>
            <w:shd w:val="clear" w:color="auto" w:fill="auto"/>
            <w:vAlign w:val="bottom"/>
          </w:tcPr>
          <w:p w14:paraId="0EF7D7AE"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5519DA31" w14:textId="77777777" w:rsidR="00ED546E" w:rsidRPr="0017779D" w:rsidRDefault="00ED546E" w:rsidP="005D0D7A">
            <w:pPr>
              <w:widowControl w:val="0"/>
              <w:jc w:val="center"/>
              <w:rPr>
                <w:color w:val="000000" w:themeColor="text1"/>
              </w:rPr>
            </w:pPr>
            <w:r w:rsidRPr="0017779D">
              <w:rPr>
                <w:color w:val="000000" w:themeColor="text1"/>
              </w:rPr>
              <w:t>178</w:t>
            </w:r>
          </w:p>
        </w:tc>
        <w:tc>
          <w:tcPr>
            <w:tcW w:w="265" w:type="dxa"/>
            <w:tcBorders>
              <w:bottom w:val="single" w:sz="8" w:space="0" w:color="000000"/>
            </w:tcBorders>
            <w:shd w:val="clear" w:color="auto" w:fill="auto"/>
            <w:vAlign w:val="bottom"/>
          </w:tcPr>
          <w:p w14:paraId="5BD47B8A"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01945300" w14:textId="77777777" w:rsidR="00ED546E" w:rsidRPr="0017779D" w:rsidRDefault="00ED546E" w:rsidP="005D0D7A">
            <w:pPr>
              <w:widowControl w:val="0"/>
              <w:jc w:val="center"/>
              <w:rPr>
                <w:color w:val="000000" w:themeColor="text1"/>
              </w:rPr>
            </w:pPr>
            <w:r w:rsidRPr="0017779D">
              <w:rPr>
                <w:color w:val="000000" w:themeColor="text1"/>
              </w:rPr>
              <w:t>166</w:t>
            </w:r>
          </w:p>
        </w:tc>
        <w:tc>
          <w:tcPr>
            <w:tcW w:w="402" w:type="dxa"/>
            <w:tcBorders>
              <w:bottom w:val="single" w:sz="8" w:space="0" w:color="000000"/>
            </w:tcBorders>
            <w:shd w:val="clear" w:color="auto" w:fill="auto"/>
            <w:vAlign w:val="bottom"/>
          </w:tcPr>
          <w:p w14:paraId="3240CFC3"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7B6F3E7C" w14:textId="77777777" w:rsidR="00ED546E" w:rsidRPr="0017779D" w:rsidRDefault="00ED546E" w:rsidP="005D0D7A">
            <w:pPr>
              <w:widowControl w:val="0"/>
              <w:jc w:val="center"/>
              <w:rPr>
                <w:color w:val="000000" w:themeColor="text1"/>
              </w:rPr>
            </w:pPr>
            <w:r w:rsidRPr="0017779D">
              <w:rPr>
                <w:color w:val="000000" w:themeColor="text1"/>
              </w:rPr>
              <w:t>860</w:t>
            </w:r>
          </w:p>
        </w:tc>
        <w:tc>
          <w:tcPr>
            <w:tcW w:w="235" w:type="dxa"/>
            <w:tcBorders>
              <w:bottom w:val="single" w:sz="8" w:space="0" w:color="000000"/>
            </w:tcBorders>
            <w:shd w:val="clear" w:color="auto" w:fill="auto"/>
            <w:vAlign w:val="bottom"/>
          </w:tcPr>
          <w:p w14:paraId="75BD0DCC" w14:textId="77777777" w:rsidR="00ED546E" w:rsidRPr="0017779D" w:rsidRDefault="00ED546E" w:rsidP="005D0D7A">
            <w:pPr>
              <w:widowControl w:val="0"/>
              <w:jc w:val="center"/>
              <w:rPr>
                <w:color w:val="000000" w:themeColor="text1"/>
              </w:rPr>
            </w:pPr>
          </w:p>
        </w:tc>
        <w:tc>
          <w:tcPr>
            <w:tcW w:w="711" w:type="dxa"/>
            <w:tcBorders>
              <w:bottom w:val="single" w:sz="8" w:space="0" w:color="000000"/>
            </w:tcBorders>
            <w:shd w:val="clear" w:color="auto" w:fill="auto"/>
            <w:vAlign w:val="bottom"/>
          </w:tcPr>
          <w:p w14:paraId="70C73F2C" w14:textId="77777777" w:rsidR="00ED546E" w:rsidRPr="0017779D" w:rsidRDefault="00ED546E" w:rsidP="005D0D7A">
            <w:pPr>
              <w:widowControl w:val="0"/>
              <w:jc w:val="center"/>
              <w:rPr>
                <w:color w:val="000000" w:themeColor="text1"/>
              </w:rPr>
            </w:pPr>
            <w:r w:rsidRPr="0017779D">
              <w:rPr>
                <w:color w:val="000000" w:themeColor="text1"/>
              </w:rPr>
              <w:t>683</w:t>
            </w:r>
          </w:p>
        </w:tc>
      </w:tr>
      <w:tr w:rsidR="00ED546E" w:rsidRPr="0017779D" w14:paraId="0545CEBB" w14:textId="77777777" w:rsidTr="005D0D7A">
        <w:trPr>
          <w:trHeight w:val="290"/>
        </w:trPr>
        <w:tc>
          <w:tcPr>
            <w:tcW w:w="1899" w:type="dxa"/>
            <w:shd w:val="clear" w:color="auto" w:fill="auto"/>
            <w:vAlign w:val="center"/>
          </w:tcPr>
          <w:p w14:paraId="7D0C9C57" w14:textId="02393FEC" w:rsidR="00ED546E" w:rsidRPr="0017779D" w:rsidRDefault="00ED546E" w:rsidP="005D0D7A">
            <w:pPr>
              <w:widowControl w:val="0"/>
              <w:spacing w:beforeAutospacing="1"/>
              <w:jc w:val="center"/>
              <w:rPr>
                <w:b/>
                <w:bCs/>
              </w:rPr>
            </w:pPr>
            <w:r w:rsidRPr="0017779D">
              <w:rPr>
                <w:b/>
                <w:bCs/>
              </w:rPr>
              <w:t xml:space="preserve">Total </w:t>
            </w:r>
            <w:r>
              <w:rPr>
                <w:b/>
                <w:bCs/>
              </w:rPr>
              <w:t xml:space="preserve">live </w:t>
            </w:r>
            <w:r w:rsidRPr="0017779D">
              <w:rPr>
                <w:b/>
                <w:bCs/>
              </w:rPr>
              <w:t>BA of</w:t>
            </w:r>
          </w:p>
        </w:tc>
        <w:tc>
          <w:tcPr>
            <w:tcW w:w="781" w:type="dxa"/>
            <w:shd w:val="clear" w:color="auto" w:fill="auto"/>
            <w:vAlign w:val="bottom"/>
          </w:tcPr>
          <w:p w14:paraId="67D6BD13" w14:textId="77777777" w:rsidR="00ED546E" w:rsidRPr="0017779D" w:rsidRDefault="00ED546E" w:rsidP="005D0D7A">
            <w:pPr>
              <w:widowControl w:val="0"/>
              <w:jc w:val="center"/>
            </w:pPr>
            <w:r w:rsidRPr="0017779D">
              <w:t>Mean</w:t>
            </w:r>
          </w:p>
        </w:tc>
        <w:tc>
          <w:tcPr>
            <w:tcW w:w="1006" w:type="dxa"/>
            <w:shd w:val="clear" w:color="auto" w:fill="auto"/>
            <w:vAlign w:val="bottom"/>
          </w:tcPr>
          <w:p w14:paraId="34206B54" w14:textId="77777777" w:rsidR="00ED546E" w:rsidRPr="0017779D" w:rsidRDefault="00ED546E" w:rsidP="005D0D7A">
            <w:pPr>
              <w:widowControl w:val="0"/>
              <w:jc w:val="center"/>
              <w:rPr>
                <w:color w:val="000000" w:themeColor="text1"/>
              </w:rPr>
            </w:pPr>
            <w:r w:rsidRPr="0017779D">
              <w:rPr>
                <w:color w:val="000000" w:themeColor="text1"/>
              </w:rPr>
              <w:t>9.3</w:t>
            </w:r>
          </w:p>
        </w:tc>
        <w:tc>
          <w:tcPr>
            <w:tcW w:w="271" w:type="dxa"/>
            <w:shd w:val="clear" w:color="auto" w:fill="auto"/>
            <w:vAlign w:val="bottom"/>
          </w:tcPr>
          <w:p w14:paraId="5AC23ECB" w14:textId="77777777" w:rsidR="00ED546E" w:rsidRPr="0017779D" w:rsidRDefault="00ED546E" w:rsidP="005D0D7A">
            <w:pPr>
              <w:widowControl w:val="0"/>
              <w:jc w:val="center"/>
              <w:rPr>
                <w:color w:val="000000" w:themeColor="text1"/>
              </w:rPr>
            </w:pPr>
          </w:p>
        </w:tc>
        <w:tc>
          <w:tcPr>
            <w:tcW w:w="676" w:type="dxa"/>
            <w:shd w:val="clear" w:color="auto" w:fill="auto"/>
            <w:vAlign w:val="bottom"/>
          </w:tcPr>
          <w:p w14:paraId="68EFE44F" w14:textId="77777777" w:rsidR="00ED546E" w:rsidRPr="0017779D" w:rsidRDefault="00ED546E" w:rsidP="005D0D7A">
            <w:pPr>
              <w:widowControl w:val="0"/>
              <w:jc w:val="center"/>
              <w:rPr>
                <w:color w:val="000000" w:themeColor="text1"/>
              </w:rPr>
            </w:pPr>
            <w:r w:rsidRPr="0017779D">
              <w:rPr>
                <w:color w:val="000000" w:themeColor="text1"/>
              </w:rPr>
              <w:t>12.6</w:t>
            </w:r>
          </w:p>
        </w:tc>
        <w:tc>
          <w:tcPr>
            <w:tcW w:w="405" w:type="dxa"/>
            <w:shd w:val="clear" w:color="auto" w:fill="auto"/>
            <w:vAlign w:val="bottom"/>
          </w:tcPr>
          <w:p w14:paraId="5616A07C" w14:textId="77777777" w:rsidR="00ED546E" w:rsidRPr="0017779D" w:rsidRDefault="00ED546E" w:rsidP="005D0D7A">
            <w:pPr>
              <w:widowControl w:val="0"/>
              <w:jc w:val="center"/>
              <w:rPr>
                <w:color w:val="000000" w:themeColor="text1"/>
                <w:highlight w:val="yellow"/>
              </w:rPr>
            </w:pPr>
          </w:p>
        </w:tc>
        <w:tc>
          <w:tcPr>
            <w:tcW w:w="677" w:type="dxa"/>
            <w:shd w:val="clear" w:color="auto" w:fill="auto"/>
            <w:vAlign w:val="bottom"/>
          </w:tcPr>
          <w:p w14:paraId="3D17A391" w14:textId="77777777" w:rsidR="00ED546E" w:rsidRPr="0017779D" w:rsidRDefault="00ED546E" w:rsidP="005D0D7A">
            <w:pPr>
              <w:widowControl w:val="0"/>
              <w:jc w:val="center"/>
              <w:rPr>
                <w:color w:val="000000" w:themeColor="text1"/>
              </w:rPr>
            </w:pPr>
            <w:r w:rsidRPr="0017779D">
              <w:rPr>
                <w:color w:val="000000" w:themeColor="text1"/>
              </w:rPr>
              <w:t>5.43</w:t>
            </w:r>
          </w:p>
        </w:tc>
        <w:tc>
          <w:tcPr>
            <w:tcW w:w="268" w:type="dxa"/>
            <w:shd w:val="clear" w:color="auto" w:fill="auto"/>
            <w:vAlign w:val="bottom"/>
          </w:tcPr>
          <w:p w14:paraId="4EEAC871"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20187DEE" w14:textId="77777777" w:rsidR="00ED546E" w:rsidRPr="0017779D" w:rsidRDefault="00ED546E" w:rsidP="005D0D7A">
            <w:pPr>
              <w:widowControl w:val="0"/>
              <w:jc w:val="center"/>
              <w:rPr>
                <w:color w:val="000000" w:themeColor="text1"/>
              </w:rPr>
            </w:pPr>
            <w:r w:rsidRPr="0017779D">
              <w:rPr>
                <w:color w:val="000000" w:themeColor="text1"/>
              </w:rPr>
              <w:t>9.72</w:t>
            </w:r>
          </w:p>
        </w:tc>
        <w:tc>
          <w:tcPr>
            <w:tcW w:w="403" w:type="dxa"/>
            <w:shd w:val="clear" w:color="auto" w:fill="auto"/>
            <w:vAlign w:val="bottom"/>
          </w:tcPr>
          <w:p w14:paraId="66A3D5FF" w14:textId="77777777" w:rsidR="00ED546E" w:rsidRPr="0017779D" w:rsidRDefault="00ED546E" w:rsidP="005D0D7A">
            <w:pPr>
              <w:widowControl w:val="0"/>
              <w:jc w:val="center"/>
              <w:rPr>
                <w:color w:val="000000" w:themeColor="text1"/>
              </w:rPr>
            </w:pPr>
          </w:p>
        </w:tc>
        <w:tc>
          <w:tcPr>
            <w:tcW w:w="678" w:type="dxa"/>
            <w:shd w:val="clear" w:color="auto" w:fill="auto"/>
            <w:vAlign w:val="bottom"/>
          </w:tcPr>
          <w:p w14:paraId="36557CDE" w14:textId="77777777" w:rsidR="00ED546E" w:rsidRPr="0017779D" w:rsidRDefault="00ED546E" w:rsidP="005D0D7A">
            <w:pPr>
              <w:widowControl w:val="0"/>
              <w:jc w:val="center"/>
              <w:rPr>
                <w:color w:val="000000" w:themeColor="text1"/>
              </w:rPr>
            </w:pPr>
            <w:r w:rsidRPr="0017779D">
              <w:rPr>
                <w:color w:val="000000" w:themeColor="text1"/>
              </w:rPr>
              <w:t>5.9</w:t>
            </w:r>
          </w:p>
        </w:tc>
        <w:tc>
          <w:tcPr>
            <w:tcW w:w="265" w:type="dxa"/>
            <w:shd w:val="clear" w:color="auto" w:fill="auto"/>
            <w:vAlign w:val="bottom"/>
          </w:tcPr>
          <w:p w14:paraId="08A41357"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1986970C" w14:textId="77777777" w:rsidR="00ED546E" w:rsidRPr="0017779D" w:rsidRDefault="00ED546E" w:rsidP="005D0D7A">
            <w:pPr>
              <w:widowControl w:val="0"/>
              <w:jc w:val="center"/>
              <w:rPr>
                <w:color w:val="000000" w:themeColor="text1"/>
              </w:rPr>
            </w:pPr>
            <w:r w:rsidRPr="0017779D">
              <w:rPr>
                <w:color w:val="000000" w:themeColor="text1"/>
              </w:rPr>
              <w:t>9.5</w:t>
            </w:r>
          </w:p>
        </w:tc>
        <w:tc>
          <w:tcPr>
            <w:tcW w:w="402" w:type="dxa"/>
            <w:shd w:val="clear" w:color="auto" w:fill="auto"/>
            <w:vAlign w:val="bottom"/>
          </w:tcPr>
          <w:p w14:paraId="5B5D61CD" w14:textId="77777777" w:rsidR="00ED546E" w:rsidRPr="0017779D" w:rsidRDefault="00ED546E" w:rsidP="005D0D7A">
            <w:pPr>
              <w:widowControl w:val="0"/>
              <w:jc w:val="center"/>
              <w:rPr>
                <w:color w:val="000000" w:themeColor="text1"/>
              </w:rPr>
            </w:pPr>
          </w:p>
        </w:tc>
        <w:tc>
          <w:tcPr>
            <w:tcW w:w="679" w:type="dxa"/>
            <w:shd w:val="clear" w:color="auto" w:fill="auto"/>
            <w:vAlign w:val="bottom"/>
          </w:tcPr>
          <w:p w14:paraId="287DE963" w14:textId="77777777" w:rsidR="00ED546E" w:rsidRPr="0017779D" w:rsidRDefault="00ED546E" w:rsidP="005D0D7A">
            <w:pPr>
              <w:widowControl w:val="0"/>
              <w:jc w:val="center"/>
              <w:rPr>
                <w:color w:val="000000" w:themeColor="text1"/>
              </w:rPr>
            </w:pPr>
            <w:r w:rsidRPr="0017779D">
              <w:rPr>
                <w:color w:val="000000" w:themeColor="text1"/>
              </w:rPr>
              <w:t>6.9</w:t>
            </w:r>
          </w:p>
        </w:tc>
        <w:tc>
          <w:tcPr>
            <w:tcW w:w="235" w:type="dxa"/>
            <w:shd w:val="clear" w:color="auto" w:fill="auto"/>
            <w:vAlign w:val="bottom"/>
          </w:tcPr>
          <w:p w14:paraId="016F54BC" w14:textId="77777777" w:rsidR="00ED546E" w:rsidRPr="0017779D" w:rsidRDefault="00ED546E" w:rsidP="005D0D7A">
            <w:pPr>
              <w:widowControl w:val="0"/>
              <w:jc w:val="center"/>
              <w:rPr>
                <w:color w:val="000000" w:themeColor="text1"/>
              </w:rPr>
            </w:pPr>
          </w:p>
        </w:tc>
        <w:tc>
          <w:tcPr>
            <w:tcW w:w="711" w:type="dxa"/>
            <w:shd w:val="clear" w:color="auto" w:fill="auto"/>
            <w:vAlign w:val="bottom"/>
          </w:tcPr>
          <w:p w14:paraId="271254A4" w14:textId="77777777" w:rsidR="00ED546E" w:rsidRPr="0017779D" w:rsidRDefault="00ED546E" w:rsidP="005D0D7A">
            <w:pPr>
              <w:widowControl w:val="0"/>
              <w:rPr>
                <w:color w:val="000000" w:themeColor="text1"/>
              </w:rPr>
            </w:pPr>
            <w:r w:rsidRPr="0017779D">
              <w:rPr>
                <w:color w:val="000000" w:themeColor="text1"/>
              </w:rPr>
              <w:t>10.6</w:t>
            </w:r>
          </w:p>
        </w:tc>
      </w:tr>
      <w:tr w:rsidR="00ED546E" w:rsidRPr="0017779D" w14:paraId="1CB00BBD" w14:textId="77777777" w:rsidTr="005D0D7A">
        <w:trPr>
          <w:trHeight w:val="290"/>
        </w:trPr>
        <w:tc>
          <w:tcPr>
            <w:tcW w:w="1899" w:type="dxa"/>
            <w:tcBorders>
              <w:bottom w:val="single" w:sz="8" w:space="0" w:color="000000"/>
            </w:tcBorders>
            <w:shd w:val="clear" w:color="auto" w:fill="auto"/>
            <w:vAlign w:val="center"/>
          </w:tcPr>
          <w:p w14:paraId="62188EEC" w14:textId="77777777" w:rsidR="00ED546E" w:rsidRPr="0017779D" w:rsidRDefault="00ED546E" w:rsidP="005D0D7A">
            <w:pPr>
              <w:widowControl w:val="0"/>
              <w:spacing w:beforeAutospacing="1"/>
              <w:jc w:val="center"/>
              <w:rPr>
                <w:b/>
                <w:bCs/>
              </w:rPr>
            </w:pPr>
            <w:r w:rsidRPr="0017779D">
              <w:rPr>
                <w:b/>
                <w:bCs/>
              </w:rPr>
              <w:t>Douglas-fir</w:t>
            </w:r>
            <w:r w:rsidRPr="0017779D">
              <w:rPr>
                <w:b/>
                <w:bCs/>
              </w:rPr>
              <w:br/>
              <w:t>(m</w:t>
            </w:r>
            <w:r w:rsidRPr="0017779D">
              <w:rPr>
                <w:b/>
                <w:bCs/>
                <w:vertAlign w:val="superscript"/>
              </w:rPr>
              <w:t>2</w:t>
            </w:r>
            <w:r w:rsidRPr="0017779D">
              <w:rPr>
                <w:b/>
                <w:bCs/>
              </w:rPr>
              <w:t>ha</w:t>
            </w:r>
            <w:r w:rsidRPr="0017779D">
              <w:rPr>
                <w:b/>
                <w:bCs/>
                <w:vertAlign w:val="superscript"/>
              </w:rPr>
              <w:t>-1</w:t>
            </w:r>
            <w:r w:rsidRPr="0017779D">
              <w:rPr>
                <w:b/>
                <w:bCs/>
              </w:rPr>
              <w:t>)</w:t>
            </w:r>
          </w:p>
        </w:tc>
        <w:tc>
          <w:tcPr>
            <w:tcW w:w="781" w:type="dxa"/>
            <w:tcBorders>
              <w:bottom w:val="single" w:sz="8" w:space="0" w:color="000000"/>
            </w:tcBorders>
            <w:shd w:val="clear" w:color="auto" w:fill="auto"/>
            <w:vAlign w:val="bottom"/>
          </w:tcPr>
          <w:p w14:paraId="632FD1A8" w14:textId="77777777" w:rsidR="00ED546E" w:rsidRPr="0017779D" w:rsidRDefault="00ED546E" w:rsidP="005D0D7A">
            <w:pPr>
              <w:widowControl w:val="0"/>
              <w:jc w:val="center"/>
            </w:pPr>
            <w:r w:rsidRPr="0017779D">
              <w:t>CI</w:t>
            </w:r>
          </w:p>
        </w:tc>
        <w:tc>
          <w:tcPr>
            <w:tcW w:w="1006" w:type="dxa"/>
            <w:tcBorders>
              <w:bottom w:val="single" w:sz="8" w:space="0" w:color="000000"/>
            </w:tcBorders>
            <w:shd w:val="clear" w:color="auto" w:fill="auto"/>
            <w:vAlign w:val="bottom"/>
          </w:tcPr>
          <w:p w14:paraId="3C8AFAFD" w14:textId="77777777" w:rsidR="00ED546E" w:rsidRPr="0017779D" w:rsidRDefault="00ED546E" w:rsidP="005D0D7A">
            <w:pPr>
              <w:widowControl w:val="0"/>
              <w:jc w:val="center"/>
              <w:rPr>
                <w:color w:val="000000" w:themeColor="text1"/>
              </w:rPr>
            </w:pPr>
            <w:r w:rsidRPr="0017779D">
              <w:rPr>
                <w:color w:val="000000" w:themeColor="text1"/>
              </w:rPr>
              <w:t>1.08</w:t>
            </w:r>
          </w:p>
        </w:tc>
        <w:tc>
          <w:tcPr>
            <w:tcW w:w="271" w:type="dxa"/>
            <w:tcBorders>
              <w:bottom w:val="single" w:sz="8" w:space="0" w:color="000000"/>
            </w:tcBorders>
            <w:shd w:val="clear" w:color="auto" w:fill="auto"/>
            <w:vAlign w:val="bottom"/>
          </w:tcPr>
          <w:p w14:paraId="3ACB9766" w14:textId="77777777" w:rsidR="00ED546E" w:rsidRPr="0017779D" w:rsidRDefault="00ED546E" w:rsidP="005D0D7A">
            <w:pPr>
              <w:widowControl w:val="0"/>
              <w:jc w:val="center"/>
              <w:rPr>
                <w:color w:val="000000" w:themeColor="text1"/>
              </w:rPr>
            </w:pPr>
          </w:p>
        </w:tc>
        <w:tc>
          <w:tcPr>
            <w:tcW w:w="676" w:type="dxa"/>
            <w:tcBorders>
              <w:bottom w:val="single" w:sz="8" w:space="0" w:color="000000"/>
            </w:tcBorders>
            <w:shd w:val="clear" w:color="auto" w:fill="auto"/>
            <w:vAlign w:val="bottom"/>
          </w:tcPr>
          <w:p w14:paraId="2F7BF594" w14:textId="77777777" w:rsidR="00ED546E" w:rsidRPr="0017779D" w:rsidRDefault="00ED546E" w:rsidP="005D0D7A">
            <w:pPr>
              <w:widowControl w:val="0"/>
              <w:jc w:val="center"/>
              <w:rPr>
                <w:color w:val="000000" w:themeColor="text1"/>
              </w:rPr>
            </w:pPr>
            <w:r w:rsidRPr="0017779D">
              <w:rPr>
                <w:color w:val="000000" w:themeColor="text1"/>
              </w:rPr>
              <w:t>3.52</w:t>
            </w:r>
          </w:p>
        </w:tc>
        <w:tc>
          <w:tcPr>
            <w:tcW w:w="405" w:type="dxa"/>
            <w:tcBorders>
              <w:bottom w:val="single" w:sz="8" w:space="0" w:color="000000"/>
            </w:tcBorders>
            <w:shd w:val="clear" w:color="auto" w:fill="auto"/>
            <w:vAlign w:val="bottom"/>
          </w:tcPr>
          <w:p w14:paraId="4188FA38" w14:textId="77777777" w:rsidR="00ED546E" w:rsidRPr="0017779D" w:rsidRDefault="00ED546E" w:rsidP="005D0D7A">
            <w:pPr>
              <w:widowControl w:val="0"/>
              <w:jc w:val="center"/>
              <w:rPr>
                <w:color w:val="000000" w:themeColor="text1"/>
              </w:rPr>
            </w:pPr>
          </w:p>
        </w:tc>
        <w:tc>
          <w:tcPr>
            <w:tcW w:w="677" w:type="dxa"/>
            <w:tcBorders>
              <w:bottom w:val="single" w:sz="8" w:space="0" w:color="000000"/>
            </w:tcBorders>
            <w:shd w:val="clear" w:color="auto" w:fill="auto"/>
            <w:vAlign w:val="bottom"/>
          </w:tcPr>
          <w:p w14:paraId="3EF40CD0" w14:textId="77777777" w:rsidR="00ED546E" w:rsidRPr="0017779D" w:rsidRDefault="00ED546E" w:rsidP="005D0D7A">
            <w:pPr>
              <w:widowControl w:val="0"/>
              <w:jc w:val="center"/>
              <w:rPr>
                <w:color w:val="000000" w:themeColor="text1"/>
              </w:rPr>
            </w:pPr>
            <w:r w:rsidRPr="0017779D">
              <w:rPr>
                <w:color w:val="000000" w:themeColor="text1"/>
              </w:rPr>
              <w:t>0.71</w:t>
            </w:r>
          </w:p>
        </w:tc>
        <w:tc>
          <w:tcPr>
            <w:tcW w:w="268" w:type="dxa"/>
            <w:tcBorders>
              <w:bottom w:val="single" w:sz="8" w:space="0" w:color="000000"/>
            </w:tcBorders>
            <w:shd w:val="clear" w:color="auto" w:fill="auto"/>
            <w:vAlign w:val="bottom"/>
          </w:tcPr>
          <w:p w14:paraId="339C5291"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0F1857B3" w14:textId="77777777" w:rsidR="00ED546E" w:rsidRPr="0017779D" w:rsidRDefault="00ED546E" w:rsidP="005D0D7A">
            <w:pPr>
              <w:widowControl w:val="0"/>
              <w:jc w:val="center"/>
              <w:rPr>
                <w:color w:val="000000" w:themeColor="text1"/>
              </w:rPr>
            </w:pPr>
            <w:r w:rsidRPr="0017779D">
              <w:rPr>
                <w:color w:val="000000" w:themeColor="text1"/>
              </w:rPr>
              <w:t>1.33</w:t>
            </w:r>
          </w:p>
        </w:tc>
        <w:tc>
          <w:tcPr>
            <w:tcW w:w="403" w:type="dxa"/>
            <w:tcBorders>
              <w:bottom w:val="single" w:sz="8" w:space="0" w:color="000000"/>
            </w:tcBorders>
            <w:shd w:val="clear" w:color="auto" w:fill="auto"/>
            <w:vAlign w:val="bottom"/>
          </w:tcPr>
          <w:p w14:paraId="33E92B65" w14:textId="77777777" w:rsidR="00ED546E" w:rsidRPr="0017779D" w:rsidRDefault="00ED546E" w:rsidP="005D0D7A">
            <w:pPr>
              <w:widowControl w:val="0"/>
              <w:jc w:val="center"/>
              <w:rPr>
                <w:color w:val="000000" w:themeColor="text1"/>
              </w:rPr>
            </w:pPr>
          </w:p>
        </w:tc>
        <w:tc>
          <w:tcPr>
            <w:tcW w:w="678" w:type="dxa"/>
            <w:tcBorders>
              <w:bottom w:val="single" w:sz="8" w:space="0" w:color="000000"/>
            </w:tcBorders>
            <w:shd w:val="clear" w:color="auto" w:fill="auto"/>
            <w:vAlign w:val="bottom"/>
          </w:tcPr>
          <w:p w14:paraId="13329278" w14:textId="77777777" w:rsidR="00ED546E" w:rsidRPr="0017779D" w:rsidRDefault="00ED546E" w:rsidP="005D0D7A">
            <w:pPr>
              <w:widowControl w:val="0"/>
              <w:jc w:val="center"/>
              <w:rPr>
                <w:color w:val="000000" w:themeColor="text1"/>
              </w:rPr>
            </w:pPr>
            <w:r w:rsidRPr="0017779D">
              <w:rPr>
                <w:color w:val="000000" w:themeColor="text1"/>
              </w:rPr>
              <w:t>1.8</w:t>
            </w:r>
          </w:p>
        </w:tc>
        <w:tc>
          <w:tcPr>
            <w:tcW w:w="265" w:type="dxa"/>
            <w:tcBorders>
              <w:bottom w:val="single" w:sz="8" w:space="0" w:color="000000"/>
            </w:tcBorders>
            <w:shd w:val="clear" w:color="auto" w:fill="auto"/>
            <w:vAlign w:val="bottom"/>
          </w:tcPr>
          <w:p w14:paraId="1629B1BB"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589405E2" w14:textId="77777777" w:rsidR="00ED546E" w:rsidRPr="0017779D" w:rsidRDefault="00ED546E" w:rsidP="005D0D7A">
            <w:pPr>
              <w:widowControl w:val="0"/>
              <w:jc w:val="center"/>
              <w:rPr>
                <w:color w:val="000000" w:themeColor="text1"/>
              </w:rPr>
            </w:pPr>
            <w:r w:rsidRPr="0017779D">
              <w:rPr>
                <w:color w:val="000000" w:themeColor="text1"/>
              </w:rPr>
              <w:t>1.8</w:t>
            </w:r>
          </w:p>
        </w:tc>
        <w:tc>
          <w:tcPr>
            <w:tcW w:w="402" w:type="dxa"/>
            <w:tcBorders>
              <w:bottom w:val="single" w:sz="8" w:space="0" w:color="000000"/>
            </w:tcBorders>
            <w:shd w:val="clear" w:color="auto" w:fill="auto"/>
            <w:vAlign w:val="bottom"/>
          </w:tcPr>
          <w:p w14:paraId="41B29CB9" w14:textId="77777777" w:rsidR="00ED546E" w:rsidRPr="0017779D" w:rsidRDefault="00ED546E" w:rsidP="005D0D7A">
            <w:pPr>
              <w:widowControl w:val="0"/>
              <w:jc w:val="center"/>
              <w:rPr>
                <w:color w:val="000000" w:themeColor="text1"/>
              </w:rPr>
            </w:pPr>
          </w:p>
        </w:tc>
        <w:tc>
          <w:tcPr>
            <w:tcW w:w="679" w:type="dxa"/>
            <w:tcBorders>
              <w:bottom w:val="single" w:sz="8" w:space="0" w:color="000000"/>
            </w:tcBorders>
            <w:shd w:val="clear" w:color="auto" w:fill="auto"/>
            <w:vAlign w:val="bottom"/>
          </w:tcPr>
          <w:p w14:paraId="7C333514" w14:textId="77777777" w:rsidR="00ED546E" w:rsidRPr="0017779D" w:rsidRDefault="00ED546E" w:rsidP="005D0D7A">
            <w:pPr>
              <w:widowControl w:val="0"/>
              <w:jc w:val="center"/>
              <w:rPr>
                <w:color w:val="000000" w:themeColor="text1"/>
              </w:rPr>
            </w:pPr>
            <w:r w:rsidRPr="0017779D">
              <w:rPr>
                <w:color w:val="000000" w:themeColor="text1"/>
              </w:rPr>
              <w:t>1.0</w:t>
            </w:r>
          </w:p>
        </w:tc>
        <w:tc>
          <w:tcPr>
            <w:tcW w:w="235" w:type="dxa"/>
            <w:tcBorders>
              <w:bottom w:val="single" w:sz="8" w:space="0" w:color="000000"/>
            </w:tcBorders>
            <w:shd w:val="clear" w:color="auto" w:fill="auto"/>
            <w:vAlign w:val="bottom"/>
          </w:tcPr>
          <w:p w14:paraId="5388323B" w14:textId="77777777" w:rsidR="00ED546E" w:rsidRPr="0017779D" w:rsidRDefault="00ED546E" w:rsidP="005D0D7A">
            <w:pPr>
              <w:widowControl w:val="0"/>
              <w:jc w:val="center"/>
              <w:rPr>
                <w:color w:val="000000" w:themeColor="text1"/>
              </w:rPr>
            </w:pPr>
          </w:p>
        </w:tc>
        <w:tc>
          <w:tcPr>
            <w:tcW w:w="711" w:type="dxa"/>
            <w:tcBorders>
              <w:bottom w:val="single" w:sz="8" w:space="0" w:color="000000"/>
            </w:tcBorders>
            <w:shd w:val="clear" w:color="auto" w:fill="auto"/>
            <w:vAlign w:val="bottom"/>
          </w:tcPr>
          <w:p w14:paraId="2AFBE5EA" w14:textId="77777777" w:rsidR="00ED546E" w:rsidRPr="0017779D" w:rsidRDefault="00ED546E" w:rsidP="005D0D7A">
            <w:pPr>
              <w:widowControl w:val="0"/>
              <w:jc w:val="center"/>
              <w:rPr>
                <w:color w:val="000000" w:themeColor="text1"/>
              </w:rPr>
            </w:pPr>
            <w:r w:rsidRPr="0017779D">
              <w:rPr>
                <w:color w:val="000000" w:themeColor="text1"/>
              </w:rPr>
              <w:t>1.4</w:t>
            </w:r>
          </w:p>
        </w:tc>
      </w:tr>
      <w:tr w:rsidR="00ED546E" w:rsidRPr="0017779D" w14:paraId="1FC1D1DD" w14:textId="77777777" w:rsidTr="005D0D7A">
        <w:trPr>
          <w:trHeight w:val="300"/>
        </w:trPr>
        <w:tc>
          <w:tcPr>
            <w:tcW w:w="1899" w:type="dxa"/>
            <w:tcBorders>
              <w:top w:val="single" w:sz="8" w:space="0" w:color="000000"/>
            </w:tcBorders>
            <w:shd w:val="clear" w:color="auto" w:fill="auto"/>
            <w:vAlign w:val="center"/>
          </w:tcPr>
          <w:p w14:paraId="28BF2150" w14:textId="77777777" w:rsidR="00ED546E" w:rsidRPr="0017779D" w:rsidRDefault="00ED546E" w:rsidP="005D0D7A">
            <w:pPr>
              <w:widowControl w:val="0"/>
              <w:spacing w:beforeAutospacing="1"/>
              <w:jc w:val="center"/>
            </w:pPr>
            <w:r w:rsidRPr="0017779D">
              <w:rPr>
                <w:b/>
                <w:bCs/>
              </w:rPr>
              <w:t>Douglas-fir as</w:t>
            </w:r>
            <w:r w:rsidRPr="0017779D">
              <w:t xml:space="preserve"> </w:t>
            </w:r>
            <w:r w:rsidRPr="0017779D">
              <w:rPr>
                <w:b/>
                <w:bCs/>
              </w:rPr>
              <w:t>percentage</w:t>
            </w:r>
          </w:p>
        </w:tc>
        <w:tc>
          <w:tcPr>
            <w:tcW w:w="781" w:type="dxa"/>
            <w:tcBorders>
              <w:top w:val="single" w:sz="8" w:space="0" w:color="000000"/>
            </w:tcBorders>
            <w:shd w:val="clear" w:color="auto" w:fill="auto"/>
            <w:vAlign w:val="bottom"/>
          </w:tcPr>
          <w:p w14:paraId="476DB0C3" w14:textId="77777777" w:rsidR="00ED546E" w:rsidRPr="0017779D" w:rsidRDefault="00ED546E" w:rsidP="005D0D7A">
            <w:pPr>
              <w:widowControl w:val="0"/>
              <w:rPr>
                <w:b/>
                <w:bCs/>
              </w:rPr>
            </w:pPr>
            <w:r w:rsidRPr="0017779D">
              <w:rPr>
                <w:b/>
                <w:bCs/>
              </w:rPr>
              <w:t>Total</w:t>
            </w:r>
          </w:p>
        </w:tc>
        <w:tc>
          <w:tcPr>
            <w:tcW w:w="1006" w:type="dxa"/>
            <w:tcBorders>
              <w:top w:val="single" w:sz="8" w:space="0" w:color="000000"/>
            </w:tcBorders>
            <w:shd w:val="clear" w:color="auto" w:fill="auto"/>
            <w:vAlign w:val="bottom"/>
          </w:tcPr>
          <w:p w14:paraId="5622F33E" w14:textId="77777777" w:rsidR="00ED546E" w:rsidRPr="0017779D" w:rsidRDefault="00ED546E" w:rsidP="005D0D7A">
            <w:pPr>
              <w:widowControl w:val="0"/>
              <w:jc w:val="center"/>
            </w:pPr>
            <w:r w:rsidRPr="0017779D">
              <w:t>81%</w:t>
            </w:r>
          </w:p>
        </w:tc>
        <w:tc>
          <w:tcPr>
            <w:tcW w:w="271" w:type="dxa"/>
            <w:tcBorders>
              <w:top w:val="single" w:sz="8" w:space="0" w:color="000000"/>
            </w:tcBorders>
            <w:shd w:val="clear" w:color="auto" w:fill="auto"/>
            <w:vAlign w:val="bottom"/>
          </w:tcPr>
          <w:p w14:paraId="15DA7987" w14:textId="77777777" w:rsidR="00ED546E" w:rsidRPr="0017779D" w:rsidRDefault="00ED546E" w:rsidP="005D0D7A">
            <w:pPr>
              <w:widowControl w:val="0"/>
              <w:jc w:val="center"/>
            </w:pPr>
          </w:p>
        </w:tc>
        <w:tc>
          <w:tcPr>
            <w:tcW w:w="676" w:type="dxa"/>
            <w:tcBorders>
              <w:top w:val="single" w:sz="8" w:space="0" w:color="000000"/>
            </w:tcBorders>
            <w:shd w:val="clear" w:color="auto" w:fill="auto"/>
            <w:vAlign w:val="bottom"/>
          </w:tcPr>
          <w:p w14:paraId="7974E803" w14:textId="77777777" w:rsidR="00ED546E" w:rsidRPr="0017779D" w:rsidRDefault="00ED546E" w:rsidP="005D0D7A">
            <w:pPr>
              <w:widowControl w:val="0"/>
              <w:jc w:val="center"/>
            </w:pPr>
            <w:r w:rsidRPr="0017779D">
              <w:t>79%</w:t>
            </w:r>
          </w:p>
        </w:tc>
        <w:tc>
          <w:tcPr>
            <w:tcW w:w="405" w:type="dxa"/>
            <w:tcBorders>
              <w:top w:val="single" w:sz="8" w:space="0" w:color="000000"/>
            </w:tcBorders>
            <w:shd w:val="clear" w:color="auto" w:fill="auto"/>
            <w:vAlign w:val="bottom"/>
          </w:tcPr>
          <w:p w14:paraId="14F5AF3B" w14:textId="77777777" w:rsidR="00ED546E" w:rsidRPr="0017779D" w:rsidRDefault="00ED546E" w:rsidP="005D0D7A">
            <w:pPr>
              <w:widowControl w:val="0"/>
              <w:jc w:val="center"/>
            </w:pPr>
          </w:p>
        </w:tc>
        <w:tc>
          <w:tcPr>
            <w:tcW w:w="677" w:type="dxa"/>
            <w:tcBorders>
              <w:top w:val="single" w:sz="8" w:space="0" w:color="000000"/>
            </w:tcBorders>
            <w:shd w:val="clear" w:color="auto" w:fill="auto"/>
            <w:vAlign w:val="bottom"/>
          </w:tcPr>
          <w:p w14:paraId="305032E4" w14:textId="77777777" w:rsidR="00ED546E" w:rsidRPr="0017779D" w:rsidRDefault="00ED546E" w:rsidP="005D0D7A">
            <w:pPr>
              <w:widowControl w:val="0"/>
              <w:jc w:val="center"/>
            </w:pPr>
            <w:r w:rsidRPr="0017779D">
              <w:t>86%</w:t>
            </w:r>
          </w:p>
        </w:tc>
        <w:tc>
          <w:tcPr>
            <w:tcW w:w="268" w:type="dxa"/>
            <w:tcBorders>
              <w:top w:val="single" w:sz="8" w:space="0" w:color="000000"/>
            </w:tcBorders>
            <w:shd w:val="clear" w:color="auto" w:fill="auto"/>
            <w:vAlign w:val="bottom"/>
          </w:tcPr>
          <w:p w14:paraId="0FBD211C" w14:textId="77777777" w:rsidR="00ED546E" w:rsidRPr="0017779D" w:rsidRDefault="00ED546E" w:rsidP="005D0D7A">
            <w:pPr>
              <w:widowControl w:val="0"/>
              <w:jc w:val="center"/>
            </w:pPr>
          </w:p>
        </w:tc>
        <w:tc>
          <w:tcPr>
            <w:tcW w:w="678" w:type="dxa"/>
            <w:tcBorders>
              <w:top w:val="single" w:sz="8" w:space="0" w:color="000000"/>
            </w:tcBorders>
            <w:shd w:val="clear" w:color="auto" w:fill="auto"/>
            <w:vAlign w:val="bottom"/>
          </w:tcPr>
          <w:p w14:paraId="65ABDF33" w14:textId="77777777" w:rsidR="00ED546E" w:rsidRPr="0017779D" w:rsidRDefault="00ED546E" w:rsidP="005D0D7A">
            <w:pPr>
              <w:widowControl w:val="0"/>
              <w:jc w:val="center"/>
            </w:pPr>
            <w:r w:rsidRPr="0017779D">
              <w:t>77%</w:t>
            </w:r>
          </w:p>
        </w:tc>
        <w:tc>
          <w:tcPr>
            <w:tcW w:w="403" w:type="dxa"/>
            <w:tcBorders>
              <w:top w:val="single" w:sz="8" w:space="0" w:color="000000"/>
            </w:tcBorders>
            <w:shd w:val="clear" w:color="auto" w:fill="auto"/>
            <w:vAlign w:val="bottom"/>
          </w:tcPr>
          <w:p w14:paraId="0D9E91EE" w14:textId="77777777" w:rsidR="00ED546E" w:rsidRPr="0017779D" w:rsidRDefault="00ED546E" w:rsidP="005D0D7A">
            <w:pPr>
              <w:widowControl w:val="0"/>
              <w:jc w:val="center"/>
            </w:pPr>
          </w:p>
        </w:tc>
        <w:tc>
          <w:tcPr>
            <w:tcW w:w="678" w:type="dxa"/>
            <w:tcBorders>
              <w:top w:val="single" w:sz="8" w:space="0" w:color="000000"/>
            </w:tcBorders>
            <w:shd w:val="clear" w:color="auto" w:fill="auto"/>
            <w:vAlign w:val="bottom"/>
          </w:tcPr>
          <w:p w14:paraId="1751083E" w14:textId="77777777" w:rsidR="00ED546E" w:rsidRPr="0017779D" w:rsidRDefault="00ED546E" w:rsidP="005D0D7A">
            <w:pPr>
              <w:widowControl w:val="0"/>
              <w:jc w:val="center"/>
            </w:pPr>
            <w:r w:rsidRPr="0017779D">
              <w:t>79%</w:t>
            </w:r>
          </w:p>
        </w:tc>
        <w:tc>
          <w:tcPr>
            <w:tcW w:w="265" w:type="dxa"/>
            <w:tcBorders>
              <w:top w:val="single" w:sz="8" w:space="0" w:color="000000"/>
            </w:tcBorders>
            <w:shd w:val="clear" w:color="auto" w:fill="auto"/>
            <w:vAlign w:val="bottom"/>
          </w:tcPr>
          <w:p w14:paraId="1AB5EF85" w14:textId="77777777" w:rsidR="00ED546E" w:rsidRPr="0017779D" w:rsidRDefault="00ED546E" w:rsidP="005D0D7A">
            <w:pPr>
              <w:widowControl w:val="0"/>
              <w:jc w:val="center"/>
            </w:pPr>
          </w:p>
        </w:tc>
        <w:tc>
          <w:tcPr>
            <w:tcW w:w="679" w:type="dxa"/>
            <w:tcBorders>
              <w:top w:val="single" w:sz="8" w:space="0" w:color="000000"/>
            </w:tcBorders>
            <w:shd w:val="clear" w:color="auto" w:fill="auto"/>
            <w:vAlign w:val="bottom"/>
          </w:tcPr>
          <w:p w14:paraId="50B26F3F" w14:textId="77777777" w:rsidR="00ED546E" w:rsidRPr="0017779D" w:rsidRDefault="00ED546E" w:rsidP="005D0D7A">
            <w:pPr>
              <w:widowControl w:val="0"/>
              <w:jc w:val="center"/>
            </w:pPr>
            <w:r w:rsidRPr="0017779D">
              <w:t>71%</w:t>
            </w:r>
          </w:p>
        </w:tc>
        <w:tc>
          <w:tcPr>
            <w:tcW w:w="402" w:type="dxa"/>
            <w:tcBorders>
              <w:top w:val="single" w:sz="8" w:space="0" w:color="000000"/>
            </w:tcBorders>
            <w:shd w:val="clear" w:color="auto" w:fill="auto"/>
            <w:vAlign w:val="bottom"/>
          </w:tcPr>
          <w:p w14:paraId="6862AAFC" w14:textId="77777777" w:rsidR="00ED546E" w:rsidRPr="0017779D" w:rsidRDefault="00ED546E" w:rsidP="005D0D7A">
            <w:pPr>
              <w:widowControl w:val="0"/>
              <w:jc w:val="center"/>
            </w:pPr>
          </w:p>
        </w:tc>
        <w:tc>
          <w:tcPr>
            <w:tcW w:w="679" w:type="dxa"/>
            <w:tcBorders>
              <w:top w:val="single" w:sz="8" w:space="0" w:color="000000"/>
            </w:tcBorders>
            <w:shd w:val="clear" w:color="auto" w:fill="auto"/>
            <w:vAlign w:val="bottom"/>
          </w:tcPr>
          <w:p w14:paraId="2C46835A" w14:textId="77777777" w:rsidR="00ED546E" w:rsidRPr="0017779D" w:rsidRDefault="00ED546E" w:rsidP="005D0D7A">
            <w:pPr>
              <w:widowControl w:val="0"/>
              <w:jc w:val="center"/>
            </w:pPr>
            <w:r w:rsidRPr="0017779D">
              <w:t>82%</w:t>
            </w:r>
          </w:p>
        </w:tc>
        <w:tc>
          <w:tcPr>
            <w:tcW w:w="235" w:type="dxa"/>
            <w:tcBorders>
              <w:top w:val="single" w:sz="8" w:space="0" w:color="000000"/>
            </w:tcBorders>
            <w:shd w:val="clear" w:color="auto" w:fill="auto"/>
            <w:vAlign w:val="bottom"/>
          </w:tcPr>
          <w:p w14:paraId="2829EC90" w14:textId="77777777" w:rsidR="00ED546E" w:rsidRPr="0017779D" w:rsidRDefault="00ED546E" w:rsidP="005D0D7A">
            <w:pPr>
              <w:widowControl w:val="0"/>
              <w:jc w:val="center"/>
            </w:pPr>
          </w:p>
        </w:tc>
        <w:tc>
          <w:tcPr>
            <w:tcW w:w="711" w:type="dxa"/>
            <w:tcBorders>
              <w:top w:val="single" w:sz="8" w:space="0" w:color="000000"/>
            </w:tcBorders>
            <w:shd w:val="clear" w:color="auto" w:fill="auto"/>
            <w:vAlign w:val="bottom"/>
          </w:tcPr>
          <w:p w14:paraId="6B65141F" w14:textId="2D7EE415" w:rsidR="00ED546E" w:rsidRPr="0017779D" w:rsidRDefault="00ED546E" w:rsidP="005D0D7A">
            <w:pPr>
              <w:widowControl w:val="0"/>
              <w:jc w:val="center"/>
            </w:pPr>
            <w:r w:rsidRPr="0017779D">
              <w:t>77%</w:t>
            </w:r>
          </w:p>
        </w:tc>
      </w:tr>
      <w:tr w:rsidR="00ED546E" w:rsidRPr="0017779D" w14:paraId="1CF9F92F" w14:textId="77777777" w:rsidTr="005D0D7A">
        <w:trPr>
          <w:trHeight w:hRule="exact" w:val="290"/>
        </w:trPr>
        <w:tc>
          <w:tcPr>
            <w:tcW w:w="1899" w:type="dxa"/>
            <w:shd w:val="clear" w:color="auto" w:fill="auto"/>
            <w:vAlign w:val="center"/>
          </w:tcPr>
          <w:p w14:paraId="699CD4A3" w14:textId="77777777" w:rsidR="00ED546E" w:rsidRPr="0017779D" w:rsidRDefault="00ED546E" w:rsidP="00422A15">
            <w:pPr>
              <w:widowControl w:val="0"/>
              <w:spacing w:before="100" w:beforeAutospacing="1"/>
              <w:jc w:val="center"/>
            </w:pPr>
            <w:r w:rsidRPr="0017779D">
              <w:rPr>
                <w:b/>
                <w:bCs/>
              </w:rPr>
              <w:t>of total trees</w:t>
            </w:r>
            <w:r w:rsidRPr="0017779D">
              <w:rPr>
                <w:b/>
                <w:bCs/>
              </w:rPr>
              <w:br/>
            </w:r>
          </w:p>
        </w:tc>
        <w:tc>
          <w:tcPr>
            <w:tcW w:w="781" w:type="dxa"/>
            <w:shd w:val="clear" w:color="auto" w:fill="auto"/>
            <w:vAlign w:val="bottom"/>
          </w:tcPr>
          <w:p w14:paraId="40966AC0" w14:textId="77777777" w:rsidR="00ED546E" w:rsidRPr="0017779D" w:rsidRDefault="00ED546E" w:rsidP="005D0D7A">
            <w:pPr>
              <w:widowControl w:val="0"/>
              <w:jc w:val="center"/>
            </w:pPr>
          </w:p>
        </w:tc>
        <w:tc>
          <w:tcPr>
            <w:tcW w:w="1006" w:type="dxa"/>
            <w:shd w:val="clear" w:color="auto" w:fill="auto"/>
            <w:vAlign w:val="bottom"/>
          </w:tcPr>
          <w:p w14:paraId="658A130D" w14:textId="77777777" w:rsidR="00ED546E" w:rsidRPr="0017779D" w:rsidRDefault="00ED546E" w:rsidP="005D0D7A">
            <w:pPr>
              <w:widowControl w:val="0"/>
              <w:jc w:val="center"/>
            </w:pPr>
          </w:p>
        </w:tc>
        <w:tc>
          <w:tcPr>
            <w:tcW w:w="271" w:type="dxa"/>
            <w:shd w:val="clear" w:color="auto" w:fill="auto"/>
            <w:vAlign w:val="bottom"/>
          </w:tcPr>
          <w:p w14:paraId="7D09C89D" w14:textId="77777777" w:rsidR="00ED546E" w:rsidRPr="0017779D" w:rsidRDefault="00ED546E" w:rsidP="005D0D7A">
            <w:pPr>
              <w:widowControl w:val="0"/>
              <w:jc w:val="center"/>
            </w:pPr>
          </w:p>
        </w:tc>
        <w:tc>
          <w:tcPr>
            <w:tcW w:w="676" w:type="dxa"/>
            <w:shd w:val="clear" w:color="auto" w:fill="auto"/>
            <w:vAlign w:val="bottom"/>
          </w:tcPr>
          <w:p w14:paraId="7B6228A4" w14:textId="77777777" w:rsidR="00ED546E" w:rsidRPr="0017779D" w:rsidRDefault="00ED546E" w:rsidP="005D0D7A">
            <w:pPr>
              <w:widowControl w:val="0"/>
              <w:jc w:val="center"/>
            </w:pPr>
          </w:p>
        </w:tc>
        <w:tc>
          <w:tcPr>
            <w:tcW w:w="405" w:type="dxa"/>
            <w:shd w:val="clear" w:color="auto" w:fill="auto"/>
            <w:vAlign w:val="bottom"/>
          </w:tcPr>
          <w:p w14:paraId="7FBE1449" w14:textId="77777777" w:rsidR="00ED546E" w:rsidRPr="0017779D" w:rsidRDefault="00ED546E" w:rsidP="005D0D7A">
            <w:pPr>
              <w:widowControl w:val="0"/>
              <w:jc w:val="center"/>
            </w:pPr>
          </w:p>
        </w:tc>
        <w:tc>
          <w:tcPr>
            <w:tcW w:w="677" w:type="dxa"/>
            <w:shd w:val="clear" w:color="auto" w:fill="auto"/>
            <w:vAlign w:val="bottom"/>
          </w:tcPr>
          <w:p w14:paraId="3A1D2656" w14:textId="77777777" w:rsidR="00ED546E" w:rsidRPr="0017779D" w:rsidRDefault="00ED546E" w:rsidP="005D0D7A">
            <w:pPr>
              <w:widowControl w:val="0"/>
              <w:jc w:val="center"/>
            </w:pPr>
          </w:p>
        </w:tc>
        <w:tc>
          <w:tcPr>
            <w:tcW w:w="268" w:type="dxa"/>
            <w:shd w:val="clear" w:color="auto" w:fill="auto"/>
            <w:vAlign w:val="bottom"/>
          </w:tcPr>
          <w:p w14:paraId="0B5487CA" w14:textId="77777777" w:rsidR="00ED546E" w:rsidRPr="0017779D" w:rsidRDefault="00ED546E" w:rsidP="005D0D7A">
            <w:pPr>
              <w:widowControl w:val="0"/>
              <w:jc w:val="center"/>
            </w:pPr>
          </w:p>
        </w:tc>
        <w:tc>
          <w:tcPr>
            <w:tcW w:w="678" w:type="dxa"/>
            <w:shd w:val="clear" w:color="auto" w:fill="auto"/>
            <w:vAlign w:val="bottom"/>
          </w:tcPr>
          <w:p w14:paraId="44E9FBFE" w14:textId="77777777" w:rsidR="00ED546E" w:rsidRPr="0017779D" w:rsidRDefault="00ED546E" w:rsidP="005D0D7A">
            <w:pPr>
              <w:widowControl w:val="0"/>
              <w:jc w:val="center"/>
            </w:pPr>
          </w:p>
        </w:tc>
        <w:tc>
          <w:tcPr>
            <w:tcW w:w="403" w:type="dxa"/>
            <w:shd w:val="clear" w:color="auto" w:fill="auto"/>
            <w:vAlign w:val="bottom"/>
          </w:tcPr>
          <w:p w14:paraId="5F750E2C" w14:textId="77777777" w:rsidR="00ED546E" w:rsidRPr="0017779D" w:rsidRDefault="00ED546E" w:rsidP="005D0D7A">
            <w:pPr>
              <w:widowControl w:val="0"/>
              <w:jc w:val="center"/>
            </w:pPr>
          </w:p>
        </w:tc>
        <w:tc>
          <w:tcPr>
            <w:tcW w:w="678" w:type="dxa"/>
            <w:shd w:val="clear" w:color="auto" w:fill="auto"/>
            <w:vAlign w:val="bottom"/>
          </w:tcPr>
          <w:p w14:paraId="28AD9217" w14:textId="77777777" w:rsidR="00ED546E" w:rsidRPr="0017779D" w:rsidRDefault="00ED546E" w:rsidP="005D0D7A">
            <w:pPr>
              <w:widowControl w:val="0"/>
              <w:jc w:val="center"/>
            </w:pPr>
          </w:p>
        </w:tc>
        <w:tc>
          <w:tcPr>
            <w:tcW w:w="265" w:type="dxa"/>
            <w:shd w:val="clear" w:color="auto" w:fill="auto"/>
            <w:vAlign w:val="bottom"/>
          </w:tcPr>
          <w:p w14:paraId="25CA499C" w14:textId="77777777" w:rsidR="00ED546E" w:rsidRPr="0017779D" w:rsidRDefault="00ED546E" w:rsidP="005D0D7A">
            <w:pPr>
              <w:widowControl w:val="0"/>
              <w:jc w:val="center"/>
            </w:pPr>
          </w:p>
        </w:tc>
        <w:tc>
          <w:tcPr>
            <w:tcW w:w="679" w:type="dxa"/>
            <w:shd w:val="clear" w:color="auto" w:fill="auto"/>
            <w:vAlign w:val="bottom"/>
          </w:tcPr>
          <w:p w14:paraId="5C76A390" w14:textId="77777777" w:rsidR="00ED546E" w:rsidRPr="0017779D" w:rsidRDefault="00ED546E" w:rsidP="005D0D7A">
            <w:pPr>
              <w:widowControl w:val="0"/>
              <w:jc w:val="center"/>
            </w:pPr>
          </w:p>
        </w:tc>
        <w:tc>
          <w:tcPr>
            <w:tcW w:w="402" w:type="dxa"/>
            <w:shd w:val="clear" w:color="auto" w:fill="auto"/>
            <w:vAlign w:val="bottom"/>
          </w:tcPr>
          <w:p w14:paraId="4E6DA680" w14:textId="77777777" w:rsidR="00ED546E" w:rsidRPr="0017779D" w:rsidRDefault="00ED546E" w:rsidP="005D0D7A">
            <w:pPr>
              <w:widowControl w:val="0"/>
              <w:jc w:val="center"/>
            </w:pPr>
          </w:p>
        </w:tc>
        <w:tc>
          <w:tcPr>
            <w:tcW w:w="679" w:type="dxa"/>
            <w:shd w:val="clear" w:color="auto" w:fill="auto"/>
            <w:vAlign w:val="bottom"/>
          </w:tcPr>
          <w:p w14:paraId="5F995883" w14:textId="77777777" w:rsidR="00ED546E" w:rsidRPr="0017779D" w:rsidRDefault="00ED546E" w:rsidP="005D0D7A">
            <w:pPr>
              <w:widowControl w:val="0"/>
              <w:jc w:val="center"/>
            </w:pPr>
          </w:p>
        </w:tc>
        <w:tc>
          <w:tcPr>
            <w:tcW w:w="235" w:type="dxa"/>
            <w:shd w:val="clear" w:color="auto" w:fill="auto"/>
            <w:vAlign w:val="bottom"/>
          </w:tcPr>
          <w:p w14:paraId="18E57588" w14:textId="77777777" w:rsidR="00ED546E" w:rsidRPr="0017779D" w:rsidRDefault="00ED546E" w:rsidP="005D0D7A">
            <w:pPr>
              <w:widowControl w:val="0"/>
              <w:jc w:val="center"/>
            </w:pPr>
          </w:p>
        </w:tc>
        <w:tc>
          <w:tcPr>
            <w:tcW w:w="711" w:type="dxa"/>
            <w:shd w:val="clear" w:color="auto" w:fill="auto"/>
            <w:vAlign w:val="bottom"/>
          </w:tcPr>
          <w:p w14:paraId="35DA9103" w14:textId="77777777" w:rsidR="00ED546E" w:rsidRPr="0017779D" w:rsidRDefault="00ED546E" w:rsidP="005D0D7A">
            <w:pPr>
              <w:widowControl w:val="0"/>
              <w:jc w:val="center"/>
            </w:pPr>
          </w:p>
        </w:tc>
      </w:tr>
    </w:tbl>
    <w:p w14:paraId="3CD9326D" w14:textId="77777777" w:rsidR="00ED546E" w:rsidRPr="0017779D" w:rsidRDefault="00ED546E" w:rsidP="00ED546E">
      <w:pPr>
        <w:sectPr w:rsidR="00ED546E" w:rsidRPr="0017779D">
          <w:footerReference w:type="default" r:id="rId15"/>
          <w:pgSz w:w="12240" w:h="15840"/>
          <w:pgMar w:top="2013" w:right="1440" w:bottom="1440" w:left="1440" w:header="0" w:footer="0" w:gutter="0"/>
          <w:lnNumType w:countBy="1" w:distance="283" w:restart="continuous"/>
          <w:pgNumType w:start="1"/>
          <w:cols w:space="720"/>
          <w:formProt w:val="0"/>
          <w:docGrid w:linePitch="299" w:charSpace="45056"/>
        </w:sectPr>
      </w:pPr>
    </w:p>
    <w:p w14:paraId="45B9B844" w14:textId="5DF4A56D" w:rsidR="00ED546E" w:rsidRPr="0017779D" w:rsidRDefault="00ED546E" w:rsidP="00ED546E">
      <w:pPr>
        <w:spacing w:line="480" w:lineRule="auto"/>
        <w:rPr>
          <w:sz w:val="24"/>
          <w:szCs w:val="24"/>
        </w:rPr>
      </w:pPr>
      <w:r w:rsidRPr="0017779D">
        <w:rPr>
          <w:b/>
          <w:sz w:val="24"/>
          <w:szCs w:val="24"/>
        </w:rPr>
        <w:lastRenderedPageBreak/>
        <w:t>Table 2</w:t>
      </w:r>
      <w:r>
        <w:rPr>
          <w:b/>
          <w:sz w:val="24"/>
          <w:szCs w:val="24"/>
        </w:rPr>
        <w:t>.3</w:t>
      </w:r>
      <w:r w:rsidRPr="0017779D">
        <w:rPr>
          <w:b/>
        </w:rPr>
        <w:t xml:space="preserve">: </w:t>
      </w:r>
      <w:r w:rsidRPr="0017779D">
        <w:rPr>
          <w:sz w:val="24"/>
          <w:szCs w:val="24"/>
        </w:rPr>
        <w:t xml:space="preserve">A two-way ANOVA testing effects of block and thinning treatment on total tree mortality from LRR. </w:t>
      </w:r>
    </w:p>
    <w:tbl>
      <w:tblPr>
        <w:tblStyle w:val="TableGrid"/>
        <w:tblW w:w="9345" w:type="dxa"/>
        <w:tblInd w:w="226" w:type="dxa"/>
        <w:tblLayout w:type="fixed"/>
        <w:tblLook w:val="04A0" w:firstRow="1" w:lastRow="0" w:firstColumn="1" w:lastColumn="0" w:noHBand="0" w:noVBand="1"/>
      </w:tblPr>
      <w:tblGrid>
        <w:gridCol w:w="1890"/>
        <w:gridCol w:w="1321"/>
        <w:gridCol w:w="1555"/>
        <w:gridCol w:w="1583"/>
        <w:gridCol w:w="1576"/>
        <w:gridCol w:w="1420"/>
      </w:tblGrid>
      <w:tr w:rsidR="00ED546E" w:rsidRPr="0017779D" w14:paraId="46581855" w14:textId="77777777" w:rsidTr="005D0D7A">
        <w:tc>
          <w:tcPr>
            <w:tcW w:w="1889" w:type="dxa"/>
          </w:tcPr>
          <w:p w14:paraId="00DEEC96"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Source of Variation</w:t>
            </w:r>
          </w:p>
        </w:tc>
        <w:tc>
          <w:tcPr>
            <w:tcW w:w="1321" w:type="dxa"/>
          </w:tcPr>
          <w:p w14:paraId="0326EED8" w14:textId="77777777" w:rsidR="00ED546E" w:rsidRPr="0017779D" w:rsidRDefault="00ED546E" w:rsidP="005D0D7A">
            <w:pPr>
              <w:widowControl w:val="0"/>
              <w:jc w:val="center"/>
              <w:rPr>
                <w:b/>
                <w:bCs/>
                <w:sz w:val="24"/>
                <w:szCs w:val="24"/>
              </w:rPr>
            </w:pPr>
            <w:proofErr w:type="spellStart"/>
            <w:r w:rsidRPr="0017779D">
              <w:rPr>
                <w:rFonts w:eastAsia="Arial"/>
                <w:b/>
                <w:bCs/>
                <w:sz w:val="24"/>
                <w:szCs w:val="24"/>
                <w:lang w:val="en" w:eastAsia="en-US"/>
              </w:rPr>
              <w:t>df</w:t>
            </w:r>
            <w:proofErr w:type="spellEnd"/>
          </w:p>
        </w:tc>
        <w:tc>
          <w:tcPr>
            <w:tcW w:w="1555" w:type="dxa"/>
          </w:tcPr>
          <w:p w14:paraId="07A5785D"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Sum of Squares</w:t>
            </w:r>
          </w:p>
        </w:tc>
        <w:tc>
          <w:tcPr>
            <w:tcW w:w="1583" w:type="dxa"/>
          </w:tcPr>
          <w:p w14:paraId="720746FB"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Mean Square</w:t>
            </w:r>
          </w:p>
        </w:tc>
        <w:tc>
          <w:tcPr>
            <w:tcW w:w="1576" w:type="dxa"/>
          </w:tcPr>
          <w:p w14:paraId="1C3B0FC8"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F</w:t>
            </w:r>
          </w:p>
        </w:tc>
        <w:tc>
          <w:tcPr>
            <w:tcW w:w="1420" w:type="dxa"/>
          </w:tcPr>
          <w:p w14:paraId="20D92B1F"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p-Value</w:t>
            </w:r>
          </w:p>
        </w:tc>
      </w:tr>
      <w:tr w:rsidR="00ED546E" w:rsidRPr="0017779D" w14:paraId="7709F8BC" w14:textId="77777777" w:rsidTr="005D0D7A">
        <w:trPr>
          <w:trHeight w:val="377"/>
        </w:trPr>
        <w:tc>
          <w:tcPr>
            <w:tcW w:w="1889" w:type="dxa"/>
          </w:tcPr>
          <w:p w14:paraId="3CAA4713"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Block</w:t>
            </w:r>
          </w:p>
        </w:tc>
        <w:tc>
          <w:tcPr>
            <w:tcW w:w="1321" w:type="dxa"/>
          </w:tcPr>
          <w:p w14:paraId="6B7587B4"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4</w:t>
            </w:r>
          </w:p>
        </w:tc>
        <w:tc>
          <w:tcPr>
            <w:tcW w:w="1555" w:type="dxa"/>
          </w:tcPr>
          <w:p w14:paraId="16E4027F"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0.063847</w:t>
            </w:r>
          </w:p>
        </w:tc>
        <w:tc>
          <w:tcPr>
            <w:tcW w:w="1583" w:type="dxa"/>
          </w:tcPr>
          <w:p w14:paraId="44409096"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0.0159617</w:t>
            </w:r>
          </w:p>
        </w:tc>
        <w:tc>
          <w:tcPr>
            <w:tcW w:w="1576" w:type="dxa"/>
          </w:tcPr>
          <w:p w14:paraId="7BF7AB25"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1.0795</w:t>
            </w:r>
          </w:p>
        </w:tc>
        <w:tc>
          <w:tcPr>
            <w:tcW w:w="1420" w:type="dxa"/>
          </w:tcPr>
          <w:p w14:paraId="676DB6C8"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0.4274</w:t>
            </w:r>
          </w:p>
        </w:tc>
      </w:tr>
      <w:tr w:rsidR="00ED546E" w:rsidRPr="0017779D" w14:paraId="0CCD06C6" w14:textId="77777777" w:rsidTr="005D0D7A">
        <w:tc>
          <w:tcPr>
            <w:tcW w:w="1889" w:type="dxa"/>
          </w:tcPr>
          <w:p w14:paraId="54983B95"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Treatment</w:t>
            </w:r>
          </w:p>
        </w:tc>
        <w:tc>
          <w:tcPr>
            <w:tcW w:w="1321" w:type="dxa"/>
          </w:tcPr>
          <w:p w14:paraId="6F32A38F"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2</w:t>
            </w:r>
          </w:p>
        </w:tc>
        <w:tc>
          <w:tcPr>
            <w:tcW w:w="1555" w:type="dxa"/>
          </w:tcPr>
          <w:p w14:paraId="04B99C64"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0.000550</w:t>
            </w:r>
          </w:p>
        </w:tc>
        <w:tc>
          <w:tcPr>
            <w:tcW w:w="1583" w:type="dxa"/>
          </w:tcPr>
          <w:p w14:paraId="5FB14A1F"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0.0002751</w:t>
            </w:r>
          </w:p>
        </w:tc>
        <w:tc>
          <w:tcPr>
            <w:tcW w:w="1576" w:type="dxa"/>
          </w:tcPr>
          <w:p w14:paraId="2F755E08"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0.0186</w:t>
            </w:r>
          </w:p>
        </w:tc>
        <w:tc>
          <w:tcPr>
            <w:tcW w:w="1420" w:type="dxa"/>
          </w:tcPr>
          <w:p w14:paraId="44A5196B"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0.9816</w:t>
            </w:r>
          </w:p>
        </w:tc>
      </w:tr>
      <w:tr w:rsidR="00ED546E" w:rsidRPr="0017779D" w14:paraId="1939AB08" w14:textId="77777777" w:rsidTr="005D0D7A">
        <w:tc>
          <w:tcPr>
            <w:tcW w:w="1889" w:type="dxa"/>
            <w:tcBorders>
              <w:top w:val="nil"/>
            </w:tcBorders>
          </w:tcPr>
          <w:p w14:paraId="308998CC"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Residuals</w:t>
            </w:r>
          </w:p>
        </w:tc>
        <w:tc>
          <w:tcPr>
            <w:tcW w:w="1321" w:type="dxa"/>
            <w:tcBorders>
              <w:top w:val="nil"/>
            </w:tcBorders>
          </w:tcPr>
          <w:p w14:paraId="29B78CCC"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8</w:t>
            </w:r>
          </w:p>
        </w:tc>
        <w:tc>
          <w:tcPr>
            <w:tcW w:w="1555" w:type="dxa"/>
            <w:tcBorders>
              <w:top w:val="nil"/>
            </w:tcBorders>
          </w:tcPr>
          <w:p w14:paraId="01A13AEA"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0.118286</w:t>
            </w:r>
          </w:p>
        </w:tc>
        <w:tc>
          <w:tcPr>
            <w:tcW w:w="1583" w:type="dxa"/>
            <w:tcBorders>
              <w:top w:val="nil"/>
            </w:tcBorders>
          </w:tcPr>
          <w:p w14:paraId="215DDD74"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0.0147858</w:t>
            </w:r>
          </w:p>
        </w:tc>
        <w:tc>
          <w:tcPr>
            <w:tcW w:w="1576" w:type="dxa"/>
            <w:tcBorders>
              <w:top w:val="nil"/>
            </w:tcBorders>
          </w:tcPr>
          <w:p w14:paraId="290578B2" w14:textId="77777777" w:rsidR="00ED546E" w:rsidRPr="0017779D" w:rsidRDefault="00ED546E" w:rsidP="005D0D7A">
            <w:pPr>
              <w:widowControl w:val="0"/>
              <w:spacing w:before="120" w:line="480" w:lineRule="auto"/>
              <w:jc w:val="center"/>
              <w:rPr>
                <w:sz w:val="24"/>
                <w:szCs w:val="24"/>
              </w:rPr>
            </w:pPr>
          </w:p>
        </w:tc>
        <w:tc>
          <w:tcPr>
            <w:tcW w:w="1420" w:type="dxa"/>
            <w:tcBorders>
              <w:top w:val="nil"/>
            </w:tcBorders>
          </w:tcPr>
          <w:p w14:paraId="51F40391" w14:textId="77777777" w:rsidR="00ED546E" w:rsidRPr="0017779D" w:rsidRDefault="00ED546E" w:rsidP="005D0D7A">
            <w:pPr>
              <w:widowControl w:val="0"/>
              <w:spacing w:before="120" w:line="480" w:lineRule="auto"/>
              <w:jc w:val="center"/>
              <w:rPr>
                <w:sz w:val="24"/>
                <w:szCs w:val="24"/>
              </w:rPr>
            </w:pPr>
          </w:p>
        </w:tc>
      </w:tr>
    </w:tbl>
    <w:p w14:paraId="54630981" w14:textId="77777777" w:rsidR="00ED546E" w:rsidRPr="0017779D" w:rsidRDefault="00ED546E" w:rsidP="00ED546E">
      <w:pPr>
        <w:spacing w:line="480" w:lineRule="auto"/>
        <w:rPr>
          <w:sz w:val="24"/>
          <w:szCs w:val="24"/>
        </w:rPr>
      </w:pPr>
    </w:p>
    <w:p w14:paraId="76706B28" w14:textId="77777777" w:rsidR="00ED546E" w:rsidRPr="0017779D" w:rsidRDefault="00ED546E" w:rsidP="00ED546E">
      <w:pPr>
        <w:spacing w:line="480" w:lineRule="auto"/>
        <w:rPr>
          <w:sz w:val="24"/>
          <w:szCs w:val="24"/>
        </w:rPr>
      </w:pPr>
    </w:p>
    <w:p w14:paraId="51CBE0CE" w14:textId="59390D2D" w:rsidR="00ED546E" w:rsidRPr="0017779D" w:rsidRDefault="00ED546E" w:rsidP="00ED546E">
      <w:pPr>
        <w:spacing w:line="480" w:lineRule="auto"/>
        <w:rPr>
          <w:sz w:val="24"/>
          <w:szCs w:val="24"/>
        </w:rPr>
      </w:pPr>
      <w:r w:rsidRPr="0017779D">
        <w:rPr>
          <w:b/>
          <w:sz w:val="24"/>
          <w:szCs w:val="24"/>
        </w:rPr>
        <w:t xml:space="preserve">Table </w:t>
      </w:r>
      <w:r>
        <w:rPr>
          <w:b/>
          <w:sz w:val="24"/>
          <w:szCs w:val="24"/>
        </w:rPr>
        <w:t>2.4</w:t>
      </w:r>
      <w:r w:rsidRPr="0017779D">
        <w:rPr>
          <w:b/>
        </w:rPr>
        <w:t xml:space="preserve">: </w:t>
      </w:r>
      <w:r w:rsidRPr="0017779D">
        <w:rPr>
          <w:sz w:val="24"/>
          <w:szCs w:val="24"/>
        </w:rPr>
        <w:t xml:space="preserve">Results of two-way ANOVAs testing effects of block and thinning treatment on </w:t>
      </w:r>
      <w:r w:rsidR="00A26D35" w:rsidRPr="0017779D">
        <w:rPr>
          <w:sz w:val="24"/>
          <w:szCs w:val="24"/>
        </w:rPr>
        <w:t>initial</w:t>
      </w:r>
      <w:r w:rsidRPr="0017779D">
        <w:rPr>
          <w:sz w:val="24"/>
          <w:szCs w:val="24"/>
        </w:rPr>
        <w:t xml:space="preserve"> and final stand basal area and annuals basal area increment. </w:t>
      </w:r>
      <w:r w:rsidR="00A26D35">
        <w:rPr>
          <w:sz w:val="24"/>
          <w:szCs w:val="24"/>
        </w:rPr>
        <w:t>Asterisk indicates significant difference (p &lt; 0.05).</w:t>
      </w:r>
    </w:p>
    <w:tbl>
      <w:tblPr>
        <w:tblStyle w:val="TableGrid"/>
        <w:tblW w:w="9720" w:type="dxa"/>
        <w:tblInd w:w="226" w:type="dxa"/>
        <w:tblLayout w:type="fixed"/>
        <w:tblLook w:val="04A0" w:firstRow="1" w:lastRow="0" w:firstColumn="1" w:lastColumn="0" w:noHBand="0" w:noVBand="1"/>
      </w:tblPr>
      <w:tblGrid>
        <w:gridCol w:w="1447"/>
        <w:gridCol w:w="1014"/>
        <w:gridCol w:w="1192"/>
        <w:gridCol w:w="1215"/>
        <w:gridCol w:w="1072"/>
        <w:gridCol w:w="1226"/>
        <w:gridCol w:w="1089"/>
        <w:gridCol w:w="1465"/>
      </w:tblGrid>
      <w:tr w:rsidR="00ED546E" w:rsidRPr="0017779D" w14:paraId="05E335F1" w14:textId="77777777" w:rsidTr="005D0D7A">
        <w:tc>
          <w:tcPr>
            <w:tcW w:w="1447" w:type="dxa"/>
          </w:tcPr>
          <w:p w14:paraId="157C21AB" w14:textId="77777777" w:rsidR="00ED546E" w:rsidRPr="0017779D" w:rsidRDefault="00ED546E" w:rsidP="005D0D7A">
            <w:pPr>
              <w:widowControl w:val="0"/>
              <w:jc w:val="center"/>
              <w:rPr>
                <w:b/>
                <w:bCs/>
                <w:sz w:val="24"/>
                <w:szCs w:val="24"/>
              </w:rPr>
            </w:pPr>
          </w:p>
        </w:tc>
        <w:tc>
          <w:tcPr>
            <w:tcW w:w="1014" w:type="dxa"/>
          </w:tcPr>
          <w:p w14:paraId="56246700" w14:textId="77777777" w:rsidR="00ED546E" w:rsidRPr="0017779D" w:rsidRDefault="00ED546E" w:rsidP="005D0D7A">
            <w:pPr>
              <w:widowControl w:val="0"/>
              <w:jc w:val="center"/>
              <w:rPr>
                <w:b/>
                <w:bCs/>
                <w:sz w:val="24"/>
                <w:szCs w:val="24"/>
              </w:rPr>
            </w:pPr>
          </w:p>
        </w:tc>
        <w:tc>
          <w:tcPr>
            <w:tcW w:w="2407" w:type="dxa"/>
            <w:gridSpan w:val="2"/>
          </w:tcPr>
          <w:p w14:paraId="4D904896"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1990 BA</w:t>
            </w:r>
          </w:p>
        </w:tc>
        <w:tc>
          <w:tcPr>
            <w:tcW w:w="2298" w:type="dxa"/>
            <w:gridSpan w:val="2"/>
            <w:tcBorders>
              <w:right w:val="nil"/>
            </w:tcBorders>
          </w:tcPr>
          <w:p w14:paraId="333D7750"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2020 BA</w:t>
            </w:r>
          </w:p>
        </w:tc>
        <w:tc>
          <w:tcPr>
            <w:tcW w:w="2554" w:type="dxa"/>
            <w:gridSpan w:val="2"/>
          </w:tcPr>
          <w:p w14:paraId="58170337"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BA increment</w:t>
            </w:r>
          </w:p>
        </w:tc>
      </w:tr>
      <w:tr w:rsidR="00ED546E" w:rsidRPr="0017779D" w14:paraId="22EFC262" w14:textId="77777777" w:rsidTr="005D0D7A">
        <w:tc>
          <w:tcPr>
            <w:tcW w:w="1447" w:type="dxa"/>
            <w:tcBorders>
              <w:top w:val="nil"/>
            </w:tcBorders>
          </w:tcPr>
          <w:p w14:paraId="789913AC"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Source of Variation</w:t>
            </w:r>
          </w:p>
        </w:tc>
        <w:tc>
          <w:tcPr>
            <w:tcW w:w="1014" w:type="dxa"/>
            <w:tcBorders>
              <w:top w:val="nil"/>
            </w:tcBorders>
          </w:tcPr>
          <w:p w14:paraId="2394A55F" w14:textId="77777777" w:rsidR="00ED546E" w:rsidRPr="0017779D" w:rsidRDefault="00ED546E" w:rsidP="005D0D7A">
            <w:pPr>
              <w:widowControl w:val="0"/>
              <w:jc w:val="center"/>
              <w:rPr>
                <w:b/>
                <w:bCs/>
                <w:sz w:val="24"/>
                <w:szCs w:val="24"/>
              </w:rPr>
            </w:pPr>
            <w:proofErr w:type="spellStart"/>
            <w:r w:rsidRPr="0017779D">
              <w:rPr>
                <w:rFonts w:eastAsia="Arial"/>
                <w:b/>
                <w:bCs/>
                <w:sz w:val="24"/>
                <w:szCs w:val="24"/>
                <w:lang w:val="en" w:eastAsia="en-US"/>
              </w:rPr>
              <w:t>df</w:t>
            </w:r>
            <w:proofErr w:type="spellEnd"/>
          </w:p>
        </w:tc>
        <w:tc>
          <w:tcPr>
            <w:tcW w:w="1192" w:type="dxa"/>
            <w:tcBorders>
              <w:top w:val="nil"/>
            </w:tcBorders>
          </w:tcPr>
          <w:p w14:paraId="1898F8F8"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F</w:t>
            </w:r>
          </w:p>
        </w:tc>
        <w:tc>
          <w:tcPr>
            <w:tcW w:w="1215" w:type="dxa"/>
            <w:tcBorders>
              <w:top w:val="nil"/>
            </w:tcBorders>
          </w:tcPr>
          <w:p w14:paraId="3F93F233"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p-Value</w:t>
            </w:r>
          </w:p>
        </w:tc>
        <w:tc>
          <w:tcPr>
            <w:tcW w:w="1072" w:type="dxa"/>
            <w:tcBorders>
              <w:top w:val="nil"/>
            </w:tcBorders>
          </w:tcPr>
          <w:p w14:paraId="29BF5988"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F</w:t>
            </w:r>
          </w:p>
        </w:tc>
        <w:tc>
          <w:tcPr>
            <w:tcW w:w="1226" w:type="dxa"/>
            <w:tcBorders>
              <w:top w:val="nil"/>
              <w:right w:val="nil"/>
            </w:tcBorders>
          </w:tcPr>
          <w:p w14:paraId="2CDA896E"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p-Value</w:t>
            </w:r>
          </w:p>
        </w:tc>
        <w:tc>
          <w:tcPr>
            <w:tcW w:w="1089" w:type="dxa"/>
            <w:tcBorders>
              <w:top w:val="nil"/>
              <w:right w:val="nil"/>
            </w:tcBorders>
          </w:tcPr>
          <w:p w14:paraId="56D6FE53"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F</w:t>
            </w:r>
          </w:p>
        </w:tc>
        <w:tc>
          <w:tcPr>
            <w:tcW w:w="1465" w:type="dxa"/>
            <w:tcBorders>
              <w:top w:val="nil"/>
            </w:tcBorders>
          </w:tcPr>
          <w:p w14:paraId="10E7AD4B" w14:textId="77777777" w:rsidR="00ED546E" w:rsidRPr="0017779D" w:rsidRDefault="00ED546E" w:rsidP="005D0D7A">
            <w:pPr>
              <w:widowControl w:val="0"/>
              <w:jc w:val="center"/>
              <w:rPr>
                <w:b/>
                <w:bCs/>
                <w:sz w:val="24"/>
                <w:szCs w:val="24"/>
              </w:rPr>
            </w:pPr>
            <w:r w:rsidRPr="0017779D">
              <w:rPr>
                <w:rFonts w:eastAsia="Arial"/>
                <w:b/>
                <w:bCs/>
                <w:sz w:val="24"/>
                <w:szCs w:val="24"/>
                <w:lang w:val="en" w:eastAsia="en-US"/>
              </w:rPr>
              <w:t>p-Value</w:t>
            </w:r>
          </w:p>
        </w:tc>
      </w:tr>
      <w:tr w:rsidR="00ED546E" w:rsidRPr="0017779D" w14:paraId="47F961DA" w14:textId="77777777" w:rsidTr="005D0D7A">
        <w:trPr>
          <w:trHeight w:val="377"/>
        </w:trPr>
        <w:tc>
          <w:tcPr>
            <w:tcW w:w="1447" w:type="dxa"/>
          </w:tcPr>
          <w:p w14:paraId="6300DC8D"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Block</w:t>
            </w:r>
          </w:p>
        </w:tc>
        <w:tc>
          <w:tcPr>
            <w:tcW w:w="1014" w:type="dxa"/>
          </w:tcPr>
          <w:p w14:paraId="3319FAD8"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4</w:t>
            </w:r>
          </w:p>
        </w:tc>
        <w:tc>
          <w:tcPr>
            <w:tcW w:w="1192" w:type="dxa"/>
          </w:tcPr>
          <w:p w14:paraId="06B90059"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0.8130</w:t>
            </w:r>
          </w:p>
        </w:tc>
        <w:tc>
          <w:tcPr>
            <w:tcW w:w="1215" w:type="dxa"/>
          </w:tcPr>
          <w:p w14:paraId="024EFB93"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0.5509</w:t>
            </w:r>
          </w:p>
        </w:tc>
        <w:tc>
          <w:tcPr>
            <w:tcW w:w="1072" w:type="dxa"/>
          </w:tcPr>
          <w:p w14:paraId="2B15F472"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1.6000</w:t>
            </w:r>
          </w:p>
        </w:tc>
        <w:tc>
          <w:tcPr>
            <w:tcW w:w="1226" w:type="dxa"/>
            <w:tcBorders>
              <w:right w:val="nil"/>
            </w:tcBorders>
          </w:tcPr>
          <w:p w14:paraId="044F7C2E"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0.26460</w:t>
            </w:r>
          </w:p>
        </w:tc>
        <w:tc>
          <w:tcPr>
            <w:tcW w:w="1089" w:type="dxa"/>
            <w:tcBorders>
              <w:right w:val="nil"/>
            </w:tcBorders>
          </w:tcPr>
          <w:p w14:paraId="785BB51E"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11.2602</w:t>
            </w:r>
          </w:p>
        </w:tc>
        <w:tc>
          <w:tcPr>
            <w:tcW w:w="1465" w:type="dxa"/>
          </w:tcPr>
          <w:p w14:paraId="714039E1"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0.002275*</w:t>
            </w:r>
          </w:p>
        </w:tc>
      </w:tr>
      <w:tr w:rsidR="00ED546E" w:rsidRPr="0017779D" w14:paraId="54FD4DCA" w14:textId="77777777" w:rsidTr="005D0D7A">
        <w:tc>
          <w:tcPr>
            <w:tcW w:w="1447" w:type="dxa"/>
          </w:tcPr>
          <w:p w14:paraId="452BBE70"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Treatment</w:t>
            </w:r>
          </w:p>
        </w:tc>
        <w:tc>
          <w:tcPr>
            <w:tcW w:w="1014" w:type="dxa"/>
          </w:tcPr>
          <w:p w14:paraId="3A35AB26"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2</w:t>
            </w:r>
          </w:p>
        </w:tc>
        <w:tc>
          <w:tcPr>
            <w:tcW w:w="1192" w:type="dxa"/>
          </w:tcPr>
          <w:p w14:paraId="37F3B030"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6.8606</w:t>
            </w:r>
          </w:p>
        </w:tc>
        <w:tc>
          <w:tcPr>
            <w:tcW w:w="1215" w:type="dxa"/>
          </w:tcPr>
          <w:p w14:paraId="1ABB040C"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0.0184*</w:t>
            </w:r>
          </w:p>
        </w:tc>
        <w:tc>
          <w:tcPr>
            <w:tcW w:w="1072" w:type="dxa"/>
          </w:tcPr>
          <w:p w14:paraId="1396F556"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4.6041</w:t>
            </w:r>
          </w:p>
        </w:tc>
        <w:tc>
          <w:tcPr>
            <w:tcW w:w="1226" w:type="dxa"/>
            <w:tcBorders>
              <w:right w:val="nil"/>
            </w:tcBorders>
          </w:tcPr>
          <w:p w14:paraId="214EA7D4"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0.04671*</w:t>
            </w:r>
          </w:p>
        </w:tc>
        <w:tc>
          <w:tcPr>
            <w:tcW w:w="1089" w:type="dxa"/>
            <w:tcBorders>
              <w:right w:val="nil"/>
            </w:tcBorders>
          </w:tcPr>
          <w:p w14:paraId="618943B5"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1.1213</w:t>
            </w:r>
          </w:p>
        </w:tc>
        <w:tc>
          <w:tcPr>
            <w:tcW w:w="1465" w:type="dxa"/>
          </w:tcPr>
          <w:p w14:paraId="69F772D5"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0.372141</w:t>
            </w:r>
          </w:p>
        </w:tc>
      </w:tr>
      <w:tr w:rsidR="00ED546E" w:rsidRPr="0017779D" w14:paraId="117D92A1" w14:textId="77777777" w:rsidTr="005D0D7A">
        <w:tc>
          <w:tcPr>
            <w:tcW w:w="1447" w:type="dxa"/>
            <w:tcBorders>
              <w:top w:val="nil"/>
            </w:tcBorders>
          </w:tcPr>
          <w:p w14:paraId="149E1441"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Residuals</w:t>
            </w:r>
          </w:p>
        </w:tc>
        <w:tc>
          <w:tcPr>
            <w:tcW w:w="1014" w:type="dxa"/>
            <w:tcBorders>
              <w:top w:val="nil"/>
            </w:tcBorders>
          </w:tcPr>
          <w:p w14:paraId="0F7BBB3D" w14:textId="77777777" w:rsidR="00ED546E" w:rsidRPr="0017779D" w:rsidRDefault="00ED546E" w:rsidP="005D0D7A">
            <w:pPr>
              <w:widowControl w:val="0"/>
              <w:spacing w:before="120" w:line="480" w:lineRule="auto"/>
              <w:jc w:val="center"/>
              <w:rPr>
                <w:sz w:val="24"/>
                <w:szCs w:val="24"/>
              </w:rPr>
            </w:pPr>
            <w:r w:rsidRPr="0017779D">
              <w:rPr>
                <w:rFonts w:eastAsia="Arial"/>
                <w:sz w:val="24"/>
                <w:szCs w:val="24"/>
                <w:lang w:val="en" w:eastAsia="en-US"/>
              </w:rPr>
              <w:t>8</w:t>
            </w:r>
          </w:p>
        </w:tc>
        <w:tc>
          <w:tcPr>
            <w:tcW w:w="1192" w:type="dxa"/>
            <w:tcBorders>
              <w:top w:val="nil"/>
            </w:tcBorders>
          </w:tcPr>
          <w:p w14:paraId="18CABA6D" w14:textId="77777777" w:rsidR="00ED546E" w:rsidRPr="0017779D" w:rsidRDefault="00ED546E" w:rsidP="005D0D7A">
            <w:pPr>
              <w:widowControl w:val="0"/>
              <w:spacing w:before="120" w:line="480" w:lineRule="auto"/>
              <w:jc w:val="center"/>
              <w:rPr>
                <w:sz w:val="24"/>
                <w:szCs w:val="24"/>
              </w:rPr>
            </w:pPr>
          </w:p>
        </w:tc>
        <w:tc>
          <w:tcPr>
            <w:tcW w:w="1215" w:type="dxa"/>
            <w:tcBorders>
              <w:top w:val="nil"/>
            </w:tcBorders>
          </w:tcPr>
          <w:p w14:paraId="345EA1F8" w14:textId="77777777" w:rsidR="00ED546E" w:rsidRPr="0017779D" w:rsidRDefault="00ED546E" w:rsidP="005D0D7A">
            <w:pPr>
              <w:widowControl w:val="0"/>
              <w:spacing w:before="120" w:line="480" w:lineRule="auto"/>
              <w:jc w:val="center"/>
              <w:rPr>
                <w:sz w:val="24"/>
                <w:szCs w:val="24"/>
              </w:rPr>
            </w:pPr>
          </w:p>
        </w:tc>
        <w:tc>
          <w:tcPr>
            <w:tcW w:w="1072" w:type="dxa"/>
            <w:tcBorders>
              <w:top w:val="nil"/>
            </w:tcBorders>
          </w:tcPr>
          <w:p w14:paraId="2D786DAD" w14:textId="77777777" w:rsidR="00ED546E" w:rsidRPr="0017779D" w:rsidRDefault="00ED546E" w:rsidP="005D0D7A">
            <w:pPr>
              <w:widowControl w:val="0"/>
              <w:spacing w:before="120" w:line="480" w:lineRule="auto"/>
              <w:jc w:val="center"/>
              <w:rPr>
                <w:sz w:val="24"/>
                <w:szCs w:val="24"/>
              </w:rPr>
            </w:pPr>
          </w:p>
        </w:tc>
        <w:tc>
          <w:tcPr>
            <w:tcW w:w="1226" w:type="dxa"/>
            <w:tcBorders>
              <w:top w:val="nil"/>
              <w:right w:val="nil"/>
            </w:tcBorders>
          </w:tcPr>
          <w:p w14:paraId="001463BD" w14:textId="77777777" w:rsidR="00ED546E" w:rsidRPr="0017779D" w:rsidRDefault="00ED546E" w:rsidP="005D0D7A">
            <w:pPr>
              <w:widowControl w:val="0"/>
              <w:spacing w:before="120" w:line="480" w:lineRule="auto"/>
              <w:jc w:val="center"/>
              <w:rPr>
                <w:sz w:val="24"/>
                <w:szCs w:val="24"/>
              </w:rPr>
            </w:pPr>
          </w:p>
        </w:tc>
        <w:tc>
          <w:tcPr>
            <w:tcW w:w="1089" w:type="dxa"/>
            <w:tcBorders>
              <w:top w:val="nil"/>
              <w:right w:val="nil"/>
            </w:tcBorders>
          </w:tcPr>
          <w:p w14:paraId="2942EDA1" w14:textId="77777777" w:rsidR="00ED546E" w:rsidRPr="0017779D" w:rsidRDefault="00ED546E" w:rsidP="005D0D7A">
            <w:pPr>
              <w:widowControl w:val="0"/>
              <w:spacing w:before="120" w:line="480" w:lineRule="auto"/>
              <w:jc w:val="center"/>
              <w:rPr>
                <w:sz w:val="24"/>
                <w:szCs w:val="24"/>
              </w:rPr>
            </w:pPr>
          </w:p>
        </w:tc>
        <w:tc>
          <w:tcPr>
            <w:tcW w:w="1465" w:type="dxa"/>
            <w:tcBorders>
              <w:top w:val="nil"/>
            </w:tcBorders>
          </w:tcPr>
          <w:p w14:paraId="07A2F42A" w14:textId="77777777" w:rsidR="00ED546E" w:rsidRPr="0017779D" w:rsidRDefault="00ED546E" w:rsidP="005D0D7A">
            <w:pPr>
              <w:widowControl w:val="0"/>
              <w:spacing w:before="120" w:line="480" w:lineRule="auto"/>
              <w:jc w:val="center"/>
              <w:rPr>
                <w:sz w:val="24"/>
                <w:szCs w:val="24"/>
              </w:rPr>
            </w:pPr>
          </w:p>
        </w:tc>
      </w:tr>
    </w:tbl>
    <w:p w14:paraId="196ED3C7" w14:textId="77777777" w:rsidR="00ED546E" w:rsidRPr="0017779D" w:rsidRDefault="00ED546E" w:rsidP="00ED546E">
      <w:pPr>
        <w:spacing w:line="480" w:lineRule="auto"/>
        <w:rPr>
          <w:sz w:val="24"/>
          <w:szCs w:val="24"/>
        </w:rPr>
      </w:pPr>
    </w:p>
    <w:p w14:paraId="243839A8" w14:textId="77777777" w:rsidR="00ED546E" w:rsidRDefault="00ED546E" w:rsidP="00626487">
      <w:pPr>
        <w:spacing w:line="480" w:lineRule="auto"/>
        <w:rPr>
          <w:iCs/>
          <w:sz w:val="24"/>
          <w:szCs w:val="24"/>
        </w:rPr>
      </w:pPr>
    </w:p>
    <w:p w14:paraId="790A692E" w14:textId="53C3FAF5" w:rsidR="00EA6418" w:rsidRDefault="00EA6418" w:rsidP="00626487">
      <w:pPr>
        <w:spacing w:line="480" w:lineRule="auto"/>
        <w:rPr>
          <w:iCs/>
          <w:sz w:val="24"/>
          <w:szCs w:val="24"/>
        </w:rPr>
      </w:pPr>
    </w:p>
    <w:p w14:paraId="207F64F1" w14:textId="52504685" w:rsidR="00417B51" w:rsidRDefault="00417B51" w:rsidP="00626487">
      <w:pPr>
        <w:spacing w:line="480" w:lineRule="auto"/>
        <w:rPr>
          <w:iCs/>
          <w:sz w:val="24"/>
          <w:szCs w:val="24"/>
        </w:rPr>
      </w:pPr>
    </w:p>
    <w:p w14:paraId="6CAE3567" w14:textId="77777777" w:rsidR="00417B51" w:rsidRDefault="00417B51" w:rsidP="00626487">
      <w:pPr>
        <w:spacing w:line="480" w:lineRule="auto"/>
        <w:rPr>
          <w:iCs/>
          <w:sz w:val="24"/>
          <w:szCs w:val="24"/>
        </w:rPr>
      </w:pPr>
    </w:p>
    <w:p w14:paraId="70F4CC07" w14:textId="77777777" w:rsidR="00417B51" w:rsidRDefault="00417B51" w:rsidP="00626487">
      <w:pPr>
        <w:spacing w:line="480" w:lineRule="auto"/>
        <w:rPr>
          <w:iCs/>
          <w:sz w:val="24"/>
          <w:szCs w:val="24"/>
        </w:rPr>
      </w:pPr>
    </w:p>
    <w:p w14:paraId="345EF94F" w14:textId="77777777" w:rsidR="00417B51" w:rsidRDefault="00417B51" w:rsidP="00417B51">
      <w:pPr>
        <w:spacing w:line="480" w:lineRule="auto"/>
        <w:rPr>
          <w:b/>
          <w:sz w:val="24"/>
          <w:szCs w:val="24"/>
        </w:rPr>
        <w:sectPr w:rsidR="00417B51">
          <w:headerReference w:type="default" r:id="rId16"/>
          <w:footerReference w:type="default" r:id="rId17"/>
          <w:pgSz w:w="12240" w:h="15840"/>
          <w:pgMar w:top="1440" w:right="1440" w:bottom="1440" w:left="1440" w:header="720" w:footer="720" w:gutter="0"/>
          <w:cols w:space="720"/>
          <w:docGrid w:linePitch="360"/>
        </w:sectPr>
      </w:pPr>
    </w:p>
    <w:p w14:paraId="294BF45C" w14:textId="18544E3C" w:rsidR="00417B51" w:rsidRPr="0017779D" w:rsidRDefault="00417B51" w:rsidP="00417B51">
      <w:pPr>
        <w:spacing w:line="480" w:lineRule="auto"/>
        <w:rPr>
          <w:sz w:val="24"/>
          <w:szCs w:val="24"/>
        </w:rPr>
      </w:pPr>
      <w:r w:rsidRPr="0017779D">
        <w:rPr>
          <w:b/>
          <w:sz w:val="24"/>
          <w:szCs w:val="24"/>
        </w:rPr>
        <w:lastRenderedPageBreak/>
        <w:t xml:space="preserve">Table </w:t>
      </w:r>
      <w:r w:rsidR="00EB5400">
        <w:rPr>
          <w:b/>
          <w:sz w:val="24"/>
          <w:szCs w:val="24"/>
        </w:rPr>
        <w:t>2.5</w:t>
      </w:r>
      <w:r w:rsidRPr="0017779D">
        <w:rPr>
          <w:sz w:val="24"/>
          <w:szCs w:val="24"/>
        </w:rPr>
        <w:t xml:space="preserve">: Stand level summary statistics for the Apiary study. 95CI = 95% Confidence Interval. </w:t>
      </w:r>
    </w:p>
    <w:p w14:paraId="61EA331A" w14:textId="77777777" w:rsidR="00417B51" w:rsidRPr="0017779D" w:rsidRDefault="00417B51" w:rsidP="00417B51">
      <w:pPr>
        <w:spacing w:line="480" w:lineRule="auto"/>
        <w:rPr>
          <w:sz w:val="24"/>
          <w:szCs w:val="24"/>
        </w:rPr>
      </w:pPr>
    </w:p>
    <w:tbl>
      <w:tblPr>
        <w:tblW w:w="14670" w:type="dxa"/>
        <w:tblInd w:w="30" w:type="dxa"/>
        <w:tblLayout w:type="fixed"/>
        <w:tblCellMar>
          <w:left w:w="30" w:type="dxa"/>
          <w:right w:w="30" w:type="dxa"/>
        </w:tblCellMar>
        <w:tblLook w:val="04A0" w:firstRow="1" w:lastRow="0" w:firstColumn="1" w:lastColumn="0" w:noHBand="0" w:noVBand="1"/>
      </w:tblPr>
      <w:tblGrid>
        <w:gridCol w:w="895"/>
        <w:gridCol w:w="755"/>
        <w:gridCol w:w="613"/>
        <w:gridCol w:w="631"/>
        <w:gridCol w:w="660"/>
        <w:gridCol w:w="634"/>
        <w:gridCol w:w="80"/>
        <w:gridCol w:w="610"/>
        <w:gridCol w:w="637"/>
        <w:gridCol w:w="635"/>
        <w:gridCol w:w="631"/>
        <w:gridCol w:w="91"/>
        <w:gridCol w:w="628"/>
        <w:gridCol w:w="632"/>
        <w:gridCol w:w="632"/>
        <w:gridCol w:w="630"/>
        <w:gridCol w:w="92"/>
        <w:gridCol w:w="631"/>
        <w:gridCol w:w="631"/>
        <w:gridCol w:w="632"/>
        <w:gridCol w:w="631"/>
        <w:gridCol w:w="91"/>
        <w:gridCol w:w="629"/>
        <w:gridCol w:w="631"/>
        <w:gridCol w:w="628"/>
        <w:gridCol w:w="680"/>
      </w:tblGrid>
      <w:tr w:rsidR="00417B51" w:rsidRPr="0017779D" w14:paraId="4512512D" w14:textId="77777777" w:rsidTr="005D0D7A">
        <w:trPr>
          <w:trHeight w:val="256"/>
        </w:trPr>
        <w:tc>
          <w:tcPr>
            <w:tcW w:w="894" w:type="dxa"/>
            <w:tcBorders>
              <w:top w:val="single" w:sz="4" w:space="0" w:color="000000"/>
            </w:tcBorders>
            <w:vAlign w:val="bottom"/>
          </w:tcPr>
          <w:p w14:paraId="70B769CC" w14:textId="77777777" w:rsidR="00417B51" w:rsidRPr="0017779D" w:rsidRDefault="00417B51" w:rsidP="005D0D7A">
            <w:pPr>
              <w:widowControl w:val="0"/>
            </w:pPr>
          </w:p>
        </w:tc>
        <w:tc>
          <w:tcPr>
            <w:tcW w:w="754" w:type="dxa"/>
            <w:tcBorders>
              <w:top w:val="single" w:sz="4" w:space="0" w:color="000000"/>
            </w:tcBorders>
            <w:vAlign w:val="bottom"/>
          </w:tcPr>
          <w:p w14:paraId="4762B2E4" w14:textId="77777777" w:rsidR="00417B51" w:rsidRPr="0017779D" w:rsidRDefault="00417B51" w:rsidP="005D0D7A">
            <w:pPr>
              <w:widowControl w:val="0"/>
            </w:pPr>
          </w:p>
        </w:tc>
        <w:tc>
          <w:tcPr>
            <w:tcW w:w="2537" w:type="dxa"/>
            <w:gridSpan w:val="4"/>
            <w:tcBorders>
              <w:top w:val="single" w:sz="4" w:space="0" w:color="000000"/>
              <w:bottom w:val="single" w:sz="4" w:space="0" w:color="000000"/>
            </w:tcBorders>
            <w:vAlign w:val="center"/>
          </w:tcPr>
          <w:p w14:paraId="3075B15E" w14:textId="77777777" w:rsidR="00417B51" w:rsidRPr="0017779D" w:rsidRDefault="00417B51" w:rsidP="005D0D7A">
            <w:pPr>
              <w:widowControl w:val="0"/>
              <w:jc w:val="center"/>
            </w:pPr>
            <w:r w:rsidRPr="0017779D">
              <w:rPr>
                <w:b/>
              </w:rPr>
              <w:t>12y Red Alder</w:t>
            </w:r>
          </w:p>
        </w:tc>
        <w:tc>
          <w:tcPr>
            <w:tcW w:w="79" w:type="dxa"/>
            <w:tcBorders>
              <w:top w:val="single" w:sz="4" w:space="0" w:color="000000"/>
            </w:tcBorders>
            <w:vAlign w:val="bottom"/>
          </w:tcPr>
          <w:p w14:paraId="2E222323" w14:textId="77777777" w:rsidR="00417B51" w:rsidRPr="0017779D" w:rsidRDefault="00417B51" w:rsidP="005D0D7A">
            <w:pPr>
              <w:widowControl w:val="0"/>
            </w:pPr>
          </w:p>
        </w:tc>
        <w:tc>
          <w:tcPr>
            <w:tcW w:w="2513" w:type="dxa"/>
            <w:gridSpan w:val="4"/>
            <w:tcBorders>
              <w:top w:val="single" w:sz="4" w:space="0" w:color="000000"/>
              <w:bottom w:val="single" w:sz="4" w:space="0" w:color="000000"/>
            </w:tcBorders>
            <w:vAlign w:val="center"/>
          </w:tcPr>
          <w:p w14:paraId="6EAAD432" w14:textId="77777777" w:rsidR="00417B51" w:rsidRPr="0017779D" w:rsidRDefault="00417B51" w:rsidP="005D0D7A">
            <w:pPr>
              <w:widowControl w:val="0"/>
              <w:jc w:val="center"/>
            </w:pPr>
            <w:r w:rsidRPr="0017779D">
              <w:rPr>
                <w:b/>
              </w:rPr>
              <w:t>12y Cottonwood</w:t>
            </w:r>
          </w:p>
        </w:tc>
        <w:tc>
          <w:tcPr>
            <w:tcW w:w="91" w:type="dxa"/>
            <w:tcBorders>
              <w:top w:val="single" w:sz="4" w:space="0" w:color="000000"/>
            </w:tcBorders>
            <w:vAlign w:val="bottom"/>
          </w:tcPr>
          <w:p w14:paraId="2A9B843E" w14:textId="77777777" w:rsidR="00417B51" w:rsidRPr="0017779D" w:rsidRDefault="00417B51" w:rsidP="005D0D7A">
            <w:pPr>
              <w:widowControl w:val="0"/>
            </w:pPr>
          </w:p>
        </w:tc>
        <w:tc>
          <w:tcPr>
            <w:tcW w:w="2522" w:type="dxa"/>
            <w:gridSpan w:val="4"/>
            <w:tcBorders>
              <w:top w:val="single" w:sz="4" w:space="0" w:color="000000"/>
              <w:bottom w:val="single" w:sz="4" w:space="0" w:color="000000"/>
            </w:tcBorders>
            <w:vAlign w:val="center"/>
          </w:tcPr>
          <w:p w14:paraId="2B2CFE97" w14:textId="77777777" w:rsidR="00417B51" w:rsidRPr="0017779D" w:rsidRDefault="00417B51" w:rsidP="005D0D7A">
            <w:pPr>
              <w:widowControl w:val="0"/>
              <w:jc w:val="center"/>
            </w:pPr>
            <w:r w:rsidRPr="0017779D">
              <w:rPr>
                <w:b/>
              </w:rPr>
              <w:t>25y Red Alder</w:t>
            </w:r>
          </w:p>
        </w:tc>
        <w:tc>
          <w:tcPr>
            <w:tcW w:w="92" w:type="dxa"/>
            <w:tcBorders>
              <w:top w:val="single" w:sz="4" w:space="0" w:color="000000"/>
            </w:tcBorders>
            <w:vAlign w:val="bottom"/>
          </w:tcPr>
          <w:p w14:paraId="782FA5F1" w14:textId="77777777" w:rsidR="00417B51" w:rsidRPr="0017779D" w:rsidRDefault="00417B51" w:rsidP="005D0D7A">
            <w:pPr>
              <w:widowControl w:val="0"/>
            </w:pPr>
          </w:p>
        </w:tc>
        <w:tc>
          <w:tcPr>
            <w:tcW w:w="2525" w:type="dxa"/>
            <w:gridSpan w:val="4"/>
            <w:tcBorders>
              <w:top w:val="single" w:sz="4" w:space="0" w:color="000000"/>
              <w:bottom w:val="single" w:sz="4" w:space="0" w:color="000000"/>
            </w:tcBorders>
            <w:vAlign w:val="center"/>
          </w:tcPr>
          <w:p w14:paraId="56FE0C81" w14:textId="77777777" w:rsidR="00417B51" w:rsidRPr="0017779D" w:rsidRDefault="00417B51" w:rsidP="005D0D7A">
            <w:pPr>
              <w:widowControl w:val="0"/>
              <w:jc w:val="center"/>
            </w:pPr>
            <w:r w:rsidRPr="0017779D">
              <w:rPr>
                <w:b/>
              </w:rPr>
              <w:t>25y Cottonwood</w:t>
            </w:r>
          </w:p>
        </w:tc>
        <w:tc>
          <w:tcPr>
            <w:tcW w:w="91" w:type="dxa"/>
            <w:tcBorders>
              <w:top w:val="single" w:sz="4" w:space="0" w:color="000000"/>
            </w:tcBorders>
            <w:vAlign w:val="center"/>
          </w:tcPr>
          <w:p w14:paraId="6B3297BD" w14:textId="77777777" w:rsidR="00417B51" w:rsidRPr="0017779D" w:rsidRDefault="00417B51" w:rsidP="005D0D7A">
            <w:pPr>
              <w:widowControl w:val="0"/>
            </w:pPr>
          </w:p>
        </w:tc>
        <w:tc>
          <w:tcPr>
            <w:tcW w:w="2568" w:type="dxa"/>
            <w:gridSpan w:val="4"/>
            <w:tcBorders>
              <w:top w:val="single" w:sz="4" w:space="0" w:color="000000"/>
              <w:bottom w:val="single" w:sz="4" w:space="0" w:color="000000"/>
            </w:tcBorders>
            <w:vAlign w:val="center"/>
          </w:tcPr>
          <w:p w14:paraId="0EF41690" w14:textId="77777777" w:rsidR="00417B51" w:rsidRPr="0017779D" w:rsidRDefault="00417B51" w:rsidP="005D0D7A">
            <w:pPr>
              <w:widowControl w:val="0"/>
            </w:pPr>
            <w:r w:rsidRPr="0017779D">
              <w:rPr>
                <w:b/>
              </w:rPr>
              <w:t>Immediate Douglas-fir</w:t>
            </w:r>
          </w:p>
        </w:tc>
      </w:tr>
      <w:tr w:rsidR="00417B51" w:rsidRPr="0017779D" w14:paraId="4BBC53B3" w14:textId="77777777" w:rsidTr="005D0D7A">
        <w:trPr>
          <w:trHeight w:val="256"/>
        </w:trPr>
        <w:tc>
          <w:tcPr>
            <w:tcW w:w="894" w:type="dxa"/>
            <w:vMerge w:val="restart"/>
            <w:vAlign w:val="bottom"/>
          </w:tcPr>
          <w:p w14:paraId="6AC11465" w14:textId="77777777" w:rsidR="00417B51" w:rsidRPr="0017779D" w:rsidRDefault="00417B51" w:rsidP="005D0D7A">
            <w:pPr>
              <w:widowControl w:val="0"/>
              <w:jc w:val="center"/>
              <w:rPr>
                <w:b/>
              </w:rPr>
            </w:pPr>
            <w:r w:rsidRPr="0017779D">
              <w:rPr>
                <w:b/>
              </w:rPr>
              <w:t xml:space="preserve">Live </w:t>
            </w:r>
            <w:r w:rsidRPr="0017779D">
              <w:rPr>
                <w:b/>
              </w:rPr>
              <w:br/>
              <w:t>stems</w:t>
            </w:r>
          </w:p>
          <w:p w14:paraId="0C3859DC" w14:textId="77777777" w:rsidR="00417B51" w:rsidRPr="0017779D" w:rsidRDefault="00417B51" w:rsidP="005D0D7A">
            <w:pPr>
              <w:widowControl w:val="0"/>
              <w:jc w:val="center"/>
              <w:rPr>
                <w:b/>
              </w:rPr>
            </w:pPr>
          </w:p>
        </w:tc>
        <w:tc>
          <w:tcPr>
            <w:tcW w:w="754" w:type="dxa"/>
            <w:vAlign w:val="bottom"/>
          </w:tcPr>
          <w:p w14:paraId="68DC075D" w14:textId="77777777" w:rsidR="00417B51" w:rsidRPr="0017779D" w:rsidRDefault="00417B51" w:rsidP="005D0D7A">
            <w:pPr>
              <w:widowControl w:val="0"/>
            </w:pPr>
            <w:r w:rsidRPr="0017779D">
              <w:t>Year</w:t>
            </w:r>
          </w:p>
        </w:tc>
        <w:tc>
          <w:tcPr>
            <w:tcW w:w="612" w:type="dxa"/>
            <w:tcBorders>
              <w:top w:val="single" w:sz="4" w:space="0" w:color="000000"/>
            </w:tcBorders>
            <w:vAlign w:val="bottom"/>
          </w:tcPr>
          <w:p w14:paraId="5C136EB3" w14:textId="77777777" w:rsidR="00417B51" w:rsidRPr="0017779D" w:rsidRDefault="00417B51" w:rsidP="005D0D7A">
            <w:pPr>
              <w:widowControl w:val="0"/>
              <w:jc w:val="right"/>
            </w:pPr>
            <w:r w:rsidRPr="0017779D">
              <w:t>1987</w:t>
            </w:r>
          </w:p>
        </w:tc>
        <w:tc>
          <w:tcPr>
            <w:tcW w:w="631" w:type="dxa"/>
            <w:tcBorders>
              <w:top w:val="single" w:sz="4" w:space="0" w:color="000000"/>
            </w:tcBorders>
            <w:vAlign w:val="bottom"/>
          </w:tcPr>
          <w:p w14:paraId="708AA2CA" w14:textId="77777777" w:rsidR="00417B51" w:rsidRPr="0017779D" w:rsidRDefault="00417B51" w:rsidP="005D0D7A">
            <w:pPr>
              <w:widowControl w:val="0"/>
              <w:jc w:val="right"/>
            </w:pPr>
            <w:r w:rsidRPr="0017779D">
              <w:t xml:space="preserve"> 1995</w:t>
            </w:r>
          </w:p>
        </w:tc>
        <w:tc>
          <w:tcPr>
            <w:tcW w:w="660" w:type="dxa"/>
            <w:tcBorders>
              <w:top w:val="single" w:sz="4" w:space="0" w:color="000000"/>
            </w:tcBorders>
            <w:vAlign w:val="bottom"/>
          </w:tcPr>
          <w:p w14:paraId="11941074" w14:textId="77777777" w:rsidR="00417B51" w:rsidRPr="0017779D" w:rsidRDefault="00417B51" w:rsidP="005D0D7A">
            <w:pPr>
              <w:widowControl w:val="0"/>
              <w:jc w:val="right"/>
            </w:pPr>
            <w:r w:rsidRPr="0017779D">
              <w:t xml:space="preserve"> 2011</w:t>
            </w:r>
          </w:p>
        </w:tc>
        <w:tc>
          <w:tcPr>
            <w:tcW w:w="634" w:type="dxa"/>
            <w:tcBorders>
              <w:top w:val="single" w:sz="4" w:space="0" w:color="000000"/>
            </w:tcBorders>
            <w:vAlign w:val="bottom"/>
          </w:tcPr>
          <w:p w14:paraId="7847E95C" w14:textId="77777777" w:rsidR="00417B51" w:rsidRPr="0017779D" w:rsidRDefault="00417B51" w:rsidP="005D0D7A">
            <w:pPr>
              <w:widowControl w:val="0"/>
              <w:jc w:val="right"/>
            </w:pPr>
            <w:r w:rsidRPr="0017779D">
              <w:t xml:space="preserve"> 2020</w:t>
            </w:r>
          </w:p>
        </w:tc>
        <w:tc>
          <w:tcPr>
            <w:tcW w:w="79" w:type="dxa"/>
            <w:vAlign w:val="bottom"/>
          </w:tcPr>
          <w:p w14:paraId="79D0699A" w14:textId="77777777" w:rsidR="00417B51" w:rsidRPr="0017779D" w:rsidRDefault="00417B51" w:rsidP="005D0D7A">
            <w:pPr>
              <w:widowControl w:val="0"/>
              <w:jc w:val="right"/>
            </w:pPr>
          </w:p>
        </w:tc>
        <w:tc>
          <w:tcPr>
            <w:tcW w:w="610" w:type="dxa"/>
            <w:tcBorders>
              <w:top w:val="single" w:sz="4" w:space="0" w:color="000000"/>
            </w:tcBorders>
            <w:vAlign w:val="bottom"/>
          </w:tcPr>
          <w:p w14:paraId="4B702A76" w14:textId="77777777" w:rsidR="00417B51" w:rsidRPr="0017779D" w:rsidRDefault="00417B51" w:rsidP="005D0D7A">
            <w:pPr>
              <w:widowControl w:val="0"/>
              <w:jc w:val="right"/>
            </w:pPr>
            <w:r w:rsidRPr="0017779D">
              <w:t>1987</w:t>
            </w:r>
          </w:p>
        </w:tc>
        <w:tc>
          <w:tcPr>
            <w:tcW w:w="637" w:type="dxa"/>
            <w:tcBorders>
              <w:top w:val="single" w:sz="4" w:space="0" w:color="000000"/>
            </w:tcBorders>
            <w:vAlign w:val="bottom"/>
          </w:tcPr>
          <w:p w14:paraId="2919D1E7" w14:textId="77777777" w:rsidR="00417B51" w:rsidRPr="0017779D" w:rsidRDefault="00417B51" w:rsidP="005D0D7A">
            <w:pPr>
              <w:widowControl w:val="0"/>
              <w:jc w:val="right"/>
            </w:pPr>
            <w:r w:rsidRPr="0017779D">
              <w:t xml:space="preserve"> 1995</w:t>
            </w:r>
          </w:p>
        </w:tc>
        <w:tc>
          <w:tcPr>
            <w:tcW w:w="635" w:type="dxa"/>
            <w:tcBorders>
              <w:top w:val="single" w:sz="4" w:space="0" w:color="000000"/>
            </w:tcBorders>
            <w:vAlign w:val="bottom"/>
          </w:tcPr>
          <w:p w14:paraId="5E964702" w14:textId="77777777" w:rsidR="00417B51" w:rsidRPr="0017779D" w:rsidRDefault="00417B51" w:rsidP="005D0D7A">
            <w:pPr>
              <w:widowControl w:val="0"/>
              <w:jc w:val="right"/>
            </w:pPr>
            <w:r w:rsidRPr="0017779D">
              <w:t xml:space="preserve"> 2011</w:t>
            </w:r>
          </w:p>
        </w:tc>
        <w:tc>
          <w:tcPr>
            <w:tcW w:w="631" w:type="dxa"/>
            <w:tcBorders>
              <w:top w:val="single" w:sz="4" w:space="0" w:color="000000"/>
            </w:tcBorders>
            <w:vAlign w:val="bottom"/>
          </w:tcPr>
          <w:p w14:paraId="462F0B7E" w14:textId="77777777" w:rsidR="00417B51" w:rsidRPr="0017779D" w:rsidRDefault="00417B51" w:rsidP="005D0D7A">
            <w:pPr>
              <w:widowControl w:val="0"/>
              <w:jc w:val="right"/>
            </w:pPr>
            <w:r w:rsidRPr="0017779D">
              <w:t xml:space="preserve"> 2020</w:t>
            </w:r>
          </w:p>
        </w:tc>
        <w:tc>
          <w:tcPr>
            <w:tcW w:w="91" w:type="dxa"/>
            <w:vAlign w:val="bottom"/>
          </w:tcPr>
          <w:p w14:paraId="15D8AC9B" w14:textId="77777777" w:rsidR="00417B51" w:rsidRPr="0017779D" w:rsidRDefault="00417B51" w:rsidP="005D0D7A">
            <w:pPr>
              <w:widowControl w:val="0"/>
              <w:jc w:val="right"/>
            </w:pPr>
          </w:p>
        </w:tc>
        <w:tc>
          <w:tcPr>
            <w:tcW w:w="628" w:type="dxa"/>
            <w:tcBorders>
              <w:top w:val="single" w:sz="4" w:space="0" w:color="000000"/>
            </w:tcBorders>
            <w:vAlign w:val="bottom"/>
          </w:tcPr>
          <w:p w14:paraId="346262E4" w14:textId="77777777" w:rsidR="00417B51" w:rsidRPr="0017779D" w:rsidRDefault="00417B51" w:rsidP="005D0D7A">
            <w:pPr>
              <w:widowControl w:val="0"/>
              <w:jc w:val="right"/>
            </w:pPr>
            <w:r w:rsidRPr="0017779D">
              <w:t>1987</w:t>
            </w:r>
          </w:p>
        </w:tc>
        <w:tc>
          <w:tcPr>
            <w:tcW w:w="632" w:type="dxa"/>
            <w:tcBorders>
              <w:top w:val="single" w:sz="4" w:space="0" w:color="000000"/>
            </w:tcBorders>
            <w:vAlign w:val="bottom"/>
          </w:tcPr>
          <w:p w14:paraId="3D78A197" w14:textId="77777777" w:rsidR="00417B51" w:rsidRPr="0017779D" w:rsidRDefault="00417B51" w:rsidP="005D0D7A">
            <w:pPr>
              <w:widowControl w:val="0"/>
              <w:jc w:val="right"/>
            </w:pPr>
            <w:r w:rsidRPr="0017779D">
              <w:t>1995</w:t>
            </w:r>
          </w:p>
        </w:tc>
        <w:tc>
          <w:tcPr>
            <w:tcW w:w="632" w:type="dxa"/>
            <w:tcBorders>
              <w:top w:val="single" w:sz="4" w:space="0" w:color="000000"/>
            </w:tcBorders>
            <w:vAlign w:val="bottom"/>
          </w:tcPr>
          <w:p w14:paraId="57DBF2C0" w14:textId="77777777" w:rsidR="00417B51" w:rsidRPr="0017779D" w:rsidRDefault="00417B51" w:rsidP="005D0D7A">
            <w:pPr>
              <w:widowControl w:val="0"/>
              <w:jc w:val="right"/>
            </w:pPr>
            <w:r w:rsidRPr="0017779D">
              <w:t>2011</w:t>
            </w:r>
          </w:p>
        </w:tc>
        <w:tc>
          <w:tcPr>
            <w:tcW w:w="630" w:type="dxa"/>
            <w:tcBorders>
              <w:top w:val="single" w:sz="4" w:space="0" w:color="000000"/>
            </w:tcBorders>
            <w:vAlign w:val="bottom"/>
          </w:tcPr>
          <w:p w14:paraId="2BFC81DF" w14:textId="77777777" w:rsidR="00417B51" w:rsidRPr="0017779D" w:rsidRDefault="00417B51" w:rsidP="005D0D7A">
            <w:pPr>
              <w:widowControl w:val="0"/>
              <w:jc w:val="right"/>
            </w:pPr>
            <w:r w:rsidRPr="0017779D">
              <w:t>2020</w:t>
            </w:r>
          </w:p>
        </w:tc>
        <w:tc>
          <w:tcPr>
            <w:tcW w:w="92" w:type="dxa"/>
            <w:vAlign w:val="bottom"/>
          </w:tcPr>
          <w:p w14:paraId="110F24DA" w14:textId="77777777" w:rsidR="00417B51" w:rsidRPr="0017779D" w:rsidRDefault="00417B51" w:rsidP="005D0D7A">
            <w:pPr>
              <w:widowControl w:val="0"/>
              <w:jc w:val="right"/>
            </w:pPr>
          </w:p>
        </w:tc>
        <w:tc>
          <w:tcPr>
            <w:tcW w:w="631" w:type="dxa"/>
            <w:tcBorders>
              <w:top w:val="single" w:sz="4" w:space="0" w:color="000000"/>
            </w:tcBorders>
            <w:vAlign w:val="bottom"/>
          </w:tcPr>
          <w:p w14:paraId="0D0574B3" w14:textId="77777777" w:rsidR="00417B51" w:rsidRPr="0017779D" w:rsidRDefault="00417B51" w:rsidP="005D0D7A">
            <w:pPr>
              <w:widowControl w:val="0"/>
              <w:jc w:val="right"/>
            </w:pPr>
            <w:r w:rsidRPr="0017779D">
              <w:t>1987</w:t>
            </w:r>
          </w:p>
        </w:tc>
        <w:tc>
          <w:tcPr>
            <w:tcW w:w="631" w:type="dxa"/>
            <w:tcBorders>
              <w:top w:val="single" w:sz="4" w:space="0" w:color="000000"/>
            </w:tcBorders>
            <w:vAlign w:val="bottom"/>
          </w:tcPr>
          <w:p w14:paraId="255A9EAB" w14:textId="77777777" w:rsidR="00417B51" w:rsidRPr="0017779D" w:rsidRDefault="00417B51" w:rsidP="005D0D7A">
            <w:pPr>
              <w:widowControl w:val="0"/>
              <w:jc w:val="right"/>
            </w:pPr>
            <w:r w:rsidRPr="0017779D">
              <w:t>1995</w:t>
            </w:r>
          </w:p>
        </w:tc>
        <w:tc>
          <w:tcPr>
            <w:tcW w:w="632" w:type="dxa"/>
            <w:tcBorders>
              <w:top w:val="single" w:sz="4" w:space="0" w:color="000000"/>
            </w:tcBorders>
            <w:vAlign w:val="bottom"/>
          </w:tcPr>
          <w:p w14:paraId="2085BCF9" w14:textId="77777777" w:rsidR="00417B51" w:rsidRPr="0017779D" w:rsidRDefault="00417B51" w:rsidP="005D0D7A">
            <w:pPr>
              <w:widowControl w:val="0"/>
              <w:jc w:val="right"/>
            </w:pPr>
            <w:r w:rsidRPr="0017779D">
              <w:t>2011</w:t>
            </w:r>
          </w:p>
        </w:tc>
        <w:tc>
          <w:tcPr>
            <w:tcW w:w="631" w:type="dxa"/>
            <w:tcBorders>
              <w:top w:val="single" w:sz="4" w:space="0" w:color="000000"/>
            </w:tcBorders>
            <w:vAlign w:val="bottom"/>
          </w:tcPr>
          <w:p w14:paraId="45AF4E6F" w14:textId="77777777" w:rsidR="00417B51" w:rsidRPr="0017779D" w:rsidRDefault="00417B51" w:rsidP="005D0D7A">
            <w:pPr>
              <w:widowControl w:val="0"/>
              <w:jc w:val="right"/>
            </w:pPr>
            <w:r w:rsidRPr="0017779D">
              <w:t>2020</w:t>
            </w:r>
          </w:p>
        </w:tc>
        <w:tc>
          <w:tcPr>
            <w:tcW w:w="91" w:type="dxa"/>
            <w:vAlign w:val="bottom"/>
          </w:tcPr>
          <w:p w14:paraId="7160D814" w14:textId="77777777" w:rsidR="00417B51" w:rsidRPr="0017779D" w:rsidRDefault="00417B51" w:rsidP="005D0D7A">
            <w:pPr>
              <w:widowControl w:val="0"/>
              <w:jc w:val="right"/>
            </w:pPr>
          </w:p>
        </w:tc>
        <w:tc>
          <w:tcPr>
            <w:tcW w:w="629" w:type="dxa"/>
            <w:tcBorders>
              <w:top w:val="single" w:sz="4" w:space="0" w:color="000000"/>
            </w:tcBorders>
            <w:vAlign w:val="bottom"/>
          </w:tcPr>
          <w:p w14:paraId="2B4E7CB7" w14:textId="77777777" w:rsidR="00417B51" w:rsidRPr="0017779D" w:rsidRDefault="00417B51" w:rsidP="005D0D7A">
            <w:pPr>
              <w:widowControl w:val="0"/>
              <w:jc w:val="right"/>
            </w:pPr>
            <w:r w:rsidRPr="0017779D">
              <w:t>1987</w:t>
            </w:r>
          </w:p>
        </w:tc>
        <w:tc>
          <w:tcPr>
            <w:tcW w:w="631" w:type="dxa"/>
            <w:tcBorders>
              <w:top w:val="single" w:sz="4" w:space="0" w:color="000000"/>
            </w:tcBorders>
            <w:vAlign w:val="bottom"/>
          </w:tcPr>
          <w:p w14:paraId="7D133F49" w14:textId="77777777" w:rsidR="00417B51" w:rsidRPr="0017779D" w:rsidRDefault="00417B51" w:rsidP="005D0D7A">
            <w:pPr>
              <w:widowControl w:val="0"/>
              <w:jc w:val="right"/>
            </w:pPr>
            <w:r w:rsidRPr="0017779D">
              <w:t>1995</w:t>
            </w:r>
          </w:p>
        </w:tc>
        <w:tc>
          <w:tcPr>
            <w:tcW w:w="628" w:type="dxa"/>
            <w:tcBorders>
              <w:top w:val="single" w:sz="4" w:space="0" w:color="000000"/>
            </w:tcBorders>
            <w:vAlign w:val="bottom"/>
          </w:tcPr>
          <w:p w14:paraId="666FC64F" w14:textId="77777777" w:rsidR="00417B51" w:rsidRPr="0017779D" w:rsidRDefault="00417B51" w:rsidP="005D0D7A">
            <w:pPr>
              <w:widowControl w:val="0"/>
              <w:jc w:val="right"/>
            </w:pPr>
            <w:r w:rsidRPr="0017779D">
              <w:t>2011</w:t>
            </w:r>
          </w:p>
        </w:tc>
        <w:tc>
          <w:tcPr>
            <w:tcW w:w="680" w:type="dxa"/>
            <w:tcBorders>
              <w:top w:val="single" w:sz="4" w:space="0" w:color="000000"/>
            </w:tcBorders>
            <w:vAlign w:val="bottom"/>
          </w:tcPr>
          <w:p w14:paraId="6917A907" w14:textId="77777777" w:rsidR="00417B51" w:rsidRPr="0017779D" w:rsidRDefault="00417B51" w:rsidP="005D0D7A">
            <w:pPr>
              <w:widowControl w:val="0"/>
              <w:jc w:val="right"/>
            </w:pPr>
            <w:r w:rsidRPr="0017779D">
              <w:t>2020</w:t>
            </w:r>
          </w:p>
        </w:tc>
      </w:tr>
      <w:tr w:rsidR="00417B51" w:rsidRPr="0017779D" w14:paraId="60009DB6" w14:textId="77777777" w:rsidTr="005D0D7A">
        <w:trPr>
          <w:trHeight w:val="256"/>
        </w:trPr>
        <w:tc>
          <w:tcPr>
            <w:tcW w:w="894" w:type="dxa"/>
            <w:vMerge/>
            <w:vAlign w:val="bottom"/>
          </w:tcPr>
          <w:p w14:paraId="12E3D1EC" w14:textId="77777777" w:rsidR="00417B51" w:rsidRPr="0017779D" w:rsidRDefault="00417B51" w:rsidP="005D0D7A">
            <w:pPr>
              <w:widowControl w:val="0"/>
              <w:jc w:val="center"/>
              <w:rPr>
                <w:b/>
              </w:rPr>
            </w:pPr>
          </w:p>
        </w:tc>
        <w:tc>
          <w:tcPr>
            <w:tcW w:w="754" w:type="dxa"/>
            <w:vAlign w:val="bottom"/>
          </w:tcPr>
          <w:p w14:paraId="48F900AF" w14:textId="77777777" w:rsidR="00417B51" w:rsidRPr="0017779D" w:rsidRDefault="00417B51" w:rsidP="005D0D7A">
            <w:pPr>
              <w:widowControl w:val="0"/>
            </w:pPr>
            <w:r w:rsidRPr="0017779D">
              <w:t>Age</w:t>
            </w:r>
          </w:p>
        </w:tc>
        <w:tc>
          <w:tcPr>
            <w:tcW w:w="612" w:type="dxa"/>
            <w:tcBorders>
              <w:bottom w:val="single" w:sz="4" w:space="0" w:color="000000"/>
            </w:tcBorders>
            <w:vAlign w:val="bottom"/>
          </w:tcPr>
          <w:p w14:paraId="139C0B06"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645FA9AA" w14:textId="77777777" w:rsidR="00417B51" w:rsidRPr="0017779D" w:rsidRDefault="00417B51" w:rsidP="005D0D7A">
            <w:pPr>
              <w:widowControl w:val="0"/>
              <w:jc w:val="right"/>
            </w:pPr>
            <w:r w:rsidRPr="0017779D">
              <w:t>8</w:t>
            </w:r>
          </w:p>
        </w:tc>
        <w:tc>
          <w:tcPr>
            <w:tcW w:w="660" w:type="dxa"/>
            <w:tcBorders>
              <w:bottom w:val="single" w:sz="4" w:space="0" w:color="000000"/>
            </w:tcBorders>
            <w:vAlign w:val="bottom"/>
          </w:tcPr>
          <w:p w14:paraId="44FCB959" w14:textId="77777777" w:rsidR="00417B51" w:rsidRPr="0017779D" w:rsidRDefault="00417B51" w:rsidP="005D0D7A">
            <w:pPr>
              <w:widowControl w:val="0"/>
              <w:jc w:val="right"/>
            </w:pPr>
            <w:r w:rsidRPr="0017779D">
              <w:t>24</w:t>
            </w:r>
          </w:p>
        </w:tc>
        <w:tc>
          <w:tcPr>
            <w:tcW w:w="634" w:type="dxa"/>
            <w:tcBorders>
              <w:bottom w:val="single" w:sz="4" w:space="0" w:color="000000"/>
            </w:tcBorders>
            <w:vAlign w:val="bottom"/>
          </w:tcPr>
          <w:p w14:paraId="2E5F55F6" w14:textId="77777777" w:rsidR="00417B51" w:rsidRPr="0017779D" w:rsidRDefault="00417B51" w:rsidP="005D0D7A">
            <w:pPr>
              <w:widowControl w:val="0"/>
              <w:jc w:val="right"/>
            </w:pPr>
            <w:r w:rsidRPr="0017779D">
              <w:t>33</w:t>
            </w:r>
          </w:p>
        </w:tc>
        <w:tc>
          <w:tcPr>
            <w:tcW w:w="79" w:type="dxa"/>
            <w:vAlign w:val="bottom"/>
          </w:tcPr>
          <w:p w14:paraId="1A7194E9" w14:textId="77777777" w:rsidR="00417B51" w:rsidRPr="0017779D" w:rsidRDefault="00417B51" w:rsidP="005D0D7A">
            <w:pPr>
              <w:widowControl w:val="0"/>
              <w:jc w:val="right"/>
            </w:pPr>
          </w:p>
        </w:tc>
        <w:tc>
          <w:tcPr>
            <w:tcW w:w="610" w:type="dxa"/>
            <w:tcBorders>
              <w:bottom w:val="single" w:sz="4" w:space="0" w:color="000000"/>
            </w:tcBorders>
            <w:vAlign w:val="bottom"/>
          </w:tcPr>
          <w:p w14:paraId="126A809F" w14:textId="77777777" w:rsidR="00417B51" w:rsidRPr="0017779D" w:rsidRDefault="00417B51" w:rsidP="005D0D7A">
            <w:pPr>
              <w:widowControl w:val="0"/>
              <w:jc w:val="right"/>
            </w:pPr>
            <w:r w:rsidRPr="0017779D">
              <w:t>NA</w:t>
            </w:r>
          </w:p>
        </w:tc>
        <w:tc>
          <w:tcPr>
            <w:tcW w:w="637" w:type="dxa"/>
            <w:tcBorders>
              <w:bottom w:val="single" w:sz="4" w:space="0" w:color="000000"/>
            </w:tcBorders>
            <w:vAlign w:val="bottom"/>
          </w:tcPr>
          <w:p w14:paraId="1AD4FC4D" w14:textId="77777777" w:rsidR="00417B51" w:rsidRPr="0017779D" w:rsidRDefault="00417B51" w:rsidP="005D0D7A">
            <w:pPr>
              <w:widowControl w:val="0"/>
              <w:jc w:val="right"/>
            </w:pPr>
            <w:r w:rsidRPr="0017779D">
              <w:t>8</w:t>
            </w:r>
          </w:p>
        </w:tc>
        <w:tc>
          <w:tcPr>
            <w:tcW w:w="635" w:type="dxa"/>
            <w:tcBorders>
              <w:bottom w:val="single" w:sz="4" w:space="0" w:color="000000"/>
            </w:tcBorders>
            <w:vAlign w:val="bottom"/>
          </w:tcPr>
          <w:p w14:paraId="77DFD3B6" w14:textId="77777777" w:rsidR="00417B51" w:rsidRPr="0017779D" w:rsidRDefault="00417B51" w:rsidP="005D0D7A">
            <w:pPr>
              <w:widowControl w:val="0"/>
              <w:jc w:val="right"/>
            </w:pPr>
            <w:r w:rsidRPr="0017779D">
              <w:t>24</w:t>
            </w:r>
          </w:p>
        </w:tc>
        <w:tc>
          <w:tcPr>
            <w:tcW w:w="631" w:type="dxa"/>
            <w:tcBorders>
              <w:bottom w:val="single" w:sz="4" w:space="0" w:color="000000"/>
            </w:tcBorders>
            <w:vAlign w:val="bottom"/>
          </w:tcPr>
          <w:p w14:paraId="60C9E0BB" w14:textId="77777777" w:rsidR="00417B51" w:rsidRPr="0017779D" w:rsidRDefault="00417B51" w:rsidP="005D0D7A">
            <w:pPr>
              <w:widowControl w:val="0"/>
              <w:jc w:val="right"/>
            </w:pPr>
            <w:r w:rsidRPr="0017779D">
              <w:t>33</w:t>
            </w:r>
          </w:p>
        </w:tc>
        <w:tc>
          <w:tcPr>
            <w:tcW w:w="91" w:type="dxa"/>
            <w:vAlign w:val="bottom"/>
          </w:tcPr>
          <w:p w14:paraId="3BBF4A43" w14:textId="77777777" w:rsidR="00417B51" w:rsidRPr="0017779D" w:rsidRDefault="00417B51" w:rsidP="005D0D7A">
            <w:pPr>
              <w:widowControl w:val="0"/>
              <w:jc w:val="right"/>
            </w:pPr>
          </w:p>
        </w:tc>
        <w:tc>
          <w:tcPr>
            <w:tcW w:w="628" w:type="dxa"/>
            <w:tcBorders>
              <w:bottom w:val="single" w:sz="4" w:space="0" w:color="000000"/>
            </w:tcBorders>
            <w:vAlign w:val="bottom"/>
          </w:tcPr>
          <w:p w14:paraId="3490CE7F"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324EB607"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10AA06DC" w14:textId="77777777" w:rsidR="00417B51" w:rsidRPr="0017779D" w:rsidRDefault="00417B51" w:rsidP="005D0D7A">
            <w:pPr>
              <w:widowControl w:val="0"/>
              <w:jc w:val="right"/>
            </w:pPr>
            <w:r w:rsidRPr="0017779D">
              <w:t>11</w:t>
            </w:r>
          </w:p>
        </w:tc>
        <w:tc>
          <w:tcPr>
            <w:tcW w:w="630" w:type="dxa"/>
            <w:tcBorders>
              <w:bottom w:val="single" w:sz="4" w:space="0" w:color="000000"/>
            </w:tcBorders>
            <w:vAlign w:val="bottom"/>
          </w:tcPr>
          <w:p w14:paraId="65D5D101" w14:textId="77777777" w:rsidR="00417B51" w:rsidRPr="0017779D" w:rsidRDefault="00417B51" w:rsidP="005D0D7A">
            <w:pPr>
              <w:widowControl w:val="0"/>
              <w:jc w:val="right"/>
            </w:pPr>
            <w:r w:rsidRPr="0017779D">
              <w:t>20</w:t>
            </w:r>
          </w:p>
        </w:tc>
        <w:tc>
          <w:tcPr>
            <w:tcW w:w="92" w:type="dxa"/>
            <w:vAlign w:val="bottom"/>
          </w:tcPr>
          <w:p w14:paraId="56BFFE36" w14:textId="77777777" w:rsidR="00417B51" w:rsidRPr="0017779D" w:rsidRDefault="00417B51" w:rsidP="005D0D7A">
            <w:pPr>
              <w:widowControl w:val="0"/>
              <w:jc w:val="right"/>
            </w:pPr>
          </w:p>
        </w:tc>
        <w:tc>
          <w:tcPr>
            <w:tcW w:w="631" w:type="dxa"/>
            <w:tcBorders>
              <w:bottom w:val="single" w:sz="4" w:space="0" w:color="000000"/>
            </w:tcBorders>
            <w:vAlign w:val="bottom"/>
          </w:tcPr>
          <w:p w14:paraId="1E883835"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6AE113E1"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57C49BA5" w14:textId="77777777" w:rsidR="00417B51" w:rsidRPr="0017779D" w:rsidRDefault="00417B51" w:rsidP="005D0D7A">
            <w:pPr>
              <w:widowControl w:val="0"/>
              <w:jc w:val="right"/>
            </w:pPr>
            <w:r w:rsidRPr="0017779D">
              <w:t>11</w:t>
            </w:r>
          </w:p>
        </w:tc>
        <w:tc>
          <w:tcPr>
            <w:tcW w:w="631" w:type="dxa"/>
            <w:tcBorders>
              <w:bottom w:val="single" w:sz="4" w:space="0" w:color="000000"/>
            </w:tcBorders>
            <w:vAlign w:val="bottom"/>
          </w:tcPr>
          <w:p w14:paraId="2C93DAFD" w14:textId="77777777" w:rsidR="00417B51" w:rsidRPr="0017779D" w:rsidRDefault="00417B51" w:rsidP="005D0D7A">
            <w:pPr>
              <w:widowControl w:val="0"/>
              <w:jc w:val="right"/>
            </w:pPr>
            <w:r w:rsidRPr="0017779D">
              <w:t>20</w:t>
            </w:r>
          </w:p>
        </w:tc>
        <w:tc>
          <w:tcPr>
            <w:tcW w:w="91" w:type="dxa"/>
            <w:vAlign w:val="bottom"/>
          </w:tcPr>
          <w:p w14:paraId="3F44F1C7" w14:textId="77777777" w:rsidR="00417B51" w:rsidRPr="0017779D" w:rsidRDefault="00417B51" w:rsidP="005D0D7A">
            <w:pPr>
              <w:widowControl w:val="0"/>
              <w:jc w:val="right"/>
            </w:pPr>
          </w:p>
        </w:tc>
        <w:tc>
          <w:tcPr>
            <w:tcW w:w="629" w:type="dxa"/>
            <w:tcBorders>
              <w:bottom w:val="single" w:sz="4" w:space="0" w:color="000000"/>
            </w:tcBorders>
            <w:vAlign w:val="bottom"/>
          </w:tcPr>
          <w:p w14:paraId="52FC3F46" w14:textId="77777777" w:rsidR="00417B51" w:rsidRPr="0017779D" w:rsidRDefault="00417B51" w:rsidP="005D0D7A">
            <w:pPr>
              <w:widowControl w:val="0"/>
              <w:jc w:val="right"/>
            </w:pPr>
            <w:r w:rsidRPr="0017779D">
              <w:t>12</w:t>
            </w:r>
          </w:p>
        </w:tc>
        <w:tc>
          <w:tcPr>
            <w:tcW w:w="631" w:type="dxa"/>
            <w:tcBorders>
              <w:bottom w:val="single" w:sz="4" w:space="0" w:color="000000"/>
            </w:tcBorders>
            <w:vAlign w:val="bottom"/>
          </w:tcPr>
          <w:p w14:paraId="3214546B" w14:textId="77777777" w:rsidR="00417B51" w:rsidRPr="0017779D" w:rsidRDefault="00417B51" w:rsidP="005D0D7A">
            <w:pPr>
              <w:widowControl w:val="0"/>
              <w:jc w:val="right"/>
            </w:pPr>
            <w:r w:rsidRPr="0017779D">
              <w:t>NA</w:t>
            </w:r>
          </w:p>
        </w:tc>
        <w:tc>
          <w:tcPr>
            <w:tcW w:w="628" w:type="dxa"/>
            <w:tcBorders>
              <w:bottom w:val="single" w:sz="4" w:space="0" w:color="000000"/>
            </w:tcBorders>
            <w:vAlign w:val="bottom"/>
          </w:tcPr>
          <w:p w14:paraId="50F76D9A" w14:textId="77777777" w:rsidR="00417B51" w:rsidRPr="0017779D" w:rsidRDefault="00417B51" w:rsidP="005D0D7A">
            <w:pPr>
              <w:widowControl w:val="0"/>
              <w:jc w:val="right"/>
            </w:pPr>
            <w:r w:rsidRPr="0017779D">
              <w:t>36</w:t>
            </w:r>
          </w:p>
        </w:tc>
        <w:tc>
          <w:tcPr>
            <w:tcW w:w="680" w:type="dxa"/>
            <w:tcBorders>
              <w:bottom w:val="single" w:sz="4" w:space="0" w:color="000000"/>
            </w:tcBorders>
            <w:vAlign w:val="bottom"/>
          </w:tcPr>
          <w:p w14:paraId="3F3499E4" w14:textId="77777777" w:rsidR="00417B51" w:rsidRPr="0017779D" w:rsidRDefault="00417B51" w:rsidP="005D0D7A">
            <w:pPr>
              <w:widowControl w:val="0"/>
              <w:jc w:val="right"/>
            </w:pPr>
            <w:r w:rsidRPr="0017779D">
              <w:t>45</w:t>
            </w:r>
          </w:p>
        </w:tc>
      </w:tr>
      <w:tr w:rsidR="00417B51" w:rsidRPr="0017779D" w14:paraId="55E8607B" w14:textId="77777777" w:rsidTr="005D0D7A">
        <w:trPr>
          <w:trHeight w:val="256"/>
        </w:trPr>
        <w:tc>
          <w:tcPr>
            <w:tcW w:w="894" w:type="dxa"/>
            <w:vMerge/>
            <w:vAlign w:val="center"/>
          </w:tcPr>
          <w:p w14:paraId="12AF3FD0" w14:textId="77777777" w:rsidR="00417B51" w:rsidRPr="0017779D" w:rsidRDefault="00417B51" w:rsidP="005D0D7A">
            <w:pPr>
              <w:widowControl w:val="0"/>
              <w:jc w:val="center"/>
              <w:rPr>
                <w:b/>
              </w:rPr>
            </w:pPr>
          </w:p>
        </w:tc>
        <w:tc>
          <w:tcPr>
            <w:tcW w:w="754" w:type="dxa"/>
            <w:vAlign w:val="bottom"/>
          </w:tcPr>
          <w:p w14:paraId="682FC93B" w14:textId="77777777" w:rsidR="00417B51" w:rsidRPr="0017779D" w:rsidRDefault="00417B51" w:rsidP="005D0D7A">
            <w:pPr>
              <w:widowControl w:val="0"/>
            </w:pPr>
            <w:r w:rsidRPr="0017779D">
              <w:t>mean</w:t>
            </w:r>
          </w:p>
        </w:tc>
        <w:tc>
          <w:tcPr>
            <w:tcW w:w="612" w:type="dxa"/>
            <w:tcBorders>
              <w:top w:val="single" w:sz="4" w:space="0" w:color="000000"/>
            </w:tcBorders>
            <w:vAlign w:val="bottom"/>
          </w:tcPr>
          <w:p w14:paraId="0C47BEE5" w14:textId="77777777" w:rsidR="00417B51" w:rsidRPr="0017779D" w:rsidRDefault="00417B51" w:rsidP="005D0D7A">
            <w:pPr>
              <w:widowControl w:val="0"/>
              <w:jc w:val="right"/>
            </w:pPr>
            <w:r w:rsidRPr="0017779D">
              <w:t>NA</w:t>
            </w:r>
          </w:p>
        </w:tc>
        <w:tc>
          <w:tcPr>
            <w:tcW w:w="631" w:type="dxa"/>
            <w:tcBorders>
              <w:top w:val="single" w:sz="4" w:space="0" w:color="000000"/>
            </w:tcBorders>
            <w:vAlign w:val="bottom"/>
          </w:tcPr>
          <w:p w14:paraId="3772FE3B" w14:textId="77777777" w:rsidR="00417B51" w:rsidRPr="0017779D" w:rsidRDefault="00417B51" w:rsidP="005D0D7A">
            <w:pPr>
              <w:widowControl w:val="0"/>
              <w:jc w:val="right"/>
            </w:pPr>
            <w:r w:rsidRPr="0017779D">
              <w:t>163.0</w:t>
            </w:r>
          </w:p>
        </w:tc>
        <w:tc>
          <w:tcPr>
            <w:tcW w:w="660" w:type="dxa"/>
            <w:tcBorders>
              <w:top w:val="single" w:sz="4" w:space="0" w:color="000000"/>
            </w:tcBorders>
            <w:vAlign w:val="bottom"/>
          </w:tcPr>
          <w:p w14:paraId="518FE943" w14:textId="77777777" w:rsidR="00417B51" w:rsidRPr="0017779D" w:rsidRDefault="00417B51" w:rsidP="005D0D7A">
            <w:pPr>
              <w:widowControl w:val="0"/>
              <w:jc w:val="right"/>
            </w:pPr>
            <w:r w:rsidRPr="0017779D">
              <w:t>106.7</w:t>
            </w:r>
          </w:p>
        </w:tc>
        <w:tc>
          <w:tcPr>
            <w:tcW w:w="634" w:type="dxa"/>
            <w:tcBorders>
              <w:top w:val="single" w:sz="4" w:space="0" w:color="000000"/>
            </w:tcBorders>
            <w:vAlign w:val="bottom"/>
          </w:tcPr>
          <w:p w14:paraId="18F4824A" w14:textId="77777777" w:rsidR="00417B51" w:rsidRPr="0017779D" w:rsidRDefault="00417B51" w:rsidP="005D0D7A">
            <w:pPr>
              <w:widowControl w:val="0"/>
              <w:jc w:val="right"/>
            </w:pPr>
            <w:r w:rsidRPr="0017779D">
              <w:t>57.0</w:t>
            </w:r>
          </w:p>
        </w:tc>
        <w:tc>
          <w:tcPr>
            <w:tcW w:w="79" w:type="dxa"/>
            <w:vAlign w:val="bottom"/>
          </w:tcPr>
          <w:p w14:paraId="77370747" w14:textId="77777777" w:rsidR="00417B51" w:rsidRPr="0017779D" w:rsidRDefault="00417B51" w:rsidP="005D0D7A">
            <w:pPr>
              <w:widowControl w:val="0"/>
              <w:jc w:val="right"/>
            </w:pPr>
          </w:p>
        </w:tc>
        <w:tc>
          <w:tcPr>
            <w:tcW w:w="610" w:type="dxa"/>
            <w:tcBorders>
              <w:top w:val="single" w:sz="4" w:space="0" w:color="000000"/>
            </w:tcBorders>
            <w:vAlign w:val="bottom"/>
          </w:tcPr>
          <w:p w14:paraId="151F2A0E" w14:textId="77777777" w:rsidR="00417B51" w:rsidRPr="0017779D" w:rsidRDefault="00417B51" w:rsidP="005D0D7A">
            <w:pPr>
              <w:widowControl w:val="0"/>
              <w:jc w:val="right"/>
            </w:pPr>
            <w:r w:rsidRPr="0017779D">
              <w:t>NA</w:t>
            </w:r>
          </w:p>
        </w:tc>
        <w:tc>
          <w:tcPr>
            <w:tcW w:w="637" w:type="dxa"/>
            <w:tcBorders>
              <w:top w:val="single" w:sz="4" w:space="0" w:color="000000"/>
            </w:tcBorders>
            <w:vAlign w:val="bottom"/>
          </w:tcPr>
          <w:p w14:paraId="679D06EB" w14:textId="77777777" w:rsidR="00417B51" w:rsidRPr="0017779D" w:rsidRDefault="00417B51" w:rsidP="005D0D7A">
            <w:pPr>
              <w:widowControl w:val="0"/>
              <w:jc w:val="right"/>
            </w:pPr>
            <w:r w:rsidRPr="0017779D">
              <w:t>161.4</w:t>
            </w:r>
          </w:p>
        </w:tc>
        <w:tc>
          <w:tcPr>
            <w:tcW w:w="635" w:type="dxa"/>
            <w:tcBorders>
              <w:top w:val="single" w:sz="4" w:space="0" w:color="000000"/>
            </w:tcBorders>
            <w:vAlign w:val="bottom"/>
          </w:tcPr>
          <w:p w14:paraId="0E1F492E" w14:textId="77777777" w:rsidR="00417B51" w:rsidRPr="0017779D" w:rsidRDefault="00417B51" w:rsidP="005D0D7A">
            <w:pPr>
              <w:widowControl w:val="0"/>
              <w:jc w:val="right"/>
            </w:pPr>
            <w:r w:rsidRPr="0017779D">
              <w:t>127.0</w:t>
            </w:r>
          </w:p>
        </w:tc>
        <w:tc>
          <w:tcPr>
            <w:tcW w:w="631" w:type="dxa"/>
            <w:tcBorders>
              <w:top w:val="single" w:sz="4" w:space="0" w:color="000000"/>
            </w:tcBorders>
            <w:vAlign w:val="bottom"/>
          </w:tcPr>
          <w:p w14:paraId="61471B16" w14:textId="77777777" w:rsidR="00417B51" w:rsidRPr="0017779D" w:rsidRDefault="00417B51" w:rsidP="005D0D7A">
            <w:pPr>
              <w:widowControl w:val="0"/>
              <w:jc w:val="right"/>
            </w:pPr>
            <w:r w:rsidRPr="0017779D">
              <w:t>74.6</w:t>
            </w:r>
          </w:p>
        </w:tc>
        <w:tc>
          <w:tcPr>
            <w:tcW w:w="91" w:type="dxa"/>
            <w:vAlign w:val="bottom"/>
          </w:tcPr>
          <w:p w14:paraId="7FE70FBA" w14:textId="77777777" w:rsidR="00417B51" w:rsidRPr="0017779D" w:rsidRDefault="00417B51" w:rsidP="005D0D7A">
            <w:pPr>
              <w:widowControl w:val="0"/>
              <w:jc w:val="right"/>
            </w:pPr>
          </w:p>
        </w:tc>
        <w:tc>
          <w:tcPr>
            <w:tcW w:w="628" w:type="dxa"/>
            <w:tcBorders>
              <w:top w:val="single" w:sz="4" w:space="0" w:color="000000"/>
            </w:tcBorders>
            <w:vAlign w:val="bottom"/>
          </w:tcPr>
          <w:p w14:paraId="5E53529F" w14:textId="77777777" w:rsidR="00417B51" w:rsidRPr="0017779D" w:rsidRDefault="00417B51" w:rsidP="005D0D7A">
            <w:pPr>
              <w:widowControl w:val="0"/>
              <w:jc w:val="right"/>
            </w:pPr>
            <w:r w:rsidRPr="0017779D">
              <w:t>NA</w:t>
            </w:r>
          </w:p>
        </w:tc>
        <w:tc>
          <w:tcPr>
            <w:tcW w:w="632" w:type="dxa"/>
            <w:tcBorders>
              <w:top w:val="single" w:sz="4" w:space="0" w:color="000000"/>
            </w:tcBorders>
            <w:vAlign w:val="bottom"/>
          </w:tcPr>
          <w:p w14:paraId="3D9587F0" w14:textId="77777777" w:rsidR="00417B51" w:rsidRPr="0017779D" w:rsidRDefault="00417B51" w:rsidP="005D0D7A">
            <w:pPr>
              <w:widowControl w:val="0"/>
              <w:jc w:val="right"/>
            </w:pPr>
            <w:r w:rsidRPr="0017779D">
              <w:t>NA</w:t>
            </w:r>
          </w:p>
        </w:tc>
        <w:tc>
          <w:tcPr>
            <w:tcW w:w="632" w:type="dxa"/>
            <w:tcBorders>
              <w:top w:val="single" w:sz="4" w:space="0" w:color="000000"/>
            </w:tcBorders>
            <w:vAlign w:val="bottom"/>
          </w:tcPr>
          <w:p w14:paraId="2C8CC46D" w14:textId="77777777" w:rsidR="00417B51" w:rsidRPr="0017779D" w:rsidRDefault="00417B51" w:rsidP="005D0D7A">
            <w:pPr>
              <w:widowControl w:val="0"/>
              <w:jc w:val="right"/>
            </w:pPr>
            <w:r w:rsidRPr="0017779D">
              <w:t>131.6</w:t>
            </w:r>
          </w:p>
        </w:tc>
        <w:tc>
          <w:tcPr>
            <w:tcW w:w="630" w:type="dxa"/>
            <w:tcBorders>
              <w:top w:val="single" w:sz="4" w:space="0" w:color="000000"/>
            </w:tcBorders>
            <w:vAlign w:val="bottom"/>
          </w:tcPr>
          <w:p w14:paraId="2F5852F4" w14:textId="77777777" w:rsidR="00417B51" w:rsidRPr="0017779D" w:rsidRDefault="00417B51" w:rsidP="005D0D7A">
            <w:pPr>
              <w:widowControl w:val="0"/>
              <w:jc w:val="right"/>
            </w:pPr>
            <w:r w:rsidRPr="0017779D">
              <w:t>121.0</w:t>
            </w:r>
          </w:p>
        </w:tc>
        <w:tc>
          <w:tcPr>
            <w:tcW w:w="92" w:type="dxa"/>
            <w:vAlign w:val="bottom"/>
          </w:tcPr>
          <w:p w14:paraId="6A732DCF" w14:textId="77777777" w:rsidR="00417B51" w:rsidRPr="0017779D" w:rsidRDefault="00417B51" w:rsidP="005D0D7A">
            <w:pPr>
              <w:widowControl w:val="0"/>
              <w:jc w:val="right"/>
            </w:pPr>
          </w:p>
        </w:tc>
        <w:tc>
          <w:tcPr>
            <w:tcW w:w="631" w:type="dxa"/>
            <w:tcBorders>
              <w:top w:val="single" w:sz="4" w:space="0" w:color="000000"/>
            </w:tcBorders>
            <w:vAlign w:val="bottom"/>
          </w:tcPr>
          <w:p w14:paraId="5FB14FDD" w14:textId="77777777" w:rsidR="00417B51" w:rsidRPr="0017779D" w:rsidRDefault="00417B51" w:rsidP="005D0D7A">
            <w:pPr>
              <w:widowControl w:val="0"/>
              <w:jc w:val="right"/>
            </w:pPr>
            <w:r w:rsidRPr="0017779D">
              <w:t>NA</w:t>
            </w:r>
          </w:p>
        </w:tc>
        <w:tc>
          <w:tcPr>
            <w:tcW w:w="631" w:type="dxa"/>
            <w:tcBorders>
              <w:top w:val="single" w:sz="4" w:space="0" w:color="000000"/>
            </w:tcBorders>
            <w:vAlign w:val="bottom"/>
          </w:tcPr>
          <w:p w14:paraId="3051C02E" w14:textId="77777777" w:rsidR="00417B51" w:rsidRPr="0017779D" w:rsidRDefault="00417B51" w:rsidP="005D0D7A">
            <w:pPr>
              <w:widowControl w:val="0"/>
              <w:jc w:val="right"/>
            </w:pPr>
            <w:r w:rsidRPr="0017779D">
              <w:t>NA</w:t>
            </w:r>
          </w:p>
        </w:tc>
        <w:tc>
          <w:tcPr>
            <w:tcW w:w="632" w:type="dxa"/>
            <w:tcBorders>
              <w:top w:val="single" w:sz="4" w:space="0" w:color="000000"/>
            </w:tcBorders>
            <w:vAlign w:val="bottom"/>
          </w:tcPr>
          <w:p w14:paraId="4B4677F5" w14:textId="77777777" w:rsidR="00417B51" w:rsidRPr="0017779D" w:rsidRDefault="00417B51" w:rsidP="005D0D7A">
            <w:pPr>
              <w:widowControl w:val="0"/>
              <w:jc w:val="right"/>
            </w:pPr>
            <w:r w:rsidRPr="0017779D">
              <w:t>164.8</w:t>
            </w:r>
          </w:p>
        </w:tc>
        <w:tc>
          <w:tcPr>
            <w:tcW w:w="631" w:type="dxa"/>
            <w:tcBorders>
              <w:top w:val="single" w:sz="4" w:space="0" w:color="000000"/>
            </w:tcBorders>
            <w:vAlign w:val="bottom"/>
          </w:tcPr>
          <w:p w14:paraId="6974C446" w14:textId="77777777" w:rsidR="00417B51" w:rsidRPr="0017779D" w:rsidRDefault="00417B51" w:rsidP="005D0D7A">
            <w:pPr>
              <w:widowControl w:val="0"/>
              <w:jc w:val="right"/>
            </w:pPr>
            <w:r w:rsidRPr="0017779D">
              <w:t>132.6</w:t>
            </w:r>
          </w:p>
        </w:tc>
        <w:tc>
          <w:tcPr>
            <w:tcW w:w="91" w:type="dxa"/>
            <w:vAlign w:val="bottom"/>
          </w:tcPr>
          <w:p w14:paraId="3F9A9C34" w14:textId="77777777" w:rsidR="00417B51" w:rsidRPr="0017779D" w:rsidRDefault="00417B51" w:rsidP="005D0D7A">
            <w:pPr>
              <w:widowControl w:val="0"/>
              <w:jc w:val="right"/>
            </w:pPr>
          </w:p>
        </w:tc>
        <w:tc>
          <w:tcPr>
            <w:tcW w:w="629" w:type="dxa"/>
            <w:tcBorders>
              <w:top w:val="single" w:sz="4" w:space="0" w:color="000000"/>
            </w:tcBorders>
            <w:vAlign w:val="bottom"/>
          </w:tcPr>
          <w:p w14:paraId="29674A83" w14:textId="77777777" w:rsidR="00417B51" w:rsidRPr="0017779D" w:rsidRDefault="00417B51" w:rsidP="005D0D7A">
            <w:pPr>
              <w:widowControl w:val="0"/>
              <w:jc w:val="right"/>
            </w:pPr>
            <w:r w:rsidRPr="0017779D">
              <w:t>157.6</w:t>
            </w:r>
          </w:p>
        </w:tc>
        <w:tc>
          <w:tcPr>
            <w:tcW w:w="631" w:type="dxa"/>
            <w:tcBorders>
              <w:top w:val="single" w:sz="4" w:space="0" w:color="000000"/>
            </w:tcBorders>
            <w:vAlign w:val="bottom"/>
          </w:tcPr>
          <w:p w14:paraId="7AA25256" w14:textId="77777777" w:rsidR="00417B51" w:rsidRPr="0017779D" w:rsidRDefault="00417B51" w:rsidP="005D0D7A">
            <w:pPr>
              <w:widowControl w:val="0"/>
              <w:jc w:val="right"/>
            </w:pPr>
            <w:r w:rsidRPr="0017779D">
              <w:t>NA</w:t>
            </w:r>
          </w:p>
        </w:tc>
        <w:tc>
          <w:tcPr>
            <w:tcW w:w="628" w:type="dxa"/>
            <w:tcBorders>
              <w:top w:val="single" w:sz="4" w:space="0" w:color="000000"/>
            </w:tcBorders>
            <w:vAlign w:val="bottom"/>
          </w:tcPr>
          <w:p w14:paraId="403DA9C6" w14:textId="77777777" w:rsidR="00417B51" w:rsidRPr="0017779D" w:rsidRDefault="00417B51" w:rsidP="005D0D7A">
            <w:pPr>
              <w:widowControl w:val="0"/>
              <w:jc w:val="right"/>
            </w:pPr>
            <w:r w:rsidRPr="0017779D">
              <w:t>73.2</w:t>
            </w:r>
          </w:p>
        </w:tc>
        <w:tc>
          <w:tcPr>
            <w:tcW w:w="680" w:type="dxa"/>
            <w:tcBorders>
              <w:top w:val="single" w:sz="4" w:space="0" w:color="000000"/>
            </w:tcBorders>
            <w:vAlign w:val="bottom"/>
          </w:tcPr>
          <w:p w14:paraId="18A6E693" w14:textId="77777777" w:rsidR="00417B51" w:rsidRPr="0017779D" w:rsidRDefault="00417B51" w:rsidP="005D0D7A">
            <w:pPr>
              <w:widowControl w:val="0"/>
              <w:jc w:val="right"/>
            </w:pPr>
            <w:r w:rsidRPr="0017779D">
              <w:t>55.6</w:t>
            </w:r>
          </w:p>
        </w:tc>
      </w:tr>
      <w:tr w:rsidR="00417B51" w:rsidRPr="0017779D" w14:paraId="7902A8D9" w14:textId="77777777" w:rsidTr="005D0D7A">
        <w:trPr>
          <w:trHeight w:val="256"/>
        </w:trPr>
        <w:tc>
          <w:tcPr>
            <w:tcW w:w="894" w:type="dxa"/>
            <w:vMerge/>
            <w:vAlign w:val="bottom"/>
          </w:tcPr>
          <w:p w14:paraId="4ECA28AC" w14:textId="77777777" w:rsidR="00417B51" w:rsidRPr="0017779D" w:rsidRDefault="00417B51" w:rsidP="005D0D7A">
            <w:pPr>
              <w:widowControl w:val="0"/>
              <w:jc w:val="center"/>
              <w:rPr>
                <w:b/>
              </w:rPr>
            </w:pPr>
          </w:p>
        </w:tc>
        <w:tc>
          <w:tcPr>
            <w:tcW w:w="754" w:type="dxa"/>
            <w:vAlign w:val="bottom"/>
          </w:tcPr>
          <w:p w14:paraId="3C872E18" w14:textId="77777777" w:rsidR="00417B51" w:rsidRPr="0017779D" w:rsidRDefault="00417B51" w:rsidP="005D0D7A">
            <w:pPr>
              <w:widowControl w:val="0"/>
            </w:pPr>
            <w:r w:rsidRPr="0017779D">
              <w:t>95CI</w:t>
            </w:r>
          </w:p>
        </w:tc>
        <w:tc>
          <w:tcPr>
            <w:tcW w:w="612" w:type="dxa"/>
            <w:vAlign w:val="bottom"/>
          </w:tcPr>
          <w:p w14:paraId="29001FDE" w14:textId="77777777" w:rsidR="00417B51" w:rsidRPr="0017779D" w:rsidRDefault="00417B51" w:rsidP="005D0D7A">
            <w:pPr>
              <w:widowControl w:val="0"/>
              <w:jc w:val="right"/>
            </w:pPr>
            <w:r w:rsidRPr="0017779D">
              <w:t>NA</w:t>
            </w:r>
          </w:p>
        </w:tc>
        <w:tc>
          <w:tcPr>
            <w:tcW w:w="631" w:type="dxa"/>
            <w:vAlign w:val="bottom"/>
          </w:tcPr>
          <w:p w14:paraId="04D356A0" w14:textId="77777777" w:rsidR="00417B51" w:rsidRPr="0017779D" w:rsidRDefault="00417B51" w:rsidP="005D0D7A">
            <w:pPr>
              <w:widowControl w:val="0"/>
              <w:jc w:val="right"/>
            </w:pPr>
            <w:r w:rsidRPr="0017779D">
              <w:t>11.4</w:t>
            </w:r>
          </w:p>
        </w:tc>
        <w:tc>
          <w:tcPr>
            <w:tcW w:w="660" w:type="dxa"/>
            <w:vAlign w:val="bottom"/>
          </w:tcPr>
          <w:p w14:paraId="3AAEFCD6" w14:textId="77777777" w:rsidR="00417B51" w:rsidRPr="0017779D" w:rsidRDefault="00417B51" w:rsidP="005D0D7A">
            <w:pPr>
              <w:widowControl w:val="0"/>
              <w:jc w:val="right"/>
            </w:pPr>
            <w:r w:rsidRPr="0017779D">
              <w:t>24.1</w:t>
            </w:r>
          </w:p>
        </w:tc>
        <w:tc>
          <w:tcPr>
            <w:tcW w:w="634" w:type="dxa"/>
            <w:vAlign w:val="bottom"/>
          </w:tcPr>
          <w:p w14:paraId="662666DF" w14:textId="77777777" w:rsidR="00417B51" w:rsidRPr="0017779D" w:rsidRDefault="00417B51" w:rsidP="005D0D7A">
            <w:pPr>
              <w:widowControl w:val="0"/>
              <w:jc w:val="right"/>
            </w:pPr>
            <w:r w:rsidRPr="0017779D">
              <w:t>6.6</w:t>
            </w:r>
          </w:p>
        </w:tc>
        <w:tc>
          <w:tcPr>
            <w:tcW w:w="79" w:type="dxa"/>
            <w:vAlign w:val="bottom"/>
          </w:tcPr>
          <w:p w14:paraId="6A455DA3" w14:textId="77777777" w:rsidR="00417B51" w:rsidRPr="0017779D" w:rsidRDefault="00417B51" w:rsidP="005D0D7A">
            <w:pPr>
              <w:widowControl w:val="0"/>
              <w:jc w:val="right"/>
            </w:pPr>
          </w:p>
        </w:tc>
        <w:tc>
          <w:tcPr>
            <w:tcW w:w="610" w:type="dxa"/>
            <w:vAlign w:val="bottom"/>
          </w:tcPr>
          <w:p w14:paraId="02263440" w14:textId="77777777" w:rsidR="00417B51" w:rsidRPr="0017779D" w:rsidRDefault="00417B51" w:rsidP="005D0D7A">
            <w:pPr>
              <w:widowControl w:val="0"/>
              <w:jc w:val="right"/>
            </w:pPr>
            <w:r w:rsidRPr="0017779D">
              <w:t>NA</w:t>
            </w:r>
          </w:p>
        </w:tc>
        <w:tc>
          <w:tcPr>
            <w:tcW w:w="637" w:type="dxa"/>
            <w:vAlign w:val="bottom"/>
          </w:tcPr>
          <w:p w14:paraId="0EAF1C4C" w14:textId="77777777" w:rsidR="00417B51" w:rsidRPr="0017779D" w:rsidRDefault="00417B51" w:rsidP="005D0D7A">
            <w:pPr>
              <w:widowControl w:val="0"/>
              <w:jc w:val="right"/>
            </w:pPr>
            <w:r w:rsidRPr="0017779D">
              <w:t>7.6</w:t>
            </w:r>
          </w:p>
        </w:tc>
        <w:tc>
          <w:tcPr>
            <w:tcW w:w="635" w:type="dxa"/>
            <w:vAlign w:val="bottom"/>
          </w:tcPr>
          <w:p w14:paraId="6EDD470E" w14:textId="77777777" w:rsidR="00417B51" w:rsidRPr="0017779D" w:rsidRDefault="00417B51" w:rsidP="005D0D7A">
            <w:pPr>
              <w:widowControl w:val="0"/>
              <w:jc w:val="right"/>
            </w:pPr>
            <w:r w:rsidRPr="0017779D">
              <w:t>16.1</w:t>
            </w:r>
          </w:p>
        </w:tc>
        <w:tc>
          <w:tcPr>
            <w:tcW w:w="631" w:type="dxa"/>
            <w:vAlign w:val="bottom"/>
          </w:tcPr>
          <w:p w14:paraId="39FBE4D0" w14:textId="77777777" w:rsidR="00417B51" w:rsidRPr="0017779D" w:rsidRDefault="00417B51" w:rsidP="005D0D7A">
            <w:pPr>
              <w:widowControl w:val="0"/>
              <w:jc w:val="right"/>
            </w:pPr>
            <w:r w:rsidRPr="0017779D">
              <w:t>19.2</w:t>
            </w:r>
          </w:p>
        </w:tc>
        <w:tc>
          <w:tcPr>
            <w:tcW w:w="91" w:type="dxa"/>
            <w:vAlign w:val="bottom"/>
          </w:tcPr>
          <w:p w14:paraId="0F85DBCD" w14:textId="77777777" w:rsidR="00417B51" w:rsidRPr="0017779D" w:rsidRDefault="00417B51" w:rsidP="005D0D7A">
            <w:pPr>
              <w:widowControl w:val="0"/>
              <w:jc w:val="right"/>
            </w:pPr>
          </w:p>
        </w:tc>
        <w:tc>
          <w:tcPr>
            <w:tcW w:w="628" w:type="dxa"/>
            <w:vAlign w:val="bottom"/>
          </w:tcPr>
          <w:p w14:paraId="1D4E11F4" w14:textId="77777777" w:rsidR="00417B51" w:rsidRPr="0017779D" w:rsidRDefault="00417B51" w:rsidP="005D0D7A">
            <w:pPr>
              <w:widowControl w:val="0"/>
              <w:jc w:val="right"/>
            </w:pPr>
            <w:r w:rsidRPr="0017779D">
              <w:t>NA</w:t>
            </w:r>
          </w:p>
        </w:tc>
        <w:tc>
          <w:tcPr>
            <w:tcW w:w="632" w:type="dxa"/>
            <w:vAlign w:val="bottom"/>
          </w:tcPr>
          <w:p w14:paraId="5713863F" w14:textId="77777777" w:rsidR="00417B51" w:rsidRPr="0017779D" w:rsidRDefault="00417B51" w:rsidP="005D0D7A">
            <w:pPr>
              <w:widowControl w:val="0"/>
              <w:jc w:val="right"/>
            </w:pPr>
            <w:r w:rsidRPr="0017779D">
              <w:t>NA</w:t>
            </w:r>
          </w:p>
        </w:tc>
        <w:tc>
          <w:tcPr>
            <w:tcW w:w="632" w:type="dxa"/>
            <w:vAlign w:val="bottom"/>
          </w:tcPr>
          <w:p w14:paraId="2311F91A" w14:textId="77777777" w:rsidR="00417B51" w:rsidRPr="0017779D" w:rsidRDefault="00417B51" w:rsidP="005D0D7A">
            <w:pPr>
              <w:widowControl w:val="0"/>
              <w:jc w:val="right"/>
            </w:pPr>
            <w:r w:rsidRPr="0017779D">
              <w:t>32.6</w:t>
            </w:r>
          </w:p>
        </w:tc>
        <w:tc>
          <w:tcPr>
            <w:tcW w:w="630" w:type="dxa"/>
            <w:vAlign w:val="bottom"/>
          </w:tcPr>
          <w:p w14:paraId="038E2899" w14:textId="77777777" w:rsidR="00417B51" w:rsidRPr="0017779D" w:rsidRDefault="00417B51" w:rsidP="005D0D7A">
            <w:pPr>
              <w:widowControl w:val="0"/>
              <w:jc w:val="right"/>
            </w:pPr>
            <w:r w:rsidRPr="0017779D">
              <w:t>28.2</w:t>
            </w:r>
          </w:p>
        </w:tc>
        <w:tc>
          <w:tcPr>
            <w:tcW w:w="92" w:type="dxa"/>
            <w:vAlign w:val="bottom"/>
          </w:tcPr>
          <w:p w14:paraId="7FB83A5D" w14:textId="77777777" w:rsidR="00417B51" w:rsidRPr="0017779D" w:rsidRDefault="00417B51" w:rsidP="005D0D7A">
            <w:pPr>
              <w:widowControl w:val="0"/>
              <w:jc w:val="right"/>
            </w:pPr>
          </w:p>
        </w:tc>
        <w:tc>
          <w:tcPr>
            <w:tcW w:w="631" w:type="dxa"/>
            <w:vAlign w:val="bottom"/>
          </w:tcPr>
          <w:p w14:paraId="59A3F83F" w14:textId="77777777" w:rsidR="00417B51" w:rsidRPr="0017779D" w:rsidRDefault="00417B51" w:rsidP="005D0D7A">
            <w:pPr>
              <w:widowControl w:val="0"/>
              <w:jc w:val="right"/>
            </w:pPr>
            <w:r w:rsidRPr="0017779D">
              <w:t>NA</w:t>
            </w:r>
          </w:p>
        </w:tc>
        <w:tc>
          <w:tcPr>
            <w:tcW w:w="631" w:type="dxa"/>
            <w:vAlign w:val="bottom"/>
          </w:tcPr>
          <w:p w14:paraId="02776979" w14:textId="77777777" w:rsidR="00417B51" w:rsidRPr="0017779D" w:rsidRDefault="00417B51" w:rsidP="005D0D7A">
            <w:pPr>
              <w:widowControl w:val="0"/>
              <w:jc w:val="right"/>
            </w:pPr>
            <w:r w:rsidRPr="0017779D">
              <w:t>NA</w:t>
            </w:r>
          </w:p>
        </w:tc>
        <w:tc>
          <w:tcPr>
            <w:tcW w:w="632" w:type="dxa"/>
            <w:vAlign w:val="bottom"/>
          </w:tcPr>
          <w:p w14:paraId="3A15FF9A" w14:textId="77777777" w:rsidR="00417B51" w:rsidRPr="0017779D" w:rsidRDefault="00417B51" w:rsidP="005D0D7A">
            <w:pPr>
              <w:widowControl w:val="0"/>
              <w:jc w:val="right"/>
            </w:pPr>
            <w:r w:rsidRPr="0017779D">
              <w:t>27.1</w:t>
            </w:r>
          </w:p>
        </w:tc>
        <w:tc>
          <w:tcPr>
            <w:tcW w:w="631" w:type="dxa"/>
            <w:vAlign w:val="bottom"/>
          </w:tcPr>
          <w:p w14:paraId="78FB9D12" w14:textId="77777777" w:rsidR="00417B51" w:rsidRPr="0017779D" w:rsidRDefault="00417B51" w:rsidP="005D0D7A">
            <w:pPr>
              <w:widowControl w:val="0"/>
              <w:jc w:val="right"/>
            </w:pPr>
            <w:r w:rsidRPr="0017779D">
              <w:t>15.6</w:t>
            </w:r>
          </w:p>
        </w:tc>
        <w:tc>
          <w:tcPr>
            <w:tcW w:w="91" w:type="dxa"/>
            <w:vAlign w:val="bottom"/>
          </w:tcPr>
          <w:p w14:paraId="67C5C27C" w14:textId="77777777" w:rsidR="00417B51" w:rsidRPr="0017779D" w:rsidRDefault="00417B51" w:rsidP="005D0D7A">
            <w:pPr>
              <w:widowControl w:val="0"/>
              <w:jc w:val="right"/>
            </w:pPr>
          </w:p>
        </w:tc>
        <w:tc>
          <w:tcPr>
            <w:tcW w:w="629" w:type="dxa"/>
            <w:vAlign w:val="bottom"/>
          </w:tcPr>
          <w:p w14:paraId="28C2EE22" w14:textId="77777777" w:rsidR="00417B51" w:rsidRPr="0017779D" w:rsidRDefault="00417B51" w:rsidP="005D0D7A">
            <w:pPr>
              <w:widowControl w:val="0"/>
              <w:jc w:val="right"/>
            </w:pPr>
            <w:r w:rsidRPr="0017779D">
              <w:t>21.4</w:t>
            </w:r>
          </w:p>
        </w:tc>
        <w:tc>
          <w:tcPr>
            <w:tcW w:w="631" w:type="dxa"/>
            <w:vAlign w:val="bottom"/>
          </w:tcPr>
          <w:p w14:paraId="59365515" w14:textId="77777777" w:rsidR="00417B51" w:rsidRPr="0017779D" w:rsidRDefault="00417B51" w:rsidP="005D0D7A">
            <w:pPr>
              <w:widowControl w:val="0"/>
              <w:jc w:val="right"/>
            </w:pPr>
            <w:r w:rsidRPr="0017779D">
              <w:t>NA</w:t>
            </w:r>
          </w:p>
        </w:tc>
        <w:tc>
          <w:tcPr>
            <w:tcW w:w="628" w:type="dxa"/>
            <w:vAlign w:val="bottom"/>
          </w:tcPr>
          <w:p w14:paraId="146AF274" w14:textId="77777777" w:rsidR="00417B51" w:rsidRPr="0017779D" w:rsidRDefault="00417B51" w:rsidP="005D0D7A">
            <w:pPr>
              <w:widowControl w:val="0"/>
              <w:jc w:val="right"/>
            </w:pPr>
            <w:r w:rsidRPr="0017779D">
              <w:t>13.2</w:t>
            </w:r>
          </w:p>
        </w:tc>
        <w:tc>
          <w:tcPr>
            <w:tcW w:w="680" w:type="dxa"/>
            <w:vAlign w:val="bottom"/>
          </w:tcPr>
          <w:p w14:paraId="65E40E3A" w14:textId="77777777" w:rsidR="00417B51" w:rsidRPr="0017779D" w:rsidRDefault="00417B51" w:rsidP="005D0D7A">
            <w:pPr>
              <w:widowControl w:val="0"/>
              <w:jc w:val="right"/>
            </w:pPr>
            <w:r w:rsidRPr="0017779D">
              <w:t>11.3</w:t>
            </w:r>
          </w:p>
        </w:tc>
      </w:tr>
      <w:tr w:rsidR="00417B51" w:rsidRPr="0017779D" w14:paraId="11ED5BD4" w14:textId="77777777" w:rsidTr="005D0D7A">
        <w:trPr>
          <w:trHeight w:val="256"/>
        </w:trPr>
        <w:tc>
          <w:tcPr>
            <w:tcW w:w="894" w:type="dxa"/>
            <w:vMerge/>
            <w:vAlign w:val="bottom"/>
          </w:tcPr>
          <w:p w14:paraId="76148E9B" w14:textId="77777777" w:rsidR="00417B51" w:rsidRPr="0017779D" w:rsidRDefault="00417B51" w:rsidP="005D0D7A">
            <w:pPr>
              <w:widowControl w:val="0"/>
              <w:jc w:val="center"/>
              <w:rPr>
                <w:b/>
              </w:rPr>
            </w:pPr>
          </w:p>
        </w:tc>
        <w:tc>
          <w:tcPr>
            <w:tcW w:w="754" w:type="dxa"/>
            <w:vAlign w:val="bottom"/>
          </w:tcPr>
          <w:p w14:paraId="0DAFC13B" w14:textId="77777777" w:rsidR="00417B51" w:rsidRPr="0017779D" w:rsidRDefault="00417B51" w:rsidP="005D0D7A">
            <w:pPr>
              <w:widowControl w:val="0"/>
            </w:pPr>
            <w:r w:rsidRPr="0017779D">
              <w:t>Total</w:t>
            </w:r>
          </w:p>
        </w:tc>
        <w:tc>
          <w:tcPr>
            <w:tcW w:w="612" w:type="dxa"/>
            <w:tcBorders>
              <w:bottom w:val="single" w:sz="4" w:space="0" w:color="000000"/>
            </w:tcBorders>
            <w:vAlign w:val="bottom"/>
          </w:tcPr>
          <w:p w14:paraId="2A949DB9"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227378E8" w14:textId="77777777" w:rsidR="00417B51" w:rsidRPr="0017779D" w:rsidRDefault="00417B51" w:rsidP="005D0D7A">
            <w:pPr>
              <w:widowControl w:val="0"/>
              <w:jc w:val="right"/>
            </w:pPr>
            <w:r w:rsidRPr="0017779D">
              <w:t>489</w:t>
            </w:r>
          </w:p>
        </w:tc>
        <w:tc>
          <w:tcPr>
            <w:tcW w:w="660" w:type="dxa"/>
            <w:tcBorders>
              <w:bottom w:val="single" w:sz="4" w:space="0" w:color="000000"/>
            </w:tcBorders>
            <w:vAlign w:val="bottom"/>
          </w:tcPr>
          <w:p w14:paraId="42F226AF" w14:textId="77777777" w:rsidR="00417B51" w:rsidRPr="0017779D" w:rsidRDefault="00417B51" w:rsidP="005D0D7A">
            <w:pPr>
              <w:widowControl w:val="0"/>
              <w:jc w:val="right"/>
            </w:pPr>
            <w:r w:rsidRPr="0017779D">
              <w:t>320</w:t>
            </w:r>
          </w:p>
        </w:tc>
        <w:tc>
          <w:tcPr>
            <w:tcW w:w="634" w:type="dxa"/>
            <w:tcBorders>
              <w:bottom w:val="single" w:sz="4" w:space="0" w:color="000000"/>
            </w:tcBorders>
            <w:vAlign w:val="bottom"/>
          </w:tcPr>
          <w:p w14:paraId="5EC2EF93" w14:textId="77777777" w:rsidR="00417B51" w:rsidRPr="0017779D" w:rsidRDefault="00417B51" w:rsidP="005D0D7A">
            <w:pPr>
              <w:widowControl w:val="0"/>
              <w:jc w:val="right"/>
            </w:pPr>
            <w:r w:rsidRPr="0017779D">
              <w:t>171</w:t>
            </w:r>
          </w:p>
        </w:tc>
        <w:tc>
          <w:tcPr>
            <w:tcW w:w="79" w:type="dxa"/>
            <w:tcBorders>
              <w:bottom w:val="single" w:sz="4" w:space="0" w:color="000000"/>
            </w:tcBorders>
            <w:vAlign w:val="bottom"/>
          </w:tcPr>
          <w:p w14:paraId="776DB8BC" w14:textId="77777777" w:rsidR="00417B51" w:rsidRPr="0017779D" w:rsidRDefault="00417B51" w:rsidP="005D0D7A">
            <w:pPr>
              <w:widowControl w:val="0"/>
              <w:jc w:val="right"/>
            </w:pPr>
          </w:p>
        </w:tc>
        <w:tc>
          <w:tcPr>
            <w:tcW w:w="610" w:type="dxa"/>
            <w:tcBorders>
              <w:bottom w:val="single" w:sz="4" w:space="0" w:color="000000"/>
            </w:tcBorders>
            <w:vAlign w:val="bottom"/>
          </w:tcPr>
          <w:p w14:paraId="4754F870" w14:textId="77777777" w:rsidR="00417B51" w:rsidRPr="0017779D" w:rsidRDefault="00417B51" w:rsidP="005D0D7A">
            <w:pPr>
              <w:widowControl w:val="0"/>
              <w:jc w:val="right"/>
            </w:pPr>
            <w:r w:rsidRPr="0017779D">
              <w:t>NA</w:t>
            </w:r>
          </w:p>
        </w:tc>
        <w:tc>
          <w:tcPr>
            <w:tcW w:w="637" w:type="dxa"/>
            <w:tcBorders>
              <w:bottom w:val="single" w:sz="4" w:space="0" w:color="000000"/>
            </w:tcBorders>
            <w:vAlign w:val="bottom"/>
          </w:tcPr>
          <w:p w14:paraId="21CBA925" w14:textId="77777777" w:rsidR="00417B51" w:rsidRPr="0017779D" w:rsidRDefault="00417B51" w:rsidP="005D0D7A">
            <w:pPr>
              <w:widowControl w:val="0"/>
              <w:jc w:val="right"/>
            </w:pPr>
            <w:r w:rsidRPr="0017779D">
              <w:t>807</w:t>
            </w:r>
          </w:p>
        </w:tc>
        <w:tc>
          <w:tcPr>
            <w:tcW w:w="635" w:type="dxa"/>
            <w:tcBorders>
              <w:bottom w:val="single" w:sz="4" w:space="0" w:color="000000"/>
            </w:tcBorders>
            <w:vAlign w:val="bottom"/>
          </w:tcPr>
          <w:p w14:paraId="1D24BCB9" w14:textId="77777777" w:rsidR="00417B51" w:rsidRPr="0017779D" w:rsidRDefault="00417B51" w:rsidP="005D0D7A">
            <w:pPr>
              <w:widowControl w:val="0"/>
              <w:jc w:val="right"/>
            </w:pPr>
            <w:r w:rsidRPr="0017779D">
              <w:t>635</w:t>
            </w:r>
          </w:p>
        </w:tc>
        <w:tc>
          <w:tcPr>
            <w:tcW w:w="631" w:type="dxa"/>
            <w:tcBorders>
              <w:bottom w:val="single" w:sz="4" w:space="0" w:color="000000"/>
            </w:tcBorders>
            <w:vAlign w:val="bottom"/>
          </w:tcPr>
          <w:p w14:paraId="2568B53D" w14:textId="77777777" w:rsidR="00417B51" w:rsidRPr="0017779D" w:rsidRDefault="00417B51" w:rsidP="005D0D7A">
            <w:pPr>
              <w:widowControl w:val="0"/>
              <w:jc w:val="right"/>
            </w:pPr>
            <w:r w:rsidRPr="0017779D">
              <w:t>373</w:t>
            </w:r>
          </w:p>
        </w:tc>
        <w:tc>
          <w:tcPr>
            <w:tcW w:w="91" w:type="dxa"/>
            <w:tcBorders>
              <w:bottom w:val="single" w:sz="4" w:space="0" w:color="000000"/>
            </w:tcBorders>
            <w:vAlign w:val="bottom"/>
          </w:tcPr>
          <w:p w14:paraId="3CFDA932" w14:textId="77777777" w:rsidR="00417B51" w:rsidRPr="0017779D" w:rsidRDefault="00417B51" w:rsidP="005D0D7A">
            <w:pPr>
              <w:widowControl w:val="0"/>
              <w:jc w:val="right"/>
            </w:pPr>
          </w:p>
        </w:tc>
        <w:tc>
          <w:tcPr>
            <w:tcW w:w="628" w:type="dxa"/>
            <w:tcBorders>
              <w:bottom w:val="single" w:sz="4" w:space="0" w:color="000000"/>
            </w:tcBorders>
            <w:vAlign w:val="bottom"/>
          </w:tcPr>
          <w:p w14:paraId="6A50BA4E"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360825B1"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719ACB98" w14:textId="77777777" w:rsidR="00417B51" w:rsidRPr="0017779D" w:rsidRDefault="00417B51" w:rsidP="005D0D7A">
            <w:pPr>
              <w:widowControl w:val="0"/>
              <w:jc w:val="right"/>
            </w:pPr>
            <w:r w:rsidRPr="0017779D">
              <w:t>658</w:t>
            </w:r>
          </w:p>
        </w:tc>
        <w:tc>
          <w:tcPr>
            <w:tcW w:w="630" w:type="dxa"/>
            <w:tcBorders>
              <w:bottom w:val="single" w:sz="4" w:space="0" w:color="000000"/>
            </w:tcBorders>
            <w:vAlign w:val="bottom"/>
          </w:tcPr>
          <w:p w14:paraId="5A816D52" w14:textId="77777777" w:rsidR="00417B51" w:rsidRPr="0017779D" w:rsidRDefault="00417B51" w:rsidP="005D0D7A">
            <w:pPr>
              <w:widowControl w:val="0"/>
              <w:jc w:val="right"/>
            </w:pPr>
            <w:r w:rsidRPr="0017779D">
              <w:t>605</w:t>
            </w:r>
          </w:p>
        </w:tc>
        <w:tc>
          <w:tcPr>
            <w:tcW w:w="92" w:type="dxa"/>
            <w:tcBorders>
              <w:bottom w:val="single" w:sz="4" w:space="0" w:color="000000"/>
            </w:tcBorders>
            <w:vAlign w:val="bottom"/>
          </w:tcPr>
          <w:p w14:paraId="324BBA3B" w14:textId="77777777" w:rsidR="00417B51" w:rsidRPr="0017779D" w:rsidRDefault="00417B51" w:rsidP="005D0D7A">
            <w:pPr>
              <w:widowControl w:val="0"/>
              <w:jc w:val="right"/>
            </w:pPr>
          </w:p>
        </w:tc>
        <w:tc>
          <w:tcPr>
            <w:tcW w:w="631" w:type="dxa"/>
            <w:tcBorders>
              <w:bottom w:val="single" w:sz="4" w:space="0" w:color="000000"/>
            </w:tcBorders>
            <w:vAlign w:val="bottom"/>
          </w:tcPr>
          <w:p w14:paraId="1E34424D"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55E047C8"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182EAC42" w14:textId="77777777" w:rsidR="00417B51" w:rsidRPr="0017779D" w:rsidRDefault="00417B51" w:rsidP="005D0D7A">
            <w:pPr>
              <w:widowControl w:val="0"/>
              <w:jc w:val="right"/>
            </w:pPr>
            <w:r w:rsidRPr="0017779D">
              <w:t>824</w:t>
            </w:r>
          </w:p>
        </w:tc>
        <w:tc>
          <w:tcPr>
            <w:tcW w:w="631" w:type="dxa"/>
            <w:tcBorders>
              <w:bottom w:val="single" w:sz="4" w:space="0" w:color="000000"/>
            </w:tcBorders>
            <w:vAlign w:val="bottom"/>
          </w:tcPr>
          <w:p w14:paraId="51932955" w14:textId="77777777" w:rsidR="00417B51" w:rsidRPr="0017779D" w:rsidRDefault="00417B51" w:rsidP="005D0D7A">
            <w:pPr>
              <w:widowControl w:val="0"/>
              <w:jc w:val="right"/>
            </w:pPr>
            <w:r w:rsidRPr="0017779D">
              <w:t>663</w:t>
            </w:r>
          </w:p>
        </w:tc>
        <w:tc>
          <w:tcPr>
            <w:tcW w:w="91" w:type="dxa"/>
            <w:tcBorders>
              <w:bottom w:val="single" w:sz="4" w:space="0" w:color="000000"/>
            </w:tcBorders>
            <w:vAlign w:val="bottom"/>
          </w:tcPr>
          <w:p w14:paraId="15A5750D" w14:textId="77777777" w:rsidR="00417B51" w:rsidRPr="0017779D" w:rsidRDefault="00417B51" w:rsidP="005D0D7A">
            <w:pPr>
              <w:widowControl w:val="0"/>
              <w:jc w:val="right"/>
            </w:pPr>
          </w:p>
        </w:tc>
        <w:tc>
          <w:tcPr>
            <w:tcW w:w="629" w:type="dxa"/>
            <w:tcBorders>
              <w:bottom w:val="single" w:sz="4" w:space="0" w:color="000000"/>
            </w:tcBorders>
            <w:vAlign w:val="bottom"/>
          </w:tcPr>
          <w:p w14:paraId="07883F08" w14:textId="77777777" w:rsidR="00417B51" w:rsidRPr="0017779D" w:rsidRDefault="00417B51" w:rsidP="005D0D7A">
            <w:pPr>
              <w:widowControl w:val="0"/>
              <w:jc w:val="right"/>
            </w:pPr>
            <w:r w:rsidRPr="0017779D">
              <w:t>788</w:t>
            </w:r>
          </w:p>
        </w:tc>
        <w:tc>
          <w:tcPr>
            <w:tcW w:w="631" w:type="dxa"/>
            <w:tcBorders>
              <w:bottom w:val="single" w:sz="4" w:space="0" w:color="000000"/>
            </w:tcBorders>
            <w:vAlign w:val="bottom"/>
          </w:tcPr>
          <w:p w14:paraId="10E6B814" w14:textId="77777777" w:rsidR="00417B51" w:rsidRPr="0017779D" w:rsidRDefault="00417B51" w:rsidP="005D0D7A">
            <w:pPr>
              <w:widowControl w:val="0"/>
              <w:jc w:val="right"/>
            </w:pPr>
            <w:r w:rsidRPr="0017779D">
              <w:t>NA</w:t>
            </w:r>
          </w:p>
        </w:tc>
        <w:tc>
          <w:tcPr>
            <w:tcW w:w="628" w:type="dxa"/>
            <w:tcBorders>
              <w:bottom w:val="single" w:sz="4" w:space="0" w:color="000000"/>
            </w:tcBorders>
            <w:vAlign w:val="bottom"/>
          </w:tcPr>
          <w:p w14:paraId="7E308425" w14:textId="77777777" w:rsidR="00417B51" w:rsidRPr="0017779D" w:rsidRDefault="00417B51" w:rsidP="005D0D7A">
            <w:pPr>
              <w:widowControl w:val="0"/>
              <w:jc w:val="right"/>
            </w:pPr>
            <w:r w:rsidRPr="0017779D">
              <w:t>366</w:t>
            </w:r>
          </w:p>
        </w:tc>
        <w:tc>
          <w:tcPr>
            <w:tcW w:w="680" w:type="dxa"/>
            <w:tcBorders>
              <w:bottom w:val="single" w:sz="4" w:space="0" w:color="000000"/>
            </w:tcBorders>
            <w:vAlign w:val="bottom"/>
          </w:tcPr>
          <w:p w14:paraId="264A7814" w14:textId="77777777" w:rsidR="00417B51" w:rsidRPr="0017779D" w:rsidRDefault="00417B51" w:rsidP="005D0D7A">
            <w:pPr>
              <w:widowControl w:val="0"/>
              <w:jc w:val="right"/>
            </w:pPr>
            <w:r w:rsidRPr="0017779D">
              <w:t>278</w:t>
            </w:r>
          </w:p>
        </w:tc>
      </w:tr>
      <w:tr w:rsidR="00417B51" w:rsidRPr="0017779D" w14:paraId="2B6633E1" w14:textId="77777777" w:rsidTr="005D0D7A">
        <w:trPr>
          <w:trHeight w:val="230"/>
        </w:trPr>
        <w:tc>
          <w:tcPr>
            <w:tcW w:w="894" w:type="dxa"/>
            <w:vMerge w:val="restart"/>
            <w:tcBorders>
              <w:bottom w:val="single" w:sz="4" w:space="0" w:color="000000"/>
            </w:tcBorders>
            <w:vAlign w:val="bottom"/>
          </w:tcPr>
          <w:p w14:paraId="59E88F35" w14:textId="77777777" w:rsidR="00417B51" w:rsidRPr="0017779D" w:rsidRDefault="00417B51" w:rsidP="005D0D7A">
            <w:pPr>
              <w:widowControl w:val="0"/>
              <w:jc w:val="center"/>
              <w:rPr>
                <w:b/>
              </w:rPr>
            </w:pPr>
            <w:r w:rsidRPr="0017779D">
              <w:rPr>
                <w:b/>
              </w:rPr>
              <w:t>Basal area (m</w:t>
            </w:r>
            <w:r w:rsidRPr="0017779D">
              <w:rPr>
                <w:b/>
                <w:vertAlign w:val="superscript"/>
              </w:rPr>
              <w:t>2</w:t>
            </w:r>
            <w:r w:rsidRPr="0017779D">
              <w:rPr>
                <w:b/>
              </w:rPr>
              <w:t>ha</w:t>
            </w:r>
            <w:r w:rsidRPr="0017779D">
              <w:rPr>
                <w:b/>
                <w:vertAlign w:val="superscript"/>
              </w:rPr>
              <w:t>-1</w:t>
            </w:r>
            <w:r w:rsidRPr="0017779D">
              <w:rPr>
                <w:b/>
              </w:rPr>
              <w:t>)</w:t>
            </w:r>
          </w:p>
        </w:tc>
        <w:tc>
          <w:tcPr>
            <w:tcW w:w="754" w:type="dxa"/>
          </w:tcPr>
          <w:p w14:paraId="49CAD120" w14:textId="77777777" w:rsidR="00417B51" w:rsidRPr="0017779D" w:rsidRDefault="00417B51" w:rsidP="005D0D7A">
            <w:pPr>
              <w:widowControl w:val="0"/>
              <w:rPr>
                <w:sz w:val="24"/>
                <w:szCs w:val="24"/>
              </w:rPr>
            </w:pPr>
          </w:p>
        </w:tc>
        <w:tc>
          <w:tcPr>
            <w:tcW w:w="612" w:type="dxa"/>
          </w:tcPr>
          <w:p w14:paraId="04C58F8C" w14:textId="77777777" w:rsidR="00417B51" w:rsidRPr="0017779D" w:rsidRDefault="00417B51" w:rsidP="005D0D7A">
            <w:pPr>
              <w:widowControl w:val="0"/>
              <w:rPr>
                <w:sz w:val="24"/>
                <w:szCs w:val="24"/>
              </w:rPr>
            </w:pPr>
          </w:p>
        </w:tc>
        <w:tc>
          <w:tcPr>
            <w:tcW w:w="631" w:type="dxa"/>
          </w:tcPr>
          <w:p w14:paraId="2A2095F3" w14:textId="77777777" w:rsidR="00417B51" w:rsidRPr="0017779D" w:rsidRDefault="00417B51" w:rsidP="005D0D7A">
            <w:pPr>
              <w:widowControl w:val="0"/>
              <w:rPr>
                <w:sz w:val="24"/>
                <w:szCs w:val="24"/>
              </w:rPr>
            </w:pPr>
          </w:p>
        </w:tc>
        <w:tc>
          <w:tcPr>
            <w:tcW w:w="660" w:type="dxa"/>
          </w:tcPr>
          <w:p w14:paraId="3F254592" w14:textId="77777777" w:rsidR="00417B51" w:rsidRPr="0017779D" w:rsidRDefault="00417B51" w:rsidP="005D0D7A">
            <w:pPr>
              <w:widowControl w:val="0"/>
              <w:rPr>
                <w:sz w:val="24"/>
                <w:szCs w:val="24"/>
              </w:rPr>
            </w:pPr>
          </w:p>
        </w:tc>
        <w:tc>
          <w:tcPr>
            <w:tcW w:w="634" w:type="dxa"/>
          </w:tcPr>
          <w:p w14:paraId="13EAD805" w14:textId="77777777" w:rsidR="00417B51" w:rsidRPr="0017779D" w:rsidRDefault="00417B51" w:rsidP="005D0D7A">
            <w:pPr>
              <w:widowControl w:val="0"/>
              <w:rPr>
                <w:sz w:val="24"/>
                <w:szCs w:val="24"/>
              </w:rPr>
            </w:pPr>
          </w:p>
        </w:tc>
        <w:tc>
          <w:tcPr>
            <w:tcW w:w="79" w:type="dxa"/>
          </w:tcPr>
          <w:p w14:paraId="336DF376" w14:textId="77777777" w:rsidR="00417B51" w:rsidRPr="0017779D" w:rsidRDefault="00417B51" w:rsidP="005D0D7A">
            <w:pPr>
              <w:widowControl w:val="0"/>
              <w:rPr>
                <w:sz w:val="24"/>
                <w:szCs w:val="24"/>
              </w:rPr>
            </w:pPr>
          </w:p>
        </w:tc>
        <w:tc>
          <w:tcPr>
            <w:tcW w:w="610" w:type="dxa"/>
          </w:tcPr>
          <w:p w14:paraId="1C21BFD3" w14:textId="77777777" w:rsidR="00417B51" w:rsidRPr="0017779D" w:rsidRDefault="00417B51" w:rsidP="005D0D7A">
            <w:pPr>
              <w:widowControl w:val="0"/>
              <w:rPr>
                <w:sz w:val="24"/>
                <w:szCs w:val="24"/>
              </w:rPr>
            </w:pPr>
          </w:p>
        </w:tc>
        <w:tc>
          <w:tcPr>
            <w:tcW w:w="637" w:type="dxa"/>
          </w:tcPr>
          <w:p w14:paraId="55C8BFD8" w14:textId="77777777" w:rsidR="00417B51" w:rsidRPr="0017779D" w:rsidRDefault="00417B51" w:rsidP="005D0D7A">
            <w:pPr>
              <w:widowControl w:val="0"/>
              <w:rPr>
                <w:sz w:val="24"/>
                <w:szCs w:val="24"/>
              </w:rPr>
            </w:pPr>
          </w:p>
        </w:tc>
        <w:tc>
          <w:tcPr>
            <w:tcW w:w="635" w:type="dxa"/>
          </w:tcPr>
          <w:p w14:paraId="1174922B" w14:textId="77777777" w:rsidR="00417B51" w:rsidRPr="0017779D" w:rsidRDefault="00417B51" w:rsidP="005D0D7A">
            <w:pPr>
              <w:widowControl w:val="0"/>
              <w:rPr>
                <w:sz w:val="24"/>
                <w:szCs w:val="24"/>
              </w:rPr>
            </w:pPr>
          </w:p>
        </w:tc>
        <w:tc>
          <w:tcPr>
            <w:tcW w:w="631" w:type="dxa"/>
          </w:tcPr>
          <w:p w14:paraId="40184726" w14:textId="77777777" w:rsidR="00417B51" w:rsidRPr="0017779D" w:rsidRDefault="00417B51" w:rsidP="005D0D7A">
            <w:pPr>
              <w:widowControl w:val="0"/>
              <w:rPr>
                <w:sz w:val="24"/>
                <w:szCs w:val="24"/>
              </w:rPr>
            </w:pPr>
          </w:p>
        </w:tc>
        <w:tc>
          <w:tcPr>
            <w:tcW w:w="91" w:type="dxa"/>
          </w:tcPr>
          <w:p w14:paraId="7E6E5A3D" w14:textId="77777777" w:rsidR="00417B51" w:rsidRPr="0017779D" w:rsidRDefault="00417B51" w:rsidP="005D0D7A">
            <w:pPr>
              <w:widowControl w:val="0"/>
              <w:rPr>
                <w:sz w:val="24"/>
                <w:szCs w:val="24"/>
              </w:rPr>
            </w:pPr>
          </w:p>
        </w:tc>
        <w:tc>
          <w:tcPr>
            <w:tcW w:w="628" w:type="dxa"/>
          </w:tcPr>
          <w:p w14:paraId="6A88C367" w14:textId="77777777" w:rsidR="00417B51" w:rsidRPr="0017779D" w:rsidRDefault="00417B51" w:rsidP="005D0D7A">
            <w:pPr>
              <w:widowControl w:val="0"/>
              <w:rPr>
                <w:sz w:val="24"/>
                <w:szCs w:val="24"/>
              </w:rPr>
            </w:pPr>
          </w:p>
        </w:tc>
        <w:tc>
          <w:tcPr>
            <w:tcW w:w="632" w:type="dxa"/>
          </w:tcPr>
          <w:p w14:paraId="1BBD4054" w14:textId="77777777" w:rsidR="00417B51" w:rsidRPr="0017779D" w:rsidRDefault="00417B51" w:rsidP="005D0D7A">
            <w:pPr>
              <w:widowControl w:val="0"/>
              <w:rPr>
                <w:sz w:val="24"/>
                <w:szCs w:val="24"/>
              </w:rPr>
            </w:pPr>
          </w:p>
        </w:tc>
        <w:tc>
          <w:tcPr>
            <w:tcW w:w="632" w:type="dxa"/>
          </w:tcPr>
          <w:p w14:paraId="46599E4C" w14:textId="77777777" w:rsidR="00417B51" w:rsidRPr="0017779D" w:rsidRDefault="00417B51" w:rsidP="005D0D7A">
            <w:pPr>
              <w:widowControl w:val="0"/>
              <w:rPr>
                <w:sz w:val="24"/>
                <w:szCs w:val="24"/>
              </w:rPr>
            </w:pPr>
          </w:p>
        </w:tc>
        <w:tc>
          <w:tcPr>
            <w:tcW w:w="630" w:type="dxa"/>
          </w:tcPr>
          <w:p w14:paraId="771AA3E5" w14:textId="77777777" w:rsidR="00417B51" w:rsidRPr="0017779D" w:rsidRDefault="00417B51" w:rsidP="005D0D7A">
            <w:pPr>
              <w:widowControl w:val="0"/>
              <w:rPr>
                <w:sz w:val="24"/>
                <w:szCs w:val="24"/>
              </w:rPr>
            </w:pPr>
          </w:p>
        </w:tc>
        <w:tc>
          <w:tcPr>
            <w:tcW w:w="92" w:type="dxa"/>
          </w:tcPr>
          <w:p w14:paraId="540E83AC" w14:textId="77777777" w:rsidR="00417B51" w:rsidRPr="0017779D" w:rsidRDefault="00417B51" w:rsidP="005D0D7A">
            <w:pPr>
              <w:widowControl w:val="0"/>
              <w:rPr>
                <w:sz w:val="24"/>
                <w:szCs w:val="24"/>
              </w:rPr>
            </w:pPr>
          </w:p>
        </w:tc>
        <w:tc>
          <w:tcPr>
            <w:tcW w:w="631" w:type="dxa"/>
          </w:tcPr>
          <w:p w14:paraId="4BDE4483" w14:textId="77777777" w:rsidR="00417B51" w:rsidRPr="0017779D" w:rsidRDefault="00417B51" w:rsidP="005D0D7A">
            <w:pPr>
              <w:widowControl w:val="0"/>
              <w:rPr>
                <w:sz w:val="24"/>
                <w:szCs w:val="24"/>
              </w:rPr>
            </w:pPr>
          </w:p>
        </w:tc>
        <w:tc>
          <w:tcPr>
            <w:tcW w:w="631" w:type="dxa"/>
          </w:tcPr>
          <w:p w14:paraId="28F72611" w14:textId="77777777" w:rsidR="00417B51" w:rsidRPr="0017779D" w:rsidRDefault="00417B51" w:rsidP="005D0D7A">
            <w:pPr>
              <w:widowControl w:val="0"/>
              <w:rPr>
                <w:sz w:val="24"/>
                <w:szCs w:val="24"/>
              </w:rPr>
            </w:pPr>
          </w:p>
        </w:tc>
        <w:tc>
          <w:tcPr>
            <w:tcW w:w="632" w:type="dxa"/>
          </w:tcPr>
          <w:p w14:paraId="2C7C10CD" w14:textId="77777777" w:rsidR="00417B51" w:rsidRPr="0017779D" w:rsidRDefault="00417B51" w:rsidP="005D0D7A">
            <w:pPr>
              <w:widowControl w:val="0"/>
              <w:rPr>
                <w:sz w:val="24"/>
                <w:szCs w:val="24"/>
              </w:rPr>
            </w:pPr>
          </w:p>
        </w:tc>
        <w:tc>
          <w:tcPr>
            <w:tcW w:w="631" w:type="dxa"/>
          </w:tcPr>
          <w:p w14:paraId="2E9D4BE9" w14:textId="77777777" w:rsidR="00417B51" w:rsidRPr="0017779D" w:rsidRDefault="00417B51" w:rsidP="005D0D7A">
            <w:pPr>
              <w:widowControl w:val="0"/>
              <w:rPr>
                <w:sz w:val="24"/>
                <w:szCs w:val="24"/>
              </w:rPr>
            </w:pPr>
          </w:p>
        </w:tc>
        <w:tc>
          <w:tcPr>
            <w:tcW w:w="91" w:type="dxa"/>
          </w:tcPr>
          <w:p w14:paraId="6375EF67" w14:textId="77777777" w:rsidR="00417B51" w:rsidRPr="0017779D" w:rsidRDefault="00417B51" w:rsidP="005D0D7A">
            <w:pPr>
              <w:widowControl w:val="0"/>
              <w:rPr>
                <w:sz w:val="24"/>
                <w:szCs w:val="24"/>
              </w:rPr>
            </w:pPr>
          </w:p>
        </w:tc>
        <w:tc>
          <w:tcPr>
            <w:tcW w:w="629" w:type="dxa"/>
          </w:tcPr>
          <w:p w14:paraId="3E6E2061" w14:textId="77777777" w:rsidR="00417B51" w:rsidRPr="0017779D" w:rsidRDefault="00417B51" w:rsidP="005D0D7A">
            <w:pPr>
              <w:widowControl w:val="0"/>
              <w:rPr>
                <w:sz w:val="24"/>
                <w:szCs w:val="24"/>
              </w:rPr>
            </w:pPr>
          </w:p>
        </w:tc>
        <w:tc>
          <w:tcPr>
            <w:tcW w:w="631" w:type="dxa"/>
          </w:tcPr>
          <w:p w14:paraId="21DCFA8A" w14:textId="77777777" w:rsidR="00417B51" w:rsidRPr="0017779D" w:rsidRDefault="00417B51" w:rsidP="005D0D7A">
            <w:pPr>
              <w:widowControl w:val="0"/>
              <w:rPr>
                <w:sz w:val="24"/>
                <w:szCs w:val="24"/>
              </w:rPr>
            </w:pPr>
          </w:p>
        </w:tc>
        <w:tc>
          <w:tcPr>
            <w:tcW w:w="628" w:type="dxa"/>
          </w:tcPr>
          <w:p w14:paraId="358436AE" w14:textId="77777777" w:rsidR="00417B51" w:rsidRPr="0017779D" w:rsidRDefault="00417B51" w:rsidP="005D0D7A">
            <w:pPr>
              <w:widowControl w:val="0"/>
              <w:rPr>
                <w:sz w:val="24"/>
                <w:szCs w:val="24"/>
              </w:rPr>
            </w:pPr>
          </w:p>
        </w:tc>
        <w:tc>
          <w:tcPr>
            <w:tcW w:w="680" w:type="dxa"/>
          </w:tcPr>
          <w:p w14:paraId="2C32940B" w14:textId="77777777" w:rsidR="00417B51" w:rsidRPr="0017779D" w:rsidRDefault="00417B51" w:rsidP="005D0D7A">
            <w:pPr>
              <w:widowControl w:val="0"/>
              <w:rPr>
                <w:sz w:val="24"/>
                <w:szCs w:val="24"/>
              </w:rPr>
            </w:pPr>
          </w:p>
        </w:tc>
      </w:tr>
      <w:tr w:rsidR="00417B51" w:rsidRPr="0017779D" w14:paraId="6AB90A8E" w14:textId="77777777" w:rsidTr="005D0D7A">
        <w:trPr>
          <w:trHeight w:val="126"/>
        </w:trPr>
        <w:tc>
          <w:tcPr>
            <w:tcW w:w="894" w:type="dxa"/>
            <w:vMerge/>
            <w:vAlign w:val="center"/>
          </w:tcPr>
          <w:p w14:paraId="0AE0F5F7" w14:textId="77777777" w:rsidR="00417B51" w:rsidRPr="0017779D" w:rsidRDefault="00417B51" w:rsidP="005D0D7A">
            <w:pPr>
              <w:widowControl w:val="0"/>
              <w:jc w:val="center"/>
            </w:pPr>
          </w:p>
        </w:tc>
        <w:tc>
          <w:tcPr>
            <w:tcW w:w="754" w:type="dxa"/>
            <w:vAlign w:val="bottom"/>
          </w:tcPr>
          <w:p w14:paraId="7348B32F" w14:textId="77777777" w:rsidR="00417B51" w:rsidRPr="0017779D" w:rsidRDefault="00417B51" w:rsidP="005D0D7A">
            <w:pPr>
              <w:widowControl w:val="0"/>
            </w:pPr>
          </w:p>
          <w:p w14:paraId="470F0397" w14:textId="77777777" w:rsidR="00417B51" w:rsidRPr="0017779D" w:rsidRDefault="00417B51" w:rsidP="005D0D7A">
            <w:pPr>
              <w:widowControl w:val="0"/>
            </w:pPr>
            <w:r w:rsidRPr="0017779D">
              <w:t>mean</w:t>
            </w:r>
          </w:p>
        </w:tc>
        <w:tc>
          <w:tcPr>
            <w:tcW w:w="612" w:type="dxa"/>
            <w:vAlign w:val="bottom"/>
          </w:tcPr>
          <w:p w14:paraId="260998E4" w14:textId="77777777" w:rsidR="00417B51" w:rsidRPr="0017779D" w:rsidRDefault="00417B51" w:rsidP="005D0D7A">
            <w:pPr>
              <w:widowControl w:val="0"/>
              <w:jc w:val="right"/>
            </w:pPr>
            <w:r w:rsidRPr="0017779D">
              <w:t>NA</w:t>
            </w:r>
          </w:p>
        </w:tc>
        <w:tc>
          <w:tcPr>
            <w:tcW w:w="631" w:type="dxa"/>
            <w:vAlign w:val="bottom"/>
          </w:tcPr>
          <w:p w14:paraId="593B1EEB" w14:textId="77777777" w:rsidR="00417B51" w:rsidRPr="0017779D" w:rsidRDefault="00417B51" w:rsidP="005D0D7A">
            <w:pPr>
              <w:widowControl w:val="0"/>
              <w:jc w:val="right"/>
            </w:pPr>
            <w:r w:rsidRPr="0017779D">
              <w:t>4.7</w:t>
            </w:r>
          </w:p>
        </w:tc>
        <w:tc>
          <w:tcPr>
            <w:tcW w:w="660" w:type="dxa"/>
            <w:vAlign w:val="bottom"/>
          </w:tcPr>
          <w:p w14:paraId="4C1E1123" w14:textId="77777777" w:rsidR="00417B51" w:rsidRPr="0017779D" w:rsidRDefault="00417B51" w:rsidP="005D0D7A">
            <w:pPr>
              <w:widowControl w:val="0"/>
              <w:jc w:val="right"/>
            </w:pPr>
            <w:r w:rsidRPr="0017779D">
              <w:t>33.9</w:t>
            </w:r>
          </w:p>
        </w:tc>
        <w:tc>
          <w:tcPr>
            <w:tcW w:w="634" w:type="dxa"/>
            <w:vAlign w:val="bottom"/>
          </w:tcPr>
          <w:p w14:paraId="3884378B" w14:textId="77777777" w:rsidR="00417B51" w:rsidRPr="0017779D" w:rsidRDefault="00417B51" w:rsidP="005D0D7A">
            <w:pPr>
              <w:widowControl w:val="0"/>
              <w:jc w:val="right"/>
            </w:pPr>
            <w:r w:rsidRPr="0017779D">
              <w:t>33.3</w:t>
            </w:r>
          </w:p>
        </w:tc>
        <w:tc>
          <w:tcPr>
            <w:tcW w:w="79" w:type="dxa"/>
            <w:vAlign w:val="bottom"/>
          </w:tcPr>
          <w:p w14:paraId="4353A271" w14:textId="77777777" w:rsidR="00417B51" w:rsidRPr="0017779D" w:rsidRDefault="00417B51" w:rsidP="005D0D7A">
            <w:pPr>
              <w:widowControl w:val="0"/>
              <w:jc w:val="right"/>
            </w:pPr>
          </w:p>
        </w:tc>
        <w:tc>
          <w:tcPr>
            <w:tcW w:w="610" w:type="dxa"/>
            <w:vAlign w:val="bottom"/>
          </w:tcPr>
          <w:p w14:paraId="7A8BA5CF" w14:textId="77777777" w:rsidR="00417B51" w:rsidRPr="0017779D" w:rsidRDefault="00417B51" w:rsidP="005D0D7A">
            <w:pPr>
              <w:widowControl w:val="0"/>
              <w:jc w:val="right"/>
            </w:pPr>
            <w:r w:rsidRPr="0017779D">
              <w:t>NA</w:t>
            </w:r>
          </w:p>
        </w:tc>
        <w:tc>
          <w:tcPr>
            <w:tcW w:w="637" w:type="dxa"/>
            <w:vAlign w:val="bottom"/>
          </w:tcPr>
          <w:p w14:paraId="5A64F174" w14:textId="77777777" w:rsidR="00417B51" w:rsidRPr="0017779D" w:rsidRDefault="00417B51" w:rsidP="005D0D7A">
            <w:pPr>
              <w:widowControl w:val="0"/>
              <w:jc w:val="right"/>
            </w:pPr>
            <w:r w:rsidRPr="0017779D">
              <w:t>1.4</w:t>
            </w:r>
          </w:p>
        </w:tc>
        <w:tc>
          <w:tcPr>
            <w:tcW w:w="635" w:type="dxa"/>
            <w:vAlign w:val="bottom"/>
          </w:tcPr>
          <w:p w14:paraId="6D8FE7B3" w14:textId="77777777" w:rsidR="00417B51" w:rsidRPr="0017779D" w:rsidRDefault="00417B51" w:rsidP="005D0D7A">
            <w:pPr>
              <w:widowControl w:val="0"/>
              <w:jc w:val="right"/>
            </w:pPr>
            <w:r w:rsidRPr="0017779D">
              <w:t>30.6</w:t>
            </w:r>
          </w:p>
        </w:tc>
        <w:tc>
          <w:tcPr>
            <w:tcW w:w="631" w:type="dxa"/>
            <w:vAlign w:val="bottom"/>
          </w:tcPr>
          <w:p w14:paraId="44B8A1D5" w14:textId="77777777" w:rsidR="00417B51" w:rsidRPr="0017779D" w:rsidRDefault="00417B51" w:rsidP="005D0D7A">
            <w:pPr>
              <w:widowControl w:val="0"/>
              <w:jc w:val="right"/>
            </w:pPr>
            <w:r w:rsidRPr="0017779D">
              <w:t>34.1</w:t>
            </w:r>
          </w:p>
        </w:tc>
        <w:tc>
          <w:tcPr>
            <w:tcW w:w="91" w:type="dxa"/>
            <w:vAlign w:val="bottom"/>
          </w:tcPr>
          <w:p w14:paraId="7A25401E" w14:textId="77777777" w:rsidR="00417B51" w:rsidRPr="0017779D" w:rsidRDefault="00417B51" w:rsidP="005D0D7A">
            <w:pPr>
              <w:widowControl w:val="0"/>
              <w:jc w:val="right"/>
            </w:pPr>
          </w:p>
        </w:tc>
        <w:tc>
          <w:tcPr>
            <w:tcW w:w="628" w:type="dxa"/>
            <w:vAlign w:val="bottom"/>
          </w:tcPr>
          <w:p w14:paraId="0219B3A4" w14:textId="77777777" w:rsidR="00417B51" w:rsidRPr="0017779D" w:rsidRDefault="00417B51" w:rsidP="005D0D7A">
            <w:pPr>
              <w:widowControl w:val="0"/>
              <w:jc w:val="right"/>
            </w:pPr>
            <w:r w:rsidRPr="0017779D">
              <w:t>NA</w:t>
            </w:r>
          </w:p>
        </w:tc>
        <w:tc>
          <w:tcPr>
            <w:tcW w:w="632" w:type="dxa"/>
            <w:vAlign w:val="bottom"/>
          </w:tcPr>
          <w:p w14:paraId="2F0D4E0E" w14:textId="77777777" w:rsidR="00417B51" w:rsidRPr="0017779D" w:rsidRDefault="00417B51" w:rsidP="005D0D7A">
            <w:pPr>
              <w:widowControl w:val="0"/>
              <w:jc w:val="right"/>
            </w:pPr>
            <w:r w:rsidRPr="0017779D">
              <w:t>NA</w:t>
            </w:r>
          </w:p>
        </w:tc>
        <w:tc>
          <w:tcPr>
            <w:tcW w:w="632" w:type="dxa"/>
            <w:vAlign w:val="bottom"/>
          </w:tcPr>
          <w:p w14:paraId="2C7840C3" w14:textId="77777777" w:rsidR="00417B51" w:rsidRPr="0017779D" w:rsidRDefault="00417B51" w:rsidP="005D0D7A">
            <w:pPr>
              <w:widowControl w:val="0"/>
              <w:jc w:val="right"/>
            </w:pPr>
            <w:r w:rsidRPr="0017779D">
              <w:t>10.8</w:t>
            </w:r>
          </w:p>
        </w:tc>
        <w:tc>
          <w:tcPr>
            <w:tcW w:w="630" w:type="dxa"/>
            <w:vAlign w:val="bottom"/>
          </w:tcPr>
          <w:p w14:paraId="1C5942DF" w14:textId="77777777" w:rsidR="00417B51" w:rsidRPr="0017779D" w:rsidRDefault="00417B51" w:rsidP="005D0D7A">
            <w:pPr>
              <w:widowControl w:val="0"/>
              <w:jc w:val="right"/>
            </w:pPr>
            <w:r w:rsidRPr="0017779D">
              <w:t>27.8</w:t>
            </w:r>
          </w:p>
        </w:tc>
        <w:tc>
          <w:tcPr>
            <w:tcW w:w="92" w:type="dxa"/>
            <w:vAlign w:val="bottom"/>
          </w:tcPr>
          <w:p w14:paraId="27672A2C" w14:textId="77777777" w:rsidR="00417B51" w:rsidRPr="0017779D" w:rsidRDefault="00417B51" w:rsidP="005D0D7A">
            <w:pPr>
              <w:widowControl w:val="0"/>
              <w:jc w:val="right"/>
            </w:pPr>
          </w:p>
        </w:tc>
        <w:tc>
          <w:tcPr>
            <w:tcW w:w="631" w:type="dxa"/>
            <w:vAlign w:val="bottom"/>
          </w:tcPr>
          <w:p w14:paraId="3BC9A690" w14:textId="77777777" w:rsidR="00417B51" w:rsidRPr="0017779D" w:rsidRDefault="00417B51" w:rsidP="005D0D7A">
            <w:pPr>
              <w:widowControl w:val="0"/>
              <w:jc w:val="right"/>
            </w:pPr>
            <w:r w:rsidRPr="0017779D">
              <w:t>NA</w:t>
            </w:r>
          </w:p>
        </w:tc>
        <w:tc>
          <w:tcPr>
            <w:tcW w:w="631" w:type="dxa"/>
            <w:vAlign w:val="bottom"/>
          </w:tcPr>
          <w:p w14:paraId="4207AE37" w14:textId="77777777" w:rsidR="00417B51" w:rsidRPr="0017779D" w:rsidRDefault="00417B51" w:rsidP="005D0D7A">
            <w:pPr>
              <w:widowControl w:val="0"/>
              <w:jc w:val="right"/>
            </w:pPr>
            <w:r w:rsidRPr="0017779D">
              <w:t>NA</w:t>
            </w:r>
          </w:p>
        </w:tc>
        <w:tc>
          <w:tcPr>
            <w:tcW w:w="632" w:type="dxa"/>
            <w:vAlign w:val="bottom"/>
          </w:tcPr>
          <w:p w14:paraId="3BB34DE5" w14:textId="77777777" w:rsidR="00417B51" w:rsidRPr="0017779D" w:rsidRDefault="00417B51" w:rsidP="005D0D7A">
            <w:pPr>
              <w:widowControl w:val="0"/>
              <w:jc w:val="right"/>
            </w:pPr>
            <w:r w:rsidRPr="0017779D">
              <w:t>7.9</w:t>
            </w:r>
          </w:p>
        </w:tc>
        <w:tc>
          <w:tcPr>
            <w:tcW w:w="631" w:type="dxa"/>
            <w:vAlign w:val="bottom"/>
          </w:tcPr>
          <w:p w14:paraId="68C022D4" w14:textId="77777777" w:rsidR="00417B51" w:rsidRPr="0017779D" w:rsidRDefault="00417B51" w:rsidP="005D0D7A">
            <w:pPr>
              <w:widowControl w:val="0"/>
              <w:jc w:val="right"/>
            </w:pPr>
            <w:r w:rsidRPr="0017779D">
              <w:t>19.1</w:t>
            </w:r>
          </w:p>
        </w:tc>
        <w:tc>
          <w:tcPr>
            <w:tcW w:w="91" w:type="dxa"/>
            <w:vAlign w:val="bottom"/>
          </w:tcPr>
          <w:p w14:paraId="2E051AA6" w14:textId="77777777" w:rsidR="00417B51" w:rsidRPr="0017779D" w:rsidRDefault="00417B51" w:rsidP="005D0D7A">
            <w:pPr>
              <w:widowControl w:val="0"/>
              <w:jc w:val="right"/>
            </w:pPr>
          </w:p>
        </w:tc>
        <w:tc>
          <w:tcPr>
            <w:tcW w:w="629" w:type="dxa"/>
            <w:vAlign w:val="bottom"/>
          </w:tcPr>
          <w:p w14:paraId="14DC20E8" w14:textId="77777777" w:rsidR="00417B51" w:rsidRPr="0017779D" w:rsidRDefault="00417B51" w:rsidP="005D0D7A">
            <w:pPr>
              <w:widowControl w:val="0"/>
              <w:jc w:val="right"/>
            </w:pPr>
            <w:r w:rsidRPr="0017779D">
              <w:t>8.1</w:t>
            </w:r>
          </w:p>
        </w:tc>
        <w:tc>
          <w:tcPr>
            <w:tcW w:w="631" w:type="dxa"/>
            <w:vAlign w:val="bottom"/>
          </w:tcPr>
          <w:p w14:paraId="5BE72C83" w14:textId="77777777" w:rsidR="00417B51" w:rsidRPr="0017779D" w:rsidRDefault="00417B51" w:rsidP="005D0D7A">
            <w:pPr>
              <w:widowControl w:val="0"/>
              <w:jc w:val="right"/>
            </w:pPr>
            <w:r w:rsidRPr="0017779D">
              <w:t>NA</w:t>
            </w:r>
          </w:p>
        </w:tc>
        <w:tc>
          <w:tcPr>
            <w:tcW w:w="628" w:type="dxa"/>
            <w:vAlign w:val="bottom"/>
          </w:tcPr>
          <w:p w14:paraId="4EA37B53" w14:textId="77777777" w:rsidR="00417B51" w:rsidRPr="0017779D" w:rsidRDefault="00417B51" w:rsidP="005D0D7A">
            <w:pPr>
              <w:widowControl w:val="0"/>
              <w:jc w:val="right"/>
            </w:pPr>
            <w:r w:rsidRPr="0017779D">
              <w:t>44.0</w:t>
            </w:r>
          </w:p>
        </w:tc>
        <w:tc>
          <w:tcPr>
            <w:tcW w:w="680" w:type="dxa"/>
            <w:vAlign w:val="bottom"/>
          </w:tcPr>
          <w:p w14:paraId="70BF01E8" w14:textId="77777777" w:rsidR="00417B51" w:rsidRPr="0017779D" w:rsidRDefault="00417B51" w:rsidP="005D0D7A">
            <w:pPr>
              <w:widowControl w:val="0"/>
              <w:jc w:val="right"/>
            </w:pPr>
            <w:r w:rsidRPr="0017779D">
              <w:t>46.4</w:t>
            </w:r>
          </w:p>
        </w:tc>
      </w:tr>
      <w:tr w:rsidR="00417B51" w:rsidRPr="0017779D" w14:paraId="3D1D747A" w14:textId="77777777" w:rsidTr="005D0D7A">
        <w:trPr>
          <w:trHeight w:val="70"/>
        </w:trPr>
        <w:tc>
          <w:tcPr>
            <w:tcW w:w="894" w:type="dxa"/>
            <w:vMerge/>
            <w:tcBorders>
              <w:bottom w:val="single" w:sz="4" w:space="0" w:color="000000"/>
            </w:tcBorders>
            <w:vAlign w:val="bottom"/>
          </w:tcPr>
          <w:p w14:paraId="57D6CB5E" w14:textId="77777777" w:rsidR="00417B51" w:rsidRPr="0017779D" w:rsidRDefault="00417B51" w:rsidP="005D0D7A">
            <w:pPr>
              <w:widowControl w:val="0"/>
            </w:pPr>
          </w:p>
        </w:tc>
        <w:tc>
          <w:tcPr>
            <w:tcW w:w="754" w:type="dxa"/>
            <w:tcBorders>
              <w:bottom w:val="single" w:sz="4" w:space="0" w:color="000000"/>
            </w:tcBorders>
            <w:vAlign w:val="bottom"/>
          </w:tcPr>
          <w:p w14:paraId="6644B08F" w14:textId="77777777" w:rsidR="00417B51" w:rsidRPr="0017779D" w:rsidRDefault="00417B51" w:rsidP="005D0D7A">
            <w:pPr>
              <w:widowControl w:val="0"/>
            </w:pPr>
            <w:r w:rsidRPr="0017779D">
              <w:t>95CI</w:t>
            </w:r>
          </w:p>
        </w:tc>
        <w:tc>
          <w:tcPr>
            <w:tcW w:w="612" w:type="dxa"/>
            <w:tcBorders>
              <w:bottom w:val="single" w:sz="4" w:space="0" w:color="000000"/>
            </w:tcBorders>
            <w:vAlign w:val="bottom"/>
          </w:tcPr>
          <w:p w14:paraId="74364EDD"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627C6A38" w14:textId="77777777" w:rsidR="00417B51" w:rsidRPr="0017779D" w:rsidRDefault="00417B51" w:rsidP="005D0D7A">
            <w:pPr>
              <w:widowControl w:val="0"/>
              <w:jc w:val="right"/>
            </w:pPr>
            <w:r w:rsidRPr="0017779D">
              <w:t>2.1</w:t>
            </w:r>
          </w:p>
        </w:tc>
        <w:tc>
          <w:tcPr>
            <w:tcW w:w="660" w:type="dxa"/>
            <w:tcBorders>
              <w:bottom w:val="single" w:sz="4" w:space="0" w:color="000000"/>
            </w:tcBorders>
            <w:vAlign w:val="bottom"/>
          </w:tcPr>
          <w:p w14:paraId="5A03E2F3" w14:textId="77777777" w:rsidR="00417B51" w:rsidRPr="0017779D" w:rsidRDefault="00417B51" w:rsidP="005D0D7A">
            <w:pPr>
              <w:widowControl w:val="0"/>
              <w:jc w:val="right"/>
            </w:pPr>
            <w:r w:rsidRPr="0017779D">
              <w:t>9.5</w:t>
            </w:r>
          </w:p>
        </w:tc>
        <w:tc>
          <w:tcPr>
            <w:tcW w:w="634" w:type="dxa"/>
            <w:tcBorders>
              <w:bottom w:val="single" w:sz="4" w:space="0" w:color="000000"/>
            </w:tcBorders>
            <w:vAlign w:val="bottom"/>
          </w:tcPr>
          <w:p w14:paraId="622660BD" w14:textId="77777777" w:rsidR="00417B51" w:rsidRPr="0017779D" w:rsidRDefault="00417B51" w:rsidP="005D0D7A">
            <w:pPr>
              <w:widowControl w:val="0"/>
              <w:jc w:val="right"/>
            </w:pPr>
            <w:r w:rsidRPr="0017779D">
              <w:t>3.0</w:t>
            </w:r>
          </w:p>
        </w:tc>
        <w:tc>
          <w:tcPr>
            <w:tcW w:w="79" w:type="dxa"/>
            <w:tcBorders>
              <w:bottom w:val="single" w:sz="4" w:space="0" w:color="000000"/>
            </w:tcBorders>
            <w:vAlign w:val="bottom"/>
          </w:tcPr>
          <w:p w14:paraId="755A120A" w14:textId="77777777" w:rsidR="00417B51" w:rsidRPr="0017779D" w:rsidRDefault="00417B51" w:rsidP="005D0D7A">
            <w:pPr>
              <w:widowControl w:val="0"/>
              <w:jc w:val="right"/>
            </w:pPr>
          </w:p>
        </w:tc>
        <w:tc>
          <w:tcPr>
            <w:tcW w:w="610" w:type="dxa"/>
            <w:tcBorders>
              <w:bottom w:val="single" w:sz="4" w:space="0" w:color="000000"/>
            </w:tcBorders>
            <w:vAlign w:val="bottom"/>
          </w:tcPr>
          <w:p w14:paraId="1B73129B" w14:textId="77777777" w:rsidR="00417B51" w:rsidRPr="0017779D" w:rsidRDefault="00417B51" w:rsidP="005D0D7A">
            <w:pPr>
              <w:widowControl w:val="0"/>
              <w:jc w:val="right"/>
            </w:pPr>
            <w:r w:rsidRPr="0017779D">
              <w:t>NA</w:t>
            </w:r>
          </w:p>
        </w:tc>
        <w:tc>
          <w:tcPr>
            <w:tcW w:w="637" w:type="dxa"/>
            <w:tcBorders>
              <w:bottom w:val="single" w:sz="4" w:space="0" w:color="000000"/>
            </w:tcBorders>
            <w:vAlign w:val="bottom"/>
          </w:tcPr>
          <w:p w14:paraId="289D7949" w14:textId="77777777" w:rsidR="00417B51" w:rsidRPr="0017779D" w:rsidRDefault="00417B51" w:rsidP="005D0D7A">
            <w:pPr>
              <w:widowControl w:val="0"/>
              <w:jc w:val="right"/>
            </w:pPr>
            <w:r w:rsidRPr="0017779D">
              <w:t>0.8</w:t>
            </w:r>
          </w:p>
        </w:tc>
        <w:tc>
          <w:tcPr>
            <w:tcW w:w="635" w:type="dxa"/>
            <w:tcBorders>
              <w:bottom w:val="single" w:sz="4" w:space="0" w:color="000000"/>
            </w:tcBorders>
            <w:vAlign w:val="bottom"/>
          </w:tcPr>
          <w:p w14:paraId="3C42A91B" w14:textId="77777777" w:rsidR="00417B51" w:rsidRPr="0017779D" w:rsidRDefault="00417B51" w:rsidP="005D0D7A">
            <w:pPr>
              <w:widowControl w:val="0"/>
              <w:jc w:val="right"/>
            </w:pPr>
            <w:r w:rsidRPr="0017779D">
              <w:t>9.5</w:t>
            </w:r>
          </w:p>
        </w:tc>
        <w:tc>
          <w:tcPr>
            <w:tcW w:w="631" w:type="dxa"/>
            <w:tcBorders>
              <w:bottom w:val="single" w:sz="4" w:space="0" w:color="000000"/>
            </w:tcBorders>
            <w:vAlign w:val="bottom"/>
          </w:tcPr>
          <w:p w14:paraId="645E4480" w14:textId="77777777" w:rsidR="00417B51" w:rsidRPr="0017779D" w:rsidRDefault="00417B51" w:rsidP="005D0D7A">
            <w:pPr>
              <w:widowControl w:val="0"/>
              <w:jc w:val="right"/>
            </w:pPr>
            <w:r w:rsidRPr="0017779D">
              <w:t>12.0</w:t>
            </w:r>
          </w:p>
        </w:tc>
        <w:tc>
          <w:tcPr>
            <w:tcW w:w="91" w:type="dxa"/>
            <w:tcBorders>
              <w:bottom w:val="single" w:sz="4" w:space="0" w:color="000000"/>
            </w:tcBorders>
            <w:vAlign w:val="bottom"/>
          </w:tcPr>
          <w:p w14:paraId="0F76DE96" w14:textId="77777777" w:rsidR="00417B51" w:rsidRPr="0017779D" w:rsidRDefault="00417B51" w:rsidP="005D0D7A">
            <w:pPr>
              <w:widowControl w:val="0"/>
              <w:jc w:val="right"/>
            </w:pPr>
          </w:p>
        </w:tc>
        <w:tc>
          <w:tcPr>
            <w:tcW w:w="628" w:type="dxa"/>
            <w:tcBorders>
              <w:bottom w:val="single" w:sz="4" w:space="0" w:color="000000"/>
            </w:tcBorders>
            <w:vAlign w:val="bottom"/>
          </w:tcPr>
          <w:p w14:paraId="5E45CC2D"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36B6B037"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19930DF7" w14:textId="77777777" w:rsidR="00417B51" w:rsidRPr="0017779D" w:rsidRDefault="00417B51" w:rsidP="005D0D7A">
            <w:pPr>
              <w:widowControl w:val="0"/>
              <w:jc w:val="right"/>
            </w:pPr>
            <w:r w:rsidRPr="0017779D">
              <w:t>2.5</w:t>
            </w:r>
          </w:p>
        </w:tc>
        <w:tc>
          <w:tcPr>
            <w:tcW w:w="630" w:type="dxa"/>
            <w:tcBorders>
              <w:bottom w:val="single" w:sz="4" w:space="0" w:color="000000"/>
            </w:tcBorders>
            <w:vAlign w:val="bottom"/>
          </w:tcPr>
          <w:p w14:paraId="398B8A5B" w14:textId="77777777" w:rsidR="00417B51" w:rsidRPr="0017779D" w:rsidRDefault="00417B51" w:rsidP="005D0D7A">
            <w:pPr>
              <w:widowControl w:val="0"/>
              <w:jc w:val="right"/>
            </w:pPr>
            <w:r w:rsidRPr="0017779D">
              <w:t>5.1</w:t>
            </w:r>
          </w:p>
        </w:tc>
        <w:tc>
          <w:tcPr>
            <w:tcW w:w="92" w:type="dxa"/>
            <w:tcBorders>
              <w:bottom w:val="single" w:sz="4" w:space="0" w:color="000000"/>
            </w:tcBorders>
            <w:vAlign w:val="bottom"/>
          </w:tcPr>
          <w:p w14:paraId="3947A5CB" w14:textId="77777777" w:rsidR="00417B51" w:rsidRPr="0017779D" w:rsidRDefault="00417B51" w:rsidP="005D0D7A">
            <w:pPr>
              <w:widowControl w:val="0"/>
              <w:jc w:val="right"/>
            </w:pPr>
          </w:p>
        </w:tc>
        <w:tc>
          <w:tcPr>
            <w:tcW w:w="631" w:type="dxa"/>
            <w:tcBorders>
              <w:bottom w:val="single" w:sz="4" w:space="0" w:color="000000"/>
            </w:tcBorders>
            <w:vAlign w:val="bottom"/>
          </w:tcPr>
          <w:p w14:paraId="0CB02355" w14:textId="77777777" w:rsidR="00417B51" w:rsidRPr="0017779D" w:rsidRDefault="00417B51" w:rsidP="005D0D7A">
            <w:pPr>
              <w:widowControl w:val="0"/>
              <w:jc w:val="right"/>
            </w:pPr>
            <w:r w:rsidRPr="0017779D">
              <w:t>NA</w:t>
            </w:r>
          </w:p>
        </w:tc>
        <w:tc>
          <w:tcPr>
            <w:tcW w:w="631" w:type="dxa"/>
            <w:tcBorders>
              <w:bottom w:val="single" w:sz="4" w:space="0" w:color="000000"/>
            </w:tcBorders>
            <w:vAlign w:val="bottom"/>
          </w:tcPr>
          <w:p w14:paraId="5C482B66" w14:textId="77777777" w:rsidR="00417B51" w:rsidRPr="0017779D" w:rsidRDefault="00417B51" w:rsidP="005D0D7A">
            <w:pPr>
              <w:widowControl w:val="0"/>
              <w:jc w:val="right"/>
            </w:pPr>
            <w:r w:rsidRPr="0017779D">
              <w:t>NA</w:t>
            </w:r>
          </w:p>
        </w:tc>
        <w:tc>
          <w:tcPr>
            <w:tcW w:w="632" w:type="dxa"/>
            <w:tcBorders>
              <w:bottom w:val="single" w:sz="4" w:space="0" w:color="000000"/>
            </w:tcBorders>
            <w:vAlign w:val="bottom"/>
          </w:tcPr>
          <w:p w14:paraId="57B5D8BF" w14:textId="77777777" w:rsidR="00417B51" w:rsidRPr="0017779D" w:rsidRDefault="00417B51" w:rsidP="005D0D7A">
            <w:pPr>
              <w:widowControl w:val="0"/>
              <w:jc w:val="right"/>
            </w:pPr>
            <w:r w:rsidRPr="0017779D">
              <w:t>1.8</w:t>
            </w:r>
          </w:p>
        </w:tc>
        <w:tc>
          <w:tcPr>
            <w:tcW w:w="631" w:type="dxa"/>
            <w:tcBorders>
              <w:bottom w:val="single" w:sz="4" w:space="0" w:color="000000"/>
            </w:tcBorders>
            <w:vAlign w:val="bottom"/>
          </w:tcPr>
          <w:p w14:paraId="7648F86A" w14:textId="77777777" w:rsidR="00417B51" w:rsidRPr="0017779D" w:rsidRDefault="00417B51" w:rsidP="005D0D7A">
            <w:pPr>
              <w:widowControl w:val="0"/>
              <w:jc w:val="right"/>
            </w:pPr>
            <w:r w:rsidRPr="0017779D">
              <w:t>4.1</w:t>
            </w:r>
          </w:p>
        </w:tc>
        <w:tc>
          <w:tcPr>
            <w:tcW w:w="91" w:type="dxa"/>
            <w:tcBorders>
              <w:bottom w:val="single" w:sz="4" w:space="0" w:color="000000"/>
            </w:tcBorders>
            <w:vAlign w:val="bottom"/>
          </w:tcPr>
          <w:p w14:paraId="686F0353" w14:textId="77777777" w:rsidR="00417B51" w:rsidRPr="0017779D" w:rsidRDefault="00417B51" w:rsidP="005D0D7A">
            <w:pPr>
              <w:widowControl w:val="0"/>
              <w:jc w:val="right"/>
            </w:pPr>
          </w:p>
        </w:tc>
        <w:tc>
          <w:tcPr>
            <w:tcW w:w="629" w:type="dxa"/>
            <w:tcBorders>
              <w:bottom w:val="single" w:sz="4" w:space="0" w:color="000000"/>
            </w:tcBorders>
            <w:vAlign w:val="bottom"/>
          </w:tcPr>
          <w:p w14:paraId="05DF7B12" w14:textId="77777777" w:rsidR="00417B51" w:rsidRPr="0017779D" w:rsidRDefault="00417B51" w:rsidP="005D0D7A">
            <w:pPr>
              <w:widowControl w:val="0"/>
              <w:jc w:val="right"/>
            </w:pPr>
            <w:r w:rsidRPr="0017779D">
              <w:t>1.5</w:t>
            </w:r>
          </w:p>
        </w:tc>
        <w:tc>
          <w:tcPr>
            <w:tcW w:w="631" w:type="dxa"/>
            <w:tcBorders>
              <w:bottom w:val="single" w:sz="4" w:space="0" w:color="000000"/>
            </w:tcBorders>
            <w:vAlign w:val="bottom"/>
          </w:tcPr>
          <w:p w14:paraId="698114F0" w14:textId="77777777" w:rsidR="00417B51" w:rsidRPr="0017779D" w:rsidRDefault="00417B51" w:rsidP="005D0D7A">
            <w:pPr>
              <w:widowControl w:val="0"/>
              <w:jc w:val="right"/>
            </w:pPr>
            <w:r w:rsidRPr="0017779D">
              <w:t>NA</w:t>
            </w:r>
          </w:p>
        </w:tc>
        <w:tc>
          <w:tcPr>
            <w:tcW w:w="628" w:type="dxa"/>
            <w:tcBorders>
              <w:bottom w:val="single" w:sz="4" w:space="0" w:color="000000"/>
            </w:tcBorders>
            <w:vAlign w:val="bottom"/>
          </w:tcPr>
          <w:p w14:paraId="180D2C42" w14:textId="77777777" w:rsidR="00417B51" w:rsidRPr="0017779D" w:rsidRDefault="00417B51" w:rsidP="005D0D7A">
            <w:pPr>
              <w:widowControl w:val="0"/>
              <w:jc w:val="right"/>
            </w:pPr>
            <w:r w:rsidRPr="0017779D">
              <w:t>8.7</w:t>
            </w:r>
          </w:p>
        </w:tc>
        <w:tc>
          <w:tcPr>
            <w:tcW w:w="680" w:type="dxa"/>
            <w:tcBorders>
              <w:bottom w:val="single" w:sz="4" w:space="0" w:color="000000"/>
            </w:tcBorders>
            <w:vAlign w:val="bottom"/>
          </w:tcPr>
          <w:p w14:paraId="4C679720" w14:textId="77777777" w:rsidR="00417B51" w:rsidRPr="0017779D" w:rsidRDefault="00417B51" w:rsidP="005D0D7A">
            <w:pPr>
              <w:widowControl w:val="0"/>
              <w:jc w:val="right"/>
            </w:pPr>
            <w:r w:rsidRPr="0017779D">
              <w:t>12.7</w:t>
            </w:r>
          </w:p>
        </w:tc>
      </w:tr>
      <w:tr w:rsidR="00417B51" w:rsidRPr="0017779D" w14:paraId="0337DA9C" w14:textId="77777777" w:rsidTr="005D0D7A">
        <w:trPr>
          <w:trHeight w:val="256"/>
        </w:trPr>
        <w:tc>
          <w:tcPr>
            <w:tcW w:w="894" w:type="dxa"/>
            <w:tcBorders>
              <w:top w:val="single" w:sz="4" w:space="0" w:color="000000"/>
            </w:tcBorders>
            <w:vAlign w:val="bottom"/>
          </w:tcPr>
          <w:p w14:paraId="2E0A3B99" w14:textId="77777777" w:rsidR="00417B51" w:rsidRPr="0017779D" w:rsidRDefault="00417B51" w:rsidP="005D0D7A">
            <w:pPr>
              <w:widowControl w:val="0"/>
            </w:pPr>
          </w:p>
        </w:tc>
        <w:tc>
          <w:tcPr>
            <w:tcW w:w="754" w:type="dxa"/>
            <w:tcBorders>
              <w:top w:val="single" w:sz="4" w:space="0" w:color="000000"/>
            </w:tcBorders>
            <w:vAlign w:val="bottom"/>
          </w:tcPr>
          <w:p w14:paraId="599D16CD" w14:textId="77777777" w:rsidR="00417B51" w:rsidRPr="0017779D" w:rsidRDefault="00417B51" w:rsidP="005D0D7A">
            <w:pPr>
              <w:widowControl w:val="0"/>
            </w:pPr>
          </w:p>
        </w:tc>
        <w:tc>
          <w:tcPr>
            <w:tcW w:w="612" w:type="dxa"/>
            <w:tcBorders>
              <w:top w:val="single" w:sz="4" w:space="0" w:color="000000"/>
            </w:tcBorders>
            <w:vAlign w:val="bottom"/>
          </w:tcPr>
          <w:p w14:paraId="7A80957A" w14:textId="77777777" w:rsidR="00417B51" w:rsidRPr="0017779D" w:rsidRDefault="00417B51" w:rsidP="005D0D7A">
            <w:pPr>
              <w:widowControl w:val="0"/>
            </w:pPr>
          </w:p>
        </w:tc>
        <w:tc>
          <w:tcPr>
            <w:tcW w:w="631" w:type="dxa"/>
            <w:tcBorders>
              <w:top w:val="single" w:sz="4" w:space="0" w:color="000000"/>
            </w:tcBorders>
            <w:vAlign w:val="bottom"/>
          </w:tcPr>
          <w:p w14:paraId="31F375D0" w14:textId="77777777" w:rsidR="00417B51" w:rsidRPr="0017779D" w:rsidRDefault="00417B51" w:rsidP="005D0D7A">
            <w:pPr>
              <w:widowControl w:val="0"/>
              <w:jc w:val="right"/>
            </w:pPr>
          </w:p>
        </w:tc>
        <w:tc>
          <w:tcPr>
            <w:tcW w:w="660" w:type="dxa"/>
            <w:tcBorders>
              <w:top w:val="single" w:sz="4" w:space="0" w:color="000000"/>
            </w:tcBorders>
            <w:vAlign w:val="bottom"/>
          </w:tcPr>
          <w:p w14:paraId="63FB7637" w14:textId="77777777" w:rsidR="00417B51" w:rsidRPr="0017779D" w:rsidRDefault="00417B51" w:rsidP="005D0D7A">
            <w:pPr>
              <w:widowControl w:val="0"/>
              <w:jc w:val="right"/>
            </w:pPr>
          </w:p>
        </w:tc>
        <w:tc>
          <w:tcPr>
            <w:tcW w:w="634" w:type="dxa"/>
            <w:tcBorders>
              <w:top w:val="single" w:sz="4" w:space="0" w:color="000000"/>
            </w:tcBorders>
            <w:vAlign w:val="bottom"/>
          </w:tcPr>
          <w:p w14:paraId="40F30B06" w14:textId="77777777" w:rsidR="00417B51" w:rsidRPr="0017779D" w:rsidRDefault="00417B51" w:rsidP="005D0D7A">
            <w:pPr>
              <w:widowControl w:val="0"/>
              <w:jc w:val="right"/>
            </w:pPr>
          </w:p>
        </w:tc>
        <w:tc>
          <w:tcPr>
            <w:tcW w:w="79" w:type="dxa"/>
            <w:tcBorders>
              <w:top w:val="single" w:sz="4" w:space="0" w:color="000000"/>
            </w:tcBorders>
            <w:vAlign w:val="bottom"/>
          </w:tcPr>
          <w:p w14:paraId="46FAC65D" w14:textId="77777777" w:rsidR="00417B51" w:rsidRPr="0017779D" w:rsidRDefault="00417B51" w:rsidP="005D0D7A">
            <w:pPr>
              <w:widowControl w:val="0"/>
            </w:pPr>
          </w:p>
        </w:tc>
        <w:tc>
          <w:tcPr>
            <w:tcW w:w="610" w:type="dxa"/>
            <w:tcBorders>
              <w:top w:val="single" w:sz="4" w:space="0" w:color="000000"/>
            </w:tcBorders>
            <w:vAlign w:val="bottom"/>
          </w:tcPr>
          <w:p w14:paraId="1D98A7D1" w14:textId="77777777" w:rsidR="00417B51" w:rsidRPr="0017779D" w:rsidRDefault="00417B51" w:rsidP="005D0D7A">
            <w:pPr>
              <w:widowControl w:val="0"/>
            </w:pPr>
          </w:p>
        </w:tc>
        <w:tc>
          <w:tcPr>
            <w:tcW w:w="637" w:type="dxa"/>
            <w:tcBorders>
              <w:top w:val="single" w:sz="4" w:space="0" w:color="000000"/>
            </w:tcBorders>
            <w:vAlign w:val="bottom"/>
          </w:tcPr>
          <w:p w14:paraId="046AC217" w14:textId="77777777" w:rsidR="00417B51" w:rsidRPr="0017779D" w:rsidRDefault="00417B51" w:rsidP="005D0D7A">
            <w:pPr>
              <w:widowControl w:val="0"/>
              <w:jc w:val="right"/>
            </w:pPr>
          </w:p>
        </w:tc>
        <w:tc>
          <w:tcPr>
            <w:tcW w:w="635" w:type="dxa"/>
            <w:tcBorders>
              <w:top w:val="single" w:sz="4" w:space="0" w:color="000000"/>
            </w:tcBorders>
            <w:vAlign w:val="bottom"/>
          </w:tcPr>
          <w:p w14:paraId="0EA49292" w14:textId="77777777" w:rsidR="00417B51" w:rsidRPr="0017779D" w:rsidRDefault="00417B51" w:rsidP="005D0D7A">
            <w:pPr>
              <w:widowControl w:val="0"/>
              <w:jc w:val="right"/>
            </w:pPr>
          </w:p>
        </w:tc>
        <w:tc>
          <w:tcPr>
            <w:tcW w:w="631" w:type="dxa"/>
            <w:tcBorders>
              <w:top w:val="single" w:sz="4" w:space="0" w:color="000000"/>
            </w:tcBorders>
            <w:vAlign w:val="bottom"/>
          </w:tcPr>
          <w:p w14:paraId="5A97B6F1" w14:textId="77777777" w:rsidR="00417B51" w:rsidRPr="0017779D" w:rsidRDefault="00417B51" w:rsidP="005D0D7A">
            <w:pPr>
              <w:widowControl w:val="0"/>
              <w:jc w:val="right"/>
            </w:pPr>
          </w:p>
        </w:tc>
        <w:tc>
          <w:tcPr>
            <w:tcW w:w="91" w:type="dxa"/>
            <w:tcBorders>
              <w:top w:val="single" w:sz="4" w:space="0" w:color="000000"/>
            </w:tcBorders>
            <w:vAlign w:val="bottom"/>
          </w:tcPr>
          <w:p w14:paraId="09521578" w14:textId="77777777" w:rsidR="00417B51" w:rsidRPr="0017779D" w:rsidRDefault="00417B51" w:rsidP="005D0D7A">
            <w:pPr>
              <w:widowControl w:val="0"/>
            </w:pPr>
          </w:p>
        </w:tc>
        <w:tc>
          <w:tcPr>
            <w:tcW w:w="628" w:type="dxa"/>
            <w:tcBorders>
              <w:top w:val="single" w:sz="4" w:space="0" w:color="000000"/>
            </w:tcBorders>
            <w:vAlign w:val="bottom"/>
          </w:tcPr>
          <w:p w14:paraId="2D0E4EDF" w14:textId="77777777" w:rsidR="00417B51" w:rsidRPr="0017779D" w:rsidRDefault="00417B51" w:rsidP="005D0D7A">
            <w:pPr>
              <w:widowControl w:val="0"/>
            </w:pPr>
          </w:p>
        </w:tc>
        <w:tc>
          <w:tcPr>
            <w:tcW w:w="632" w:type="dxa"/>
            <w:tcBorders>
              <w:top w:val="single" w:sz="4" w:space="0" w:color="000000"/>
            </w:tcBorders>
            <w:vAlign w:val="bottom"/>
          </w:tcPr>
          <w:p w14:paraId="18F49648" w14:textId="77777777" w:rsidR="00417B51" w:rsidRPr="0017779D" w:rsidRDefault="00417B51" w:rsidP="005D0D7A">
            <w:pPr>
              <w:widowControl w:val="0"/>
            </w:pPr>
          </w:p>
        </w:tc>
        <w:tc>
          <w:tcPr>
            <w:tcW w:w="632" w:type="dxa"/>
            <w:tcBorders>
              <w:top w:val="single" w:sz="4" w:space="0" w:color="000000"/>
            </w:tcBorders>
            <w:vAlign w:val="bottom"/>
          </w:tcPr>
          <w:p w14:paraId="7A3616C1" w14:textId="77777777" w:rsidR="00417B51" w:rsidRPr="0017779D" w:rsidRDefault="00417B51" w:rsidP="005D0D7A">
            <w:pPr>
              <w:widowControl w:val="0"/>
              <w:jc w:val="right"/>
            </w:pPr>
          </w:p>
        </w:tc>
        <w:tc>
          <w:tcPr>
            <w:tcW w:w="630" w:type="dxa"/>
            <w:tcBorders>
              <w:top w:val="single" w:sz="4" w:space="0" w:color="000000"/>
            </w:tcBorders>
            <w:vAlign w:val="bottom"/>
          </w:tcPr>
          <w:p w14:paraId="0813D8B6" w14:textId="77777777" w:rsidR="00417B51" w:rsidRPr="0017779D" w:rsidRDefault="00417B51" w:rsidP="005D0D7A">
            <w:pPr>
              <w:widowControl w:val="0"/>
              <w:jc w:val="right"/>
            </w:pPr>
          </w:p>
        </w:tc>
        <w:tc>
          <w:tcPr>
            <w:tcW w:w="92" w:type="dxa"/>
            <w:tcBorders>
              <w:top w:val="single" w:sz="4" w:space="0" w:color="000000"/>
            </w:tcBorders>
            <w:vAlign w:val="bottom"/>
          </w:tcPr>
          <w:p w14:paraId="7C6D757C" w14:textId="77777777" w:rsidR="00417B51" w:rsidRPr="0017779D" w:rsidRDefault="00417B51" w:rsidP="005D0D7A">
            <w:pPr>
              <w:widowControl w:val="0"/>
            </w:pPr>
          </w:p>
        </w:tc>
        <w:tc>
          <w:tcPr>
            <w:tcW w:w="631" w:type="dxa"/>
            <w:tcBorders>
              <w:top w:val="single" w:sz="4" w:space="0" w:color="000000"/>
            </w:tcBorders>
            <w:vAlign w:val="bottom"/>
          </w:tcPr>
          <w:p w14:paraId="0E411F2B" w14:textId="77777777" w:rsidR="00417B51" w:rsidRPr="0017779D" w:rsidRDefault="00417B51" w:rsidP="005D0D7A">
            <w:pPr>
              <w:widowControl w:val="0"/>
            </w:pPr>
          </w:p>
        </w:tc>
        <w:tc>
          <w:tcPr>
            <w:tcW w:w="631" w:type="dxa"/>
            <w:tcBorders>
              <w:top w:val="single" w:sz="4" w:space="0" w:color="000000"/>
            </w:tcBorders>
            <w:vAlign w:val="bottom"/>
          </w:tcPr>
          <w:p w14:paraId="735577AE" w14:textId="77777777" w:rsidR="00417B51" w:rsidRPr="0017779D" w:rsidRDefault="00417B51" w:rsidP="005D0D7A">
            <w:pPr>
              <w:widowControl w:val="0"/>
            </w:pPr>
          </w:p>
        </w:tc>
        <w:tc>
          <w:tcPr>
            <w:tcW w:w="632" w:type="dxa"/>
            <w:tcBorders>
              <w:top w:val="single" w:sz="4" w:space="0" w:color="000000"/>
            </w:tcBorders>
            <w:vAlign w:val="bottom"/>
          </w:tcPr>
          <w:p w14:paraId="30DD3DDB" w14:textId="77777777" w:rsidR="00417B51" w:rsidRPr="0017779D" w:rsidRDefault="00417B51" w:rsidP="005D0D7A">
            <w:pPr>
              <w:widowControl w:val="0"/>
              <w:jc w:val="right"/>
            </w:pPr>
          </w:p>
        </w:tc>
        <w:tc>
          <w:tcPr>
            <w:tcW w:w="631" w:type="dxa"/>
            <w:tcBorders>
              <w:top w:val="single" w:sz="4" w:space="0" w:color="000000"/>
            </w:tcBorders>
            <w:vAlign w:val="bottom"/>
          </w:tcPr>
          <w:p w14:paraId="329AC6E9" w14:textId="77777777" w:rsidR="00417B51" w:rsidRPr="0017779D" w:rsidRDefault="00417B51" w:rsidP="005D0D7A">
            <w:pPr>
              <w:widowControl w:val="0"/>
            </w:pPr>
          </w:p>
        </w:tc>
        <w:tc>
          <w:tcPr>
            <w:tcW w:w="91" w:type="dxa"/>
            <w:tcBorders>
              <w:top w:val="single" w:sz="4" w:space="0" w:color="000000"/>
            </w:tcBorders>
            <w:vAlign w:val="bottom"/>
          </w:tcPr>
          <w:p w14:paraId="76CDB601" w14:textId="77777777" w:rsidR="00417B51" w:rsidRPr="0017779D" w:rsidRDefault="00417B51" w:rsidP="005D0D7A">
            <w:pPr>
              <w:widowControl w:val="0"/>
            </w:pPr>
          </w:p>
        </w:tc>
        <w:tc>
          <w:tcPr>
            <w:tcW w:w="629" w:type="dxa"/>
            <w:tcBorders>
              <w:top w:val="single" w:sz="4" w:space="0" w:color="000000"/>
            </w:tcBorders>
            <w:vAlign w:val="bottom"/>
          </w:tcPr>
          <w:p w14:paraId="4CCC2AA4" w14:textId="77777777" w:rsidR="00417B51" w:rsidRPr="0017779D" w:rsidRDefault="00417B51" w:rsidP="005D0D7A">
            <w:pPr>
              <w:widowControl w:val="0"/>
              <w:jc w:val="right"/>
            </w:pPr>
          </w:p>
        </w:tc>
        <w:tc>
          <w:tcPr>
            <w:tcW w:w="631" w:type="dxa"/>
            <w:tcBorders>
              <w:top w:val="single" w:sz="4" w:space="0" w:color="000000"/>
            </w:tcBorders>
            <w:vAlign w:val="bottom"/>
          </w:tcPr>
          <w:p w14:paraId="4F8CAD2B" w14:textId="77777777" w:rsidR="00417B51" w:rsidRPr="0017779D" w:rsidRDefault="00417B51" w:rsidP="005D0D7A">
            <w:pPr>
              <w:widowControl w:val="0"/>
            </w:pPr>
          </w:p>
        </w:tc>
        <w:tc>
          <w:tcPr>
            <w:tcW w:w="628" w:type="dxa"/>
            <w:tcBorders>
              <w:top w:val="single" w:sz="4" w:space="0" w:color="000000"/>
            </w:tcBorders>
            <w:vAlign w:val="bottom"/>
          </w:tcPr>
          <w:p w14:paraId="62DC316C" w14:textId="77777777" w:rsidR="00417B51" w:rsidRPr="0017779D" w:rsidRDefault="00417B51" w:rsidP="005D0D7A">
            <w:pPr>
              <w:widowControl w:val="0"/>
              <w:jc w:val="right"/>
            </w:pPr>
          </w:p>
        </w:tc>
        <w:tc>
          <w:tcPr>
            <w:tcW w:w="680" w:type="dxa"/>
            <w:tcBorders>
              <w:top w:val="single" w:sz="4" w:space="0" w:color="000000"/>
            </w:tcBorders>
            <w:vAlign w:val="bottom"/>
          </w:tcPr>
          <w:p w14:paraId="3460DE2B" w14:textId="77777777" w:rsidR="00417B51" w:rsidRPr="0017779D" w:rsidRDefault="00417B51" w:rsidP="005D0D7A">
            <w:pPr>
              <w:widowControl w:val="0"/>
              <w:jc w:val="right"/>
            </w:pPr>
          </w:p>
        </w:tc>
      </w:tr>
    </w:tbl>
    <w:p w14:paraId="10CA54FD" w14:textId="56FBFC5F" w:rsidR="00417B51" w:rsidRDefault="00417B51" w:rsidP="00417B51">
      <w:pPr>
        <w:spacing w:line="480" w:lineRule="auto"/>
        <w:rPr>
          <w:sz w:val="24"/>
          <w:szCs w:val="24"/>
        </w:rPr>
      </w:pPr>
    </w:p>
    <w:p w14:paraId="1C0DAF64" w14:textId="540E51DD" w:rsidR="00417B51" w:rsidRDefault="00417B51" w:rsidP="00417B51">
      <w:pPr>
        <w:spacing w:line="480" w:lineRule="auto"/>
        <w:rPr>
          <w:sz w:val="24"/>
          <w:szCs w:val="24"/>
        </w:rPr>
      </w:pPr>
    </w:p>
    <w:p w14:paraId="44677083" w14:textId="4F543AA4" w:rsidR="00417B51" w:rsidRDefault="00417B51" w:rsidP="00417B51">
      <w:pPr>
        <w:spacing w:line="480" w:lineRule="auto"/>
        <w:rPr>
          <w:sz w:val="24"/>
          <w:szCs w:val="24"/>
        </w:rPr>
      </w:pPr>
    </w:p>
    <w:p w14:paraId="6D5A7261" w14:textId="41E2D40C" w:rsidR="00417B51" w:rsidRDefault="00417B51" w:rsidP="00417B51">
      <w:pPr>
        <w:spacing w:line="480" w:lineRule="auto"/>
        <w:rPr>
          <w:sz w:val="24"/>
          <w:szCs w:val="24"/>
        </w:rPr>
      </w:pPr>
    </w:p>
    <w:p w14:paraId="35ED9DE9" w14:textId="77CFCD68" w:rsidR="00417B51" w:rsidRDefault="00417B51" w:rsidP="00417B51">
      <w:pPr>
        <w:spacing w:line="480" w:lineRule="auto"/>
        <w:rPr>
          <w:sz w:val="24"/>
          <w:szCs w:val="24"/>
        </w:rPr>
      </w:pPr>
    </w:p>
    <w:p w14:paraId="7A07FFD8" w14:textId="1FEF056B" w:rsidR="00417B51" w:rsidRDefault="00417B51" w:rsidP="00417B51">
      <w:pPr>
        <w:spacing w:line="480" w:lineRule="auto"/>
        <w:rPr>
          <w:sz w:val="24"/>
          <w:szCs w:val="24"/>
        </w:rPr>
      </w:pPr>
    </w:p>
    <w:p w14:paraId="2FAFAEC4" w14:textId="01D06754" w:rsidR="00417B51" w:rsidRDefault="00417B51" w:rsidP="00417B51">
      <w:pPr>
        <w:spacing w:line="480" w:lineRule="auto"/>
        <w:rPr>
          <w:sz w:val="24"/>
          <w:szCs w:val="24"/>
        </w:rPr>
      </w:pPr>
    </w:p>
    <w:p w14:paraId="3318B7FD" w14:textId="565740C6" w:rsidR="00417B51" w:rsidRDefault="00417B51" w:rsidP="00417B51">
      <w:pPr>
        <w:spacing w:line="480" w:lineRule="auto"/>
        <w:rPr>
          <w:sz w:val="24"/>
          <w:szCs w:val="24"/>
        </w:rPr>
      </w:pPr>
    </w:p>
    <w:p w14:paraId="6C5CD0EE" w14:textId="3FC834F8" w:rsidR="00417B51" w:rsidRDefault="00417B51" w:rsidP="00417B51">
      <w:pPr>
        <w:spacing w:line="480" w:lineRule="auto"/>
        <w:rPr>
          <w:sz w:val="24"/>
          <w:szCs w:val="24"/>
        </w:rPr>
      </w:pPr>
    </w:p>
    <w:p w14:paraId="13CD4BEB" w14:textId="77777777" w:rsidR="00417B51" w:rsidRDefault="00417B51" w:rsidP="00417B51">
      <w:pPr>
        <w:spacing w:line="480" w:lineRule="auto"/>
        <w:rPr>
          <w:sz w:val="24"/>
          <w:szCs w:val="24"/>
        </w:rPr>
        <w:sectPr w:rsidR="00417B51" w:rsidSect="00417B51">
          <w:pgSz w:w="15840" w:h="12240" w:orient="landscape"/>
          <w:pgMar w:top="1440" w:right="1440" w:bottom="1440" w:left="720" w:header="720" w:footer="720" w:gutter="0"/>
          <w:cols w:space="720"/>
          <w:docGrid w:linePitch="360"/>
        </w:sectPr>
      </w:pPr>
    </w:p>
    <w:p w14:paraId="7DCB9BA8" w14:textId="071F726C" w:rsidR="00417B51" w:rsidRDefault="00417B51" w:rsidP="00417B51">
      <w:pPr>
        <w:spacing w:line="480" w:lineRule="auto"/>
        <w:rPr>
          <w:sz w:val="24"/>
          <w:szCs w:val="24"/>
        </w:rPr>
      </w:pPr>
    </w:p>
    <w:p w14:paraId="5C754C69" w14:textId="77777777" w:rsidR="00417B51" w:rsidRPr="0017779D" w:rsidRDefault="00417B51" w:rsidP="00417B51">
      <w:pPr>
        <w:spacing w:line="480" w:lineRule="auto"/>
        <w:rPr>
          <w:sz w:val="24"/>
          <w:szCs w:val="24"/>
        </w:rPr>
      </w:pPr>
    </w:p>
    <w:p w14:paraId="60786FFD" w14:textId="1C366961" w:rsidR="00417B51" w:rsidRDefault="00417B51" w:rsidP="00626487">
      <w:pPr>
        <w:spacing w:line="480" w:lineRule="auto"/>
        <w:rPr>
          <w:iCs/>
          <w:sz w:val="24"/>
          <w:szCs w:val="24"/>
        </w:rPr>
      </w:pPr>
      <w:r w:rsidRPr="00326EBC">
        <w:rPr>
          <w:b/>
          <w:bCs/>
          <w:iCs/>
          <w:sz w:val="24"/>
          <w:szCs w:val="24"/>
        </w:rPr>
        <w:t xml:space="preserve">Tables </w:t>
      </w:r>
      <w:r w:rsidR="00326EBC" w:rsidRPr="00326EBC">
        <w:rPr>
          <w:b/>
          <w:bCs/>
          <w:iCs/>
          <w:sz w:val="24"/>
          <w:szCs w:val="24"/>
        </w:rPr>
        <w:t>2.6</w:t>
      </w:r>
      <w:r>
        <w:rPr>
          <w:iCs/>
          <w:sz w:val="24"/>
          <w:szCs w:val="24"/>
        </w:rPr>
        <w:t xml:space="preserve">. ANOVA and likelihood </w:t>
      </w:r>
      <w:r w:rsidRPr="0017779D">
        <w:rPr>
          <w:iCs/>
          <w:sz w:val="24"/>
          <w:szCs w:val="24"/>
        </w:rPr>
        <w:t>ratio test statistics and probabilities for linear (mixed) models of block</w:t>
      </w:r>
      <w:r>
        <w:rPr>
          <w:iCs/>
          <w:sz w:val="24"/>
          <w:szCs w:val="24"/>
        </w:rPr>
        <w:t xml:space="preserve"> </w:t>
      </w:r>
      <w:r w:rsidRPr="0017779D">
        <w:rPr>
          <w:iCs/>
          <w:sz w:val="24"/>
          <w:szCs w:val="24"/>
        </w:rPr>
        <w:t>and treatment effects on annual basal area growth (m</w:t>
      </w:r>
      <w:r w:rsidRPr="0017779D">
        <w:rPr>
          <w:iCs/>
          <w:sz w:val="24"/>
          <w:szCs w:val="24"/>
          <w:vertAlign w:val="superscript"/>
        </w:rPr>
        <w:t>2</w:t>
      </w:r>
      <w:r w:rsidRPr="0017779D">
        <w:rPr>
          <w:iCs/>
          <w:sz w:val="24"/>
          <w:szCs w:val="24"/>
        </w:rPr>
        <w:t>ha</w:t>
      </w:r>
      <w:r w:rsidRPr="0017779D">
        <w:rPr>
          <w:iCs/>
          <w:sz w:val="24"/>
          <w:szCs w:val="24"/>
          <w:vertAlign w:val="superscript"/>
        </w:rPr>
        <w:t>-1</w:t>
      </w:r>
      <w:r w:rsidRPr="0017779D">
        <w:rPr>
          <w:iCs/>
          <w:sz w:val="24"/>
          <w:szCs w:val="24"/>
        </w:rPr>
        <w:t>year</w:t>
      </w:r>
      <w:r w:rsidRPr="0017779D">
        <w:rPr>
          <w:iCs/>
          <w:sz w:val="24"/>
          <w:szCs w:val="24"/>
          <w:vertAlign w:val="superscript"/>
        </w:rPr>
        <w:t>-1</w:t>
      </w:r>
      <w:r w:rsidRPr="0017779D">
        <w:rPr>
          <w:iCs/>
          <w:sz w:val="24"/>
          <w:szCs w:val="24"/>
        </w:rPr>
        <w:t xml:space="preserve">),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w:t>
      </w:r>
      <w:r w:rsidRPr="0017779D">
        <w:rPr>
          <w:iCs/>
          <w:sz w:val="24"/>
          <w:szCs w:val="24"/>
        </w:rPr>
        <w:t>fitted</w:t>
      </w:r>
      <w:r>
        <w:rPr>
          <w:iCs/>
          <w:sz w:val="24"/>
          <w:szCs w:val="24"/>
        </w:rPr>
        <w:t>.</w:t>
      </w:r>
    </w:p>
    <w:tbl>
      <w:tblPr>
        <w:tblW w:w="9631" w:type="dxa"/>
        <w:tblLook w:val="04A0" w:firstRow="1" w:lastRow="0" w:firstColumn="1" w:lastColumn="0" w:noHBand="0" w:noVBand="1"/>
      </w:tblPr>
      <w:tblGrid>
        <w:gridCol w:w="1350"/>
        <w:gridCol w:w="461"/>
        <w:gridCol w:w="699"/>
        <w:gridCol w:w="699"/>
        <w:gridCol w:w="269"/>
        <w:gridCol w:w="505"/>
        <w:gridCol w:w="700"/>
        <w:gridCol w:w="700"/>
        <w:gridCol w:w="266"/>
        <w:gridCol w:w="463"/>
        <w:gridCol w:w="700"/>
        <w:gridCol w:w="700"/>
        <w:gridCol w:w="266"/>
        <w:gridCol w:w="505"/>
        <w:gridCol w:w="700"/>
        <w:gridCol w:w="700"/>
      </w:tblGrid>
      <w:tr w:rsidR="00417B51" w:rsidRPr="0017779D" w14:paraId="1DC23E11" w14:textId="77777777" w:rsidTr="005D0D7A">
        <w:trPr>
          <w:trHeight w:val="1050"/>
        </w:trPr>
        <w:tc>
          <w:tcPr>
            <w:tcW w:w="1350" w:type="dxa"/>
            <w:tcBorders>
              <w:top w:val="nil"/>
              <w:left w:val="nil"/>
              <w:bottom w:val="nil"/>
              <w:right w:val="nil"/>
            </w:tcBorders>
            <w:shd w:val="clear" w:color="auto" w:fill="auto"/>
            <w:noWrap/>
            <w:vAlign w:val="bottom"/>
            <w:hideMark/>
          </w:tcPr>
          <w:p w14:paraId="7D9917FC" w14:textId="77777777" w:rsidR="00417B51" w:rsidRPr="0017779D" w:rsidRDefault="00417B51" w:rsidP="005D0D7A">
            <w:pPr>
              <w:rPr>
                <w:sz w:val="24"/>
                <w:szCs w:val="24"/>
              </w:rPr>
            </w:pPr>
          </w:p>
        </w:tc>
        <w:tc>
          <w:tcPr>
            <w:tcW w:w="1859" w:type="dxa"/>
            <w:gridSpan w:val="3"/>
            <w:tcBorders>
              <w:top w:val="nil"/>
              <w:left w:val="nil"/>
              <w:bottom w:val="single" w:sz="4" w:space="0" w:color="auto"/>
              <w:right w:val="nil"/>
            </w:tcBorders>
            <w:shd w:val="clear" w:color="auto" w:fill="auto"/>
            <w:vAlign w:val="center"/>
            <w:hideMark/>
          </w:tcPr>
          <w:p w14:paraId="753A2783" w14:textId="77777777" w:rsidR="00417B51" w:rsidRPr="0017779D" w:rsidRDefault="00417B51" w:rsidP="005D0D7A">
            <w:pPr>
              <w:jc w:val="center"/>
              <w:rPr>
                <w:b/>
                <w:bCs/>
                <w:color w:val="000000"/>
              </w:rPr>
            </w:pPr>
            <w:r w:rsidRPr="0017779D">
              <w:rPr>
                <w:b/>
                <w:bCs/>
                <w:color w:val="000000"/>
              </w:rPr>
              <w:t>Annual BA       increment</w:t>
            </w:r>
          </w:p>
        </w:tc>
        <w:tc>
          <w:tcPr>
            <w:tcW w:w="269" w:type="dxa"/>
            <w:tcBorders>
              <w:top w:val="nil"/>
              <w:left w:val="nil"/>
              <w:bottom w:val="nil"/>
              <w:right w:val="nil"/>
            </w:tcBorders>
            <w:shd w:val="clear" w:color="auto" w:fill="auto"/>
            <w:vAlign w:val="center"/>
            <w:hideMark/>
          </w:tcPr>
          <w:p w14:paraId="530ACE4A" w14:textId="77777777" w:rsidR="00417B51" w:rsidRPr="0017779D" w:rsidRDefault="00417B51" w:rsidP="005D0D7A">
            <w:pPr>
              <w:jc w:val="center"/>
              <w:rPr>
                <w:b/>
                <w:bCs/>
                <w:color w:val="000000"/>
              </w:rPr>
            </w:pPr>
          </w:p>
        </w:tc>
        <w:tc>
          <w:tcPr>
            <w:tcW w:w="1885" w:type="dxa"/>
            <w:gridSpan w:val="3"/>
            <w:tcBorders>
              <w:top w:val="nil"/>
              <w:left w:val="nil"/>
              <w:bottom w:val="single" w:sz="4" w:space="0" w:color="auto"/>
              <w:right w:val="nil"/>
            </w:tcBorders>
            <w:shd w:val="clear" w:color="auto" w:fill="auto"/>
            <w:vAlign w:val="center"/>
            <w:hideMark/>
          </w:tcPr>
          <w:p w14:paraId="6098D6E8" w14:textId="77777777" w:rsidR="00417B51" w:rsidRPr="0017779D" w:rsidRDefault="00417B51" w:rsidP="005D0D7A">
            <w:pPr>
              <w:jc w:val="center"/>
              <w:rPr>
                <w:b/>
                <w:bCs/>
                <w:color w:val="000000"/>
              </w:rPr>
            </w:pPr>
            <w:r w:rsidRPr="0017779D">
              <w:rPr>
                <w:b/>
                <w:bCs/>
                <w:color w:val="000000"/>
              </w:rPr>
              <w:t>Annual total   mortality</w:t>
            </w:r>
          </w:p>
        </w:tc>
        <w:tc>
          <w:tcPr>
            <w:tcW w:w="260" w:type="dxa"/>
            <w:tcBorders>
              <w:top w:val="nil"/>
              <w:left w:val="nil"/>
              <w:bottom w:val="nil"/>
              <w:right w:val="nil"/>
            </w:tcBorders>
            <w:shd w:val="clear" w:color="auto" w:fill="auto"/>
            <w:vAlign w:val="center"/>
            <w:hideMark/>
          </w:tcPr>
          <w:p w14:paraId="62795CF1" w14:textId="77777777" w:rsidR="00417B51" w:rsidRPr="0017779D" w:rsidRDefault="00417B51" w:rsidP="005D0D7A">
            <w:pPr>
              <w:jc w:val="center"/>
              <w:rPr>
                <w:b/>
                <w:bCs/>
                <w:color w:val="000000"/>
              </w:rPr>
            </w:pPr>
          </w:p>
        </w:tc>
        <w:tc>
          <w:tcPr>
            <w:tcW w:w="1863" w:type="dxa"/>
            <w:gridSpan w:val="3"/>
            <w:tcBorders>
              <w:top w:val="nil"/>
              <w:left w:val="nil"/>
              <w:bottom w:val="single" w:sz="4" w:space="0" w:color="auto"/>
              <w:right w:val="nil"/>
            </w:tcBorders>
            <w:shd w:val="clear" w:color="auto" w:fill="auto"/>
            <w:vAlign w:val="center"/>
            <w:hideMark/>
          </w:tcPr>
          <w:p w14:paraId="64EF8182" w14:textId="77777777" w:rsidR="00417B51" w:rsidRPr="0017779D" w:rsidRDefault="00417B51" w:rsidP="005D0D7A">
            <w:pPr>
              <w:jc w:val="center"/>
              <w:rPr>
                <w:b/>
                <w:bCs/>
                <w:color w:val="000000"/>
              </w:rPr>
            </w:pPr>
            <w:r w:rsidRPr="0017779D">
              <w:rPr>
                <w:b/>
                <w:bCs/>
                <w:color w:val="000000"/>
              </w:rPr>
              <w:t>Annual LRR mortality</w:t>
            </w:r>
          </w:p>
        </w:tc>
        <w:tc>
          <w:tcPr>
            <w:tcW w:w="260" w:type="dxa"/>
            <w:tcBorders>
              <w:top w:val="nil"/>
              <w:left w:val="nil"/>
              <w:bottom w:val="nil"/>
              <w:right w:val="nil"/>
            </w:tcBorders>
            <w:shd w:val="clear" w:color="auto" w:fill="auto"/>
            <w:vAlign w:val="center"/>
            <w:hideMark/>
          </w:tcPr>
          <w:p w14:paraId="53485103" w14:textId="77777777" w:rsidR="00417B51" w:rsidRPr="0017779D" w:rsidRDefault="00417B51" w:rsidP="005D0D7A">
            <w:pPr>
              <w:jc w:val="center"/>
              <w:rPr>
                <w:b/>
                <w:bCs/>
                <w:color w:val="000000"/>
              </w:rPr>
            </w:pPr>
          </w:p>
        </w:tc>
        <w:tc>
          <w:tcPr>
            <w:tcW w:w="1885" w:type="dxa"/>
            <w:gridSpan w:val="3"/>
            <w:tcBorders>
              <w:top w:val="nil"/>
              <w:left w:val="nil"/>
              <w:bottom w:val="single" w:sz="4" w:space="0" w:color="auto"/>
              <w:right w:val="nil"/>
            </w:tcBorders>
            <w:shd w:val="clear" w:color="auto" w:fill="auto"/>
            <w:vAlign w:val="center"/>
            <w:hideMark/>
          </w:tcPr>
          <w:p w14:paraId="1858B270" w14:textId="77777777" w:rsidR="00417B51" w:rsidRPr="0017779D" w:rsidRDefault="00417B51" w:rsidP="005D0D7A">
            <w:pPr>
              <w:jc w:val="center"/>
              <w:rPr>
                <w:b/>
                <w:bCs/>
                <w:color w:val="000000"/>
              </w:rPr>
            </w:pPr>
            <w:r w:rsidRPr="0017779D">
              <w:rPr>
                <w:b/>
                <w:bCs/>
                <w:color w:val="000000"/>
              </w:rPr>
              <w:t>Annual            suppression   mortality</w:t>
            </w:r>
          </w:p>
        </w:tc>
      </w:tr>
      <w:tr w:rsidR="00417B51" w:rsidRPr="0017779D" w14:paraId="6129BABB" w14:textId="77777777" w:rsidTr="005D0D7A">
        <w:trPr>
          <w:trHeight w:val="290"/>
        </w:trPr>
        <w:tc>
          <w:tcPr>
            <w:tcW w:w="1350" w:type="dxa"/>
            <w:tcBorders>
              <w:top w:val="nil"/>
              <w:left w:val="nil"/>
              <w:bottom w:val="nil"/>
              <w:right w:val="nil"/>
            </w:tcBorders>
            <w:shd w:val="clear" w:color="auto" w:fill="auto"/>
            <w:noWrap/>
            <w:vAlign w:val="bottom"/>
            <w:hideMark/>
          </w:tcPr>
          <w:p w14:paraId="3FD3E1AD" w14:textId="77777777" w:rsidR="00417B51" w:rsidRPr="0017779D" w:rsidRDefault="00417B51" w:rsidP="005D0D7A">
            <w:pPr>
              <w:jc w:val="center"/>
              <w:rPr>
                <w:b/>
                <w:bCs/>
                <w:color w:val="000000"/>
              </w:rPr>
            </w:pPr>
          </w:p>
        </w:tc>
        <w:tc>
          <w:tcPr>
            <w:tcW w:w="461" w:type="dxa"/>
            <w:tcBorders>
              <w:top w:val="nil"/>
              <w:left w:val="nil"/>
              <w:bottom w:val="nil"/>
              <w:right w:val="nil"/>
            </w:tcBorders>
            <w:shd w:val="clear" w:color="auto" w:fill="auto"/>
            <w:noWrap/>
            <w:vAlign w:val="bottom"/>
            <w:hideMark/>
          </w:tcPr>
          <w:p w14:paraId="3E8578F9" w14:textId="77777777" w:rsidR="00417B51" w:rsidRPr="0017779D" w:rsidRDefault="00417B51" w:rsidP="005D0D7A">
            <w:pPr>
              <w:rPr>
                <w:color w:val="000000"/>
              </w:rPr>
            </w:pPr>
            <w:r w:rsidRPr="0017779D">
              <w:rPr>
                <w:color w:val="000000"/>
              </w:rPr>
              <w:t> </w:t>
            </w:r>
          </w:p>
        </w:tc>
        <w:tc>
          <w:tcPr>
            <w:tcW w:w="699" w:type="dxa"/>
            <w:tcBorders>
              <w:top w:val="nil"/>
              <w:left w:val="nil"/>
              <w:bottom w:val="nil"/>
              <w:right w:val="nil"/>
            </w:tcBorders>
            <w:shd w:val="clear" w:color="auto" w:fill="auto"/>
            <w:noWrap/>
            <w:vAlign w:val="bottom"/>
            <w:hideMark/>
          </w:tcPr>
          <w:p w14:paraId="217EBB1B" w14:textId="77777777" w:rsidR="00417B51" w:rsidRPr="0017779D" w:rsidRDefault="00417B51" w:rsidP="005D0D7A">
            <w:pPr>
              <w:jc w:val="center"/>
              <w:rPr>
                <w:color w:val="000000"/>
              </w:rPr>
            </w:pPr>
            <w:r w:rsidRPr="0017779D">
              <w:rPr>
                <w:color w:val="000000"/>
              </w:rPr>
              <w:t>Test</w:t>
            </w:r>
          </w:p>
        </w:tc>
        <w:tc>
          <w:tcPr>
            <w:tcW w:w="699" w:type="dxa"/>
            <w:tcBorders>
              <w:top w:val="nil"/>
              <w:left w:val="nil"/>
              <w:bottom w:val="nil"/>
              <w:right w:val="nil"/>
            </w:tcBorders>
            <w:shd w:val="clear" w:color="auto" w:fill="auto"/>
            <w:noWrap/>
            <w:vAlign w:val="bottom"/>
            <w:hideMark/>
          </w:tcPr>
          <w:p w14:paraId="15DCBBB3" w14:textId="77777777" w:rsidR="00417B51" w:rsidRPr="0017779D" w:rsidRDefault="00417B51" w:rsidP="005D0D7A">
            <w:pPr>
              <w:jc w:val="center"/>
              <w:rPr>
                <w:color w:val="000000"/>
              </w:rPr>
            </w:pPr>
            <w:r w:rsidRPr="0017779D">
              <w:rPr>
                <w:color w:val="000000"/>
              </w:rPr>
              <w:t> </w:t>
            </w:r>
          </w:p>
        </w:tc>
        <w:tc>
          <w:tcPr>
            <w:tcW w:w="269" w:type="dxa"/>
            <w:tcBorders>
              <w:top w:val="nil"/>
              <w:left w:val="nil"/>
              <w:bottom w:val="nil"/>
              <w:right w:val="nil"/>
            </w:tcBorders>
            <w:shd w:val="clear" w:color="auto" w:fill="auto"/>
            <w:noWrap/>
            <w:vAlign w:val="bottom"/>
            <w:hideMark/>
          </w:tcPr>
          <w:p w14:paraId="5019810B" w14:textId="77777777" w:rsidR="00417B51" w:rsidRPr="0017779D" w:rsidRDefault="00417B51" w:rsidP="005D0D7A">
            <w:pPr>
              <w:jc w:val="center"/>
              <w:rPr>
                <w:color w:val="000000"/>
              </w:rPr>
            </w:pPr>
          </w:p>
        </w:tc>
        <w:tc>
          <w:tcPr>
            <w:tcW w:w="485" w:type="dxa"/>
            <w:tcBorders>
              <w:top w:val="nil"/>
              <w:left w:val="nil"/>
              <w:bottom w:val="nil"/>
              <w:right w:val="nil"/>
            </w:tcBorders>
            <w:shd w:val="clear" w:color="auto" w:fill="auto"/>
            <w:noWrap/>
            <w:vAlign w:val="bottom"/>
            <w:hideMark/>
          </w:tcPr>
          <w:p w14:paraId="7D78539E"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bottom"/>
            <w:hideMark/>
          </w:tcPr>
          <w:p w14:paraId="0C2CBF53" w14:textId="77777777" w:rsidR="00417B51" w:rsidRPr="0017779D" w:rsidRDefault="00417B51" w:rsidP="005D0D7A">
            <w:pPr>
              <w:jc w:val="center"/>
              <w:rPr>
                <w:color w:val="000000"/>
              </w:rPr>
            </w:pPr>
            <w:r w:rsidRPr="0017779D">
              <w:rPr>
                <w:color w:val="000000"/>
              </w:rPr>
              <w:t>Test</w:t>
            </w:r>
          </w:p>
        </w:tc>
        <w:tc>
          <w:tcPr>
            <w:tcW w:w="700" w:type="dxa"/>
            <w:tcBorders>
              <w:top w:val="nil"/>
              <w:left w:val="nil"/>
              <w:bottom w:val="nil"/>
              <w:right w:val="nil"/>
            </w:tcBorders>
            <w:shd w:val="clear" w:color="auto" w:fill="auto"/>
            <w:noWrap/>
            <w:vAlign w:val="bottom"/>
            <w:hideMark/>
          </w:tcPr>
          <w:p w14:paraId="2BB48E6C" w14:textId="77777777" w:rsidR="00417B51" w:rsidRPr="0017779D" w:rsidRDefault="00417B51" w:rsidP="005D0D7A">
            <w:pPr>
              <w:jc w:val="center"/>
              <w:rPr>
                <w:color w:val="000000"/>
              </w:rPr>
            </w:pPr>
          </w:p>
        </w:tc>
        <w:tc>
          <w:tcPr>
            <w:tcW w:w="260" w:type="dxa"/>
            <w:tcBorders>
              <w:top w:val="nil"/>
              <w:left w:val="nil"/>
              <w:bottom w:val="nil"/>
              <w:right w:val="nil"/>
            </w:tcBorders>
            <w:shd w:val="clear" w:color="auto" w:fill="auto"/>
            <w:noWrap/>
            <w:vAlign w:val="bottom"/>
            <w:hideMark/>
          </w:tcPr>
          <w:p w14:paraId="48C892B6" w14:textId="77777777" w:rsidR="00417B51" w:rsidRPr="0017779D" w:rsidRDefault="00417B51" w:rsidP="005D0D7A">
            <w:pPr>
              <w:jc w:val="center"/>
            </w:pPr>
          </w:p>
        </w:tc>
        <w:tc>
          <w:tcPr>
            <w:tcW w:w="463" w:type="dxa"/>
            <w:tcBorders>
              <w:top w:val="nil"/>
              <w:left w:val="nil"/>
              <w:bottom w:val="nil"/>
              <w:right w:val="nil"/>
            </w:tcBorders>
            <w:shd w:val="clear" w:color="auto" w:fill="auto"/>
            <w:noWrap/>
            <w:vAlign w:val="bottom"/>
            <w:hideMark/>
          </w:tcPr>
          <w:p w14:paraId="51B122EA" w14:textId="77777777" w:rsidR="00417B51" w:rsidRPr="0017779D" w:rsidRDefault="00417B51" w:rsidP="005D0D7A"/>
        </w:tc>
        <w:tc>
          <w:tcPr>
            <w:tcW w:w="700" w:type="dxa"/>
            <w:tcBorders>
              <w:top w:val="nil"/>
              <w:left w:val="nil"/>
              <w:bottom w:val="nil"/>
              <w:right w:val="nil"/>
            </w:tcBorders>
            <w:shd w:val="clear" w:color="auto" w:fill="auto"/>
            <w:noWrap/>
            <w:vAlign w:val="bottom"/>
            <w:hideMark/>
          </w:tcPr>
          <w:p w14:paraId="139539D6" w14:textId="77777777" w:rsidR="00417B51" w:rsidRPr="0017779D" w:rsidRDefault="00417B51" w:rsidP="005D0D7A">
            <w:pPr>
              <w:jc w:val="center"/>
              <w:rPr>
                <w:color w:val="000000"/>
              </w:rPr>
            </w:pPr>
            <w:r w:rsidRPr="0017779D">
              <w:rPr>
                <w:color w:val="000000"/>
              </w:rPr>
              <w:t>Test</w:t>
            </w:r>
          </w:p>
        </w:tc>
        <w:tc>
          <w:tcPr>
            <w:tcW w:w="700" w:type="dxa"/>
            <w:tcBorders>
              <w:top w:val="nil"/>
              <w:left w:val="nil"/>
              <w:bottom w:val="nil"/>
              <w:right w:val="nil"/>
            </w:tcBorders>
            <w:shd w:val="clear" w:color="auto" w:fill="auto"/>
            <w:noWrap/>
            <w:vAlign w:val="bottom"/>
            <w:hideMark/>
          </w:tcPr>
          <w:p w14:paraId="5ED87D83" w14:textId="77777777" w:rsidR="00417B51" w:rsidRPr="0017779D" w:rsidRDefault="00417B51" w:rsidP="005D0D7A">
            <w:pPr>
              <w:jc w:val="center"/>
              <w:rPr>
                <w:color w:val="000000"/>
              </w:rPr>
            </w:pPr>
          </w:p>
        </w:tc>
        <w:tc>
          <w:tcPr>
            <w:tcW w:w="260" w:type="dxa"/>
            <w:tcBorders>
              <w:top w:val="nil"/>
              <w:left w:val="nil"/>
              <w:bottom w:val="nil"/>
              <w:right w:val="nil"/>
            </w:tcBorders>
            <w:shd w:val="clear" w:color="auto" w:fill="auto"/>
            <w:noWrap/>
            <w:vAlign w:val="bottom"/>
            <w:hideMark/>
          </w:tcPr>
          <w:p w14:paraId="32540254"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bottom"/>
            <w:hideMark/>
          </w:tcPr>
          <w:p w14:paraId="5BEA0E08" w14:textId="77777777" w:rsidR="00417B51" w:rsidRPr="0017779D" w:rsidRDefault="00417B51" w:rsidP="005D0D7A"/>
        </w:tc>
        <w:tc>
          <w:tcPr>
            <w:tcW w:w="700" w:type="dxa"/>
            <w:tcBorders>
              <w:top w:val="nil"/>
              <w:left w:val="nil"/>
              <w:bottom w:val="nil"/>
              <w:right w:val="nil"/>
            </w:tcBorders>
            <w:shd w:val="clear" w:color="auto" w:fill="auto"/>
            <w:noWrap/>
            <w:vAlign w:val="bottom"/>
            <w:hideMark/>
          </w:tcPr>
          <w:p w14:paraId="3D29279E" w14:textId="77777777" w:rsidR="00417B51" w:rsidRPr="0017779D" w:rsidRDefault="00417B51" w:rsidP="005D0D7A">
            <w:pPr>
              <w:jc w:val="center"/>
              <w:rPr>
                <w:color w:val="000000"/>
              </w:rPr>
            </w:pPr>
            <w:r w:rsidRPr="0017779D">
              <w:rPr>
                <w:color w:val="000000"/>
              </w:rPr>
              <w:t>Test</w:t>
            </w:r>
          </w:p>
        </w:tc>
        <w:tc>
          <w:tcPr>
            <w:tcW w:w="700" w:type="dxa"/>
            <w:tcBorders>
              <w:top w:val="nil"/>
              <w:left w:val="nil"/>
              <w:bottom w:val="nil"/>
              <w:right w:val="nil"/>
            </w:tcBorders>
            <w:shd w:val="clear" w:color="auto" w:fill="auto"/>
            <w:noWrap/>
            <w:vAlign w:val="bottom"/>
            <w:hideMark/>
          </w:tcPr>
          <w:p w14:paraId="6EE1A2A6" w14:textId="77777777" w:rsidR="00417B51" w:rsidRPr="0017779D" w:rsidRDefault="00417B51" w:rsidP="005D0D7A">
            <w:pPr>
              <w:jc w:val="center"/>
              <w:rPr>
                <w:color w:val="000000"/>
              </w:rPr>
            </w:pPr>
          </w:p>
        </w:tc>
      </w:tr>
      <w:tr w:rsidR="00417B51" w:rsidRPr="0017779D" w14:paraId="7AF6DACC" w14:textId="77777777" w:rsidTr="005D0D7A">
        <w:trPr>
          <w:trHeight w:val="290"/>
        </w:trPr>
        <w:tc>
          <w:tcPr>
            <w:tcW w:w="1350" w:type="dxa"/>
            <w:tcBorders>
              <w:top w:val="nil"/>
              <w:left w:val="nil"/>
              <w:bottom w:val="single" w:sz="4" w:space="0" w:color="auto"/>
              <w:right w:val="nil"/>
            </w:tcBorders>
            <w:shd w:val="clear" w:color="auto" w:fill="auto"/>
            <w:noWrap/>
            <w:vAlign w:val="bottom"/>
            <w:hideMark/>
          </w:tcPr>
          <w:p w14:paraId="18ED7EAA" w14:textId="77777777" w:rsidR="00417B51" w:rsidRPr="0017779D" w:rsidRDefault="00417B51" w:rsidP="005D0D7A">
            <w:pPr>
              <w:rPr>
                <w:color w:val="000000"/>
              </w:rPr>
            </w:pPr>
            <w:r w:rsidRPr="0017779D">
              <w:rPr>
                <w:color w:val="000000"/>
              </w:rPr>
              <w:t>Source</w:t>
            </w:r>
          </w:p>
        </w:tc>
        <w:tc>
          <w:tcPr>
            <w:tcW w:w="461" w:type="dxa"/>
            <w:tcBorders>
              <w:top w:val="nil"/>
              <w:left w:val="nil"/>
              <w:bottom w:val="single" w:sz="4" w:space="0" w:color="auto"/>
              <w:right w:val="nil"/>
            </w:tcBorders>
            <w:shd w:val="clear" w:color="auto" w:fill="auto"/>
            <w:noWrap/>
            <w:vAlign w:val="bottom"/>
            <w:hideMark/>
          </w:tcPr>
          <w:p w14:paraId="6A20F45B" w14:textId="77777777" w:rsidR="00417B51" w:rsidRPr="0017779D" w:rsidRDefault="00417B51" w:rsidP="005D0D7A">
            <w:pPr>
              <w:jc w:val="center"/>
              <w:rPr>
                <w:color w:val="000000"/>
              </w:rPr>
            </w:pPr>
            <w:proofErr w:type="spellStart"/>
            <w:r w:rsidRPr="0017779D">
              <w:rPr>
                <w:color w:val="000000"/>
              </w:rPr>
              <w:t>df</w:t>
            </w:r>
            <w:proofErr w:type="spellEnd"/>
          </w:p>
        </w:tc>
        <w:tc>
          <w:tcPr>
            <w:tcW w:w="699" w:type="dxa"/>
            <w:tcBorders>
              <w:top w:val="nil"/>
              <w:left w:val="nil"/>
              <w:bottom w:val="single" w:sz="4" w:space="0" w:color="auto"/>
              <w:right w:val="nil"/>
            </w:tcBorders>
            <w:shd w:val="clear" w:color="auto" w:fill="auto"/>
            <w:noWrap/>
            <w:vAlign w:val="bottom"/>
            <w:hideMark/>
          </w:tcPr>
          <w:p w14:paraId="0D4B3488" w14:textId="77777777" w:rsidR="00417B51" w:rsidRPr="0017779D" w:rsidRDefault="00417B51" w:rsidP="005D0D7A">
            <w:pPr>
              <w:jc w:val="center"/>
              <w:rPr>
                <w:color w:val="000000"/>
              </w:rPr>
            </w:pPr>
            <w:r w:rsidRPr="0017779D">
              <w:rPr>
                <w:color w:val="000000"/>
              </w:rPr>
              <w:t>stat*</w:t>
            </w:r>
          </w:p>
        </w:tc>
        <w:tc>
          <w:tcPr>
            <w:tcW w:w="699" w:type="dxa"/>
            <w:tcBorders>
              <w:top w:val="nil"/>
              <w:left w:val="nil"/>
              <w:bottom w:val="single" w:sz="4" w:space="0" w:color="auto"/>
              <w:right w:val="nil"/>
            </w:tcBorders>
            <w:shd w:val="clear" w:color="auto" w:fill="auto"/>
            <w:noWrap/>
            <w:vAlign w:val="bottom"/>
            <w:hideMark/>
          </w:tcPr>
          <w:p w14:paraId="192B0759" w14:textId="77777777" w:rsidR="00417B51" w:rsidRPr="0017779D" w:rsidRDefault="00417B51" w:rsidP="005D0D7A">
            <w:pPr>
              <w:jc w:val="center"/>
              <w:rPr>
                <w:color w:val="000000"/>
              </w:rPr>
            </w:pPr>
            <w:r w:rsidRPr="0017779D">
              <w:rPr>
                <w:color w:val="000000"/>
              </w:rPr>
              <w:t>p</w:t>
            </w:r>
          </w:p>
        </w:tc>
        <w:tc>
          <w:tcPr>
            <w:tcW w:w="269" w:type="dxa"/>
            <w:tcBorders>
              <w:top w:val="nil"/>
              <w:left w:val="nil"/>
              <w:bottom w:val="single" w:sz="4" w:space="0" w:color="auto"/>
              <w:right w:val="nil"/>
            </w:tcBorders>
            <w:shd w:val="clear" w:color="auto" w:fill="auto"/>
            <w:noWrap/>
            <w:vAlign w:val="bottom"/>
            <w:hideMark/>
          </w:tcPr>
          <w:p w14:paraId="22C58ED1" w14:textId="77777777" w:rsidR="00417B51" w:rsidRPr="0017779D" w:rsidRDefault="00417B51" w:rsidP="005D0D7A">
            <w:pPr>
              <w:jc w:val="center"/>
              <w:rPr>
                <w:color w:val="000000"/>
              </w:rPr>
            </w:pPr>
            <w:r w:rsidRPr="0017779D">
              <w:rPr>
                <w:color w:val="000000"/>
              </w:rPr>
              <w:t> </w:t>
            </w:r>
          </w:p>
        </w:tc>
        <w:tc>
          <w:tcPr>
            <w:tcW w:w="485" w:type="dxa"/>
            <w:tcBorders>
              <w:top w:val="nil"/>
              <w:left w:val="nil"/>
              <w:bottom w:val="single" w:sz="4" w:space="0" w:color="auto"/>
              <w:right w:val="nil"/>
            </w:tcBorders>
            <w:shd w:val="clear" w:color="auto" w:fill="auto"/>
            <w:noWrap/>
            <w:vAlign w:val="bottom"/>
            <w:hideMark/>
          </w:tcPr>
          <w:p w14:paraId="1004A538" w14:textId="77777777" w:rsidR="00417B51" w:rsidRPr="0017779D" w:rsidRDefault="00417B51" w:rsidP="005D0D7A">
            <w:pPr>
              <w:jc w:val="center"/>
              <w:rPr>
                <w:color w:val="000000"/>
              </w:rPr>
            </w:pPr>
            <w:proofErr w:type="spellStart"/>
            <w:r w:rsidRPr="0017779D">
              <w:rPr>
                <w:color w:val="000000"/>
              </w:rPr>
              <w:t>df</w:t>
            </w:r>
            <w:proofErr w:type="spellEnd"/>
          </w:p>
        </w:tc>
        <w:tc>
          <w:tcPr>
            <w:tcW w:w="700" w:type="dxa"/>
            <w:tcBorders>
              <w:top w:val="nil"/>
              <w:left w:val="nil"/>
              <w:bottom w:val="single" w:sz="4" w:space="0" w:color="auto"/>
              <w:right w:val="nil"/>
            </w:tcBorders>
            <w:shd w:val="clear" w:color="auto" w:fill="auto"/>
            <w:noWrap/>
            <w:vAlign w:val="bottom"/>
            <w:hideMark/>
          </w:tcPr>
          <w:p w14:paraId="1D431F27" w14:textId="77777777" w:rsidR="00417B51" w:rsidRPr="0017779D" w:rsidRDefault="00417B51" w:rsidP="005D0D7A">
            <w:pPr>
              <w:jc w:val="center"/>
              <w:rPr>
                <w:color w:val="000000"/>
              </w:rPr>
            </w:pPr>
            <w:r w:rsidRPr="0017779D">
              <w:rPr>
                <w:color w:val="000000"/>
              </w:rPr>
              <w:t>stat*</w:t>
            </w:r>
          </w:p>
        </w:tc>
        <w:tc>
          <w:tcPr>
            <w:tcW w:w="700" w:type="dxa"/>
            <w:tcBorders>
              <w:top w:val="nil"/>
              <w:left w:val="nil"/>
              <w:bottom w:val="single" w:sz="4" w:space="0" w:color="auto"/>
              <w:right w:val="nil"/>
            </w:tcBorders>
            <w:shd w:val="clear" w:color="auto" w:fill="auto"/>
            <w:noWrap/>
            <w:vAlign w:val="bottom"/>
            <w:hideMark/>
          </w:tcPr>
          <w:p w14:paraId="330ECB6C" w14:textId="77777777" w:rsidR="00417B51" w:rsidRPr="0017779D" w:rsidRDefault="00417B51" w:rsidP="005D0D7A">
            <w:pPr>
              <w:jc w:val="center"/>
              <w:rPr>
                <w:color w:val="000000"/>
              </w:rPr>
            </w:pPr>
            <w:r w:rsidRPr="0017779D">
              <w:rPr>
                <w:color w:val="000000"/>
              </w:rPr>
              <w:t>p</w:t>
            </w:r>
          </w:p>
        </w:tc>
        <w:tc>
          <w:tcPr>
            <w:tcW w:w="260" w:type="dxa"/>
            <w:tcBorders>
              <w:top w:val="nil"/>
              <w:left w:val="nil"/>
              <w:bottom w:val="single" w:sz="4" w:space="0" w:color="auto"/>
              <w:right w:val="nil"/>
            </w:tcBorders>
            <w:shd w:val="clear" w:color="auto" w:fill="auto"/>
            <w:noWrap/>
            <w:vAlign w:val="bottom"/>
            <w:hideMark/>
          </w:tcPr>
          <w:p w14:paraId="599EC72C" w14:textId="77777777" w:rsidR="00417B51" w:rsidRPr="0017779D" w:rsidRDefault="00417B51" w:rsidP="005D0D7A">
            <w:pPr>
              <w:rPr>
                <w:color w:val="000000"/>
              </w:rPr>
            </w:pPr>
            <w:r w:rsidRPr="0017779D">
              <w:rPr>
                <w:color w:val="000000"/>
              </w:rPr>
              <w:t> </w:t>
            </w:r>
          </w:p>
        </w:tc>
        <w:tc>
          <w:tcPr>
            <w:tcW w:w="463" w:type="dxa"/>
            <w:tcBorders>
              <w:top w:val="nil"/>
              <w:left w:val="nil"/>
              <w:bottom w:val="single" w:sz="4" w:space="0" w:color="auto"/>
              <w:right w:val="nil"/>
            </w:tcBorders>
            <w:shd w:val="clear" w:color="auto" w:fill="auto"/>
            <w:noWrap/>
            <w:vAlign w:val="bottom"/>
            <w:hideMark/>
          </w:tcPr>
          <w:p w14:paraId="3B4BD420" w14:textId="77777777" w:rsidR="00417B51" w:rsidRPr="0017779D" w:rsidRDefault="00417B51" w:rsidP="005D0D7A">
            <w:pPr>
              <w:jc w:val="center"/>
              <w:rPr>
                <w:color w:val="000000"/>
              </w:rPr>
            </w:pPr>
            <w:proofErr w:type="spellStart"/>
            <w:r w:rsidRPr="0017779D">
              <w:rPr>
                <w:color w:val="000000"/>
              </w:rPr>
              <w:t>df</w:t>
            </w:r>
            <w:proofErr w:type="spellEnd"/>
          </w:p>
        </w:tc>
        <w:tc>
          <w:tcPr>
            <w:tcW w:w="700" w:type="dxa"/>
            <w:tcBorders>
              <w:top w:val="nil"/>
              <w:left w:val="nil"/>
              <w:bottom w:val="single" w:sz="4" w:space="0" w:color="auto"/>
              <w:right w:val="nil"/>
            </w:tcBorders>
            <w:shd w:val="clear" w:color="auto" w:fill="auto"/>
            <w:noWrap/>
            <w:vAlign w:val="bottom"/>
            <w:hideMark/>
          </w:tcPr>
          <w:p w14:paraId="6715B41A" w14:textId="77777777" w:rsidR="00417B51" w:rsidRPr="0017779D" w:rsidRDefault="00417B51" w:rsidP="005D0D7A">
            <w:pPr>
              <w:jc w:val="center"/>
              <w:rPr>
                <w:color w:val="000000"/>
              </w:rPr>
            </w:pPr>
            <w:r w:rsidRPr="0017779D">
              <w:rPr>
                <w:color w:val="000000"/>
              </w:rPr>
              <w:t>stat*</w:t>
            </w:r>
          </w:p>
        </w:tc>
        <w:tc>
          <w:tcPr>
            <w:tcW w:w="700" w:type="dxa"/>
            <w:tcBorders>
              <w:top w:val="nil"/>
              <w:left w:val="nil"/>
              <w:bottom w:val="single" w:sz="4" w:space="0" w:color="auto"/>
              <w:right w:val="nil"/>
            </w:tcBorders>
            <w:shd w:val="clear" w:color="auto" w:fill="auto"/>
            <w:noWrap/>
            <w:vAlign w:val="bottom"/>
            <w:hideMark/>
          </w:tcPr>
          <w:p w14:paraId="46AB398A" w14:textId="77777777" w:rsidR="00417B51" w:rsidRPr="0017779D" w:rsidRDefault="00417B51" w:rsidP="005D0D7A">
            <w:pPr>
              <w:jc w:val="center"/>
              <w:rPr>
                <w:color w:val="000000"/>
              </w:rPr>
            </w:pPr>
            <w:r w:rsidRPr="0017779D">
              <w:rPr>
                <w:color w:val="000000"/>
              </w:rPr>
              <w:t>p</w:t>
            </w:r>
          </w:p>
        </w:tc>
        <w:tc>
          <w:tcPr>
            <w:tcW w:w="260" w:type="dxa"/>
            <w:tcBorders>
              <w:top w:val="nil"/>
              <w:left w:val="nil"/>
              <w:bottom w:val="single" w:sz="4" w:space="0" w:color="auto"/>
              <w:right w:val="nil"/>
            </w:tcBorders>
            <w:shd w:val="clear" w:color="auto" w:fill="auto"/>
            <w:noWrap/>
            <w:vAlign w:val="bottom"/>
            <w:hideMark/>
          </w:tcPr>
          <w:p w14:paraId="31CB32C8" w14:textId="77777777" w:rsidR="00417B51" w:rsidRPr="0017779D" w:rsidRDefault="00417B51" w:rsidP="005D0D7A">
            <w:pPr>
              <w:rPr>
                <w:color w:val="000000"/>
              </w:rPr>
            </w:pPr>
            <w:r w:rsidRPr="0017779D">
              <w:rPr>
                <w:color w:val="000000"/>
              </w:rPr>
              <w:t> </w:t>
            </w:r>
          </w:p>
        </w:tc>
        <w:tc>
          <w:tcPr>
            <w:tcW w:w="485" w:type="dxa"/>
            <w:tcBorders>
              <w:top w:val="nil"/>
              <w:left w:val="nil"/>
              <w:bottom w:val="single" w:sz="4" w:space="0" w:color="auto"/>
              <w:right w:val="nil"/>
            </w:tcBorders>
            <w:shd w:val="clear" w:color="auto" w:fill="auto"/>
            <w:noWrap/>
            <w:vAlign w:val="bottom"/>
            <w:hideMark/>
          </w:tcPr>
          <w:p w14:paraId="5B67FFB7" w14:textId="77777777" w:rsidR="00417B51" w:rsidRPr="0017779D" w:rsidRDefault="00417B51" w:rsidP="005D0D7A">
            <w:pPr>
              <w:jc w:val="center"/>
              <w:rPr>
                <w:color w:val="000000"/>
              </w:rPr>
            </w:pPr>
            <w:proofErr w:type="spellStart"/>
            <w:r w:rsidRPr="0017779D">
              <w:rPr>
                <w:color w:val="000000"/>
              </w:rPr>
              <w:t>df</w:t>
            </w:r>
            <w:proofErr w:type="spellEnd"/>
          </w:p>
        </w:tc>
        <w:tc>
          <w:tcPr>
            <w:tcW w:w="700" w:type="dxa"/>
            <w:tcBorders>
              <w:top w:val="nil"/>
              <w:left w:val="nil"/>
              <w:bottom w:val="single" w:sz="4" w:space="0" w:color="auto"/>
              <w:right w:val="nil"/>
            </w:tcBorders>
            <w:shd w:val="clear" w:color="auto" w:fill="auto"/>
            <w:noWrap/>
            <w:vAlign w:val="bottom"/>
            <w:hideMark/>
          </w:tcPr>
          <w:p w14:paraId="3FCA003F" w14:textId="77777777" w:rsidR="00417B51" w:rsidRPr="0017779D" w:rsidRDefault="00417B51" w:rsidP="005D0D7A">
            <w:pPr>
              <w:jc w:val="center"/>
              <w:rPr>
                <w:color w:val="000000"/>
              </w:rPr>
            </w:pPr>
            <w:r w:rsidRPr="0017779D">
              <w:rPr>
                <w:color w:val="000000"/>
              </w:rPr>
              <w:t>stat*</w:t>
            </w:r>
          </w:p>
        </w:tc>
        <w:tc>
          <w:tcPr>
            <w:tcW w:w="700" w:type="dxa"/>
            <w:tcBorders>
              <w:top w:val="nil"/>
              <w:left w:val="nil"/>
              <w:bottom w:val="single" w:sz="4" w:space="0" w:color="auto"/>
              <w:right w:val="nil"/>
            </w:tcBorders>
            <w:shd w:val="clear" w:color="auto" w:fill="auto"/>
            <w:noWrap/>
            <w:vAlign w:val="bottom"/>
            <w:hideMark/>
          </w:tcPr>
          <w:p w14:paraId="437858E3" w14:textId="77777777" w:rsidR="00417B51" w:rsidRPr="0017779D" w:rsidRDefault="00417B51" w:rsidP="005D0D7A">
            <w:pPr>
              <w:jc w:val="center"/>
              <w:rPr>
                <w:color w:val="000000"/>
              </w:rPr>
            </w:pPr>
            <w:r w:rsidRPr="0017779D">
              <w:rPr>
                <w:color w:val="000000"/>
              </w:rPr>
              <w:t>p</w:t>
            </w:r>
          </w:p>
        </w:tc>
      </w:tr>
      <w:tr w:rsidR="00417B51" w:rsidRPr="0017779D" w14:paraId="28FFCF3B" w14:textId="77777777" w:rsidTr="005D0D7A">
        <w:trPr>
          <w:trHeight w:val="290"/>
        </w:trPr>
        <w:tc>
          <w:tcPr>
            <w:tcW w:w="1350" w:type="dxa"/>
            <w:tcBorders>
              <w:top w:val="nil"/>
              <w:left w:val="nil"/>
              <w:bottom w:val="nil"/>
              <w:right w:val="nil"/>
            </w:tcBorders>
            <w:shd w:val="clear" w:color="auto" w:fill="auto"/>
            <w:vAlign w:val="bottom"/>
            <w:hideMark/>
          </w:tcPr>
          <w:p w14:paraId="6B34B83F" w14:textId="77777777" w:rsidR="00417B51" w:rsidRPr="0017779D" w:rsidRDefault="00417B51" w:rsidP="005D0D7A">
            <w:pPr>
              <w:rPr>
                <w:b/>
                <w:bCs/>
                <w:color w:val="000000"/>
              </w:rPr>
            </w:pPr>
            <w:r w:rsidRPr="0017779D">
              <w:rPr>
                <w:b/>
                <w:bCs/>
                <w:color w:val="000000"/>
              </w:rPr>
              <w:t>EARLY</w:t>
            </w:r>
          </w:p>
        </w:tc>
        <w:tc>
          <w:tcPr>
            <w:tcW w:w="461" w:type="dxa"/>
            <w:tcBorders>
              <w:top w:val="nil"/>
              <w:left w:val="nil"/>
              <w:bottom w:val="nil"/>
              <w:right w:val="nil"/>
            </w:tcBorders>
            <w:shd w:val="clear" w:color="auto" w:fill="auto"/>
            <w:noWrap/>
            <w:vAlign w:val="center"/>
            <w:hideMark/>
          </w:tcPr>
          <w:p w14:paraId="608D37B4" w14:textId="77777777" w:rsidR="00417B51" w:rsidRPr="0017779D" w:rsidRDefault="00417B51" w:rsidP="005D0D7A">
            <w:pPr>
              <w:rPr>
                <w:b/>
                <w:bCs/>
                <w:color w:val="000000"/>
              </w:rPr>
            </w:pPr>
          </w:p>
        </w:tc>
        <w:tc>
          <w:tcPr>
            <w:tcW w:w="699" w:type="dxa"/>
            <w:tcBorders>
              <w:top w:val="nil"/>
              <w:left w:val="nil"/>
              <w:bottom w:val="nil"/>
              <w:right w:val="nil"/>
            </w:tcBorders>
            <w:shd w:val="clear" w:color="auto" w:fill="auto"/>
            <w:noWrap/>
            <w:vAlign w:val="center"/>
            <w:hideMark/>
          </w:tcPr>
          <w:p w14:paraId="249EE71C" w14:textId="77777777" w:rsidR="00417B51" w:rsidRPr="0017779D" w:rsidRDefault="00417B51" w:rsidP="005D0D7A">
            <w:pPr>
              <w:jc w:val="center"/>
            </w:pPr>
          </w:p>
        </w:tc>
        <w:tc>
          <w:tcPr>
            <w:tcW w:w="699" w:type="dxa"/>
            <w:tcBorders>
              <w:top w:val="nil"/>
              <w:left w:val="nil"/>
              <w:bottom w:val="nil"/>
              <w:right w:val="nil"/>
            </w:tcBorders>
            <w:shd w:val="clear" w:color="auto" w:fill="auto"/>
            <w:noWrap/>
            <w:vAlign w:val="center"/>
            <w:hideMark/>
          </w:tcPr>
          <w:p w14:paraId="7F14D42A" w14:textId="77777777" w:rsidR="00417B51" w:rsidRPr="0017779D" w:rsidRDefault="00417B51" w:rsidP="005D0D7A">
            <w:pPr>
              <w:jc w:val="center"/>
            </w:pPr>
          </w:p>
        </w:tc>
        <w:tc>
          <w:tcPr>
            <w:tcW w:w="269" w:type="dxa"/>
            <w:tcBorders>
              <w:top w:val="nil"/>
              <w:left w:val="nil"/>
              <w:bottom w:val="nil"/>
              <w:right w:val="nil"/>
            </w:tcBorders>
            <w:shd w:val="clear" w:color="auto" w:fill="auto"/>
            <w:noWrap/>
            <w:vAlign w:val="center"/>
            <w:hideMark/>
          </w:tcPr>
          <w:p w14:paraId="5D1C5BE6"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23FE5E26"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706E983E"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5DD36474"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11C19F91" w14:textId="77777777" w:rsidR="00417B51" w:rsidRPr="0017779D" w:rsidRDefault="00417B51" w:rsidP="005D0D7A">
            <w:pPr>
              <w:jc w:val="center"/>
            </w:pPr>
          </w:p>
        </w:tc>
        <w:tc>
          <w:tcPr>
            <w:tcW w:w="463" w:type="dxa"/>
            <w:tcBorders>
              <w:top w:val="nil"/>
              <w:left w:val="nil"/>
              <w:bottom w:val="nil"/>
              <w:right w:val="nil"/>
            </w:tcBorders>
            <w:shd w:val="clear" w:color="auto" w:fill="auto"/>
            <w:noWrap/>
            <w:vAlign w:val="center"/>
            <w:hideMark/>
          </w:tcPr>
          <w:p w14:paraId="4C1346F5"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1A95F135"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05534DAF"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67D7D45D"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5DFAF0EA"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7EF927E1"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377BF201" w14:textId="77777777" w:rsidR="00417B51" w:rsidRPr="0017779D" w:rsidRDefault="00417B51" w:rsidP="005D0D7A">
            <w:pPr>
              <w:jc w:val="center"/>
            </w:pPr>
          </w:p>
        </w:tc>
      </w:tr>
      <w:tr w:rsidR="00417B51" w:rsidRPr="0017779D" w14:paraId="1B67209D" w14:textId="77777777" w:rsidTr="005D0D7A">
        <w:trPr>
          <w:trHeight w:val="290"/>
        </w:trPr>
        <w:tc>
          <w:tcPr>
            <w:tcW w:w="1350" w:type="dxa"/>
            <w:tcBorders>
              <w:top w:val="nil"/>
              <w:left w:val="nil"/>
              <w:bottom w:val="nil"/>
              <w:right w:val="nil"/>
            </w:tcBorders>
            <w:shd w:val="clear" w:color="auto" w:fill="auto"/>
            <w:vAlign w:val="center"/>
            <w:hideMark/>
          </w:tcPr>
          <w:p w14:paraId="78BDCD1E" w14:textId="77777777" w:rsidR="00417B51" w:rsidRPr="0017779D" w:rsidRDefault="00417B51" w:rsidP="005D0D7A">
            <w:pPr>
              <w:rPr>
                <w:color w:val="000000"/>
              </w:rPr>
            </w:pPr>
            <w:r w:rsidRPr="0017779D">
              <w:rPr>
                <w:color w:val="000000"/>
              </w:rPr>
              <w:t>Block</w:t>
            </w:r>
          </w:p>
        </w:tc>
        <w:tc>
          <w:tcPr>
            <w:tcW w:w="461" w:type="dxa"/>
            <w:tcBorders>
              <w:top w:val="nil"/>
              <w:left w:val="nil"/>
              <w:bottom w:val="nil"/>
              <w:right w:val="nil"/>
            </w:tcBorders>
            <w:shd w:val="clear" w:color="auto" w:fill="auto"/>
            <w:vAlign w:val="center"/>
            <w:hideMark/>
          </w:tcPr>
          <w:p w14:paraId="2472EB11" w14:textId="77777777" w:rsidR="00417B51" w:rsidRPr="0017779D" w:rsidRDefault="00417B51" w:rsidP="005D0D7A">
            <w:pPr>
              <w:jc w:val="center"/>
              <w:rPr>
                <w:color w:val="000000"/>
              </w:rPr>
            </w:pPr>
            <w:r w:rsidRPr="0017779D">
              <w:rPr>
                <w:color w:val="000000"/>
              </w:rPr>
              <w:t>1</w:t>
            </w:r>
          </w:p>
        </w:tc>
        <w:tc>
          <w:tcPr>
            <w:tcW w:w="699" w:type="dxa"/>
            <w:tcBorders>
              <w:top w:val="nil"/>
              <w:left w:val="nil"/>
              <w:bottom w:val="nil"/>
              <w:right w:val="nil"/>
            </w:tcBorders>
            <w:shd w:val="clear" w:color="auto" w:fill="auto"/>
            <w:vAlign w:val="center"/>
            <w:hideMark/>
          </w:tcPr>
          <w:p w14:paraId="67B0A5B1" w14:textId="77777777" w:rsidR="00417B51" w:rsidRPr="0017779D" w:rsidRDefault="00417B51" w:rsidP="005D0D7A">
            <w:pPr>
              <w:jc w:val="center"/>
              <w:rPr>
                <w:color w:val="000000"/>
              </w:rPr>
            </w:pPr>
            <w:r w:rsidRPr="0017779D">
              <w:rPr>
                <w:color w:val="000000"/>
              </w:rPr>
              <w:t>1.112</w:t>
            </w:r>
          </w:p>
        </w:tc>
        <w:tc>
          <w:tcPr>
            <w:tcW w:w="699" w:type="dxa"/>
            <w:tcBorders>
              <w:top w:val="nil"/>
              <w:left w:val="nil"/>
              <w:bottom w:val="nil"/>
              <w:right w:val="nil"/>
            </w:tcBorders>
            <w:shd w:val="clear" w:color="auto" w:fill="auto"/>
            <w:vAlign w:val="center"/>
            <w:hideMark/>
          </w:tcPr>
          <w:p w14:paraId="7ED1722E" w14:textId="77777777" w:rsidR="00417B51" w:rsidRPr="0017779D" w:rsidRDefault="00417B51" w:rsidP="005D0D7A">
            <w:pPr>
              <w:jc w:val="center"/>
              <w:rPr>
                <w:color w:val="000000"/>
              </w:rPr>
            </w:pPr>
            <w:r w:rsidRPr="0017779D">
              <w:rPr>
                <w:color w:val="000000"/>
              </w:rPr>
              <w:t>0.292</w:t>
            </w:r>
          </w:p>
        </w:tc>
        <w:tc>
          <w:tcPr>
            <w:tcW w:w="269" w:type="dxa"/>
            <w:tcBorders>
              <w:top w:val="nil"/>
              <w:left w:val="nil"/>
              <w:bottom w:val="nil"/>
              <w:right w:val="nil"/>
            </w:tcBorders>
            <w:shd w:val="clear" w:color="auto" w:fill="auto"/>
            <w:vAlign w:val="center"/>
            <w:hideMark/>
          </w:tcPr>
          <w:p w14:paraId="44164AB8" w14:textId="77777777" w:rsidR="00417B51" w:rsidRPr="0017779D" w:rsidRDefault="00417B51" w:rsidP="005D0D7A">
            <w:pPr>
              <w:jc w:val="center"/>
              <w:rPr>
                <w:color w:val="000000"/>
              </w:rPr>
            </w:pPr>
          </w:p>
        </w:tc>
        <w:tc>
          <w:tcPr>
            <w:tcW w:w="485" w:type="dxa"/>
            <w:tcBorders>
              <w:top w:val="nil"/>
              <w:left w:val="nil"/>
              <w:bottom w:val="nil"/>
              <w:right w:val="nil"/>
            </w:tcBorders>
            <w:shd w:val="clear" w:color="auto" w:fill="auto"/>
            <w:noWrap/>
            <w:vAlign w:val="center"/>
            <w:hideMark/>
          </w:tcPr>
          <w:p w14:paraId="263D4000"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16CCFA99"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50B674B5" w14:textId="77777777" w:rsidR="00417B51" w:rsidRPr="0017779D" w:rsidRDefault="00417B51" w:rsidP="005D0D7A">
            <w:pPr>
              <w:jc w:val="center"/>
              <w:rPr>
                <w:color w:val="000000"/>
              </w:rPr>
            </w:pPr>
            <w:r w:rsidRPr="0017779D">
              <w:rPr>
                <w:color w:val="000000"/>
              </w:rPr>
              <w:t>NA</w:t>
            </w:r>
          </w:p>
        </w:tc>
        <w:tc>
          <w:tcPr>
            <w:tcW w:w="260" w:type="dxa"/>
            <w:tcBorders>
              <w:top w:val="nil"/>
              <w:left w:val="nil"/>
              <w:bottom w:val="nil"/>
              <w:right w:val="nil"/>
            </w:tcBorders>
            <w:shd w:val="clear" w:color="auto" w:fill="auto"/>
            <w:noWrap/>
            <w:vAlign w:val="bottom"/>
            <w:hideMark/>
          </w:tcPr>
          <w:p w14:paraId="02A81548" w14:textId="77777777" w:rsidR="00417B51" w:rsidRPr="0017779D" w:rsidRDefault="00417B51" w:rsidP="005D0D7A">
            <w:pPr>
              <w:jc w:val="center"/>
              <w:rPr>
                <w:color w:val="000000"/>
              </w:rPr>
            </w:pPr>
          </w:p>
        </w:tc>
        <w:tc>
          <w:tcPr>
            <w:tcW w:w="463" w:type="dxa"/>
            <w:tcBorders>
              <w:top w:val="nil"/>
              <w:left w:val="nil"/>
              <w:bottom w:val="nil"/>
              <w:right w:val="nil"/>
            </w:tcBorders>
            <w:shd w:val="clear" w:color="auto" w:fill="auto"/>
            <w:vAlign w:val="center"/>
            <w:hideMark/>
          </w:tcPr>
          <w:p w14:paraId="05451040" w14:textId="77777777" w:rsidR="00417B51" w:rsidRPr="0017779D" w:rsidRDefault="00417B51" w:rsidP="005D0D7A">
            <w:pPr>
              <w:jc w:val="center"/>
              <w:rPr>
                <w:color w:val="000000"/>
              </w:rPr>
            </w:pPr>
            <w:r w:rsidRPr="0017779D">
              <w:rPr>
                <w:color w:val="000000"/>
              </w:rPr>
              <w:t>1</w:t>
            </w:r>
          </w:p>
        </w:tc>
        <w:tc>
          <w:tcPr>
            <w:tcW w:w="700" w:type="dxa"/>
            <w:tcBorders>
              <w:top w:val="nil"/>
              <w:left w:val="nil"/>
              <w:bottom w:val="nil"/>
              <w:right w:val="nil"/>
            </w:tcBorders>
            <w:shd w:val="clear" w:color="auto" w:fill="auto"/>
            <w:vAlign w:val="center"/>
            <w:hideMark/>
          </w:tcPr>
          <w:p w14:paraId="458D175B" w14:textId="77777777" w:rsidR="00417B51" w:rsidRPr="0017779D" w:rsidRDefault="00417B51" w:rsidP="005D0D7A">
            <w:pPr>
              <w:jc w:val="center"/>
              <w:rPr>
                <w:color w:val="000000"/>
              </w:rPr>
            </w:pPr>
            <w:r w:rsidRPr="0017779D">
              <w:rPr>
                <w:color w:val="000000"/>
              </w:rPr>
              <w:t>6.492</w:t>
            </w:r>
          </w:p>
        </w:tc>
        <w:tc>
          <w:tcPr>
            <w:tcW w:w="700" w:type="dxa"/>
            <w:tcBorders>
              <w:top w:val="nil"/>
              <w:left w:val="nil"/>
              <w:bottom w:val="nil"/>
              <w:right w:val="nil"/>
            </w:tcBorders>
            <w:shd w:val="clear" w:color="auto" w:fill="auto"/>
            <w:vAlign w:val="center"/>
            <w:hideMark/>
          </w:tcPr>
          <w:p w14:paraId="50C5E00E" w14:textId="77777777" w:rsidR="00417B51" w:rsidRPr="0017779D" w:rsidRDefault="00417B51" w:rsidP="005D0D7A">
            <w:pPr>
              <w:jc w:val="center"/>
              <w:rPr>
                <w:b/>
                <w:bCs/>
                <w:color w:val="000000"/>
              </w:rPr>
            </w:pPr>
            <w:r w:rsidRPr="0017779D">
              <w:rPr>
                <w:b/>
                <w:bCs/>
                <w:color w:val="000000"/>
              </w:rPr>
              <w:t>0.011</w:t>
            </w:r>
          </w:p>
        </w:tc>
        <w:tc>
          <w:tcPr>
            <w:tcW w:w="260" w:type="dxa"/>
            <w:tcBorders>
              <w:top w:val="nil"/>
              <w:left w:val="nil"/>
              <w:bottom w:val="nil"/>
              <w:right w:val="nil"/>
            </w:tcBorders>
            <w:shd w:val="clear" w:color="auto" w:fill="auto"/>
            <w:noWrap/>
            <w:vAlign w:val="bottom"/>
            <w:hideMark/>
          </w:tcPr>
          <w:p w14:paraId="52315A1E" w14:textId="77777777" w:rsidR="00417B51" w:rsidRPr="0017779D" w:rsidRDefault="00417B51" w:rsidP="005D0D7A">
            <w:pPr>
              <w:jc w:val="center"/>
              <w:rPr>
                <w:b/>
                <w:bCs/>
                <w:color w:val="000000"/>
              </w:rPr>
            </w:pPr>
          </w:p>
        </w:tc>
        <w:tc>
          <w:tcPr>
            <w:tcW w:w="485" w:type="dxa"/>
            <w:tcBorders>
              <w:top w:val="nil"/>
              <w:left w:val="nil"/>
              <w:bottom w:val="nil"/>
              <w:right w:val="nil"/>
            </w:tcBorders>
            <w:shd w:val="clear" w:color="auto" w:fill="auto"/>
            <w:vAlign w:val="center"/>
            <w:hideMark/>
          </w:tcPr>
          <w:p w14:paraId="4A5B135B" w14:textId="77777777" w:rsidR="00417B51" w:rsidRPr="0017779D" w:rsidRDefault="00417B51" w:rsidP="005D0D7A">
            <w:pPr>
              <w:jc w:val="center"/>
              <w:rPr>
                <w:color w:val="000000"/>
              </w:rPr>
            </w:pPr>
            <w:r w:rsidRPr="0017779D">
              <w:rPr>
                <w:color w:val="000000"/>
              </w:rPr>
              <w:t>1</w:t>
            </w:r>
          </w:p>
        </w:tc>
        <w:tc>
          <w:tcPr>
            <w:tcW w:w="700" w:type="dxa"/>
            <w:tcBorders>
              <w:top w:val="nil"/>
              <w:left w:val="nil"/>
              <w:bottom w:val="nil"/>
              <w:right w:val="nil"/>
            </w:tcBorders>
            <w:shd w:val="clear" w:color="auto" w:fill="auto"/>
            <w:vAlign w:val="center"/>
            <w:hideMark/>
          </w:tcPr>
          <w:p w14:paraId="23025776" w14:textId="77777777" w:rsidR="00417B51" w:rsidRPr="0017779D" w:rsidRDefault="00417B51" w:rsidP="005D0D7A">
            <w:pPr>
              <w:jc w:val="center"/>
              <w:rPr>
                <w:color w:val="000000"/>
              </w:rPr>
            </w:pPr>
            <w:r w:rsidRPr="0017779D">
              <w:rPr>
                <w:color w:val="000000"/>
              </w:rPr>
              <w:t>3.017</w:t>
            </w:r>
          </w:p>
        </w:tc>
        <w:tc>
          <w:tcPr>
            <w:tcW w:w="700" w:type="dxa"/>
            <w:tcBorders>
              <w:top w:val="nil"/>
              <w:left w:val="nil"/>
              <w:bottom w:val="nil"/>
              <w:right w:val="nil"/>
            </w:tcBorders>
            <w:shd w:val="clear" w:color="auto" w:fill="auto"/>
            <w:vAlign w:val="center"/>
            <w:hideMark/>
          </w:tcPr>
          <w:p w14:paraId="2BE215B2" w14:textId="77777777" w:rsidR="00417B51" w:rsidRPr="0017779D" w:rsidRDefault="00417B51" w:rsidP="005D0D7A">
            <w:pPr>
              <w:jc w:val="center"/>
              <w:rPr>
                <w:color w:val="000000"/>
              </w:rPr>
            </w:pPr>
            <w:r w:rsidRPr="0017779D">
              <w:rPr>
                <w:color w:val="000000"/>
              </w:rPr>
              <w:t>0.082</w:t>
            </w:r>
          </w:p>
        </w:tc>
      </w:tr>
      <w:tr w:rsidR="00417B51" w:rsidRPr="0017779D" w14:paraId="24F24512" w14:textId="77777777" w:rsidTr="005D0D7A">
        <w:trPr>
          <w:trHeight w:val="290"/>
        </w:trPr>
        <w:tc>
          <w:tcPr>
            <w:tcW w:w="1350" w:type="dxa"/>
            <w:tcBorders>
              <w:top w:val="nil"/>
              <w:left w:val="nil"/>
              <w:bottom w:val="nil"/>
              <w:right w:val="nil"/>
            </w:tcBorders>
            <w:shd w:val="clear" w:color="auto" w:fill="auto"/>
            <w:vAlign w:val="center"/>
            <w:hideMark/>
          </w:tcPr>
          <w:p w14:paraId="5E5ADD6E" w14:textId="77777777" w:rsidR="00417B51" w:rsidRPr="0017779D" w:rsidRDefault="00417B51" w:rsidP="005D0D7A">
            <w:pPr>
              <w:rPr>
                <w:color w:val="000000"/>
              </w:rPr>
            </w:pPr>
            <w:r w:rsidRPr="0017779D">
              <w:rPr>
                <w:color w:val="000000"/>
              </w:rPr>
              <w:t>Treatment</w:t>
            </w:r>
          </w:p>
        </w:tc>
        <w:tc>
          <w:tcPr>
            <w:tcW w:w="461" w:type="dxa"/>
            <w:tcBorders>
              <w:top w:val="nil"/>
              <w:left w:val="nil"/>
              <w:bottom w:val="nil"/>
              <w:right w:val="nil"/>
            </w:tcBorders>
            <w:shd w:val="clear" w:color="auto" w:fill="auto"/>
            <w:vAlign w:val="center"/>
            <w:hideMark/>
          </w:tcPr>
          <w:p w14:paraId="5EEDC037" w14:textId="77777777" w:rsidR="00417B51" w:rsidRPr="0017779D" w:rsidRDefault="00417B51" w:rsidP="005D0D7A">
            <w:pPr>
              <w:rPr>
                <w:color w:val="000000"/>
              </w:rPr>
            </w:pPr>
          </w:p>
        </w:tc>
        <w:tc>
          <w:tcPr>
            <w:tcW w:w="699" w:type="dxa"/>
            <w:tcBorders>
              <w:top w:val="nil"/>
              <w:left w:val="nil"/>
              <w:bottom w:val="nil"/>
              <w:right w:val="nil"/>
            </w:tcBorders>
            <w:shd w:val="clear" w:color="auto" w:fill="auto"/>
            <w:vAlign w:val="center"/>
            <w:hideMark/>
          </w:tcPr>
          <w:p w14:paraId="61F3F677" w14:textId="77777777" w:rsidR="00417B51" w:rsidRPr="0017779D" w:rsidRDefault="00417B51" w:rsidP="005D0D7A">
            <w:pPr>
              <w:jc w:val="center"/>
            </w:pPr>
          </w:p>
        </w:tc>
        <w:tc>
          <w:tcPr>
            <w:tcW w:w="699" w:type="dxa"/>
            <w:tcBorders>
              <w:top w:val="nil"/>
              <w:left w:val="nil"/>
              <w:bottom w:val="nil"/>
              <w:right w:val="nil"/>
            </w:tcBorders>
            <w:shd w:val="clear" w:color="auto" w:fill="auto"/>
            <w:vAlign w:val="center"/>
            <w:hideMark/>
          </w:tcPr>
          <w:p w14:paraId="67431011" w14:textId="77777777" w:rsidR="00417B51" w:rsidRPr="0017779D" w:rsidRDefault="00417B51" w:rsidP="005D0D7A">
            <w:pPr>
              <w:jc w:val="center"/>
            </w:pPr>
          </w:p>
        </w:tc>
        <w:tc>
          <w:tcPr>
            <w:tcW w:w="269" w:type="dxa"/>
            <w:tcBorders>
              <w:top w:val="nil"/>
              <w:left w:val="nil"/>
              <w:bottom w:val="nil"/>
              <w:right w:val="nil"/>
            </w:tcBorders>
            <w:shd w:val="clear" w:color="auto" w:fill="auto"/>
            <w:vAlign w:val="center"/>
            <w:hideMark/>
          </w:tcPr>
          <w:p w14:paraId="12CC380A"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3F8EA5A2"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5E751510"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4CB5DF27"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783EBAEC" w14:textId="77777777" w:rsidR="00417B51" w:rsidRPr="0017779D" w:rsidRDefault="00417B51" w:rsidP="005D0D7A">
            <w:pPr>
              <w:jc w:val="center"/>
            </w:pPr>
          </w:p>
        </w:tc>
        <w:tc>
          <w:tcPr>
            <w:tcW w:w="463" w:type="dxa"/>
            <w:tcBorders>
              <w:top w:val="nil"/>
              <w:left w:val="nil"/>
              <w:bottom w:val="nil"/>
              <w:right w:val="nil"/>
            </w:tcBorders>
            <w:shd w:val="clear" w:color="auto" w:fill="auto"/>
            <w:vAlign w:val="center"/>
            <w:hideMark/>
          </w:tcPr>
          <w:p w14:paraId="1995F52F" w14:textId="77777777" w:rsidR="00417B51" w:rsidRPr="0017779D" w:rsidRDefault="00417B51" w:rsidP="005D0D7A"/>
        </w:tc>
        <w:tc>
          <w:tcPr>
            <w:tcW w:w="700" w:type="dxa"/>
            <w:tcBorders>
              <w:top w:val="nil"/>
              <w:left w:val="nil"/>
              <w:bottom w:val="nil"/>
              <w:right w:val="nil"/>
            </w:tcBorders>
            <w:shd w:val="clear" w:color="auto" w:fill="auto"/>
            <w:vAlign w:val="center"/>
            <w:hideMark/>
          </w:tcPr>
          <w:p w14:paraId="28EBD2E2" w14:textId="77777777" w:rsidR="00417B51" w:rsidRPr="0017779D" w:rsidRDefault="00417B51" w:rsidP="005D0D7A">
            <w:pPr>
              <w:jc w:val="center"/>
            </w:pPr>
          </w:p>
        </w:tc>
        <w:tc>
          <w:tcPr>
            <w:tcW w:w="700" w:type="dxa"/>
            <w:tcBorders>
              <w:top w:val="nil"/>
              <w:left w:val="nil"/>
              <w:bottom w:val="nil"/>
              <w:right w:val="nil"/>
            </w:tcBorders>
            <w:shd w:val="clear" w:color="auto" w:fill="auto"/>
            <w:vAlign w:val="center"/>
            <w:hideMark/>
          </w:tcPr>
          <w:p w14:paraId="7A05F486"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5182C35F" w14:textId="77777777" w:rsidR="00417B51" w:rsidRPr="0017779D" w:rsidRDefault="00417B51" w:rsidP="005D0D7A">
            <w:pPr>
              <w:jc w:val="center"/>
            </w:pPr>
          </w:p>
        </w:tc>
        <w:tc>
          <w:tcPr>
            <w:tcW w:w="485" w:type="dxa"/>
            <w:tcBorders>
              <w:top w:val="nil"/>
              <w:left w:val="nil"/>
              <w:bottom w:val="nil"/>
              <w:right w:val="nil"/>
            </w:tcBorders>
            <w:shd w:val="clear" w:color="auto" w:fill="auto"/>
            <w:vAlign w:val="center"/>
            <w:hideMark/>
          </w:tcPr>
          <w:p w14:paraId="208DF5BF" w14:textId="77777777" w:rsidR="00417B51" w:rsidRPr="0017779D" w:rsidRDefault="00417B51" w:rsidP="005D0D7A"/>
        </w:tc>
        <w:tc>
          <w:tcPr>
            <w:tcW w:w="700" w:type="dxa"/>
            <w:tcBorders>
              <w:top w:val="nil"/>
              <w:left w:val="nil"/>
              <w:bottom w:val="nil"/>
              <w:right w:val="nil"/>
            </w:tcBorders>
            <w:shd w:val="clear" w:color="auto" w:fill="auto"/>
            <w:vAlign w:val="center"/>
            <w:hideMark/>
          </w:tcPr>
          <w:p w14:paraId="011958E3" w14:textId="77777777" w:rsidR="00417B51" w:rsidRPr="0017779D" w:rsidRDefault="00417B51" w:rsidP="005D0D7A">
            <w:pPr>
              <w:jc w:val="center"/>
            </w:pPr>
          </w:p>
        </w:tc>
        <w:tc>
          <w:tcPr>
            <w:tcW w:w="700" w:type="dxa"/>
            <w:tcBorders>
              <w:top w:val="nil"/>
              <w:left w:val="nil"/>
              <w:bottom w:val="nil"/>
              <w:right w:val="nil"/>
            </w:tcBorders>
            <w:shd w:val="clear" w:color="auto" w:fill="auto"/>
            <w:vAlign w:val="center"/>
            <w:hideMark/>
          </w:tcPr>
          <w:p w14:paraId="4473AE4B" w14:textId="77777777" w:rsidR="00417B51" w:rsidRPr="0017779D" w:rsidRDefault="00417B51" w:rsidP="005D0D7A">
            <w:pPr>
              <w:jc w:val="center"/>
            </w:pPr>
          </w:p>
        </w:tc>
      </w:tr>
      <w:tr w:rsidR="00417B51" w:rsidRPr="0017779D" w14:paraId="351AE5C0" w14:textId="77777777" w:rsidTr="005D0D7A">
        <w:trPr>
          <w:trHeight w:val="290"/>
        </w:trPr>
        <w:tc>
          <w:tcPr>
            <w:tcW w:w="1350" w:type="dxa"/>
            <w:tcBorders>
              <w:top w:val="nil"/>
              <w:left w:val="nil"/>
              <w:bottom w:val="nil"/>
              <w:right w:val="nil"/>
            </w:tcBorders>
            <w:shd w:val="clear" w:color="auto" w:fill="auto"/>
            <w:vAlign w:val="center"/>
            <w:hideMark/>
          </w:tcPr>
          <w:p w14:paraId="7D508FF6" w14:textId="77777777" w:rsidR="00417B51" w:rsidRPr="0017779D" w:rsidRDefault="00417B51" w:rsidP="005D0D7A">
            <w:pPr>
              <w:rPr>
                <w:color w:val="000000"/>
              </w:rPr>
            </w:pPr>
            <w:r w:rsidRPr="0017779D">
              <w:rPr>
                <w:color w:val="000000"/>
              </w:rPr>
              <w:t>(A, B, D, E)</w:t>
            </w:r>
          </w:p>
        </w:tc>
        <w:tc>
          <w:tcPr>
            <w:tcW w:w="461" w:type="dxa"/>
            <w:tcBorders>
              <w:top w:val="nil"/>
              <w:left w:val="nil"/>
              <w:bottom w:val="nil"/>
              <w:right w:val="nil"/>
            </w:tcBorders>
            <w:shd w:val="clear" w:color="auto" w:fill="auto"/>
            <w:vAlign w:val="center"/>
            <w:hideMark/>
          </w:tcPr>
          <w:p w14:paraId="16AFDB10" w14:textId="77777777" w:rsidR="00417B51" w:rsidRPr="0017779D" w:rsidRDefault="00417B51" w:rsidP="005D0D7A">
            <w:pPr>
              <w:jc w:val="center"/>
              <w:rPr>
                <w:color w:val="000000"/>
              </w:rPr>
            </w:pPr>
            <w:r w:rsidRPr="0017779D">
              <w:rPr>
                <w:color w:val="000000"/>
              </w:rPr>
              <w:t>3</w:t>
            </w:r>
          </w:p>
        </w:tc>
        <w:tc>
          <w:tcPr>
            <w:tcW w:w="699" w:type="dxa"/>
            <w:tcBorders>
              <w:top w:val="nil"/>
              <w:left w:val="nil"/>
              <w:bottom w:val="nil"/>
              <w:right w:val="nil"/>
            </w:tcBorders>
            <w:shd w:val="clear" w:color="auto" w:fill="auto"/>
            <w:vAlign w:val="center"/>
            <w:hideMark/>
          </w:tcPr>
          <w:p w14:paraId="7373B0AD" w14:textId="77777777" w:rsidR="00417B51" w:rsidRPr="0017779D" w:rsidRDefault="00417B51" w:rsidP="005D0D7A">
            <w:pPr>
              <w:jc w:val="center"/>
              <w:rPr>
                <w:color w:val="000000"/>
              </w:rPr>
            </w:pPr>
            <w:r w:rsidRPr="0017779D">
              <w:rPr>
                <w:color w:val="000000"/>
              </w:rPr>
              <w:t>6.098</w:t>
            </w:r>
          </w:p>
        </w:tc>
        <w:tc>
          <w:tcPr>
            <w:tcW w:w="699" w:type="dxa"/>
            <w:tcBorders>
              <w:top w:val="nil"/>
              <w:left w:val="nil"/>
              <w:bottom w:val="nil"/>
              <w:right w:val="nil"/>
            </w:tcBorders>
            <w:shd w:val="clear" w:color="auto" w:fill="auto"/>
            <w:vAlign w:val="center"/>
            <w:hideMark/>
          </w:tcPr>
          <w:p w14:paraId="384DE212" w14:textId="77777777" w:rsidR="00417B51" w:rsidRPr="0017779D" w:rsidRDefault="00417B51" w:rsidP="005D0D7A">
            <w:pPr>
              <w:jc w:val="center"/>
              <w:rPr>
                <w:b/>
                <w:bCs/>
                <w:color w:val="000000"/>
              </w:rPr>
            </w:pPr>
            <w:r w:rsidRPr="0017779D">
              <w:rPr>
                <w:b/>
                <w:bCs/>
                <w:color w:val="000000"/>
              </w:rPr>
              <w:t>0.008</w:t>
            </w:r>
          </w:p>
        </w:tc>
        <w:tc>
          <w:tcPr>
            <w:tcW w:w="269" w:type="dxa"/>
            <w:tcBorders>
              <w:top w:val="nil"/>
              <w:left w:val="nil"/>
              <w:bottom w:val="nil"/>
              <w:right w:val="nil"/>
            </w:tcBorders>
            <w:shd w:val="clear" w:color="auto" w:fill="auto"/>
            <w:vAlign w:val="center"/>
            <w:hideMark/>
          </w:tcPr>
          <w:p w14:paraId="1EE6A4E2" w14:textId="77777777" w:rsidR="00417B51" w:rsidRPr="0017779D" w:rsidRDefault="00417B51" w:rsidP="005D0D7A">
            <w:pPr>
              <w:jc w:val="center"/>
              <w:rPr>
                <w:b/>
                <w:bCs/>
                <w:color w:val="000000"/>
              </w:rPr>
            </w:pPr>
          </w:p>
        </w:tc>
        <w:tc>
          <w:tcPr>
            <w:tcW w:w="485" w:type="dxa"/>
            <w:tcBorders>
              <w:top w:val="nil"/>
              <w:left w:val="nil"/>
              <w:bottom w:val="nil"/>
              <w:right w:val="nil"/>
            </w:tcBorders>
            <w:shd w:val="clear" w:color="auto" w:fill="auto"/>
            <w:vAlign w:val="center"/>
            <w:hideMark/>
          </w:tcPr>
          <w:p w14:paraId="11502B80" w14:textId="77777777" w:rsidR="00417B51" w:rsidRPr="0017779D" w:rsidRDefault="00417B51" w:rsidP="005D0D7A">
            <w:pPr>
              <w:jc w:val="center"/>
              <w:rPr>
                <w:color w:val="000000"/>
              </w:rPr>
            </w:pPr>
            <w:r w:rsidRPr="0017779D">
              <w:rPr>
                <w:color w:val="000000"/>
              </w:rPr>
              <w:t>3</w:t>
            </w:r>
          </w:p>
        </w:tc>
        <w:tc>
          <w:tcPr>
            <w:tcW w:w="700" w:type="dxa"/>
            <w:tcBorders>
              <w:top w:val="nil"/>
              <w:left w:val="nil"/>
              <w:bottom w:val="nil"/>
              <w:right w:val="nil"/>
            </w:tcBorders>
            <w:shd w:val="clear" w:color="auto" w:fill="auto"/>
            <w:vAlign w:val="center"/>
            <w:hideMark/>
          </w:tcPr>
          <w:p w14:paraId="4BA18638" w14:textId="77777777" w:rsidR="00417B51" w:rsidRPr="0017779D" w:rsidRDefault="00417B51" w:rsidP="005D0D7A">
            <w:pPr>
              <w:jc w:val="center"/>
              <w:rPr>
                <w:color w:val="000000"/>
              </w:rPr>
            </w:pPr>
            <w:r w:rsidRPr="0017779D">
              <w:rPr>
                <w:color w:val="000000"/>
              </w:rPr>
              <w:t>3.71</w:t>
            </w:r>
          </w:p>
        </w:tc>
        <w:tc>
          <w:tcPr>
            <w:tcW w:w="700" w:type="dxa"/>
            <w:tcBorders>
              <w:top w:val="nil"/>
              <w:left w:val="nil"/>
              <w:bottom w:val="nil"/>
              <w:right w:val="nil"/>
            </w:tcBorders>
            <w:shd w:val="clear" w:color="auto" w:fill="auto"/>
            <w:vAlign w:val="center"/>
            <w:hideMark/>
          </w:tcPr>
          <w:p w14:paraId="0EA6FF71" w14:textId="77777777" w:rsidR="00417B51" w:rsidRPr="0017779D" w:rsidRDefault="00417B51" w:rsidP="005D0D7A">
            <w:pPr>
              <w:jc w:val="center"/>
              <w:rPr>
                <w:b/>
                <w:bCs/>
                <w:color w:val="000000"/>
              </w:rPr>
            </w:pPr>
            <w:r w:rsidRPr="0017779D">
              <w:rPr>
                <w:b/>
                <w:bCs/>
                <w:color w:val="000000"/>
              </w:rPr>
              <w:t>0.037</w:t>
            </w:r>
          </w:p>
        </w:tc>
        <w:tc>
          <w:tcPr>
            <w:tcW w:w="260" w:type="dxa"/>
            <w:tcBorders>
              <w:top w:val="nil"/>
              <w:left w:val="nil"/>
              <w:bottom w:val="nil"/>
              <w:right w:val="nil"/>
            </w:tcBorders>
            <w:shd w:val="clear" w:color="auto" w:fill="auto"/>
            <w:noWrap/>
            <w:vAlign w:val="bottom"/>
            <w:hideMark/>
          </w:tcPr>
          <w:p w14:paraId="37A25783" w14:textId="77777777" w:rsidR="00417B51" w:rsidRPr="0017779D" w:rsidRDefault="00417B51" w:rsidP="005D0D7A">
            <w:pPr>
              <w:jc w:val="center"/>
              <w:rPr>
                <w:b/>
                <w:bCs/>
                <w:color w:val="000000"/>
              </w:rPr>
            </w:pPr>
          </w:p>
        </w:tc>
        <w:tc>
          <w:tcPr>
            <w:tcW w:w="463" w:type="dxa"/>
            <w:tcBorders>
              <w:top w:val="nil"/>
              <w:left w:val="nil"/>
              <w:bottom w:val="nil"/>
              <w:right w:val="nil"/>
            </w:tcBorders>
            <w:shd w:val="clear" w:color="auto" w:fill="auto"/>
            <w:vAlign w:val="center"/>
            <w:hideMark/>
          </w:tcPr>
          <w:p w14:paraId="6A03FEAD" w14:textId="77777777" w:rsidR="00417B51" w:rsidRPr="0017779D" w:rsidRDefault="00417B51" w:rsidP="005D0D7A">
            <w:pPr>
              <w:jc w:val="center"/>
              <w:rPr>
                <w:color w:val="000000"/>
              </w:rPr>
            </w:pPr>
            <w:r w:rsidRPr="0017779D">
              <w:rPr>
                <w:color w:val="000000"/>
              </w:rPr>
              <w:t>3</w:t>
            </w:r>
          </w:p>
        </w:tc>
        <w:tc>
          <w:tcPr>
            <w:tcW w:w="700" w:type="dxa"/>
            <w:tcBorders>
              <w:top w:val="nil"/>
              <w:left w:val="nil"/>
              <w:bottom w:val="nil"/>
              <w:right w:val="nil"/>
            </w:tcBorders>
            <w:shd w:val="clear" w:color="auto" w:fill="auto"/>
            <w:vAlign w:val="center"/>
            <w:hideMark/>
          </w:tcPr>
          <w:p w14:paraId="364E14A1" w14:textId="77777777" w:rsidR="00417B51" w:rsidRPr="0017779D" w:rsidRDefault="00417B51" w:rsidP="005D0D7A">
            <w:pPr>
              <w:jc w:val="center"/>
              <w:rPr>
                <w:color w:val="000000"/>
              </w:rPr>
            </w:pPr>
            <w:r w:rsidRPr="0017779D">
              <w:rPr>
                <w:color w:val="000000"/>
              </w:rPr>
              <w:t>5.811</w:t>
            </w:r>
          </w:p>
        </w:tc>
        <w:tc>
          <w:tcPr>
            <w:tcW w:w="700" w:type="dxa"/>
            <w:tcBorders>
              <w:top w:val="nil"/>
              <w:left w:val="nil"/>
              <w:bottom w:val="nil"/>
              <w:right w:val="nil"/>
            </w:tcBorders>
            <w:shd w:val="clear" w:color="auto" w:fill="auto"/>
            <w:vAlign w:val="center"/>
            <w:hideMark/>
          </w:tcPr>
          <w:p w14:paraId="6C7A3FE6" w14:textId="77777777" w:rsidR="00417B51" w:rsidRPr="0017779D" w:rsidRDefault="00417B51" w:rsidP="005D0D7A">
            <w:pPr>
              <w:jc w:val="center"/>
              <w:rPr>
                <w:b/>
                <w:bCs/>
                <w:color w:val="000000"/>
              </w:rPr>
            </w:pPr>
            <w:r w:rsidRPr="0017779D">
              <w:rPr>
                <w:b/>
                <w:bCs/>
                <w:color w:val="000000"/>
              </w:rPr>
              <w:t>0.009</w:t>
            </w:r>
          </w:p>
        </w:tc>
        <w:tc>
          <w:tcPr>
            <w:tcW w:w="260" w:type="dxa"/>
            <w:tcBorders>
              <w:top w:val="nil"/>
              <w:left w:val="nil"/>
              <w:bottom w:val="nil"/>
              <w:right w:val="nil"/>
            </w:tcBorders>
            <w:shd w:val="clear" w:color="auto" w:fill="auto"/>
            <w:noWrap/>
            <w:vAlign w:val="bottom"/>
            <w:hideMark/>
          </w:tcPr>
          <w:p w14:paraId="28F24B79" w14:textId="77777777" w:rsidR="00417B51" w:rsidRPr="0017779D" w:rsidRDefault="00417B51" w:rsidP="005D0D7A">
            <w:pPr>
              <w:jc w:val="center"/>
              <w:rPr>
                <w:b/>
                <w:bCs/>
                <w:color w:val="000000"/>
              </w:rPr>
            </w:pPr>
          </w:p>
        </w:tc>
        <w:tc>
          <w:tcPr>
            <w:tcW w:w="485" w:type="dxa"/>
            <w:tcBorders>
              <w:top w:val="nil"/>
              <w:left w:val="nil"/>
              <w:bottom w:val="nil"/>
              <w:right w:val="nil"/>
            </w:tcBorders>
            <w:shd w:val="clear" w:color="auto" w:fill="auto"/>
            <w:vAlign w:val="center"/>
            <w:hideMark/>
          </w:tcPr>
          <w:p w14:paraId="7246309A" w14:textId="77777777" w:rsidR="00417B51" w:rsidRPr="0017779D" w:rsidRDefault="00417B51" w:rsidP="005D0D7A">
            <w:pPr>
              <w:jc w:val="center"/>
              <w:rPr>
                <w:color w:val="000000"/>
              </w:rPr>
            </w:pPr>
            <w:r w:rsidRPr="0017779D">
              <w:rPr>
                <w:color w:val="000000"/>
              </w:rPr>
              <w:t>3</w:t>
            </w:r>
          </w:p>
        </w:tc>
        <w:tc>
          <w:tcPr>
            <w:tcW w:w="700" w:type="dxa"/>
            <w:tcBorders>
              <w:top w:val="nil"/>
              <w:left w:val="nil"/>
              <w:bottom w:val="nil"/>
              <w:right w:val="nil"/>
            </w:tcBorders>
            <w:shd w:val="clear" w:color="auto" w:fill="auto"/>
            <w:vAlign w:val="center"/>
            <w:hideMark/>
          </w:tcPr>
          <w:p w14:paraId="09C38760" w14:textId="77777777" w:rsidR="00417B51" w:rsidRPr="0017779D" w:rsidRDefault="00417B51" w:rsidP="005D0D7A">
            <w:pPr>
              <w:jc w:val="center"/>
              <w:rPr>
                <w:color w:val="000000"/>
              </w:rPr>
            </w:pPr>
            <w:r w:rsidRPr="0017779D">
              <w:rPr>
                <w:color w:val="000000"/>
              </w:rPr>
              <w:t>9.269</w:t>
            </w:r>
          </w:p>
        </w:tc>
        <w:tc>
          <w:tcPr>
            <w:tcW w:w="700" w:type="dxa"/>
            <w:tcBorders>
              <w:top w:val="nil"/>
              <w:left w:val="nil"/>
              <w:bottom w:val="nil"/>
              <w:right w:val="nil"/>
            </w:tcBorders>
            <w:shd w:val="clear" w:color="auto" w:fill="auto"/>
            <w:vAlign w:val="center"/>
            <w:hideMark/>
          </w:tcPr>
          <w:p w14:paraId="2D2D1211" w14:textId="77777777" w:rsidR="00417B51" w:rsidRPr="0017779D" w:rsidRDefault="00417B51" w:rsidP="005D0D7A">
            <w:pPr>
              <w:jc w:val="center"/>
              <w:rPr>
                <w:b/>
                <w:bCs/>
                <w:color w:val="000000"/>
              </w:rPr>
            </w:pPr>
            <w:r w:rsidRPr="0017779D">
              <w:rPr>
                <w:b/>
                <w:bCs/>
                <w:color w:val="000000"/>
              </w:rPr>
              <w:t>0.001</w:t>
            </w:r>
          </w:p>
        </w:tc>
      </w:tr>
      <w:tr w:rsidR="00417B51" w:rsidRPr="0017779D" w14:paraId="17BD0541" w14:textId="77777777" w:rsidTr="005D0D7A">
        <w:trPr>
          <w:trHeight w:val="290"/>
        </w:trPr>
        <w:tc>
          <w:tcPr>
            <w:tcW w:w="1350" w:type="dxa"/>
            <w:tcBorders>
              <w:top w:val="nil"/>
              <w:left w:val="nil"/>
              <w:bottom w:val="single" w:sz="4" w:space="0" w:color="auto"/>
              <w:right w:val="nil"/>
            </w:tcBorders>
            <w:shd w:val="clear" w:color="auto" w:fill="auto"/>
            <w:vAlign w:val="center"/>
            <w:hideMark/>
          </w:tcPr>
          <w:p w14:paraId="63ECCCD7" w14:textId="77777777" w:rsidR="00417B51" w:rsidRPr="0017779D" w:rsidRDefault="00417B51" w:rsidP="005D0D7A">
            <w:pPr>
              <w:rPr>
                <w:color w:val="000000"/>
              </w:rPr>
            </w:pPr>
            <w:r w:rsidRPr="0017779D">
              <w:rPr>
                <w:color w:val="000000"/>
              </w:rPr>
              <w:t>Error</w:t>
            </w:r>
          </w:p>
        </w:tc>
        <w:tc>
          <w:tcPr>
            <w:tcW w:w="461" w:type="dxa"/>
            <w:tcBorders>
              <w:top w:val="nil"/>
              <w:left w:val="nil"/>
              <w:bottom w:val="single" w:sz="4" w:space="0" w:color="auto"/>
              <w:right w:val="nil"/>
            </w:tcBorders>
            <w:shd w:val="clear" w:color="auto" w:fill="auto"/>
            <w:vAlign w:val="center"/>
            <w:hideMark/>
          </w:tcPr>
          <w:p w14:paraId="0E7B48FF" w14:textId="77777777" w:rsidR="00417B51" w:rsidRPr="0017779D" w:rsidRDefault="00417B51" w:rsidP="005D0D7A">
            <w:pPr>
              <w:jc w:val="center"/>
              <w:rPr>
                <w:color w:val="000000"/>
              </w:rPr>
            </w:pPr>
            <w:r w:rsidRPr="0017779D">
              <w:rPr>
                <w:color w:val="000000"/>
              </w:rPr>
              <w:t>13</w:t>
            </w:r>
          </w:p>
        </w:tc>
        <w:tc>
          <w:tcPr>
            <w:tcW w:w="699" w:type="dxa"/>
            <w:tcBorders>
              <w:top w:val="nil"/>
              <w:left w:val="nil"/>
              <w:bottom w:val="single" w:sz="4" w:space="0" w:color="auto"/>
              <w:right w:val="nil"/>
            </w:tcBorders>
            <w:shd w:val="clear" w:color="auto" w:fill="auto"/>
            <w:vAlign w:val="center"/>
            <w:hideMark/>
          </w:tcPr>
          <w:p w14:paraId="2AAC1FE7" w14:textId="77777777" w:rsidR="00417B51" w:rsidRPr="0017779D" w:rsidRDefault="00417B51" w:rsidP="005D0D7A">
            <w:pPr>
              <w:jc w:val="center"/>
              <w:rPr>
                <w:color w:val="000000"/>
              </w:rPr>
            </w:pPr>
            <w:r w:rsidRPr="0017779D">
              <w:rPr>
                <w:color w:val="000000"/>
              </w:rPr>
              <w:t> </w:t>
            </w:r>
          </w:p>
        </w:tc>
        <w:tc>
          <w:tcPr>
            <w:tcW w:w="699" w:type="dxa"/>
            <w:tcBorders>
              <w:top w:val="nil"/>
              <w:left w:val="nil"/>
              <w:bottom w:val="single" w:sz="4" w:space="0" w:color="auto"/>
              <w:right w:val="nil"/>
            </w:tcBorders>
            <w:shd w:val="clear" w:color="auto" w:fill="auto"/>
            <w:vAlign w:val="center"/>
            <w:hideMark/>
          </w:tcPr>
          <w:p w14:paraId="28509C6A" w14:textId="77777777" w:rsidR="00417B51" w:rsidRPr="0017779D" w:rsidRDefault="00417B51" w:rsidP="005D0D7A">
            <w:pPr>
              <w:jc w:val="center"/>
              <w:rPr>
                <w:color w:val="000000"/>
              </w:rPr>
            </w:pPr>
            <w:r w:rsidRPr="0017779D">
              <w:rPr>
                <w:color w:val="000000"/>
              </w:rPr>
              <w:t> </w:t>
            </w:r>
          </w:p>
        </w:tc>
        <w:tc>
          <w:tcPr>
            <w:tcW w:w="269" w:type="dxa"/>
            <w:tcBorders>
              <w:top w:val="nil"/>
              <w:left w:val="nil"/>
              <w:bottom w:val="single" w:sz="4" w:space="0" w:color="auto"/>
              <w:right w:val="nil"/>
            </w:tcBorders>
            <w:shd w:val="clear" w:color="auto" w:fill="auto"/>
            <w:vAlign w:val="center"/>
            <w:hideMark/>
          </w:tcPr>
          <w:p w14:paraId="378D4A87" w14:textId="77777777" w:rsidR="00417B51" w:rsidRPr="0017779D" w:rsidRDefault="00417B51" w:rsidP="005D0D7A">
            <w:pPr>
              <w:jc w:val="center"/>
              <w:rPr>
                <w:b/>
                <w:bCs/>
                <w:color w:val="000000"/>
              </w:rPr>
            </w:pPr>
            <w:r w:rsidRPr="0017779D">
              <w:rPr>
                <w:b/>
                <w:bCs/>
                <w:color w:val="000000"/>
              </w:rPr>
              <w:t> </w:t>
            </w:r>
          </w:p>
        </w:tc>
        <w:tc>
          <w:tcPr>
            <w:tcW w:w="485" w:type="dxa"/>
            <w:tcBorders>
              <w:top w:val="nil"/>
              <w:left w:val="nil"/>
              <w:bottom w:val="single" w:sz="4" w:space="0" w:color="auto"/>
              <w:right w:val="nil"/>
            </w:tcBorders>
            <w:shd w:val="clear" w:color="auto" w:fill="auto"/>
            <w:noWrap/>
            <w:vAlign w:val="center"/>
            <w:hideMark/>
          </w:tcPr>
          <w:p w14:paraId="4270E37A" w14:textId="77777777" w:rsidR="00417B51" w:rsidRPr="0017779D" w:rsidRDefault="00417B51" w:rsidP="005D0D7A">
            <w:pPr>
              <w:jc w:val="center"/>
              <w:rPr>
                <w:color w:val="000000"/>
              </w:rPr>
            </w:pPr>
            <w:r w:rsidRPr="0017779D">
              <w:rPr>
                <w:color w:val="000000"/>
              </w:rPr>
              <w:t>13</w:t>
            </w:r>
          </w:p>
        </w:tc>
        <w:tc>
          <w:tcPr>
            <w:tcW w:w="700" w:type="dxa"/>
            <w:tcBorders>
              <w:top w:val="nil"/>
              <w:left w:val="nil"/>
              <w:bottom w:val="single" w:sz="4" w:space="0" w:color="auto"/>
              <w:right w:val="nil"/>
            </w:tcBorders>
            <w:shd w:val="clear" w:color="auto" w:fill="auto"/>
            <w:noWrap/>
            <w:vAlign w:val="center"/>
            <w:hideMark/>
          </w:tcPr>
          <w:p w14:paraId="7FD38F44" w14:textId="77777777" w:rsidR="00417B51" w:rsidRPr="0017779D" w:rsidRDefault="00417B51" w:rsidP="005D0D7A">
            <w:pPr>
              <w:jc w:val="center"/>
              <w:rPr>
                <w:color w:val="000000"/>
              </w:rPr>
            </w:pPr>
            <w:r w:rsidRPr="0017779D">
              <w:rPr>
                <w:color w:val="000000"/>
              </w:rPr>
              <w:t> </w:t>
            </w:r>
          </w:p>
        </w:tc>
        <w:tc>
          <w:tcPr>
            <w:tcW w:w="700" w:type="dxa"/>
            <w:tcBorders>
              <w:top w:val="nil"/>
              <w:left w:val="nil"/>
              <w:bottom w:val="single" w:sz="4" w:space="0" w:color="auto"/>
              <w:right w:val="nil"/>
            </w:tcBorders>
            <w:shd w:val="clear" w:color="auto" w:fill="auto"/>
            <w:noWrap/>
            <w:vAlign w:val="center"/>
            <w:hideMark/>
          </w:tcPr>
          <w:p w14:paraId="722C1CA2" w14:textId="77777777" w:rsidR="00417B51" w:rsidRPr="0017779D" w:rsidRDefault="00417B51" w:rsidP="005D0D7A">
            <w:pPr>
              <w:jc w:val="center"/>
              <w:rPr>
                <w:color w:val="000000"/>
              </w:rPr>
            </w:pPr>
            <w:r w:rsidRPr="0017779D">
              <w:rPr>
                <w:color w:val="000000"/>
              </w:rPr>
              <w:t> </w:t>
            </w:r>
          </w:p>
        </w:tc>
        <w:tc>
          <w:tcPr>
            <w:tcW w:w="260" w:type="dxa"/>
            <w:tcBorders>
              <w:top w:val="nil"/>
              <w:left w:val="nil"/>
              <w:bottom w:val="single" w:sz="4" w:space="0" w:color="auto"/>
              <w:right w:val="nil"/>
            </w:tcBorders>
            <w:shd w:val="clear" w:color="auto" w:fill="auto"/>
            <w:noWrap/>
            <w:vAlign w:val="bottom"/>
            <w:hideMark/>
          </w:tcPr>
          <w:p w14:paraId="215379A6" w14:textId="77777777" w:rsidR="00417B51" w:rsidRPr="0017779D" w:rsidRDefault="00417B51" w:rsidP="005D0D7A">
            <w:pPr>
              <w:rPr>
                <w:color w:val="000000"/>
              </w:rPr>
            </w:pPr>
            <w:r w:rsidRPr="0017779D">
              <w:rPr>
                <w:color w:val="000000"/>
              </w:rPr>
              <w:t> </w:t>
            </w:r>
          </w:p>
        </w:tc>
        <w:tc>
          <w:tcPr>
            <w:tcW w:w="463" w:type="dxa"/>
            <w:tcBorders>
              <w:top w:val="nil"/>
              <w:left w:val="nil"/>
              <w:bottom w:val="single" w:sz="4" w:space="0" w:color="auto"/>
              <w:right w:val="nil"/>
            </w:tcBorders>
            <w:shd w:val="clear" w:color="auto" w:fill="auto"/>
            <w:vAlign w:val="center"/>
            <w:hideMark/>
          </w:tcPr>
          <w:p w14:paraId="1A6EA674" w14:textId="77777777" w:rsidR="00417B51" w:rsidRPr="0017779D" w:rsidRDefault="00417B51" w:rsidP="005D0D7A">
            <w:pPr>
              <w:jc w:val="center"/>
              <w:rPr>
                <w:color w:val="000000"/>
              </w:rPr>
            </w:pPr>
            <w:r w:rsidRPr="0017779D">
              <w:rPr>
                <w:color w:val="000000"/>
              </w:rPr>
              <w:t>13</w:t>
            </w:r>
          </w:p>
        </w:tc>
        <w:tc>
          <w:tcPr>
            <w:tcW w:w="700" w:type="dxa"/>
            <w:tcBorders>
              <w:top w:val="nil"/>
              <w:left w:val="nil"/>
              <w:bottom w:val="single" w:sz="4" w:space="0" w:color="auto"/>
              <w:right w:val="nil"/>
            </w:tcBorders>
            <w:shd w:val="clear" w:color="auto" w:fill="auto"/>
            <w:vAlign w:val="center"/>
            <w:hideMark/>
          </w:tcPr>
          <w:p w14:paraId="21F47F1E" w14:textId="77777777" w:rsidR="00417B51" w:rsidRPr="0017779D" w:rsidRDefault="00417B51" w:rsidP="005D0D7A">
            <w:pPr>
              <w:jc w:val="center"/>
              <w:rPr>
                <w:color w:val="000000"/>
              </w:rPr>
            </w:pPr>
            <w:r w:rsidRPr="0017779D">
              <w:rPr>
                <w:color w:val="000000"/>
              </w:rPr>
              <w:t> </w:t>
            </w:r>
          </w:p>
        </w:tc>
        <w:tc>
          <w:tcPr>
            <w:tcW w:w="700" w:type="dxa"/>
            <w:tcBorders>
              <w:top w:val="nil"/>
              <w:left w:val="nil"/>
              <w:bottom w:val="single" w:sz="4" w:space="0" w:color="auto"/>
              <w:right w:val="nil"/>
            </w:tcBorders>
            <w:shd w:val="clear" w:color="auto" w:fill="auto"/>
            <w:vAlign w:val="center"/>
            <w:hideMark/>
          </w:tcPr>
          <w:p w14:paraId="3BBD669C" w14:textId="77777777" w:rsidR="00417B51" w:rsidRPr="0017779D" w:rsidRDefault="00417B51" w:rsidP="005D0D7A">
            <w:pPr>
              <w:jc w:val="center"/>
              <w:rPr>
                <w:b/>
                <w:bCs/>
                <w:color w:val="000000"/>
              </w:rPr>
            </w:pPr>
            <w:r w:rsidRPr="0017779D">
              <w:rPr>
                <w:b/>
                <w:bCs/>
                <w:color w:val="000000"/>
              </w:rPr>
              <w:t> </w:t>
            </w:r>
          </w:p>
        </w:tc>
        <w:tc>
          <w:tcPr>
            <w:tcW w:w="260" w:type="dxa"/>
            <w:tcBorders>
              <w:top w:val="nil"/>
              <w:left w:val="nil"/>
              <w:bottom w:val="single" w:sz="4" w:space="0" w:color="auto"/>
              <w:right w:val="nil"/>
            </w:tcBorders>
            <w:shd w:val="clear" w:color="auto" w:fill="auto"/>
            <w:noWrap/>
            <w:vAlign w:val="bottom"/>
            <w:hideMark/>
          </w:tcPr>
          <w:p w14:paraId="6C1637CD" w14:textId="77777777" w:rsidR="00417B51" w:rsidRPr="0017779D" w:rsidRDefault="00417B51" w:rsidP="005D0D7A">
            <w:pPr>
              <w:rPr>
                <w:color w:val="000000"/>
              </w:rPr>
            </w:pPr>
            <w:r w:rsidRPr="0017779D">
              <w:rPr>
                <w:color w:val="000000"/>
              </w:rPr>
              <w:t> </w:t>
            </w:r>
          </w:p>
        </w:tc>
        <w:tc>
          <w:tcPr>
            <w:tcW w:w="485" w:type="dxa"/>
            <w:tcBorders>
              <w:top w:val="nil"/>
              <w:left w:val="nil"/>
              <w:bottom w:val="single" w:sz="4" w:space="0" w:color="auto"/>
              <w:right w:val="nil"/>
            </w:tcBorders>
            <w:shd w:val="clear" w:color="auto" w:fill="auto"/>
            <w:vAlign w:val="center"/>
            <w:hideMark/>
          </w:tcPr>
          <w:p w14:paraId="2B67981A" w14:textId="77777777" w:rsidR="00417B51" w:rsidRPr="0017779D" w:rsidRDefault="00417B51" w:rsidP="005D0D7A">
            <w:pPr>
              <w:jc w:val="center"/>
              <w:rPr>
                <w:color w:val="000000"/>
              </w:rPr>
            </w:pPr>
            <w:r w:rsidRPr="0017779D">
              <w:rPr>
                <w:color w:val="000000"/>
              </w:rPr>
              <w:t>13</w:t>
            </w:r>
          </w:p>
        </w:tc>
        <w:tc>
          <w:tcPr>
            <w:tcW w:w="700" w:type="dxa"/>
            <w:tcBorders>
              <w:top w:val="nil"/>
              <w:left w:val="nil"/>
              <w:bottom w:val="single" w:sz="4" w:space="0" w:color="auto"/>
              <w:right w:val="nil"/>
            </w:tcBorders>
            <w:shd w:val="clear" w:color="auto" w:fill="auto"/>
            <w:vAlign w:val="center"/>
            <w:hideMark/>
          </w:tcPr>
          <w:p w14:paraId="4042F530" w14:textId="77777777" w:rsidR="00417B51" w:rsidRPr="0017779D" w:rsidRDefault="00417B51" w:rsidP="005D0D7A">
            <w:pPr>
              <w:jc w:val="center"/>
              <w:rPr>
                <w:color w:val="000000"/>
              </w:rPr>
            </w:pPr>
            <w:r w:rsidRPr="0017779D">
              <w:rPr>
                <w:color w:val="000000"/>
              </w:rPr>
              <w:t> </w:t>
            </w:r>
          </w:p>
        </w:tc>
        <w:tc>
          <w:tcPr>
            <w:tcW w:w="700" w:type="dxa"/>
            <w:tcBorders>
              <w:top w:val="nil"/>
              <w:left w:val="nil"/>
              <w:bottom w:val="single" w:sz="4" w:space="0" w:color="auto"/>
              <w:right w:val="nil"/>
            </w:tcBorders>
            <w:shd w:val="clear" w:color="auto" w:fill="auto"/>
            <w:vAlign w:val="center"/>
            <w:hideMark/>
          </w:tcPr>
          <w:p w14:paraId="63C500D0" w14:textId="77777777" w:rsidR="00417B51" w:rsidRPr="0017779D" w:rsidRDefault="00417B51" w:rsidP="005D0D7A">
            <w:pPr>
              <w:jc w:val="center"/>
              <w:rPr>
                <w:color w:val="000000"/>
              </w:rPr>
            </w:pPr>
            <w:r w:rsidRPr="0017779D">
              <w:rPr>
                <w:color w:val="000000"/>
              </w:rPr>
              <w:t> </w:t>
            </w:r>
          </w:p>
        </w:tc>
      </w:tr>
      <w:tr w:rsidR="00417B51" w:rsidRPr="0017779D" w14:paraId="476A4158" w14:textId="77777777" w:rsidTr="005D0D7A">
        <w:trPr>
          <w:trHeight w:val="290"/>
        </w:trPr>
        <w:tc>
          <w:tcPr>
            <w:tcW w:w="1350" w:type="dxa"/>
            <w:tcBorders>
              <w:top w:val="nil"/>
              <w:left w:val="nil"/>
              <w:bottom w:val="nil"/>
              <w:right w:val="nil"/>
            </w:tcBorders>
            <w:shd w:val="clear" w:color="auto" w:fill="auto"/>
            <w:vAlign w:val="center"/>
            <w:hideMark/>
          </w:tcPr>
          <w:p w14:paraId="497F5259" w14:textId="77777777" w:rsidR="00417B51" w:rsidRPr="0017779D" w:rsidRDefault="00417B51" w:rsidP="005D0D7A">
            <w:pPr>
              <w:rPr>
                <w:b/>
                <w:bCs/>
                <w:color w:val="000000"/>
              </w:rPr>
            </w:pPr>
            <w:r w:rsidRPr="0017779D">
              <w:rPr>
                <w:b/>
                <w:bCs/>
                <w:color w:val="000000"/>
              </w:rPr>
              <w:t>MIDDLE</w:t>
            </w:r>
          </w:p>
        </w:tc>
        <w:tc>
          <w:tcPr>
            <w:tcW w:w="461" w:type="dxa"/>
            <w:tcBorders>
              <w:top w:val="nil"/>
              <w:left w:val="nil"/>
              <w:bottom w:val="nil"/>
              <w:right w:val="nil"/>
            </w:tcBorders>
            <w:shd w:val="clear" w:color="auto" w:fill="auto"/>
            <w:noWrap/>
            <w:vAlign w:val="center"/>
            <w:hideMark/>
          </w:tcPr>
          <w:p w14:paraId="348701F7" w14:textId="77777777" w:rsidR="00417B51" w:rsidRPr="0017779D" w:rsidRDefault="00417B51" w:rsidP="005D0D7A">
            <w:pPr>
              <w:rPr>
                <w:b/>
                <w:bCs/>
                <w:color w:val="000000"/>
              </w:rPr>
            </w:pPr>
          </w:p>
        </w:tc>
        <w:tc>
          <w:tcPr>
            <w:tcW w:w="699" w:type="dxa"/>
            <w:tcBorders>
              <w:top w:val="nil"/>
              <w:left w:val="nil"/>
              <w:bottom w:val="nil"/>
              <w:right w:val="nil"/>
            </w:tcBorders>
            <w:shd w:val="clear" w:color="auto" w:fill="auto"/>
            <w:noWrap/>
            <w:vAlign w:val="center"/>
            <w:hideMark/>
          </w:tcPr>
          <w:p w14:paraId="3A632E35" w14:textId="77777777" w:rsidR="00417B51" w:rsidRPr="0017779D" w:rsidRDefault="00417B51" w:rsidP="005D0D7A">
            <w:pPr>
              <w:jc w:val="center"/>
            </w:pPr>
          </w:p>
        </w:tc>
        <w:tc>
          <w:tcPr>
            <w:tcW w:w="699" w:type="dxa"/>
            <w:tcBorders>
              <w:top w:val="nil"/>
              <w:left w:val="nil"/>
              <w:bottom w:val="nil"/>
              <w:right w:val="nil"/>
            </w:tcBorders>
            <w:shd w:val="clear" w:color="auto" w:fill="auto"/>
            <w:noWrap/>
            <w:vAlign w:val="center"/>
            <w:hideMark/>
          </w:tcPr>
          <w:p w14:paraId="09F07A0E" w14:textId="77777777" w:rsidR="00417B51" w:rsidRPr="0017779D" w:rsidRDefault="00417B51" w:rsidP="005D0D7A">
            <w:pPr>
              <w:jc w:val="center"/>
            </w:pPr>
          </w:p>
        </w:tc>
        <w:tc>
          <w:tcPr>
            <w:tcW w:w="269" w:type="dxa"/>
            <w:tcBorders>
              <w:top w:val="nil"/>
              <w:left w:val="nil"/>
              <w:bottom w:val="nil"/>
              <w:right w:val="nil"/>
            </w:tcBorders>
            <w:shd w:val="clear" w:color="auto" w:fill="auto"/>
            <w:noWrap/>
            <w:vAlign w:val="center"/>
            <w:hideMark/>
          </w:tcPr>
          <w:p w14:paraId="6987138C"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7E05BEFE"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3D7D0E02"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018F46C3"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709A46C2" w14:textId="77777777" w:rsidR="00417B51" w:rsidRPr="0017779D" w:rsidRDefault="00417B51" w:rsidP="005D0D7A">
            <w:pPr>
              <w:jc w:val="center"/>
            </w:pPr>
          </w:p>
        </w:tc>
        <w:tc>
          <w:tcPr>
            <w:tcW w:w="463" w:type="dxa"/>
            <w:tcBorders>
              <w:top w:val="nil"/>
              <w:left w:val="nil"/>
              <w:bottom w:val="nil"/>
              <w:right w:val="nil"/>
            </w:tcBorders>
            <w:shd w:val="clear" w:color="auto" w:fill="auto"/>
            <w:noWrap/>
            <w:vAlign w:val="center"/>
            <w:hideMark/>
          </w:tcPr>
          <w:p w14:paraId="699968DA"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3D58599F"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01730E38"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35F52B93"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199566D8"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13973381"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2A9F96D5" w14:textId="77777777" w:rsidR="00417B51" w:rsidRPr="0017779D" w:rsidRDefault="00417B51" w:rsidP="005D0D7A">
            <w:pPr>
              <w:jc w:val="center"/>
            </w:pPr>
          </w:p>
        </w:tc>
      </w:tr>
      <w:tr w:rsidR="00417B51" w:rsidRPr="0017779D" w14:paraId="43493164" w14:textId="77777777" w:rsidTr="005D0D7A">
        <w:trPr>
          <w:trHeight w:val="290"/>
        </w:trPr>
        <w:tc>
          <w:tcPr>
            <w:tcW w:w="1350" w:type="dxa"/>
            <w:tcBorders>
              <w:top w:val="nil"/>
              <w:left w:val="nil"/>
              <w:bottom w:val="nil"/>
              <w:right w:val="nil"/>
            </w:tcBorders>
            <w:shd w:val="clear" w:color="auto" w:fill="auto"/>
            <w:vAlign w:val="center"/>
            <w:hideMark/>
          </w:tcPr>
          <w:p w14:paraId="5259B03F" w14:textId="77777777" w:rsidR="00417B51" w:rsidRPr="0017779D" w:rsidRDefault="00417B51" w:rsidP="005D0D7A">
            <w:pPr>
              <w:rPr>
                <w:color w:val="000000"/>
              </w:rPr>
            </w:pPr>
            <w:r w:rsidRPr="0017779D">
              <w:rPr>
                <w:color w:val="000000"/>
              </w:rPr>
              <w:t>Block</w:t>
            </w:r>
          </w:p>
        </w:tc>
        <w:tc>
          <w:tcPr>
            <w:tcW w:w="461" w:type="dxa"/>
            <w:tcBorders>
              <w:top w:val="nil"/>
              <w:left w:val="nil"/>
              <w:bottom w:val="nil"/>
              <w:right w:val="nil"/>
            </w:tcBorders>
            <w:shd w:val="clear" w:color="auto" w:fill="auto"/>
            <w:vAlign w:val="center"/>
            <w:hideMark/>
          </w:tcPr>
          <w:p w14:paraId="55CB5493" w14:textId="77777777" w:rsidR="00417B51" w:rsidRPr="0017779D" w:rsidRDefault="00417B51" w:rsidP="005D0D7A">
            <w:pPr>
              <w:jc w:val="center"/>
              <w:rPr>
                <w:color w:val="000000"/>
              </w:rPr>
            </w:pPr>
            <w:r w:rsidRPr="0017779D">
              <w:rPr>
                <w:color w:val="000000"/>
              </w:rPr>
              <w:t>1</w:t>
            </w:r>
          </w:p>
        </w:tc>
        <w:tc>
          <w:tcPr>
            <w:tcW w:w="699" w:type="dxa"/>
            <w:tcBorders>
              <w:top w:val="nil"/>
              <w:left w:val="nil"/>
              <w:bottom w:val="nil"/>
              <w:right w:val="nil"/>
            </w:tcBorders>
            <w:shd w:val="clear" w:color="auto" w:fill="auto"/>
            <w:vAlign w:val="center"/>
            <w:hideMark/>
          </w:tcPr>
          <w:p w14:paraId="7478769F" w14:textId="77777777" w:rsidR="00417B51" w:rsidRPr="0017779D" w:rsidRDefault="00417B51" w:rsidP="005D0D7A">
            <w:pPr>
              <w:jc w:val="center"/>
              <w:rPr>
                <w:color w:val="000000"/>
              </w:rPr>
            </w:pPr>
            <w:r w:rsidRPr="0017779D">
              <w:rPr>
                <w:color w:val="000000"/>
              </w:rPr>
              <w:t>0.62</w:t>
            </w:r>
          </w:p>
        </w:tc>
        <w:tc>
          <w:tcPr>
            <w:tcW w:w="699" w:type="dxa"/>
            <w:tcBorders>
              <w:top w:val="nil"/>
              <w:left w:val="nil"/>
              <w:bottom w:val="nil"/>
              <w:right w:val="nil"/>
            </w:tcBorders>
            <w:shd w:val="clear" w:color="auto" w:fill="auto"/>
            <w:vAlign w:val="center"/>
            <w:hideMark/>
          </w:tcPr>
          <w:p w14:paraId="4C6BAF31" w14:textId="77777777" w:rsidR="00417B51" w:rsidRPr="0017779D" w:rsidRDefault="00417B51" w:rsidP="005D0D7A">
            <w:pPr>
              <w:jc w:val="center"/>
              <w:rPr>
                <w:color w:val="000000"/>
              </w:rPr>
            </w:pPr>
            <w:r w:rsidRPr="0017779D">
              <w:rPr>
                <w:color w:val="000000"/>
              </w:rPr>
              <w:t>0.431</w:t>
            </w:r>
          </w:p>
        </w:tc>
        <w:tc>
          <w:tcPr>
            <w:tcW w:w="269" w:type="dxa"/>
            <w:tcBorders>
              <w:top w:val="nil"/>
              <w:left w:val="nil"/>
              <w:bottom w:val="nil"/>
              <w:right w:val="nil"/>
            </w:tcBorders>
            <w:shd w:val="clear" w:color="auto" w:fill="auto"/>
            <w:vAlign w:val="center"/>
            <w:hideMark/>
          </w:tcPr>
          <w:p w14:paraId="5A2CC756" w14:textId="77777777" w:rsidR="00417B51" w:rsidRPr="0017779D" w:rsidRDefault="00417B51" w:rsidP="005D0D7A">
            <w:pPr>
              <w:jc w:val="center"/>
              <w:rPr>
                <w:color w:val="000000"/>
              </w:rPr>
            </w:pPr>
          </w:p>
        </w:tc>
        <w:tc>
          <w:tcPr>
            <w:tcW w:w="485" w:type="dxa"/>
            <w:tcBorders>
              <w:top w:val="nil"/>
              <w:left w:val="nil"/>
              <w:bottom w:val="nil"/>
              <w:right w:val="nil"/>
            </w:tcBorders>
            <w:shd w:val="clear" w:color="auto" w:fill="auto"/>
            <w:noWrap/>
            <w:vAlign w:val="center"/>
            <w:hideMark/>
          </w:tcPr>
          <w:p w14:paraId="02E81499"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1C6AE9B5"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4C947A1B" w14:textId="77777777" w:rsidR="00417B51" w:rsidRPr="0017779D" w:rsidRDefault="00417B51" w:rsidP="005D0D7A">
            <w:pPr>
              <w:jc w:val="center"/>
              <w:rPr>
                <w:color w:val="000000"/>
              </w:rPr>
            </w:pPr>
            <w:r w:rsidRPr="0017779D">
              <w:rPr>
                <w:color w:val="000000"/>
              </w:rPr>
              <w:t>NA</w:t>
            </w:r>
          </w:p>
        </w:tc>
        <w:tc>
          <w:tcPr>
            <w:tcW w:w="260" w:type="dxa"/>
            <w:tcBorders>
              <w:top w:val="nil"/>
              <w:left w:val="nil"/>
              <w:bottom w:val="nil"/>
              <w:right w:val="nil"/>
            </w:tcBorders>
            <w:shd w:val="clear" w:color="auto" w:fill="auto"/>
            <w:noWrap/>
            <w:vAlign w:val="bottom"/>
            <w:hideMark/>
          </w:tcPr>
          <w:p w14:paraId="771D34DF" w14:textId="77777777" w:rsidR="00417B51" w:rsidRPr="0017779D" w:rsidRDefault="00417B51" w:rsidP="005D0D7A">
            <w:pPr>
              <w:jc w:val="center"/>
              <w:rPr>
                <w:color w:val="000000"/>
              </w:rPr>
            </w:pPr>
          </w:p>
        </w:tc>
        <w:tc>
          <w:tcPr>
            <w:tcW w:w="463" w:type="dxa"/>
            <w:tcBorders>
              <w:top w:val="nil"/>
              <w:left w:val="nil"/>
              <w:bottom w:val="nil"/>
              <w:right w:val="nil"/>
            </w:tcBorders>
            <w:shd w:val="clear" w:color="auto" w:fill="auto"/>
            <w:vAlign w:val="center"/>
            <w:hideMark/>
          </w:tcPr>
          <w:p w14:paraId="368251C3" w14:textId="77777777" w:rsidR="00417B51" w:rsidRPr="0017779D" w:rsidRDefault="00417B51" w:rsidP="005D0D7A">
            <w:pPr>
              <w:jc w:val="center"/>
              <w:rPr>
                <w:color w:val="000000"/>
              </w:rPr>
            </w:pPr>
            <w:r w:rsidRPr="0017779D">
              <w:rPr>
                <w:color w:val="000000"/>
              </w:rPr>
              <w:t>1</w:t>
            </w:r>
          </w:p>
        </w:tc>
        <w:tc>
          <w:tcPr>
            <w:tcW w:w="700" w:type="dxa"/>
            <w:tcBorders>
              <w:top w:val="nil"/>
              <w:left w:val="nil"/>
              <w:bottom w:val="nil"/>
              <w:right w:val="nil"/>
            </w:tcBorders>
            <w:shd w:val="clear" w:color="auto" w:fill="auto"/>
            <w:vAlign w:val="center"/>
            <w:hideMark/>
          </w:tcPr>
          <w:p w14:paraId="40877E55" w14:textId="77777777" w:rsidR="00417B51" w:rsidRPr="0017779D" w:rsidRDefault="00417B51" w:rsidP="005D0D7A">
            <w:pPr>
              <w:jc w:val="center"/>
              <w:rPr>
                <w:color w:val="000000"/>
              </w:rPr>
            </w:pPr>
            <w:r w:rsidRPr="0017779D">
              <w:rPr>
                <w:color w:val="000000"/>
              </w:rPr>
              <w:t>10.29</w:t>
            </w:r>
          </w:p>
        </w:tc>
        <w:tc>
          <w:tcPr>
            <w:tcW w:w="700" w:type="dxa"/>
            <w:tcBorders>
              <w:top w:val="nil"/>
              <w:left w:val="nil"/>
              <w:bottom w:val="nil"/>
              <w:right w:val="nil"/>
            </w:tcBorders>
            <w:shd w:val="clear" w:color="auto" w:fill="auto"/>
            <w:vAlign w:val="center"/>
            <w:hideMark/>
          </w:tcPr>
          <w:p w14:paraId="29064A36" w14:textId="77777777" w:rsidR="00417B51" w:rsidRPr="0017779D" w:rsidRDefault="00417B51" w:rsidP="005D0D7A">
            <w:pPr>
              <w:jc w:val="center"/>
              <w:rPr>
                <w:b/>
                <w:bCs/>
                <w:color w:val="000000"/>
              </w:rPr>
            </w:pPr>
            <w:r w:rsidRPr="0017779D">
              <w:rPr>
                <w:b/>
                <w:bCs/>
                <w:color w:val="000000"/>
              </w:rPr>
              <w:t>0.001</w:t>
            </w:r>
          </w:p>
        </w:tc>
        <w:tc>
          <w:tcPr>
            <w:tcW w:w="260" w:type="dxa"/>
            <w:tcBorders>
              <w:top w:val="nil"/>
              <w:left w:val="nil"/>
              <w:bottom w:val="nil"/>
              <w:right w:val="nil"/>
            </w:tcBorders>
            <w:shd w:val="clear" w:color="auto" w:fill="auto"/>
            <w:noWrap/>
            <w:vAlign w:val="bottom"/>
            <w:hideMark/>
          </w:tcPr>
          <w:p w14:paraId="7159D075" w14:textId="77777777" w:rsidR="00417B51" w:rsidRPr="0017779D" w:rsidRDefault="00417B51" w:rsidP="005D0D7A">
            <w:pPr>
              <w:jc w:val="center"/>
              <w:rPr>
                <w:b/>
                <w:bCs/>
                <w:color w:val="000000"/>
              </w:rPr>
            </w:pPr>
          </w:p>
        </w:tc>
        <w:tc>
          <w:tcPr>
            <w:tcW w:w="485" w:type="dxa"/>
            <w:tcBorders>
              <w:top w:val="nil"/>
              <w:left w:val="nil"/>
              <w:bottom w:val="nil"/>
              <w:right w:val="nil"/>
            </w:tcBorders>
            <w:shd w:val="clear" w:color="auto" w:fill="auto"/>
            <w:noWrap/>
            <w:vAlign w:val="center"/>
            <w:hideMark/>
          </w:tcPr>
          <w:p w14:paraId="1D9F065A"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78C36942" w14:textId="77777777" w:rsidR="00417B51" w:rsidRPr="0017779D" w:rsidRDefault="00417B51" w:rsidP="005D0D7A">
            <w:pPr>
              <w:jc w:val="center"/>
              <w:rPr>
                <w:color w:val="000000"/>
              </w:rPr>
            </w:pPr>
            <w:r w:rsidRPr="0017779D">
              <w:rPr>
                <w:color w:val="000000"/>
              </w:rPr>
              <w:t>NA</w:t>
            </w:r>
          </w:p>
        </w:tc>
        <w:tc>
          <w:tcPr>
            <w:tcW w:w="700" w:type="dxa"/>
            <w:tcBorders>
              <w:top w:val="nil"/>
              <w:left w:val="nil"/>
              <w:bottom w:val="nil"/>
              <w:right w:val="nil"/>
            </w:tcBorders>
            <w:shd w:val="clear" w:color="auto" w:fill="auto"/>
            <w:noWrap/>
            <w:vAlign w:val="center"/>
            <w:hideMark/>
          </w:tcPr>
          <w:p w14:paraId="7BA9FC83" w14:textId="77777777" w:rsidR="00417B51" w:rsidRPr="0017779D" w:rsidRDefault="00417B51" w:rsidP="005D0D7A">
            <w:pPr>
              <w:jc w:val="center"/>
              <w:rPr>
                <w:color w:val="000000"/>
              </w:rPr>
            </w:pPr>
            <w:r w:rsidRPr="0017779D">
              <w:rPr>
                <w:color w:val="000000"/>
              </w:rPr>
              <w:t>NA</w:t>
            </w:r>
          </w:p>
        </w:tc>
      </w:tr>
      <w:tr w:rsidR="00417B51" w:rsidRPr="0017779D" w14:paraId="3A2B6F33" w14:textId="77777777" w:rsidTr="005D0D7A">
        <w:trPr>
          <w:trHeight w:val="290"/>
        </w:trPr>
        <w:tc>
          <w:tcPr>
            <w:tcW w:w="1350" w:type="dxa"/>
            <w:tcBorders>
              <w:top w:val="nil"/>
              <w:left w:val="nil"/>
              <w:bottom w:val="nil"/>
              <w:right w:val="nil"/>
            </w:tcBorders>
            <w:shd w:val="clear" w:color="auto" w:fill="auto"/>
            <w:vAlign w:val="center"/>
            <w:hideMark/>
          </w:tcPr>
          <w:p w14:paraId="69F89048" w14:textId="77777777" w:rsidR="00417B51" w:rsidRPr="0017779D" w:rsidRDefault="00417B51" w:rsidP="005D0D7A">
            <w:pPr>
              <w:rPr>
                <w:color w:val="000000"/>
              </w:rPr>
            </w:pPr>
            <w:r w:rsidRPr="0017779D">
              <w:rPr>
                <w:color w:val="000000"/>
              </w:rPr>
              <w:t>Treatment</w:t>
            </w:r>
          </w:p>
        </w:tc>
        <w:tc>
          <w:tcPr>
            <w:tcW w:w="461" w:type="dxa"/>
            <w:tcBorders>
              <w:top w:val="nil"/>
              <w:left w:val="nil"/>
              <w:bottom w:val="nil"/>
              <w:right w:val="nil"/>
            </w:tcBorders>
            <w:shd w:val="clear" w:color="auto" w:fill="auto"/>
            <w:noWrap/>
            <w:vAlign w:val="center"/>
            <w:hideMark/>
          </w:tcPr>
          <w:p w14:paraId="7FC41AE1" w14:textId="77777777" w:rsidR="00417B51" w:rsidRPr="0017779D" w:rsidRDefault="00417B51" w:rsidP="005D0D7A">
            <w:pPr>
              <w:rPr>
                <w:color w:val="000000"/>
              </w:rPr>
            </w:pPr>
          </w:p>
        </w:tc>
        <w:tc>
          <w:tcPr>
            <w:tcW w:w="699" w:type="dxa"/>
            <w:tcBorders>
              <w:top w:val="nil"/>
              <w:left w:val="nil"/>
              <w:bottom w:val="nil"/>
              <w:right w:val="nil"/>
            </w:tcBorders>
            <w:shd w:val="clear" w:color="auto" w:fill="auto"/>
            <w:noWrap/>
            <w:vAlign w:val="center"/>
            <w:hideMark/>
          </w:tcPr>
          <w:p w14:paraId="21482C31" w14:textId="77777777" w:rsidR="00417B51" w:rsidRPr="0017779D" w:rsidRDefault="00417B51" w:rsidP="005D0D7A">
            <w:pPr>
              <w:jc w:val="center"/>
            </w:pPr>
          </w:p>
        </w:tc>
        <w:tc>
          <w:tcPr>
            <w:tcW w:w="699" w:type="dxa"/>
            <w:tcBorders>
              <w:top w:val="nil"/>
              <w:left w:val="nil"/>
              <w:bottom w:val="nil"/>
              <w:right w:val="nil"/>
            </w:tcBorders>
            <w:shd w:val="clear" w:color="auto" w:fill="auto"/>
            <w:noWrap/>
            <w:vAlign w:val="center"/>
            <w:hideMark/>
          </w:tcPr>
          <w:p w14:paraId="68D4106A" w14:textId="77777777" w:rsidR="00417B51" w:rsidRPr="0017779D" w:rsidRDefault="00417B51" w:rsidP="005D0D7A">
            <w:pPr>
              <w:jc w:val="center"/>
            </w:pPr>
          </w:p>
        </w:tc>
        <w:tc>
          <w:tcPr>
            <w:tcW w:w="269" w:type="dxa"/>
            <w:tcBorders>
              <w:top w:val="nil"/>
              <w:left w:val="nil"/>
              <w:bottom w:val="nil"/>
              <w:right w:val="nil"/>
            </w:tcBorders>
            <w:shd w:val="clear" w:color="auto" w:fill="auto"/>
            <w:noWrap/>
            <w:vAlign w:val="center"/>
            <w:hideMark/>
          </w:tcPr>
          <w:p w14:paraId="2A86B0B0"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0C352549"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6DE410B9"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616273AE"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18FCB866" w14:textId="77777777" w:rsidR="00417B51" w:rsidRPr="0017779D" w:rsidRDefault="00417B51" w:rsidP="005D0D7A">
            <w:pPr>
              <w:jc w:val="center"/>
            </w:pPr>
          </w:p>
        </w:tc>
        <w:tc>
          <w:tcPr>
            <w:tcW w:w="463" w:type="dxa"/>
            <w:tcBorders>
              <w:top w:val="nil"/>
              <w:left w:val="nil"/>
              <w:bottom w:val="nil"/>
              <w:right w:val="nil"/>
            </w:tcBorders>
            <w:shd w:val="clear" w:color="auto" w:fill="auto"/>
            <w:noWrap/>
            <w:vAlign w:val="center"/>
            <w:hideMark/>
          </w:tcPr>
          <w:p w14:paraId="323AE0E5"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17D281BE"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01C8139E" w14:textId="77777777" w:rsidR="00417B51" w:rsidRPr="0017779D" w:rsidRDefault="00417B51" w:rsidP="005D0D7A">
            <w:pPr>
              <w:jc w:val="center"/>
            </w:pPr>
          </w:p>
        </w:tc>
        <w:tc>
          <w:tcPr>
            <w:tcW w:w="260" w:type="dxa"/>
            <w:tcBorders>
              <w:top w:val="nil"/>
              <w:left w:val="nil"/>
              <w:bottom w:val="nil"/>
              <w:right w:val="nil"/>
            </w:tcBorders>
            <w:shd w:val="clear" w:color="auto" w:fill="auto"/>
            <w:noWrap/>
            <w:vAlign w:val="bottom"/>
            <w:hideMark/>
          </w:tcPr>
          <w:p w14:paraId="73A553B6" w14:textId="77777777" w:rsidR="00417B51" w:rsidRPr="0017779D" w:rsidRDefault="00417B51" w:rsidP="005D0D7A">
            <w:pPr>
              <w:jc w:val="center"/>
            </w:pPr>
          </w:p>
        </w:tc>
        <w:tc>
          <w:tcPr>
            <w:tcW w:w="485" w:type="dxa"/>
            <w:tcBorders>
              <w:top w:val="nil"/>
              <w:left w:val="nil"/>
              <w:bottom w:val="nil"/>
              <w:right w:val="nil"/>
            </w:tcBorders>
            <w:shd w:val="clear" w:color="auto" w:fill="auto"/>
            <w:noWrap/>
            <w:vAlign w:val="center"/>
            <w:hideMark/>
          </w:tcPr>
          <w:p w14:paraId="2889599E" w14:textId="77777777" w:rsidR="00417B51" w:rsidRPr="0017779D" w:rsidRDefault="00417B51" w:rsidP="005D0D7A"/>
        </w:tc>
        <w:tc>
          <w:tcPr>
            <w:tcW w:w="700" w:type="dxa"/>
            <w:tcBorders>
              <w:top w:val="nil"/>
              <w:left w:val="nil"/>
              <w:bottom w:val="nil"/>
              <w:right w:val="nil"/>
            </w:tcBorders>
            <w:shd w:val="clear" w:color="auto" w:fill="auto"/>
            <w:noWrap/>
            <w:vAlign w:val="center"/>
            <w:hideMark/>
          </w:tcPr>
          <w:p w14:paraId="383FCD8D" w14:textId="77777777" w:rsidR="00417B51" w:rsidRPr="0017779D" w:rsidRDefault="00417B51" w:rsidP="005D0D7A">
            <w:pPr>
              <w:jc w:val="center"/>
            </w:pPr>
          </w:p>
        </w:tc>
        <w:tc>
          <w:tcPr>
            <w:tcW w:w="700" w:type="dxa"/>
            <w:tcBorders>
              <w:top w:val="nil"/>
              <w:left w:val="nil"/>
              <w:bottom w:val="nil"/>
              <w:right w:val="nil"/>
            </w:tcBorders>
            <w:shd w:val="clear" w:color="auto" w:fill="auto"/>
            <w:noWrap/>
            <w:vAlign w:val="center"/>
            <w:hideMark/>
          </w:tcPr>
          <w:p w14:paraId="02BD7B2F" w14:textId="77777777" w:rsidR="00417B51" w:rsidRPr="0017779D" w:rsidRDefault="00417B51" w:rsidP="005D0D7A">
            <w:pPr>
              <w:jc w:val="center"/>
            </w:pPr>
          </w:p>
        </w:tc>
      </w:tr>
      <w:tr w:rsidR="00417B51" w:rsidRPr="0017779D" w14:paraId="4FB9163C" w14:textId="77777777" w:rsidTr="005D0D7A">
        <w:trPr>
          <w:trHeight w:val="290"/>
        </w:trPr>
        <w:tc>
          <w:tcPr>
            <w:tcW w:w="1350" w:type="dxa"/>
            <w:tcBorders>
              <w:top w:val="nil"/>
              <w:left w:val="nil"/>
              <w:bottom w:val="nil"/>
              <w:right w:val="nil"/>
            </w:tcBorders>
            <w:shd w:val="clear" w:color="auto" w:fill="auto"/>
            <w:vAlign w:val="center"/>
            <w:hideMark/>
          </w:tcPr>
          <w:p w14:paraId="2F55C90E" w14:textId="77777777" w:rsidR="00417B51" w:rsidRPr="0017779D" w:rsidRDefault="00417B51" w:rsidP="005D0D7A">
            <w:pPr>
              <w:rPr>
                <w:color w:val="000000"/>
              </w:rPr>
            </w:pPr>
            <w:r w:rsidRPr="0017779D">
              <w:rPr>
                <w:color w:val="000000"/>
              </w:rPr>
              <w:t>(A, B, D, E)</w:t>
            </w:r>
          </w:p>
        </w:tc>
        <w:tc>
          <w:tcPr>
            <w:tcW w:w="461" w:type="dxa"/>
            <w:tcBorders>
              <w:top w:val="nil"/>
              <w:left w:val="nil"/>
              <w:bottom w:val="nil"/>
              <w:right w:val="nil"/>
            </w:tcBorders>
            <w:shd w:val="clear" w:color="auto" w:fill="auto"/>
            <w:vAlign w:val="center"/>
            <w:hideMark/>
          </w:tcPr>
          <w:p w14:paraId="090EDA2F" w14:textId="77777777" w:rsidR="00417B51" w:rsidRPr="0017779D" w:rsidRDefault="00417B51" w:rsidP="005D0D7A">
            <w:pPr>
              <w:jc w:val="center"/>
              <w:rPr>
                <w:color w:val="000000"/>
              </w:rPr>
            </w:pPr>
            <w:r w:rsidRPr="0017779D">
              <w:rPr>
                <w:color w:val="000000"/>
              </w:rPr>
              <w:t>2</w:t>
            </w:r>
          </w:p>
        </w:tc>
        <w:tc>
          <w:tcPr>
            <w:tcW w:w="699" w:type="dxa"/>
            <w:tcBorders>
              <w:top w:val="nil"/>
              <w:left w:val="nil"/>
              <w:bottom w:val="nil"/>
              <w:right w:val="nil"/>
            </w:tcBorders>
            <w:shd w:val="clear" w:color="auto" w:fill="auto"/>
            <w:vAlign w:val="center"/>
            <w:hideMark/>
          </w:tcPr>
          <w:p w14:paraId="19D4E41D" w14:textId="77777777" w:rsidR="00417B51" w:rsidRPr="0017779D" w:rsidRDefault="00417B51" w:rsidP="005D0D7A">
            <w:pPr>
              <w:jc w:val="center"/>
              <w:rPr>
                <w:color w:val="000000"/>
              </w:rPr>
            </w:pPr>
            <w:r w:rsidRPr="0017779D">
              <w:rPr>
                <w:color w:val="000000"/>
              </w:rPr>
              <w:t>1.641</w:t>
            </w:r>
          </w:p>
        </w:tc>
        <w:tc>
          <w:tcPr>
            <w:tcW w:w="699" w:type="dxa"/>
            <w:tcBorders>
              <w:top w:val="nil"/>
              <w:left w:val="nil"/>
              <w:bottom w:val="nil"/>
              <w:right w:val="nil"/>
            </w:tcBorders>
            <w:shd w:val="clear" w:color="auto" w:fill="auto"/>
            <w:vAlign w:val="center"/>
            <w:hideMark/>
          </w:tcPr>
          <w:p w14:paraId="173FF85E" w14:textId="77777777" w:rsidR="00417B51" w:rsidRPr="0017779D" w:rsidRDefault="00417B51" w:rsidP="005D0D7A">
            <w:pPr>
              <w:jc w:val="center"/>
              <w:rPr>
                <w:color w:val="000000"/>
              </w:rPr>
            </w:pPr>
            <w:r w:rsidRPr="0017779D">
              <w:rPr>
                <w:color w:val="000000"/>
              </w:rPr>
              <w:t>0.253</w:t>
            </w:r>
          </w:p>
        </w:tc>
        <w:tc>
          <w:tcPr>
            <w:tcW w:w="269" w:type="dxa"/>
            <w:tcBorders>
              <w:top w:val="nil"/>
              <w:left w:val="nil"/>
              <w:bottom w:val="nil"/>
              <w:right w:val="nil"/>
            </w:tcBorders>
            <w:shd w:val="clear" w:color="auto" w:fill="auto"/>
            <w:vAlign w:val="center"/>
            <w:hideMark/>
          </w:tcPr>
          <w:p w14:paraId="0C27DABC" w14:textId="77777777" w:rsidR="00417B51" w:rsidRPr="0017779D" w:rsidRDefault="00417B51" w:rsidP="005D0D7A">
            <w:pPr>
              <w:jc w:val="center"/>
              <w:rPr>
                <w:color w:val="000000"/>
              </w:rPr>
            </w:pPr>
          </w:p>
        </w:tc>
        <w:tc>
          <w:tcPr>
            <w:tcW w:w="485" w:type="dxa"/>
            <w:tcBorders>
              <w:top w:val="nil"/>
              <w:left w:val="nil"/>
              <w:bottom w:val="nil"/>
              <w:right w:val="nil"/>
            </w:tcBorders>
            <w:shd w:val="clear" w:color="auto" w:fill="auto"/>
            <w:vAlign w:val="center"/>
            <w:hideMark/>
          </w:tcPr>
          <w:p w14:paraId="6FFF14B1" w14:textId="77777777" w:rsidR="00417B51" w:rsidRPr="0017779D" w:rsidRDefault="00417B51" w:rsidP="005D0D7A">
            <w:pPr>
              <w:jc w:val="center"/>
              <w:rPr>
                <w:color w:val="000000"/>
              </w:rPr>
            </w:pPr>
            <w:r w:rsidRPr="0017779D">
              <w:rPr>
                <w:color w:val="000000"/>
              </w:rPr>
              <w:t>2</w:t>
            </w:r>
          </w:p>
        </w:tc>
        <w:tc>
          <w:tcPr>
            <w:tcW w:w="700" w:type="dxa"/>
            <w:tcBorders>
              <w:top w:val="nil"/>
              <w:left w:val="nil"/>
              <w:bottom w:val="nil"/>
              <w:right w:val="nil"/>
            </w:tcBorders>
            <w:shd w:val="clear" w:color="auto" w:fill="auto"/>
            <w:vAlign w:val="center"/>
            <w:hideMark/>
          </w:tcPr>
          <w:p w14:paraId="27C9C58F" w14:textId="77777777" w:rsidR="00417B51" w:rsidRPr="0017779D" w:rsidRDefault="00417B51" w:rsidP="005D0D7A">
            <w:pPr>
              <w:jc w:val="center"/>
              <w:rPr>
                <w:color w:val="000000"/>
              </w:rPr>
            </w:pPr>
            <w:r w:rsidRPr="0017779D">
              <w:rPr>
                <w:color w:val="000000"/>
              </w:rPr>
              <w:t>2.113</w:t>
            </w:r>
          </w:p>
        </w:tc>
        <w:tc>
          <w:tcPr>
            <w:tcW w:w="700" w:type="dxa"/>
            <w:tcBorders>
              <w:top w:val="nil"/>
              <w:left w:val="nil"/>
              <w:bottom w:val="nil"/>
              <w:right w:val="nil"/>
            </w:tcBorders>
            <w:shd w:val="clear" w:color="auto" w:fill="auto"/>
            <w:vAlign w:val="center"/>
            <w:hideMark/>
          </w:tcPr>
          <w:p w14:paraId="02ACD126" w14:textId="77777777" w:rsidR="00417B51" w:rsidRPr="0017779D" w:rsidRDefault="00417B51" w:rsidP="005D0D7A">
            <w:pPr>
              <w:jc w:val="center"/>
              <w:rPr>
                <w:color w:val="000000"/>
              </w:rPr>
            </w:pPr>
            <w:r w:rsidRPr="0017779D">
              <w:rPr>
                <w:color w:val="000000"/>
              </w:rPr>
              <w:t>0.172</w:t>
            </w:r>
          </w:p>
        </w:tc>
        <w:tc>
          <w:tcPr>
            <w:tcW w:w="260" w:type="dxa"/>
            <w:tcBorders>
              <w:top w:val="nil"/>
              <w:left w:val="nil"/>
              <w:bottom w:val="nil"/>
              <w:right w:val="nil"/>
            </w:tcBorders>
            <w:shd w:val="clear" w:color="auto" w:fill="auto"/>
            <w:noWrap/>
            <w:vAlign w:val="bottom"/>
            <w:hideMark/>
          </w:tcPr>
          <w:p w14:paraId="3AE05C3F" w14:textId="77777777" w:rsidR="00417B51" w:rsidRPr="0017779D" w:rsidRDefault="00417B51" w:rsidP="005D0D7A">
            <w:pPr>
              <w:jc w:val="center"/>
              <w:rPr>
                <w:color w:val="000000"/>
              </w:rPr>
            </w:pPr>
          </w:p>
        </w:tc>
        <w:tc>
          <w:tcPr>
            <w:tcW w:w="463" w:type="dxa"/>
            <w:tcBorders>
              <w:top w:val="nil"/>
              <w:left w:val="nil"/>
              <w:bottom w:val="nil"/>
              <w:right w:val="nil"/>
            </w:tcBorders>
            <w:shd w:val="clear" w:color="auto" w:fill="auto"/>
            <w:vAlign w:val="center"/>
            <w:hideMark/>
          </w:tcPr>
          <w:p w14:paraId="4C3FB4A1" w14:textId="77777777" w:rsidR="00417B51" w:rsidRPr="0017779D" w:rsidRDefault="00417B51" w:rsidP="005D0D7A">
            <w:pPr>
              <w:jc w:val="center"/>
              <w:rPr>
                <w:color w:val="000000"/>
              </w:rPr>
            </w:pPr>
            <w:r w:rsidRPr="0017779D">
              <w:rPr>
                <w:color w:val="000000"/>
              </w:rPr>
              <w:t>2</w:t>
            </w:r>
          </w:p>
        </w:tc>
        <w:tc>
          <w:tcPr>
            <w:tcW w:w="700" w:type="dxa"/>
            <w:tcBorders>
              <w:top w:val="nil"/>
              <w:left w:val="nil"/>
              <w:bottom w:val="nil"/>
              <w:right w:val="nil"/>
            </w:tcBorders>
            <w:shd w:val="clear" w:color="auto" w:fill="auto"/>
            <w:vAlign w:val="center"/>
            <w:hideMark/>
          </w:tcPr>
          <w:p w14:paraId="430169DE" w14:textId="77777777" w:rsidR="00417B51" w:rsidRPr="0017779D" w:rsidRDefault="00417B51" w:rsidP="005D0D7A">
            <w:pPr>
              <w:jc w:val="center"/>
              <w:rPr>
                <w:color w:val="000000"/>
              </w:rPr>
            </w:pPr>
            <w:r w:rsidRPr="0017779D">
              <w:rPr>
                <w:color w:val="000000"/>
              </w:rPr>
              <w:t>1.969</w:t>
            </w:r>
          </w:p>
        </w:tc>
        <w:tc>
          <w:tcPr>
            <w:tcW w:w="700" w:type="dxa"/>
            <w:tcBorders>
              <w:top w:val="nil"/>
              <w:left w:val="nil"/>
              <w:bottom w:val="nil"/>
              <w:right w:val="nil"/>
            </w:tcBorders>
            <w:shd w:val="clear" w:color="auto" w:fill="auto"/>
            <w:vAlign w:val="center"/>
            <w:hideMark/>
          </w:tcPr>
          <w:p w14:paraId="28473A46" w14:textId="77777777" w:rsidR="00417B51" w:rsidRPr="0017779D" w:rsidRDefault="00417B51" w:rsidP="005D0D7A">
            <w:pPr>
              <w:jc w:val="center"/>
              <w:rPr>
                <w:color w:val="000000"/>
              </w:rPr>
            </w:pPr>
            <w:r w:rsidRPr="0017779D">
              <w:rPr>
                <w:color w:val="000000"/>
              </w:rPr>
              <w:t>0.2</w:t>
            </w:r>
          </w:p>
        </w:tc>
        <w:tc>
          <w:tcPr>
            <w:tcW w:w="260" w:type="dxa"/>
            <w:tcBorders>
              <w:top w:val="nil"/>
              <w:left w:val="nil"/>
              <w:bottom w:val="nil"/>
              <w:right w:val="nil"/>
            </w:tcBorders>
            <w:shd w:val="clear" w:color="auto" w:fill="auto"/>
            <w:noWrap/>
            <w:vAlign w:val="bottom"/>
            <w:hideMark/>
          </w:tcPr>
          <w:p w14:paraId="4F9353FD" w14:textId="77777777" w:rsidR="00417B51" w:rsidRPr="0017779D" w:rsidRDefault="00417B51" w:rsidP="005D0D7A">
            <w:pPr>
              <w:jc w:val="center"/>
              <w:rPr>
                <w:color w:val="000000"/>
              </w:rPr>
            </w:pPr>
          </w:p>
        </w:tc>
        <w:tc>
          <w:tcPr>
            <w:tcW w:w="485" w:type="dxa"/>
            <w:tcBorders>
              <w:top w:val="nil"/>
              <w:left w:val="nil"/>
              <w:bottom w:val="nil"/>
              <w:right w:val="nil"/>
            </w:tcBorders>
            <w:shd w:val="clear" w:color="auto" w:fill="auto"/>
            <w:vAlign w:val="center"/>
            <w:hideMark/>
          </w:tcPr>
          <w:p w14:paraId="6209F277" w14:textId="77777777" w:rsidR="00417B51" w:rsidRPr="0017779D" w:rsidRDefault="00417B51" w:rsidP="005D0D7A">
            <w:pPr>
              <w:jc w:val="center"/>
              <w:rPr>
                <w:color w:val="000000"/>
              </w:rPr>
            </w:pPr>
            <w:r w:rsidRPr="0017779D">
              <w:rPr>
                <w:color w:val="000000"/>
              </w:rPr>
              <w:t>2</w:t>
            </w:r>
          </w:p>
        </w:tc>
        <w:tc>
          <w:tcPr>
            <w:tcW w:w="700" w:type="dxa"/>
            <w:tcBorders>
              <w:top w:val="nil"/>
              <w:left w:val="nil"/>
              <w:bottom w:val="nil"/>
              <w:right w:val="nil"/>
            </w:tcBorders>
            <w:shd w:val="clear" w:color="auto" w:fill="auto"/>
            <w:vAlign w:val="center"/>
            <w:hideMark/>
          </w:tcPr>
          <w:p w14:paraId="32A7AC1A" w14:textId="77777777" w:rsidR="00417B51" w:rsidRPr="0017779D" w:rsidRDefault="00417B51" w:rsidP="005D0D7A">
            <w:pPr>
              <w:jc w:val="center"/>
              <w:rPr>
                <w:color w:val="000000"/>
              </w:rPr>
            </w:pPr>
            <w:r w:rsidRPr="0017779D">
              <w:rPr>
                <w:color w:val="000000"/>
              </w:rPr>
              <w:t>2.107</w:t>
            </w:r>
          </w:p>
        </w:tc>
        <w:tc>
          <w:tcPr>
            <w:tcW w:w="700" w:type="dxa"/>
            <w:tcBorders>
              <w:top w:val="nil"/>
              <w:left w:val="nil"/>
              <w:bottom w:val="nil"/>
              <w:right w:val="nil"/>
            </w:tcBorders>
            <w:shd w:val="clear" w:color="auto" w:fill="auto"/>
            <w:vAlign w:val="center"/>
            <w:hideMark/>
          </w:tcPr>
          <w:p w14:paraId="6582385C" w14:textId="77777777" w:rsidR="00417B51" w:rsidRPr="0017779D" w:rsidRDefault="00417B51" w:rsidP="005D0D7A">
            <w:pPr>
              <w:jc w:val="center"/>
              <w:rPr>
                <w:color w:val="000000"/>
              </w:rPr>
            </w:pPr>
            <w:r w:rsidRPr="0017779D">
              <w:rPr>
                <w:color w:val="000000"/>
              </w:rPr>
              <w:t>0.172</w:t>
            </w:r>
          </w:p>
        </w:tc>
      </w:tr>
      <w:tr w:rsidR="00417B51" w:rsidRPr="0017779D" w14:paraId="01F9CB73" w14:textId="77777777" w:rsidTr="005D0D7A">
        <w:trPr>
          <w:trHeight w:val="290"/>
        </w:trPr>
        <w:tc>
          <w:tcPr>
            <w:tcW w:w="1350" w:type="dxa"/>
            <w:tcBorders>
              <w:top w:val="nil"/>
              <w:left w:val="nil"/>
              <w:bottom w:val="single" w:sz="4" w:space="0" w:color="auto"/>
              <w:right w:val="nil"/>
            </w:tcBorders>
            <w:shd w:val="clear" w:color="auto" w:fill="auto"/>
            <w:vAlign w:val="center"/>
            <w:hideMark/>
          </w:tcPr>
          <w:p w14:paraId="0A96DC75" w14:textId="77777777" w:rsidR="00417B51" w:rsidRPr="0017779D" w:rsidRDefault="00417B51" w:rsidP="005D0D7A">
            <w:pPr>
              <w:rPr>
                <w:color w:val="000000"/>
              </w:rPr>
            </w:pPr>
            <w:r w:rsidRPr="0017779D">
              <w:rPr>
                <w:color w:val="000000"/>
              </w:rPr>
              <w:t>Error</w:t>
            </w:r>
          </w:p>
        </w:tc>
        <w:tc>
          <w:tcPr>
            <w:tcW w:w="461" w:type="dxa"/>
            <w:tcBorders>
              <w:top w:val="nil"/>
              <w:left w:val="nil"/>
              <w:bottom w:val="single" w:sz="4" w:space="0" w:color="auto"/>
              <w:right w:val="nil"/>
            </w:tcBorders>
            <w:shd w:val="clear" w:color="auto" w:fill="auto"/>
            <w:noWrap/>
            <w:vAlign w:val="center"/>
            <w:hideMark/>
          </w:tcPr>
          <w:p w14:paraId="5894341E" w14:textId="77777777" w:rsidR="00417B51" w:rsidRPr="0017779D" w:rsidRDefault="00417B51" w:rsidP="005D0D7A">
            <w:pPr>
              <w:jc w:val="center"/>
              <w:rPr>
                <w:color w:val="000000"/>
              </w:rPr>
            </w:pPr>
            <w:r w:rsidRPr="0017779D">
              <w:rPr>
                <w:color w:val="000000"/>
              </w:rPr>
              <w:t>8</w:t>
            </w:r>
          </w:p>
        </w:tc>
        <w:tc>
          <w:tcPr>
            <w:tcW w:w="699" w:type="dxa"/>
            <w:tcBorders>
              <w:top w:val="nil"/>
              <w:left w:val="nil"/>
              <w:bottom w:val="single" w:sz="4" w:space="0" w:color="auto"/>
              <w:right w:val="nil"/>
            </w:tcBorders>
            <w:shd w:val="clear" w:color="auto" w:fill="auto"/>
            <w:noWrap/>
            <w:vAlign w:val="bottom"/>
            <w:hideMark/>
          </w:tcPr>
          <w:p w14:paraId="48A044E8" w14:textId="77777777" w:rsidR="00417B51" w:rsidRPr="0017779D" w:rsidRDefault="00417B51" w:rsidP="005D0D7A">
            <w:pPr>
              <w:jc w:val="center"/>
              <w:rPr>
                <w:color w:val="000000"/>
              </w:rPr>
            </w:pPr>
            <w:r w:rsidRPr="0017779D">
              <w:rPr>
                <w:color w:val="000000"/>
              </w:rPr>
              <w:t> </w:t>
            </w:r>
          </w:p>
        </w:tc>
        <w:tc>
          <w:tcPr>
            <w:tcW w:w="699" w:type="dxa"/>
            <w:tcBorders>
              <w:top w:val="nil"/>
              <w:left w:val="nil"/>
              <w:bottom w:val="single" w:sz="4" w:space="0" w:color="auto"/>
              <w:right w:val="nil"/>
            </w:tcBorders>
            <w:shd w:val="clear" w:color="auto" w:fill="auto"/>
            <w:noWrap/>
            <w:vAlign w:val="bottom"/>
            <w:hideMark/>
          </w:tcPr>
          <w:p w14:paraId="4780423C" w14:textId="77777777" w:rsidR="00417B51" w:rsidRPr="0017779D" w:rsidRDefault="00417B51" w:rsidP="005D0D7A">
            <w:pPr>
              <w:jc w:val="center"/>
              <w:rPr>
                <w:color w:val="000000"/>
              </w:rPr>
            </w:pPr>
            <w:r w:rsidRPr="0017779D">
              <w:rPr>
                <w:color w:val="000000"/>
              </w:rPr>
              <w:t> </w:t>
            </w:r>
          </w:p>
        </w:tc>
        <w:tc>
          <w:tcPr>
            <w:tcW w:w="269" w:type="dxa"/>
            <w:tcBorders>
              <w:top w:val="nil"/>
              <w:left w:val="nil"/>
              <w:bottom w:val="single" w:sz="4" w:space="0" w:color="auto"/>
              <w:right w:val="nil"/>
            </w:tcBorders>
            <w:shd w:val="clear" w:color="auto" w:fill="auto"/>
            <w:noWrap/>
            <w:vAlign w:val="bottom"/>
            <w:hideMark/>
          </w:tcPr>
          <w:p w14:paraId="1E79DC5A" w14:textId="77777777" w:rsidR="00417B51" w:rsidRPr="0017779D" w:rsidRDefault="00417B51" w:rsidP="005D0D7A">
            <w:pPr>
              <w:jc w:val="center"/>
              <w:rPr>
                <w:color w:val="000000"/>
              </w:rPr>
            </w:pPr>
            <w:r w:rsidRPr="0017779D">
              <w:rPr>
                <w:color w:val="000000"/>
              </w:rPr>
              <w:t> </w:t>
            </w:r>
          </w:p>
        </w:tc>
        <w:tc>
          <w:tcPr>
            <w:tcW w:w="485" w:type="dxa"/>
            <w:tcBorders>
              <w:top w:val="nil"/>
              <w:left w:val="nil"/>
              <w:bottom w:val="single" w:sz="4" w:space="0" w:color="auto"/>
              <w:right w:val="nil"/>
            </w:tcBorders>
            <w:shd w:val="clear" w:color="auto" w:fill="auto"/>
            <w:noWrap/>
            <w:vAlign w:val="bottom"/>
            <w:hideMark/>
          </w:tcPr>
          <w:p w14:paraId="44073965" w14:textId="77777777" w:rsidR="00417B51" w:rsidRPr="0017779D" w:rsidRDefault="00417B51" w:rsidP="005D0D7A">
            <w:pPr>
              <w:jc w:val="center"/>
              <w:rPr>
                <w:color w:val="000000"/>
              </w:rPr>
            </w:pPr>
            <w:r w:rsidRPr="0017779D">
              <w:rPr>
                <w:color w:val="000000"/>
              </w:rPr>
              <w:t>10</w:t>
            </w:r>
          </w:p>
        </w:tc>
        <w:tc>
          <w:tcPr>
            <w:tcW w:w="700" w:type="dxa"/>
            <w:tcBorders>
              <w:top w:val="nil"/>
              <w:left w:val="nil"/>
              <w:bottom w:val="single" w:sz="4" w:space="0" w:color="auto"/>
              <w:right w:val="nil"/>
            </w:tcBorders>
            <w:shd w:val="clear" w:color="auto" w:fill="auto"/>
            <w:noWrap/>
            <w:vAlign w:val="bottom"/>
            <w:hideMark/>
          </w:tcPr>
          <w:p w14:paraId="6431A338" w14:textId="77777777" w:rsidR="00417B51" w:rsidRPr="0017779D" w:rsidRDefault="00417B51" w:rsidP="005D0D7A">
            <w:pPr>
              <w:jc w:val="center"/>
              <w:rPr>
                <w:color w:val="000000"/>
              </w:rPr>
            </w:pPr>
            <w:r w:rsidRPr="0017779D">
              <w:rPr>
                <w:color w:val="000000"/>
              </w:rPr>
              <w:t> </w:t>
            </w:r>
          </w:p>
        </w:tc>
        <w:tc>
          <w:tcPr>
            <w:tcW w:w="700" w:type="dxa"/>
            <w:tcBorders>
              <w:top w:val="nil"/>
              <w:left w:val="nil"/>
              <w:bottom w:val="single" w:sz="4" w:space="0" w:color="auto"/>
              <w:right w:val="nil"/>
            </w:tcBorders>
            <w:shd w:val="clear" w:color="auto" w:fill="auto"/>
            <w:noWrap/>
            <w:vAlign w:val="bottom"/>
            <w:hideMark/>
          </w:tcPr>
          <w:p w14:paraId="5F4F78C7" w14:textId="77777777" w:rsidR="00417B51" w:rsidRPr="0017779D" w:rsidRDefault="00417B51" w:rsidP="005D0D7A">
            <w:pPr>
              <w:jc w:val="center"/>
              <w:rPr>
                <w:color w:val="000000"/>
              </w:rPr>
            </w:pPr>
            <w:r w:rsidRPr="0017779D">
              <w:rPr>
                <w:color w:val="000000"/>
              </w:rPr>
              <w:t> </w:t>
            </w:r>
          </w:p>
        </w:tc>
        <w:tc>
          <w:tcPr>
            <w:tcW w:w="260" w:type="dxa"/>
            <w:tcBorders>
              <w:top w:val="nil"/>
              <w:left w:val="nil"/>
              <w:bottom w:val="single" w:sz="4" w:space="0" w:color="auto"/>
              <w:right w:val="nil"/>
            </w:tcBorders>
            <w:shd w:val="clear" w:color="auto" w:fill="auto"/>
            <w:noWrap/>
            <w:vAlign w:val="bottom"/>
            <w:hideMark/>
          </w:tcPr>
          <w:p w14:paraId="06D9578B" w14:textId="77777777" w:rsidR="00417B51" w:rsidRPr="0017779D" w:rsidRDefault="00417B51" w:rsidP="005D0D7A">
            <w:pPr>
              <w:rPr>
                <w:color w:val="000000"/>
              </w:rPr>
            </w:pPr>
            <w:r w:rsidRPr="0017779D">
              <w:rPr>
                <w:color w:val="000000"/>
              </w:rPr>
              <w:t> </w:t>
            </w:r>
          </w:p>
        </w:tc>
        <w:tc>
          <w:tcPr>
            <w:tcW w:w="463" w:type="dxa"/>
            <w:tcBorders>
              <w:top w:val="nil"/>
              <w:left w:val="nil"/>
              <w:bottom w:val="single" w:sz="4" w:space="0" w:color="auto"/>
              <w:right w:val="nil"/>
            </w:tcBorders>
            <w:shd w:val="clear" w:color="auto" w:fill="auto"/>
            <w:noWrap/>
            <w:vAlign w:val="center"/>
            <w:hideMark/>
          </w:tcPr>
          <w:p w14:paraId="5B001C87" w14:textId="77777777" w:rsidR="00417B51" w:rsidRPr="0017779D" w:rsidRDefault="00417B51" w:rsidP="005D0D7A">
            <w:pPr>
              <w:jc w:val="center"/>
              <w:rPr>
                <w:color w:val="000000"/>
              </w:rPr>
            </w:pPr>
            <w:r w:rsidRPr="0017779D">
              <w:rPr>
                <w:color w:val="000000"/>
              </w:rPr>
              <w:t>8</w:t>
            </w:r>
          </w:p>
        </w:tc>
        <w:tc>
          <w:tcPr>
            <w:tcW w:w="700" w:type="dxa"/>
            <w:tcBorders>
              <w:top w:val="nil"/>
              <w:left w:val="nil"/>
              <w:bottom w:val="single" w:sz="4" w:space="0" w:color="auto"/>
              <w:right w:val="nil"/>
            </w:tcBorders>
            <w:shd w:val="clear" w:color="auto" w:fill="auto"/>
            <w:noWrap/>
            <w:vAlign w:val="bottom"/>
            <w:hideMark/>
          </w:tcPr>
          <w:p w14:paraId="2E534741" w14:textId="77777777" w:rsidR="00417B51" w:rsidRPr="0017779D" w:rsidRDefault="00417B51" w:rsidP="005D0D7A">
            <w:pPr>
              <w:jc w:val="center"/>
              <w:rPr>
                <w:color w:val="000000"/>
              </w:rPr>
            </w:pPr>
            <w:r w:rsidRPr="0017779D">
              <w:rPr>
                <w:color w:val="000000"/>
              </w:rPr>
              <w:t> </w:t>
            </w:r>
          </w:p>
        </w:tc>
        <w:tc>
          <w:tcPr>
            <w:tcW w:w="700" w:type="dxa"/>
            <w:tcBorders>
              <w:top w:val="nil"/>
              <w:left w:val="nil"/>
              <w:bottom w:val="single" w:sz="4" w:space="0" w:color="auto"/>
              <w:right w:val="nil"/>
            </w:tcBorders>
            <w:shd w:val="clear" w:color="auto" w:fill="auto"/>
            <w:noWrap/>
            <w:vAlign w:val="bottom"/>
            <w:hideMark/>
          </w:tcPr>
          <w:p w14:paraId="4BE144C8" w14:textId="77777777" w:rsidR="00417B51" w:rsidRPr="0017779D" w:rsidRDefault="00417B51" w:rsidP="005D0D7A">
            <w:pPr>
              <w:jc w:val="center"/>
              <w:rPr>
                <w:color w:val="000000"/>
              </w:rPr>
            </w:pPr>
            <w:r w:rsidRPr="0017779D">
              <w:rPr>
                <w:color w:val="000000"/>
              </w:rPr>
              <w:t> </w:t>
            </w:r>
          </w:p>
        </w:tc>
        <w:tc>
          <w:tcPr>
            <w:tcW w:w="260" w:type="dxa"/>
            <w:tcBorders>
              <w:top w:val="nil"/>
              <w:left w:val="nil"/>
              <w:bottom w:val="single" w:sz="4" w:space="0" w:color="auto"/>
              <w:right w:val="nil"/>
            </w:tcBorders>
            <w:shd w:val="clear" w:color="auto" w:fill="auto"/>
            <w:noWrap/>
            <w:vAlign w:val="bottom"/>
            <w:hideMark/>
          </w:tcPr>
          <w:p w14:paraId="1C188107" w14:textId="77777777" w:rsidR="00417B51" w:rsidRPr="0017779D" w:rsidRDefault="00417B51" w:rsidP="005D0D7A">
            <w:pPr>
              <w:rPr>
                <w:color w:val="000000"/>
              </w:rPr>
            </w:pPr>
            <w:r w:rsidRPr="0017779D">
              <w:rPr>
                <w:color w:val="000000"/>
              </w:rPr>
              <w:t> </w:t>
            </w:r>
          </w:p>
        </w:tc>
        <w:tc>
          <w:tcPr>
            <w:tcW w:w="485" w:type="dxa"/>
            <w:tcBorders>
              <w:top w:val="nil"/>
              <w:left w:val="nil"/>
              <w:bottom w:val="single" w:sz="4" w:space="0" w:color="auto"/>
              <w:right w:val="nil"/>
            </w:tcBorders>
            <w:shd w:val="clear" w:color="auto" w:fill="auto"/>
            <w:noWrap/>
            <w:vAlign w:val="bottom"/>
            <w:hideMark/>
          </w:tcPr>
          <w:p w14:paraId="731AB13F" w14:textId="77777777" w:rsidR="00417B51" w:rsidRPr="0017779D" w:rsidRDefault="00417B51" w:rsidP="005D0D7A">
            <w:pPr>
              <w:jc w:val="center"/>
              <w:rPr>
                <w:color w:val="000000"/>
              </w:rPr>
            </w:pPr>
            <w:r w:rsidRPr="0017779D">
              <w:rPr>
                <w:color w:val="000000"/>
              </w:rPr>
              <w:t>10</w:t>
            </w:r>
          </w:p>
        </w:tc>
        <w:tc>
          <w:tcPr>
            <w:tcW w:w="700" w:type="dxa"/>
            <w:tcBorders>
              <w:top w:val="nil"/>
              <w:left w:val="nil"/>
              <w:bottom w:val="single" w:sz="4" w:space="0" w:color="auto"/>
              <w:right w:val="nil"/>
            </w:tcBorders>
            <w:shd w:val="clear" w:color="auto" w:fill="auto"/>
            <w:noWrap/>
            <w:vAlign w:val="bottom"/>
            <w:hideMark/>
          </w:tcPr>
          <w:p w14:paraId="620EB792" w14:textId="77777777" w:rsidR="00417B51" w:rsidRPr="0017779D" w:rsidRDefault="00417B51" w:rsidP="005D0D7A">
            <w:pPr>
              <w:rPr>
                <w:color w:val="000000"/>
              </w:rPr>
            </w:pPr>
            <w:r w:rsidRPr="0017779D">
              <w:rPr>
                <w:color w:val="000000"/>
              </w:rPr>
              <w:t> </w:t>
            </w:r>
          </w:p>
        </w:tc>
        <w:tc>
          <w:tcPr>
            <w:tcW w:w="700" w:type="dxa"/>
            <w:tcBorders>
              <w:top w:val="nil"/>
              <w:left w:val="nil"/>
              <w:bottom w:val="single" w:sz="4" w:space="0" w:color="auto"/>
              <w:right w:val="nil"/>
            </w:tcBorders>
            <w:shd w:val="clear" w:color="auto" w:fill="auto"/>
            <w:noWrap/>
            <w:vAlign w:val="bottom"/>
            <w:hideMark/>
          </w:tcPr>
          <w:p w14:paraId="69A53547" w14:textId="77777777" w:rsidR="00417B51" w:rsidRPr="0017779D" w:rsidRDefault="00417B51" w:rsidP="005D0D7A">
            <w:pPr>
              <w:rPr>
                <w:color w:val="000000"/>
              </w:rPr>
            </w:pPr>
            <w:r w:rsidRPr="0017779D">
              <w:rPr>
                <w:color w:val="000000"/>
              </w:rPr>
              <w:t> </w:t>
            </w:r>
          </w:p>
        </w:tc>
      </w:tr>
    </w:tbl>
    <w:p w14:paraId="66FEA868" w14:textId="77777777" w:rsidR="00417B51" w:rsidRPr="0017779D" w:rsidRDefault="00417B51" w:rsidP="00417B51">
      <w:pPr>
        <w:spacing w:line="480" w:lineRule="auto"/>
        <w:rPr>
          <w:b/>
          <w:sz w:val="24"/>
          <w:szCs w:val="24"/>
        </w:rPr>
      </w:pPr>
    </w:p>
    <w:p w14:paraId="7C65F69D" w14:textId="6EB2D965" w:rsidR="00417B51" w:rsidRDefault="00417B51" w:rsidP="00626487">
      <w:pPr>
        <w:spacing w:line="480" w:lineRule="auto"/>
        <w:rPr>
          <w:iCs/>
          <w:sz w:val="24"/>
          <w:szCs w:val="24"/>
        </w:rPr>
      </w:pPr>
    </w:p>
    <w:p w14:paraId="5E4AFB57" w14:textId="77777777" w:rsidR="00417B51" w:rsidRDefault="00417B51" w:rsidP="00626487">
      <w:pPr>
        <w:spacing w:line="480" w:lineRule="auto"/>
        <w:rPr>
          <w:iCs/>
          <w:sz w:val="24"/>
          <w:szCs w:val="24"/>
        </w:rPr>
      </w:pPr>
    </w:p>
    <w:p w14:paraId="4786B04F" w14:textId="77777777" w:rsidR="00626487" w:rsidRDefault="00626487" w:rsidP="00521AEC">
      <w:pPr>
        <w:rPr>
          <w:b/>
          <w:bCs/>
          <w:sz w:val="28"/>
          <w:szCs w:val="28"/>
        </w:rPr>
      </w:pPr>
    </w:p>
    <w:bookmarkEnd w:id="1"/>
    <w:p w14:paraId="1929580F" w14:textId="77777777" w:rsidR="00626487" w:rsidRDefault="00626487" w:rsidP="00521AEC">
      <w:pPr>
        <w:rPr>
          <w:b/>
          <w:bCs/>
          <w:sz w:val="28"/>
          <w:szCs w:val="28"/>
        </w:rPr>
      </w:pPr>
    </w:p>
    <w:p w14:paraId="1914BF75" w14:textId="77777777" w:rsidR="00626487" w:rsidRDefault="00626487" w:rsidP="00521AEC">
      <w:pPr>
        <w:rPr>
          <w:b/>
          <w:bCs/>
          <w:sz w:val="28"/>
          <w:szCs w:val="28"/>
        </w:rPr>
      </w:pPr>
    </w:p>
    <w:p w14:paraId="122DF651" w14:textId="6223F902" w:rsidR="00521AEC" w:rsidRPr="00C16789" w:rsidRDefault="00521AEC" w:rsidP="00521AEC">
      <w:pPr>
        <w:rPr>
          <w:sz w:val="28"/>
          <w:szCs w:val="28"/>
        </w:rPr>
      </w:pPr>
      <w:r w:rsidRPr="0096570B">
        <w:rPr>
          <w:b/>
          <w:bCs/>
          <w:sz w:val="28"/>
          <w:szCs w:val="28"/>
        </w:rPr>
        <w:t xml:space="preserve"> Table 2:</w:t>
      </w:r>
      <w:r>
        <w:rPr>
          <w:sz w:val="28"/>
          <w:szCs w:val="28"/>
        </w:rPr>
        <w:t xml:space="preserve"> </w:t>
      </w:r>
      <w:r>
        <w:rPr>
          <w:i/>
          <w:iCs/>
          <w:sz w:val="28"/>
          <w:szCs w:val="28"/>
        </w:rPr>
        <w:t xml:space="preserve">C. sulphurascens </w:t>
      </w:r>
      <w:r>
        <w:rPr>
          <w:sz w:val="28"/>
          <w:szCs w:val="28"/>
        </w:rPr>
        <w:t xml:space="preserve">isolate metadata. </w:t>
      </w:r>
    </w:p>
    <w:tbl>
      <w:tblPr>
        <w:tblStyle w:val="TableGrid"/>
        <w:tblW w:w="9732" w:type="dxa"/>
        <w:tblInd w:w="175" w:type="dxa"/>
        <w:tblLook w:val="04A0" w:firstRow="1" w:lastRow="0" w:firstColumn="1" w:lastColumn="0" w:noHBand="0" w:noVBand="1"/>
      </w:tblPr>
      <w:tblGrid>
        <w:gridCol w:w="1190"/>
        <w:gridCol w:w="1403"/>
        <w:gridCol w:w="1076"/>
        <w:gridCol w:w="1803"/>
        <w:gridCol w:w="1356"/>
        <w:gridCol w:w="1452"/>
        <w:gridCol w:w="1452"/>
      </w:tblGrid>
      <w:tr w:rsidR="00521AEC" w14:paraId="6AA10D5B" w14:textId="77777777" w:rsidTr="005D0D7A">
        <w:tc>
          <w:tcPr>
            <w:tcW w:w="1190" w:type="dxa"/>
            <w:vAlign w:val="bottom"/>
          </w:tcPr>
          <w:p w14:paraId="084F3CB3" w14:textId="77777777" w:rsidR="00521AEC" w:rsidRPr="007775B1" w:rsidRDefault="00521AEC" w:rsidP="005D0D7A">
            <w:pPr>
              <w:rPr>
                <w:sz w:val="24"/>
                <w:szCs w:val="24"/>
              </w:rPr>
            </w:pPr>
            <w:bookmarkStart w:id="3" w:name="_Hlk115435635"/>
            <w:r w:rsidRPr="007775B1">
              <w:rPr>
                <w:b/>
                <w:bCs/>
                <w:color w:val="000000"/>
                <w:sz w:val="24"/>
                <w:szCs w:val="24"/>
              </w:rPr>
              <w:t>Isolate</w:t>
            </w:r>
          </w:p>
        </w:tc>
        <w:tc>
          <w:tcPr>
            <w:tcW w:w="1403" w:type="dxa"/>
            <w:vAlign w:val="bottom"/>
          </w:tcPr>
          <w:p w14:paraId="62D84623" w14:textId="77777777" w:rsidR="00521AEC" w:rsidRPr="007775B1" w:rsidRDefault="00521AEC" w:rsidP="005D0D7A">
            <w:pPr>
              <w:rPr>
                <w:sz w:val="24"/>
                <w:szCs w:val="24"/>
              </w:rPr>
            </w:pPr>
            <w:r w:rsidRPr="007775B1">
              <w:rPr>
                <w:b/>
                <w:bCs/>
                <w:color w:val="000000"/>
                <w:sz w:val="24"/>
                <w:szCs w:val="24"/>
              </w:rPr>
              <w:t>Host</w:t>
            </w:r>
          </w:p>
        </w:tc>
        <w:tc>
          <w:tcPr>
            <w:tcW w:w="1076" w:type="dxa"/>
            <w:vAlign w:val="bottom"/>
          </w:tcPr>
          <w:p w14:paraId="1E07A5E0" w14:textId="77777777" w:rsidR="00521AEC" w:rsidRPr="007775B1" w:rsidRDefault="00521AEC" w:rsidP="005D0D7A">
            <w:pPr>
              <w:rPr>
                <w:sz w:val="24"/>
                <w:szCs w:val="24"/>
              </w:rPr>
            </w:pPr>
            <w:r w:rsidRPr="007775B1">
              <w:rPr>
                <w:b/>
                <w:bCs/>
                <w:color w:val="000000"/>
                <w:sz w:val="24"/>
                <w:szCs w:val="24"/>
              </w:rPr>
              <w:t>Origin</w:t>
            </w:r>
          </w:p>
        </w:tc>
        <w:tc>
          <w:tcPr>
            <w:tcW w:w="1803" w:type="dxa"/>
            <w:vAlign w:val="bottom"/>
          </w:tcPr>
          <w:p w14:paraId="26735134" w14:textId="77777777" w:rsidR="00521AEC" w:rsidRPr="007775B1" w:rsidRDefault="00521AEC" w:rsidP="005D0D7A">
            <w:pPr>
              <w:rPr>
                <w:sz w:val="24"/>
                <w:szCs w:val="24"/>
              </w:rPr>
            </w:pPr>
            <w:r w:rsidRPr="007775B1">
              <w:rPr>
                <w:b/>
                <w:bCs/>
                <w:color w:val="000000"/>
                <w:sz w:val="24"/>
                <w:szCs w:val="24"/>
              </w:rPr>
              <w:t>Date Collected</w:t>
            </w:r>
          </w:p>
        </w:tc>
        <w:tc>
          <w:tcPr>
            <w:tcW w:w="1356" w:type="dxa"/>
            <w:vAlign w:val="bottom"/>
          </w:tcPr>
          <w:p w14:paraId="30FEEEAA" w14:textId="77777777" w:rsidR="00521AEC" w:rsidRPr="007775B1" w:rsidRDefault="00521AEC" w:rsidP="005D0D7A">
            <w:pPr>
              <w:rPr>
                <w:sz w:val="24"/>
                <w:szCs w:val="24"/>
              </w:rPr>
            </w:pPr>
            <w:r w:rsidRPr="007775B1">
              <w:rPr>
                <w:b/>
                <w:bCs/>
                <w:color w:val="000000"/>
                <w:sz w:val="24"/>
                <w:szCs w:val="24"/>
              </w:rPr>
              <w:t>Latitude</w:t>
            </w:r>
          </w:p>
        </w:tc>
        <w:tc>
          <w:tcPr>
            <w:tcW w:w="1452" w:type="dxa"/>
            <w:vAlign w:val="bottom"/>
          </w:tcPr>
          <w:p w14:paraId="3F16C121" w14:textId="77777777" w:rsidR="00521AEC" w:rsidRPr="007775B1" w:rsidRDefault="00521AEC" w:rsidP="005D0D7A">
            <w:pPr>
              <w:rPr>
                <w:sz w:val="24"/>
                <w:szCs w:val="24"/>
              </w:rPr>
            </w:pPr>
            <w:r w:rsidRPr="007775B1">
              <w:rPr>
                <w:b/>
                <w:bCs/>
                <w:color w:val="000000"/>
                <w:sz w:val="24"/>
                <w:szCs w:val="24"/>
              </w:rPr>
              <w:t>Longitude</w:t>
            </w:r>
          </w:p>
        </w:tc>
        <w:tc>
          <w:tcPr>
            <w:tcW w:w="1452" w:type="dxa"/>
          </w:tcPr>
          <w:p w14:paraId="66FBF2DE" w14:textId="77777777" w:rsidR="00521AEC" w:rsidRPr="007775B1" w:rsidRDefault="00521AEC" w:rsidP="005D0D7A">
            <w:pPr>
              <w:rPr>
                <w:b/>
                <w:bCs/>
                <w:color w:val="000000"/>
                <w:sz w:val="24"/>
                <w:szCs w:val="24"/>
              </w:rPr>
            </w:pPr>
            <w:r>
              <w:rPr>
                <w:b/>
                <w:bCs/>
                <w:color w:val="000000"/>
                <w:sz w:val="24"/>
                <w:szCs w:val="24"/>
              </w:rPr>
              <w:t>Collector</w:t>
            </w:r>
          </w:p>
        </w:tc>
      </w:tr>
      <w:tr w:rsidR="00521AEC" w14:paraId="2285EBE6" w14:textId="77777777" w:rsidTr="005D0D7A">
        <w:tc>
          <w:tcPr>
            <w:tcW w:w="1190" w:type="dxa"/>
            <w:vAlign w:val="bottom"/>
          </w:tcPr>
          <w:p w14:paraId="3F8A4CAD" w14:textId="77777777" w:rsidR="00521AEC" w:rsidRPr="007775B1" w:rsidRDefault="00521AEC" w:rsidP="005D0D7A">
            <w:pPr>
              <w:rPr>
                <w:sz w:val="24"/>
                <w:szCs w:val="24"/>
              </w:rPr>
            </w:pPr>
            <w:r w:rsidRPr="007775B1">
              <w:rPr>
                <w:color w:val="000000"/>
                <w:sz w:val="24"/>
                <w:szCs w:val="24"/>
              </w:rPr>
              <w:t>A-2</w:t>
            </w:r>
          </w:p>
        </w:tc>
        <w:tc>
          <w:tcPr>
            <w:tcW w:w="1403" w:type="dxa"/>
            <w:vAlign w:val="bottom"/>
          </w:tcPr>
          <w:p w14:paraId="37AC62EA"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6B5B6B38" w14:textId="77777777" w:rsidR="00521AEC" w:rsidRPr="007775B1" w:rsidRDefault="00521AEC" w:rsidP="005D0D7A">
            <w:pPr>
              <w:rPr>
                <w:sz w:val="24"/>
                <w:szCs w:val="24"/>
              </w:rPr>
            </w:pPr>
            <w:r w:rsidRPr="007775B1">
              <w:rPr>
                <w:color w:val="000000"/>
                <w:sz w:val="24"/>
                <w:szCs w:val="24"/>
              </w:rPr>
              <w:t xml:space="preserve">Apiary, OR, </w:t>
            </w:r>
            <w:r w:rsidRPr="007775B1">
              <w:rPr>
                <w:color w:val="000000"/>
                <w:sz w:val="24"/>
                <w:szCs w:val="24"/>
              </w:rPr>
              <w:lastRenderedPageBreak/>
              <w:t>USA</w:t>
            </w:r>
          </w:p>
        </w:tc>
        <w:tc>
          <w:tcPr>
            <w:tcW w:w="1803" w:type="dxa"/>
            <w:vAlign w:val="bottom"/>
          </w:tcPr>
          <w:p w14:paraId="2D2D36BC" w14:textId="77777777" w:rsidR="00521AEC" w:rsidRPr="007775B1" w:rsidRDefault="00521AEC" w:rsidP="005D0D7A">
            <w:pPr>
              <w:rPr>
                <w:sz w:val="24"/>
                <w:szCs w:val="24"/>
              </w:rPr>
            </w:pPr>
            <w:r w:rsidRPr="007775B1">
              <w:rPr>
                <w:color w:val="000000"/>
                <w:sz w:val="24"/>
                <w:szCs w:val="24"/>
              </w:rPr>
              <w:lastRenderedPageBreak/>
              <w:t>2/1/2020</w:t>
            </w:r>
          </w:p>
        </w:tc>
        <w:tc>
          <w:tcPr>
            <w:tcW w:w="1356" w:type="dxa"/>
            <w:vAlign w:val="bottom"/>
          </w:tcPr>
          <w:p w14:paraId="3A9999A6" w14:textId="77777777" w:rsidR="00521AEC" w:rsidRPr="007775B1" w:rsidRDefault="00521AEC" w:rsidP="005D0D7A">
            <w:pPr>
              <w:rPr>
                <w:sz w:val="24"/>
                <w:szCs w:val="24"/>
              </w:rPr>
            </w:pPr>
            <w:r w:rsidRPr="007775B1">
              <w:rPr>
                <w:color w:val="000000"/>
                <w:sz w:val="24"/>
                <w:szCs w:val="24"/>
              </w:rPr>
              <w:t>46.0026361</w:t>
            </w:r>
          </w:p>
        </w:tc>
        <w:tc>
          <w:tcPr>
            <w:tcW w:w="1452" w:type="dxa"/>
            <w:vAlign w:val="bottom"/>
          </w:tcPr>
          <w:p w14:paraId="31A8367E" w14:textId="77777777" w:rsidR="00521AEC" w:rsidRPr="007775B1" w:rsidRDefault="00521AEC" w:rsidP="005D0D7A">
            <w:pPr>
              <w:rPr>
                <w:sz w:val="24"/>
                <w:szCs w:val="24"/>
              </w:rPr>
            </w:pPr>
            <w:r w:rsidRPr="007775B1">
              <w:rPr>
                <w:color w:val="000000"/>
                <w:sz w:val="24"/>
                <w:szCs w:val="24"/>
              </w:rPr>
              <w:t>-123.081297</w:t>
            </w:r>
          </w:p>
        </w:tc>
        <w:tc>
          <w:tcPr>
            <w:tcW w:w="1452" w:type="dxa"/>
          </w:tcPr>
          <w:p w14:paraId="1D3F5AAA" w14:textId="77777777" w:rsidR="00521AEC" w:rsidRPr="002264EC" w:rsidRDefault="00521AEC" w:rsidP="005D0D7A">
            <w:pPr>
              <w:rPr>
                <w:color w:val="000000"/>
                <w:sz w:val="24"/>
                <w:szCs w:val="24"/>
              </w:rPr>
            </w:pPr>
            <w:r w:rsidRPr="002264EC">
              <w:rPr>
                <w:sz w:val="24"/>
                <w:szCs w:val="24"/>
              </w:rPr>
              <w:t xml:space="preserve">LeBoldus J. </w:t>
            </w:r>
          </w:p>
        </w:tc>
      </w:tr>
      <w:tr w:rsidR="00521AEC" w14:paraId="0DC67CFF" w14:textId="77777777" w:rsidTr="005D0D7A">
        <w:tc>
          <w:tcPr>
            <w:tcW w:w="1190" w:type="dxa"/>
            <w:vAlign w:val="bottom"/>
          </w:tcPr>
          <w:p w14:paraId="06B79C9E" w14:textId="77777777" w:rsidR="00521AEC" w:rsidRPr="007775B1" w:rsidRDefault="00521AEC" w:rsidP="005D0D7A">
            <w:pPr>
              <w:rPr>
                <w:sz w:val="24"/>
                <w:szCs w:val="24"/>
              </w:rPr>
            </w:pPr>
            <w:r w:rsidRPr="007775B1">
              <w:rPr>
                <w:color w:val="000000"/>
                <w:sz w:val="24"/>
                <w:szCs w:val="24"/>
              </w:rPr>
              <w:t>A-3</w:t>
            </w:r>
          </w:p>
        </w:tc>
        <w:tc>
          <w:tcPr>
            <w:tcW w:w="1403" w:type="dxa"/>
          </w:tcPr>
          <w:p w14:paraId="4D000681"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15066A0B"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321EE00B" w14:textId="77777777" w:rsidR="00521AEC" w:rsidRPr="007775B1" w:rsidRDefault="00521AEC" w:rsidP="005D0D7A">
            <w:pPr>
              <w:rPr>
                <w:sz w:val="24"/>
                <w:szCs w:val="24"/>
              </w:rPr>
            </w:pPr>
            <w:r w:rsidRPr="007775B1">
              <w:rPr>
                <w:color w:val="000000"/>
                <w:sz w:val="24"/>
                <w:szCs w:val="24"/>
              </w:rPr>
              <w:t>2/1/2020</w:t>
            </w:r>
          </w:p>
        </w:tc>
        <w:tc>
          <w:tcPr>
            <w:tcW w:w="1356" w:type="dxa"/>
            <w:vAlign w:val="bottom"/>
          </w:tcPr>
          <w:p w14:paraId="6585DABD" w14:textId="77777777" w:rsidR="00521AEC" w:rsidRPr="007775B1" w:rsidRDefault="00521AEC" w:rsidP="005D0D7A">
            <w:pPr>
              <w:rPr>
                <w:sz w:val="24"/>
                <w:szCs w:val="24"/>
              </w:rPr>
            </w:pPr>
            <w:r w:rsidRPr="007775B1">
              <w:rPr>
                <w:color w:val="000000"/>
                <w:sz w:val="24"/>
                <w:szCs w:val="24"/>
              </w:rPr>
              <w:t>46.00285</w:t>
            </w:r>
          </w:p>
        </w:tc>
        <w:tc>
          <w:tcPr>
            <w:tcW w:w="1452" w:type="dxa"/>
            <w:vAlign w:val="bottom"/>
          </w:tcPr>
          <w:p w14:paraId="5B256F35" w14:textId="77777777" w:rsidR="00521AEC" w:rsidRPr="007775B1" w:rsidRDefault="00521AEC" w:rsidP="005D0D7A">
            <w:pPr>
              <w:rPr>
                <w:sz w:val="24"/>
                <w:szCs w:val="24"/>
              </w:rPr>
            </w:pPr>
            <w:r w:rsidRPr="007775B1">
              <w:rPr>
                <w:color w:val="000000"/>
                <w:sz w:val="24"/>
                <w:szCs w:val="24"/>
              </w:rPr>
              <w:t>-123.0827</w:t>
            </w:r>
          </w:p>
        </w:tc>
        <w:tc>
          <w:tcPr>
            <w:tcW w:w="1452" w:type="dxa"/>
          </w:tcPr>
          <w:p w14:paraId="46282955" w14:textId="77777777" w:rsidR="00521AEC" w:rsidRPr="007775B1" w:rsidRDefault="00521AEC" w:rsidP="005D0D7A">
            <w:pPr>
              <w:rPr>
                <w:color w:val="000000"/>
                <w:sz w:val="24"/>
                <w:szCs w:val="24"/>
              </w:rPr>
            </w:pPr>
            <w:r>
              <w:rPr>
                <w:color w:val="000000"/>
                <w:sz w:val="24"/>
                <w:szCs w:val="24"/>
              </w:rPr>
              <w:t>LeBoldus J.</w:t>
            </w:r>
          </w:p>
        </w:tc>
      </w:tr>
      <w:tr w:rsidR="00521AEC" w14:paraId="796AD572" w14:textId="77777777" w:rsidTr="005D0D7A">
        <w:tc>
          <w:tcPr>
            <w:tcW w:w="1190" w:type="dxa"/>
            <w:vAlign w:val="bottom"/>
          </w:tcPr>
          <w:p w14:paraId="12B5F152" w14:textId="77777777" w:rsidR="00521AEC" w:rsidRPr="007775B1" w:rsidRDefault="00521AEC" w:rsidP="005D0D7A">
            <w:pPr>
              <w:rPr>
                <w:sz w:val="24"/>
                <w:szCs w:val="24"/>
              </w:rPr>
            </w:pPr>
            <w:r w:rsidRPr="007775B1">
              <w:rPr>
                <w:color w:val="000000"/>
                <w:sz w:val="24"/>
                <w:szCs w:val="24"/>
              </w:rPr>
              <w:t>AP01</w:t>
            </w:r>
          </w:p>
        </w:tc>
        <w:tc>
          <w:tcPr>
            <w:tcW w:w="1403" w:type="dxa"/>
          </w:tcPr>
          <w:p w14:paraId="68F7907B"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C6EB9A3"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3ED4A531"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7ED20FC1" w14:textId="77777777" w:rsidR="00521AEC" w:rsidRPr="007775B1" w:rsidRDefault="00521AEC" w:rsidP="005D0D7A">
            <w:pPr>
              <w:rPr>
                <w:sz w:val="24"/>
                <w:szCs w:val="24"/>
              </w:rPr>
            </w:pPr>
            <w:r w:rsidRPr="007775B1">
              <w:rPr>
                <w:color w:val="000000"/>
                <w:sz w:val="24"/>
                <w:szCs w:val="24"/>
              </w:rPr>
              <w:t>46.0017333</w:t>
            </w:r>
          </w:p>
        </w:tc>
        <w:tc>
          <w:tcPr>
            <w:tcW w:w="1452" w:type="dxa"/>
            <w:vAlign w:val="bottom"/>
          </w:tcPr>
          <w:p w14:paraId="5BB35FD7" w14:textId="77777777" w:rsidR="00521AEC" w:rsidRPr="007775B1" w:rsidRDefault="00521AEC" w:rsidP="005D0D7A">
            <w:pPr>
              <w:rPr>
                <w:sz w:val="24"/>
                <w:szCs w:val="24"/>
              </w:rPr>
            </w:pPr>
            <w:r w:rsidRPr="007775B1">
              <w:rPr>
                <w:color w:val="000000"/>
                <w:sz w:val="24"/>
                <w:szCs w:val="24"/>
              </w:rPr>
              <w:t>-123.07755</w:t>
            </w:r>
          </w:p>
        </w:tc>
        <w:tc>
          <w:tcPr>
            <w:tcW w:w="1452" w:type="dxa"/>
          </w:tcPr>
          <w:p w14:paraId="0B709759"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10FB0E36" w14:textId="77777777" w:rsidTr="005D0D7A">
        <w:tc>
          <w:tcPr>
            <w:tcW w:w="1190" w:type="dxa"/>
            <w:vAlign w:val="bottom"/>
          </w:tcPr>
          <w:p w14:paraId="128B6563" w14:textId="77777777" w:rsidR="00521AEC" w:rsidRPr="007775B1" w:rsidRDefault="00521AEC" w:rsidP="005D0D7A">
            <w:pPr>
              <w:rPr>
                <w:sz w:val="24"/>
                <w:szCs w:val="24"/>
              </w:rPr>
            </w:pPr>
            <w:r w:rsidRPr="007775B1">
              <w:rPr>
                <w:color w:val="000000"/>
                <w:sz w:val="24"/>
                <w:szCs w:val="24"/>
              </w:rPr>
              <w:t>AP07</w:t>
            </w:r>
          </w:p>
        </w:tc>
        <w:tc>
          <w:tcPr>
            <w:tcW w:w="1403" w:type="dxa"/>
          </w:tcPr>
          <w:p w14:paraId="08BD3AE5"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5E8911F2"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4B8257F1"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62748906" w14:textId="77777777" w:rsidR="00521AEC" w:rsidRPr="007775B1" w:rsidRDefault="00521AEC" w:rsidP="005D0D7A">
            <w:pPr>
              <w:rPr>
                <w:sz w:val="24"/>
                <w:szCs w:val="24"/>
              </w:rPr>
            </w:pPr>
            <w:r w:rsidRPr="007775B1">
              <w:rPr>
                <w:color w:val="000000"/>
                <w:sz w:val="24"/>
                <w:szCs w:val="24"/>
              </w:rPr>
              <w:t>46.0019667</w:t>
            </w:r>
          </w:p>
        </w:tc>
        <w:tc>
          <w:tcPr>
            <w:tcW w:w="1452" w:type="dxa"/>
            <w:vAlign w:val="bottom"/>
          </w:tcPr>
          <w:p w14:paraId="2BB9882B" w14:textId="77777777" w:rsidR="00521AEC" w:rsidRPr="007775B1" w:rsidRDefault="00521AEC" w:rsidP="005D0D7A">
            <w:pPr>
              <w:rPr>
                <w:sz w:val="24"/>
                <w:szCs w:val="24"/>
              </w:rPr>
            </w:pPr>
            <w:r w:rsidRPr="007775B1">
              <w:rPr>
                <w:color w:val="000000"/>
                <w:sz w:val="24"/>
                <w:szCs w:val="24"/>
              </w:rPr>
              <w:t>-123.07805</w:t>
            </w:r>
          </w:p>
        </w:tc>
        <w:tc>
          <w:tcPr>
            <w:tcW w:w="1452" w:type="dxa"/>
          </w:tcPr>
          <w:p w14:paraId="07A99D0F"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3DF006ED" w14:textId="77777777" w:rsidTr="005D0D7A">
        <w:tc>
          <w:tcPr>
            <w:tcW w:w="1190" w:type="dxa"/>
            <w:vAlign w:val="bottom"/>
          </w:tcPr>
          <w:p w14:paraId="0A5CE538" w14:textId="77777777" w:rsidR="00521AEC" w:rsidRPr="007775B1" w:rsidRDefault="00521AEC" w:rsidP="005D0D7A">
            <w:pPr>
              <w:rPr>
                <w:sz w:val="24"/>
                <w:szCs w:val="24"/>
              </w:rPr>
            </w:pPr>
            <w:r w:rsidRPr="007775B1">
              <w:rPr>
                <w:color w:val="000000"/>
                <w:sz w:val="24"/>
                <w:szCs w:val="24"/>
              </w:rPr>
              <w:t>AP09</w:t>
            </w:r>
          </w:p>
        </w:tc>
        <w:tc>
          <w:tcPr>
            <w:tcW w:w="1403" w:type="dxa"/>
          </w:tcPr>
          <w:p w14:paraId="28D24048"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24F8C0B5"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76059C38"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50470096" w14:textId="77777777" w:rsidR="00521AEC" w:rsidRPr="007775B1" w:rsidRDefault="00521AEC" w:rsidP="005D0D7A">
            <w:pPr>
              <w:rPr>
                <w:sz w:val="24"/>
                <w:szCs w:val="24"/>
              </w:rPr>
            </w:pPr>
            <w:r w:rsidRPr="007775B1">
              <w:rPr>
                <w:color w:val="000000"/>
                <w:sz w:val="24"/>
                <w:szCs w:val="24"/>
              </w:rPr>
              <w:t>46.0020333</w:t>
            </w:r>
          </w:p>
        </w:tc>
        <w:tc>
          <w:tcPr>
            <w:tcW w:w="1452" w:type="dxa"/>
            <w:vAlign w:val="bottom"/>
          </w:tcPr>
          <w:p w14:paraId="4EEE583A" w14:textId="77777777" w:rsidR="00521AEC" w:rsidRPr="007775B1" w:rsidRDefault="00521AEC" w:rsidP="005D0D7A">
            <w:pPr>
              <w:rPr>
                <w:sz w:val="24"/>
                <w:szCs w:val="24"/>
              </w:rPr>
            </w:pPr>
            <w:r w:rsidRPr="007775B1">
              <w:rPr>
                <w:color w:val="000000"/>
                <w:sz w:val="24"/>
                <w:szCs w:val="24"/>
              </w:rPr>
              <w:t>-123.078217</w:t>
            </w:r>
          </w:p>
        </w:tc>
        <w:tc>
          <w:tcPr>
            <w:tcW w:w="1452" w:type="dxa"/>
          </w:tcPr>
          <w:p w14:paraId="28BB8BD4"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4F9853C2" w14:textId="77777777" w:rsidTr="005D0D7A">
        <w:tc>
          <w:tcPr>
            <w:tcW w:w="1190" w:type="dxa"/>
            <w:vAlign w:val="bottom"/>
          </w:tcPr>
          <w:p w14:paraId="3C4693CE" w14:textId="77777777" w:rsidR="00521AEC" w:rsidRPr="007775B1" w:rsidRDefault="00521AEC" w:rsidP="005D0D7A">
            <w:pPr>
              <w:rPr>
                <w:sz w:val="24"/>
                <w:szCs w:val="24"/>
              </w:rPr>
            </w:pPr>
            <w:r w:rsidRPr="007775B1">
              <w:rPr>
                <w:color w:val="000000"/>
                <w:sz w:val="24"/>
                <w:szCs w:val="24"/>
              </w:rPr>
              <w:t>AP12</w:t>
            </w:r>
          </w:p>
        </w:tc>
        <w:tc>
          <w:tcPr>
            <w:tcW w:w="1403" w:type="dxa"/>
          </w:tcPr>
          <w:p w14:paraId="7AA11A47"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117A0AD6"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11FE5CBB"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6638331F" w14:textId="77777777" w:rsidR="00521AEC" w:rsidRPr="007775B1" w:rsidRDefault="00521AEC" w:rsidP="005D0D7A">
            <w:pPr>
              <w:rPr>
                <w:sz w:val="24"/>
                <w:szCs w:val="24"/>
              </w:rPr>
            </w:pPr>
            <w:r w:rsidRPr="007775B1">
              <w:rPr>
                <w:color w:val="000000"/>
                <w:sz w:val="24"/>
                <w:szCs w:val="24"/>
              </w:rPr>
              <w:t>46.0036333</w:t>
            </w:r>
          </w:p>
        </w:tc>
        <w:tc>
          <w:tcPr>
            <w:tcW w:w="1452" w:type="dxa"/>
            <w:vAlign w:val="bottom"/>
          </w:tcPr>
          <w:p w14:paraId="150E0727" w14:textId="77777777" w:rsidR="00521AEC" w:rsidRPr="007775B1" w:rsidRDefault="00521AEC" w:rsidP="005D0D7A">
            <w:pPr>
              <w:rPr>
                <w:sz w:val="24"/>
                <w:szCs w:val="24"/>
              </w:rPr>
            </w:pPr>
            <w:r w:rsidRPr="007775B1">
              <w:rPr>
                <w:color w:val="000000"/>
                <w:sz w:val="24"/>
                <w:szCs w:val="24"/>
              </w:rPr>
              <w:t>-123.081383</w:t>
            </w:r>
          </w:p>
        </w:tc>
        <w:tc>
          <w:tcPr>
            <w:tcW w:w="1452" w:type="dxa"/>
          </w:tcPr>
          <w:p w14:paraId="5635234E"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296D5797" w14:textId="77777777" w:rsidTr="005D0D7A">
        <w:tc>
          <w:tcPr>
            <w:tcW w:w="1190" w:type="dxa"/>
            <w:vAlign w:val="bottom"/>
          </w:tcPr>
          <w:p w14:paraId="21D20CF3" w14:textId="77777777" w:rsidR="00521AEC" w:rsidRPr="007775B1" w:rsidRDefault="00521AEC" w:rsidP="005D0D7A">
            <w:pPr>
              <w:rPr>
                <w:sz w:val="24"/>
                <w:szCs w:val="24"/>
              </w:rPr>
            </w:pPr>
            <w:r w:rsidRPr="007775B1">
              <w:rPr>
                <w:color w:val="000000"/>
                <w:sz w:val="24"/>
                <w:szCs w:val="24"/>
              </w:rPr>
              <w:t>AP14</w:t>
            </w:r>
          </w:p>
        </w:tc>
        <w:tc>
          <w:tcPr>
            <w:tcW w:w="1403" w:type="dxa"/>
          </w:tcPr>
          <w:p w14:paraId="12478718"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5D165BC3"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3DCB42F3"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39D42876" w14:textId="77777777" w:rsidR="00521AEC" w:rsidRPr="007775B1" w:rsidRDefault="00521AEC" w:rsidP="005D0D7A">
            <w:pPr>
              <w:rPr>
                <w:sz w:val="24"/>
                <w:szCs w:val="24"/>
              </w:rPr>
            </w:pPr>
            <w:r w:rsidRPr="007775B1">
              <w:rPr>
                <w:color w:val="000000"/>
                <w:sz w:val="24"/>
                <w:szCs w:val="24"/>
              </w:rPr>
              <w:t>46.0036667</w:t>
            </w:r>
          </w:p>
        </w:tc>
        <w:tc>
          <w:tcPr>
            <w:tcW w:w="1452" w:type="dxa"/>
            <w:vAlign w:val="bottom"/>
          </w:tcPr>
          <w:p w14:paraId="1B211BF3" w14:textId="77777777" w:rsidR="00521AEC" w:rsidRPr="007775B1" w:rsidRDefault="00521AEC" w:rsidP="005D0D7A">
            <w:pPr>
              <w:rPr>
                <w:sz w:val="24"/>
                <w:szCs w:val="24"/>
              </w:rPr>
            </w:pPr>
            <w:r w:rsidRPr="007775B1">
              <w:rPr>
                <w:color w:val="000000"/>
                <w:sz w:val="24"/>
                <w:szCs w:val="24"/>
              </w:rPr>
              <w:t>-123.081233</w:t>
            </w:r>
          </w:p>
        </w:tc>
        <w:tc>
          <w:tcPr>
            <w:tcW w:w="1452" w:type="dxa"/>
          </w:tcPr>
          <w:p w14:paraId="6039EE06"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29E96B33" w14:textId="77777777" w:rsidTr="005D0D7A">
        <w:tc>
          <w:tcPr>
            <w:tcW w:w="1190" w:type="dxa"/>
            <w:vAlign w:val="bottom"/>
          </w:tcPr>
          <w:p w14:paraId="62C5F58C" w14:textId="77777777" w:rsidR="00521AEC" w:rsidRPr="007775B1" w:rsidRDefault="00521AEC" w:rsidP="005D0D7A">
            <w:pPr>
              <w:rPr>
                <w:sz w:val="24"/>
                <w:szCs w:val="24"/>
              </w:rPr>
            </w:pPr>
            <w:r w:rsidRPr="007775B1">
              <w:rPr>
                <w:color w:val="000000"/>
                <w:sz w:val="24"/>
                <w:szCs w:val="24"/>
              </w:rPr>
              <w:t>AP15</w:t>
            </w:r>
          </w:p>
        </w:tc>
        <w:tc>
          <w:tcPr>
            <w:tcW w:w="1403" w:type="dxa"/>
          </w:tcPr>
          <w:p w14:paraId="5F69F6D1"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F2E8C89"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37D25117"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1A7DB9CC" w14:textId="77777777" w:rsidR="00521AEC" w:rsidRPr="007775B1" w:rsidRDefault="00521AEC" w:rsidP="005D0D7A">
            <w:pPr>
              <w:rPr>
                <w:sz w:val="24"/>
                <w:szCs w:val="24"/>
              </w:rPr>
            </w:pPr>
            <w:r w:rsidRPr="007775B1">
              <w:rPr>
                <w:color w:val="000000"/>
                <w:sz w:val="24"/>
                <w:szCs w:val="24"/>
              </w:rPr>
              <w:t>46.0035667</w:t>
            </w:r>
          </w:p>
        </w:tc>
        <w:tc>
          <w:tcPr>
            <w:tcW w:w="1452" w:type="dxa"/>
            <w:vAlign w:val="bottom"/>
          </w:tcPr>
          <w:p w14:paraId="644D83CD" w14:textId="77777777" w:rsidR="00521AEC" w:rsidRPr="007775B1" w:rsidRDefault="00521AEC" w:rsidP="005D0D7A">
            <w:pPr>
              <w:rPr>
                <w:sz w:val="24"/>
                <w:szCs w:val="24"/>
              </w:rPr>
            </w:pPr>
            <w:r w:rsidRPr="007775B1">
              <w:rPr>
                <w:color w:val="000000"/>
                <w:sz w:val="24"/>
                <w:szCs w:val="24"/>
              </w:rPr>
              <w:t>-123.081383</w:t>
            </w:r>
          </w:p>
        </w:tc>
        <w:tc>
          <w:tcPr>
            <w:tcW w:w="1452" w:type="dxa"/>
          </w:tcPr>
          <w:p w14:paraId="0CC62E43"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754F3DED" w14:textId="77777777" w:rsidTr="005D0D7A">
        <w:tc>
          <w:tcPr>
            <w:tcW w:w="1190" w:type="dxa"/>
            <w:vAlign w:val="bottom"/>
          </w:tcPr>
          <w:p w14:paraId="7AC25978" w14:textId="77777777" w:rsidR="00521AEC" w:rsidRPr="007775B1" w:rsidRDefault="00521AEC" w:rsidP="005D0D7A">
            <w:pPr>
              <w:rPr>
                <w:sz w:val="24"/>
                <w:szCs w:val="24"/>
              </w:rPr>
            </w:pPr>
            <w:r w:rsidRPr="007775B1">
              <w:rPr>
                <w:color w:val="000000"/>
                <w:sz w:val="24"/>
                <w:szCs w:val="24"/>
              </w:rPr>
              <w:t>AP23</w:t>
            </w:r>
          </w:p>
        </w:tc>
        <w:tc>
          <w:tcPr>
            <w:tcW w:w="1403" w:type="dxa"/>
          </w:tcPr>
          <w:p w14:paraId="0CEF378C"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5032BF83"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45E9F3A2"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3B346F09" w14:textId="77777777" w:rsidR="00521AEC" w:rsidRPr="007775B1" w:rsidRDefault="00521AEC" w:rsidP="005D0D7A">
            <w:pPr>
              <w:rPr>
                <w:sz w:val="24"/>
                <w:szCs w:val="24"/>
              </w:rPr>
            </w:pPr>
            <w:r w:rsidRPr="007775B1">
              <w:rPr>
                <w:color w:val="000000"/>
                <w:sz w:val="24"/>
                <w:szCs w:val="24"/>
              </w:rPr>
              <w:t>46.00175</w:t>
            </w:r>
          </w:p>
        </w:tc>
        <w:tc>
          <w:tcPr>
            <w:tcW w:w="1452" w:type="dxa"/>
            <w:vAlign w:val="bottom"/>
          </w:tcPr>
          <w:p w14:paraId="6594764C" w14:textId="77777777" w:rsidR="00521AEC" w:rsidRPr="007775B1" w:rsidRDefault="00521AEC" w:rsidP="005D0D7A">
            <w:pPr>
              <w:rPr>
                <w:sz w:val="24"/>
                <w:szCs w:val="24"/>
              </w:rPr>
            </w:pPr>
            <w:r w:rsidRPr="007775B1">
              <w:rPr>
                <w:color w:val="000000"/>
                <w:sz w:val="24"/>
                <w:szCs w:val="24"/>
              </w:rPr>
              <w:t>-123.0822</w:t>
            </w:r>
          </w:p>
        </w:tc>
        <w:tc>
          <w:tcPr>
            <w:tcW w:w="1452" w:type="dxa"/>
          </w:tcPr>
          <w:p w14:paraId="0B8B2D23"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1AA38717" w14:textId="77777777" w:rsidTr="005D0D7A">
        <w:tc>
          <w:tcPr>
            <w:tcW w:w="1190" w:type="dxa"/>
            <w:vAlign w:val="bottom"/>
          </w:tcPr>
          <w:p w14:paraId="7C079F5C" w14:textId="77777777" w:rsidR="00521AEC" w:rsidRPr="007775B1" w:rsidRDefault="00521AEC" w:rsidP="005D0D7A">
            <w:pPr>
              <w:rPr>
                <w:sz w:val="24"/>
                <w:szCs w:val="24"/>
              </w:rPr>
            </w:pPr>
            <w:r w:rsidRPr="007775B1">
              <w:rPr>
                <w:color w:val="000000"/>
                <w:sz w:val="24"/>
                <w:szCs w:val="24"/>
              </w:rPr>
              <w:t>AP27</w:t>
            </w:r>
          </w:p>
        </w:tc>
        <w:tc>
          <w:tcPr>
            <w:tcW w:w="1403" w:type="dxa"/>
          </w:tcPr>
          <w:p w14:paraId="4B798CC6"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111A679E"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3D05CA27"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22290506" w14:textId="77777777" w:rsidR="00521AEC" w:rsidRPr="007775B1" w:rsidRDefault="00521AEC" w:rsidP="005D0D7A">
            <w:pPr>
              <w:rPr>
                <w:sz w:val="24"/>
                <w:szCs w:val="24"/>
              </w:rPr>
            </w:pPr>
            <w:r w:rsidRPr="007775B1">
              <w:rPr>
                <w:color w:val="000000"/>
                <w:sz w:val="24"/>
                <w:szCs w:val="24"/>
              </w:rPr>
              <w:t>46.0015167</w:t>
            </w:r>
          </w:p>
        </w:tc>
        <w:tc>
          <w:tcPr>
            <w:tcW w:w="1452" w:type="dxa"/>
            <w:vAlign w:val="bottom"/>
          </w:tcPr>
          <w:p w14:paraId="1AB27C44" w14:textId="77777777" w:rsidR="00521AEC" w:rsidRPr="007775B1" w:rsidRDefault="00521AEC" w:rsidP="005D0D7A">
            <w:pPr>
              <w:rPr>
                <w:sz w:val="24"/>
                <w:szCs w:val="24"/>
              </w:rPr>
            </w:pPr>
            <w:r w:rsidRPr="007775B1">
              <w:rPr>
                <w:color w:val="000000"/>
                <w:sz w:val="24"/>
                <w:szCs w:val="24"/>
              </w:rPr>
              <w:t>-123.0808</w:t>
            </w:r>
          </w:p>
        </w:tc>
        <w:tc>
          <w:tcPr>
            <w:tcW w:w="1452" w:type="dxa"/>
          </w:tcPr>
          <w:p w14:paraId="4C560250"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1663AE7C" w14:textId="77777777" w:rsidTr="005D0D7A">
        <w:tc>
          <w:tcPr>
            <w:tcW w:w="1190" w:type="dxa"/>
            <w:vAlign w:val="bottom"/>
          </w:tcPr>
          <w:p w14:paraId="0E823089" w14:textId="77777777" w:rsidR="00521AEC" w:rsidRPr="007775B1" w:rsidRDefault="00521AEC" w:rsidP="005D0D7A">
            <w:pPr>
              <w:rPr>
                <w:sz w:val="24"/>
                <w:szCs w:val="24"/>
              </w:rPr>
            </w:pPr>
            <w:r w:rsidRPr="007775B1">
              <w:rPr>
                <w:color w:val="000000"/>
                <w:sz w:val="24"/>
                <w:szCs w:val="24"/>
              </w:rPr>
              <w:t>AP29</w:t>
            </w:r>
          </w:p>
        </w:tc>
        <w:tc>
          <w:tcPr>
            <w:tcW w:w="1403" w:type="dxa"/>
          </w:tcPr>
          <w:p w14:paraId="338CAD92"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36EB7D8D"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033C56F4"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3CE0821E" w14:textId="77777777" w:rsidR="00521AEC" w:rsidRPr="007775B1" w:rsidRDefault="00521AEC" w:rsidP="005D0D7A">
            <w:pPr>
              <w:rPr>
                <w:sz w:val="24"/>
                <w:szCs w:val="24"/>
              </w:rPr>
            </w:pPr>
            <w:r w:rsidRPr="007775B1">
              <w:rPr>
                <w:color w:val="000000"/>
                <w:sz w:val="24"/>
                <w:szCs w:val="24"/>
              </w:rPr>
              <w:t>46.0015667</w:t>
            </w:r>
          </w:p>
        </w:tc>
        <w:tc>
          <w:tcPr>
            <w:tcW w:w="1452" w:type="dxa"/>
            <w:vAlign w:val="bottom"/>
          </w:tcPr>
          <w:p w14:paraId="0BEC8A93" w14:textId="77777777" w:rsidR="00521AEC" w:rsidRPr="007775B1" w:rsidRDefault="00521AEC" w:rsidP="005D0D7A">
            <w:pPr>
              <w:rPr>
                <w:sz w:val="24"/>
                <w:szCs w:val="24"/>
              </w:rPr>
            </w:pPr>
            <w:r w:rsidRPr="007775B1">
              <w:rPr>
                <w:color w:val="000000"/>
                <w:sz w:val="24"/>
                <w:szCs w:val="24"/>
              </w:rPr>
              <w:t>-123.080617</w:t>
            </w:r>
          </w:p>
        </w:tc>
        <w:tc>
          <w:tcPr>
            <w:tcW w:w="1452" w:type="dxa"/>
          </w:tcPr>
          <w:p w14:paraId="0C8CF36F"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5E3281D7" w14:textId="77777777" w:rsidTr="005D0D7A">
        <w:tc>
          <w:tcPr>
            <w:tcW w:w="1190" w:type="dxa"/>
            <w:vAlign w:val="bottom"/>
          </w:tcPr>
          <w:p w14:paraId="092997A1" w14:textId="77777777" w:rsidR="00521AEC" w:rsidRPr="007775B1" w:rsidRDefault="00521AEC" w:rsidP="005D0D7A">
            <w:pPr>
              <w:rPr>
                <w:sz w:val="24"/>
                <w:szCs w:val="24"/>
              </w:rPr>
            </w:pPr>
            <w:r w:rsidRPr="007775B1">
              <w:rPr>
                <w:color w:val="000000"/>
                <w:sz w:val="24"/>
                <w:szCs w:val="24"/>
              </w:rPr>
              <w:t>AP31</w:t>
            </w:r>
          </w:p>
        </w:tc>
        <w:tc>
          <w:tcPr>
            <w:tcW w:w="1403" w:type="dxa"/>
          </w:tcPr>
          <w:p w14:paraId="1BAAA108"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BF06374" w14:textId="77777777" w:rsidR="00521AEC" w:rsidRPr="007775B1" w:rsidRDefault="00521AEC" w:rsidP="005D0D7A">
            <w:pPr>
              <w:rPr>
                <w:sz w:val="24"/>
                <w:szCs w:val="24"/>
              </w:rPr>
            </w:pPr>
            <w:r w:rsidRPr="007775B1">
              <w:rPr>
                <w:color w:val="000000"/>
                <w:sz w:val="24"/>
                <w:szCs w:val="24"/>
              </w:rPr>
              <w:t>Apiary, OR, USA</w:t>
            </w:r>
          </w:p>
        </w:tc>
        <w:tc>
          <w:tcPr>
            <w:tcW w:w="1803" w:type="dxa"/>
            <w:vAlign w:val="bottom"/>
          </w:tcPr>
          <w:p w14:paraId="50245825" w14:textId="77777777" w:rsidR="00521AEC" w:rsidRPr="007775B1" w:rsidRDefault="00521AEC" w:rsidP="005D0D7A">
            <w:pPr>
              <w:rPr>
                <w:sz w:val="24"/>
                <w:szCs w:val="24"/>
              </w:rPr>
            </w:pPr>
            <w:r w:rsidRPr="007775B1">
              <w:rPr>
                <w:color w:val="000000"/>
                <w:sz w:val="24"/>
                <w:szCs w:val="24"/>
              </w:rPr>
              <w:t>10/1/2020</w:t>
            </w:r>
          </w:p>
        </w:tc>
        <w:tc>
          <w:tcPr>
            <w:tcW w:w="1356" w:type="dxa"/>
            <w:vAlign w:val="bottom"/>
          </w:tcPr>
          <w:p w14:paraId="1D5658CA" w14:textId="77777777" w:rsidR="00521AEC" w:rsidRPr="007775B1" w:rsidRDefault="00521AEC" w:rsidP="005D0D7A">
            <w:pPr>
              <w:rPr>
                <w:sz w:val="24"/>
                <w:szCs w:val="24"/>
              </w:rPr>
            </w:pPr>
            <w:r w:rsidRPr="007775B1">
              <w:rPr>
                <w:color w:val="000000"/>
                <w:sz w:val="24"/>
                <w:szCs w:val="24"/>
              </w:rPr>
              <w:t>46.002</w:t>
            </w:r>
          </w:p>
        </w:tc>
        <w:tc>
          <w:tcPr>
            <w:tcW w:w="1452" w:type="dxa"/>
            <w:vAlign w:val="bottom"/>
          </w:tcPr>
          <w:p w14:paraId="1498EC97" w14:textId="77777777" w:rsidR="00521AEC" w:rsidRPr="007775B1" w:rsidRDefault="00521AEC" w:rsidP="005D0D7A">
            <w:pPr>
              <w:rPr>
                <w:sz w:val="24"/>
                <w:szCs w:val="24"/>
              </w:rPr>
            </w:pPr>
            <w:r w:rsidRPr="007775B1">
              <w:rPr>
                <w:color w:val="000000"/>
                <w:sz w:val="24"/>
                <w:szCs w:val="24"/>
              </w:rPr>
              <w:t>-123.07975</w:t>
            </w:r>
          </w:p>
        </w:tc>
        <w:tc>
          <w:tcPr>
            <w:tcW w:w="1452" w:type="dxa"/>
          </w:tcPr>
          <w:p w14:paraId="49B920F7" w14:textId="77777777" w:rsidR="00521AEC" w:rsidRPr="002264EC" w:rsidRDefault="00521AEC" w:rsidP="005D0D7A">
            <w:pPr>
              <w:rPr>
                <w:color w:val="000000"/>
                <w:sz w:val="24"/>
                <w:szCs w:val="24"/>
              </w:rPr>
            </w:pPr>
            <w:r w:rsidRPr="002264EC">
              <w:rPr>
                <w:sz w:val="24"/>
                <w:szCs w:val="24"/>
              </w:rPr>
              <w:t>McMurtrey S., Leon A., Browning J., LeBoldus J.</w:t>
            </w:r>
          </w:p>
        </w:tc>
      </w:tr>
      <w:tr w:rsidR="00521AEC" w14:paraId="7676819C" w14:textId="77777777" w:rsidTr="005D0D7A">
        <w:tc>
          <w:tcPr>
            <w:tcW w:w="1190" w:type="dxa"/>
            <w:vAlign w:val="bottom"/>
          </w:tcPr>
          <w:p w14:paraId="52ABF457" w14:textId="77777777" w:rsidR="00521AEC" w:rsidRPr="007775B1" w:rsidRDefault="00521AEC" w:rsidP="005D0D7A">
            <w:pPr>
              <w:rPr>
                <w:sz w:val="24"/>
                <w:szCs w:val="24"/>
              </w:rPr>
            </w:pPr>
            <w:r w:rsidRPr="007775B1">
              <w:rPr>
                <w:color w:val="000000"/>
                <w:sz w:val="24"/>
                <w:szCs w:val="24"/>
              </w:rPr>
              <w:t>AP36</w:t>
            </w:r>
          </w:p>
        </w:tc>
        <w:tc>
          <w:tcPr>
            <w:tcW w:w="1403" w:type="dxa"/>
          </w:tcPr>
          <w:p w14:paraId="29C98247"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32979B03" w14:textId="77777777" w:rsidR="00521AEC" w:rsidRPr="007775B1" w:rsidRDefault="00521AEC" w:rsidP="005D0D7A">
            <w:pPr>
              <w:rPr>
                <w:sz w:val="24"/>
                <w:szCs w:val="24"/>
              </w:rPr>
            </w:pPr>
            <w:r w:rsidRPr="007775B1">
              <w:rPr>
                <w:color w:val="000000"/>
                <w:sz w:val="24"/>
                <w:szCs w:val="24"/>
              </w:rPr>
              <w:t xml:space="preserve">Apiary, OR, </w:t>
            </w:r>
            <w:r w:rsidRPr="007775B1">
              <w:rPr>
                <w:color w:val="000000"/>
                <w:sz w:val="24"/>
                <w:szCs w:val="24"/>
              </w:rPr>
              <w:lastRenderedPageBreak/>
              <w:t>USA</w:t>
            </w:r>
          </w:p>
        </w:tc>
        <w:tc>
          <w:tcPr>
            <w:tcW w:w="1803" w:type="dxa"/>
            <w:vAlign w:val="bottom"/>
          </w:tcPr>
          <w:p w14:paraId="7D2284EC" w14:textId="77777777" w:rsidR="00521AEC" w:rsidRPr="007775B1" w:rsidRDefault="00521AEC" w:rsidP="005D0D7A">
            <w:pPr>
              <w:rPr>
                <w:sz w:val="24"/>
                <w:szCs w:val="24"/>
              </w:rPr>
            </w:pPr>
            <w:r w:rsidRPr="007775B1">
              <w:rPr>
                <w:color w:val="000000"/>
                <w:sz w:val="24"/>
                <w:szCs w:val="24"/>
              </w:rPr>
              <w:lastRenderedPageBreak/>
              <w:t>10/1/2020</w:t>
            </w:r>
          </w:p>
        </w:tc>
        <w:tc>
          <w:tcPr>
            <w:tcW w:w="1356" w:type="dxa"/>
            <w:vAlign w:val="bottom"/>
          </w:tcPr>
          <w:p w14:paraId="305252D6" w14:textId="77777777" w:rsidR="00521AEC" w:rsidRPr="007775B1" w:rsidRDefault="00521AEC" w:rsidP="005D0D7A">
            <w:pPr>
              <w:rPr>
                <w:sz w:val="24"/>
                <w:szCs w:val="24"/>
              </w:rPr>
            </w:pPr>
            <w:r w:rsidRPr="007775B1">
              <w:rPr>
                <w:color w:val="000000"/>
                <w:sz w:val="24"/>
                <w:szCs w:val="24"/>
              </w:rPr>
              <w:t>46.00193</w:t>
            </w:r>
          </w:p>
        </w:tc>
        <w:tc>
          <w:tcPr>
            <w:tcW w:w="1452" w:type="dxa"/>
            <w:vAlign w:val="bottom"/>
          </w:tcPr>
          <w:p w14:paraId="6140B461" w14:textId="77777777" w:rsidR="00521AEC" w:rsidRPr="007775B1" w:rsidRDefault="00521AEC" w:rsidP="005D0D7A">
            <w:pPr>
              <w:rPr>
                <w:sz w:val="24"/>
                <w:szCs w:val="24"/>
              </w:rPr>
            </w:pPr>
            <w:r w:rsidRPr="007775B1">
              <w:rPr>
                <w:color w:val="000000"/>
                <w:sz w:val="24"/>
                <w:szCs w:val="24"/>
              </w:rPr>
              <w:t>-123.07745</w:t>
            </w:r>
          </w:p>
        </w:tc>
        <w:tc>
          <w:tcPr>
            <w:tcW w:w="1452" w:type="dxa"/>
          </w:tcPr>
          <w:p w14:paraId="0A54E8E0" w14:textId="77777777" w:rsidR="00521AEC" w:rsidRPr="002264EC" w:rsidRDefault="00521AEC" w:rsidP="005D0D7A">
            <w:pPr>
              <w:rPr>
                <w:color w:val="000000"/>
                <w:sz w:val="24"/>
                <w:szCs w:val="24"/>
              </w:rPr>
            </w:pPr>
            <w:r w:rsidRPr="002264EC">
              <w:rPr>
                <w:sz w:val="24"/>
                <w:szCs w:val="24"/>
              </w:rPr>
              <w:t xml:space="preserve">McMurtrey S., Leon A., </w:t>
            </w:r>
            <w:r w:rsidRPr="002264EC">
              <w:rPr>
                <w:sz w:val="24"/>
                <w:szCs w:val="24"/>
              </w:rPr>
              <w:lastRenderedPageBreak/>
              <w:t>Browning J., LeBoldus J.</w:t>
            </w:r>
          </w:p>
        </w:tc>
      </w:tr>
      <w:tr w:rsidR="00521AEC" w14:paraId="0CCCA3DB" w14:textId="77777777" w:rsidTr="005D0D7A">
        <w:tc>
          <w:tcPr>
            <w:tcW w:w="1190" w:type="dxa"/>
            <w:vAlign w:val="bottom"/>
          </w:tcPr>
          <w:p w14:paraId="3B572C44" w14:textId="77777777" w:rsidR="00521AEC" w:rsidRPr="007775B1" w:rsidRDefault="00521AEC" w:rsidP="005D0D7A">
            <w:pPr>
              <w:rPr>
                <w:sz w:val="24"/>
                <w:szCs w:val="24"/>
              </w:rPr>
            </w:pPr>
            <w:r w:rsidRPr="007775B1">
              <w:rPr>
                <w:color w:val="000000"/>
                <w:sz w:val="24"/>
                <w:szCs w:val="24"/>
              </w:rPr>
              <w:lastRenderedPageBreak/>
              <w:t>Mat 763-2</w:t>
            </w:r>
          </w:p>
        </w:tc>
        <w:tc>
          <w:tcPr>
            <w:tcW w:w="1403" w:type="dxa"/>
          </w:tcPr>
          <w:p w14:paraId="1A4A0A71"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257F4D72"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1FCAD154" w14:textId="77777777" w:rsidR="00521AEC" w:rsidRPr="007775B1" w:rsidRDefault="00521AEC" w:rsidP="005D0D7A">
            <w:pPr>
              <w:rPr>
                <w:sz w:val="24"/>
                <w:szCs w:val="24"/>
              </w:rPr>
            </w:pPr>
            <w:r w:rsidRPr="007775B1">
              <w:rPr>
                <w:color w:val="000000"/>
                <w:sz w:val="24"/>
                <w:szCs w:val="24"/>
              </w:rPr>
              <w:t>3/29/1991</w:t>
            </w:r>
          </w:p>
        </w:tc>
        <w:tc>
          <w:tcPr>
            <w:tcW w:w="1356" w:type="dxa"/>
            <w:vAlign w:val="bottom"/>
          </w:tcPr>
          <w:p w14:paraId="42CD3EDC" w14:textId="77777777" w:rsidR="00521AEC" w:rsidRPr="007775B1" w:rsidRDefault="00521AEC" w:rsidP="005D0D7A">
            <w:pPr>
              <w:rPr>
                <w:sz w:val="24"/>
                <w:szCs w:val="24"/>
              </w:rPr>
            </w:pPr>
            <w:r w:rsidRPr="007775B1">
              <w:rPr>
                <w:color w:val="000000"/>
                <w:sz w:val="24"/>
                <w:szCs w:val="24"/>
              </w:rPr>
              <w:t>47.237884</w:t>
            </w:r>
          </w:p>
        </w:tc>
        <w:tc>
          <w:tcPr>
            <w:tcW w:w="1452" w:type="dxa"/>
            <w:vAlign w:val="bottom"/>
          </w:tcPr>
          <w:p w14:paraId="56F1525D" w14:textId="77777777" w:rsidR="00521AEC" w:rsidRPr="007775B1" w:rsidRDefault="00521AEC" w:rsidP="005D0D7A">
            <w:pPr>
              <w:rPr>
                <w:sz w:val="24"/>
                <w:szCs w:val="24"/>
              </w:rPr>
            </w:pPr>
            <w:r w:rsidRPr="007775B1">
              <w:rPr>
                <w:color w:val="000000"/>
                <w:sz w:val="24"/>
                <w:szCs w:val="24"/>
              </w:rPr>
              <w:t>-123.407488</w:t>
            </w:r>
          </w:p>
        </w:tc>
        <w:tc>
          <w:tcPr>
            <w:tcW w:w="1452" w:type="dxa"/>
          </w:tcPr>
          <w:p w14:paraId="02F1AED4" w14:textId="77777777" w:rsidR="00521AEC" w:rsidRPr="007775B1" w:rsidRDefault="00521AEC" w:rsidP="005D0D7A">
            <w:pPr>
              <w:rPr>
                <w:color w:val="000000"/>
                <w:sz w:val="24"/>
                <w:szCs w:val="24"/>
              </w:rPr>
            </w:pPr>
            <w:proofErr w:type="spellStart"/>
            <w:r>
              <w:rPr>
                <w:color w:val="000000"/>
                <w:sz w:val="24"/>
                <w:szCs w:val="24"/>
              </w:rPr>
              <w:t>Thies</w:t>
            </w:r>
            <w:proofErr w:type="spellEnd"/>
            <w:r>
              <w:rPr>
                <w:color w:val="000000"/>
                <w:sz w:val="24"/>
                <w:szCs w:val="24"/>
              </w:rPr>
              <w:t xml:space="preserve"> W.</w:t>
            </w:r>
          </w:p>
        </w:tc>
      </w:tr>
      <w:tr w:rsidR="00521AEC" w14:paraId="0D2265D3" w14:textId="77777777" w:rsidTr="005D0D7A">
        <w:tc>
          <w:tcPr>
            <w:tcW w:w="1190" w:type="dxa"/>
            <w:vAlign w:val="bottom"/>
          </w:tcPr>
          <w:p w14:paraId="21B6BBD0" w14:textId="77777777" w:rsidR="00521AEC" w:rsidRPr="007775B1" w:rsidRDefault="00521AEC" w:rsidP="005D0D7A">
            <w:pPr>
              <w:rPr>
                <w:sz w:val="24"/>
                <w:szCs w:val="24"/>
              </w:rPr>
            </w:pPr>
            <w:r w:rsidRPr="007775B1">
              <w:rPr>
                <w:color w:val="000000"/>
                <w:sz w:val="24"/>
                <w:szCs w:val="24"/>
              </w:rPr>
              <w:t>MAT91 1-13</w:t>
            </w:r>
          </w:p>
        </w:tc>
        <w:tc>
          <w:tcPr>
            <w:tcW w:w="1403" w:type="dxa"/>
          </w:tcPr>
          <w:p w14:paraId="7A4FEE52"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6776B397"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4FD48A63"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27CDCC56"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1D24C6F3" w14:textId="77777777" w:rsidR="00521AEC" w:rsidRPr="007775B1" w:rsidRDefault="00521AEC" w:rsidP="005D0D7A">
            <w:pPr>
              <w:rPr>
                <w:sz w:val="24"/>
                <w:szCs w:val="24"/>
              </w:rPr>
            </w:pPr>
            <w:r w:rsidRPr="007775B1">
              <w:rPr>
                <w:color w:val="000000"/>
                <w:sz w:val="24"/>
                <w:szCs w:val="24"/>
              </w:rPr>
              <w:t> </w:t>
            </w:r>
          </w:p>
        </w:tc>
        <w:tc>
          <w:tcPr>
            <w:tcW w:w="1452" w:type="dxa"/>
          </w:tcPr>
          <w:p w14:paraId="26F12B99"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6C29229C" w14:textId="77777777" w:rsidTr="005D0D7A">
        <w:tc>
          <w:tcPr>
            <w:tcW w:w="1190" w:type="dxa"/>
            <w:vAlign w:val="bottom"/>
          </w:tcPr>
          <w:p w14:paraId="7BA90FF0" w14:textId="77777777" w:rsidR="00521AEC" w:rsidRPr="007775B1" w:rsidRDefault="00521AEC" w:rsidP="005D0D7A">
            <w:pPr>
              <w:rPr>
                <w:sz w:val="24"/>
                <w:szCs w:val="24"/>
              </w:rPr>
            </w:pPr>
            <w:r w:rsidRPr="007775B1">
              <w:rPr>
                <w:color w:val="000000"/>
                <w:sz w:val="24"/>
                <w:szCs w:val="24"/>
              </w:rPr>
              <w:t>MAT91 490-3</w:t>
            </w:r>
          </w:p>
        </w:tc>
        <w:tc>
          <w:tcPr>
            <w:tcW w:w="1403" w:type="dxa"/>
          </w:tcPr>
          <w:p w14:paraId="1FD5648C"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587F1A29"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1F1B85CA"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7DE869A0"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582917C2" w14:textId="77777777" w:rsidR="00521AEC" w:rsidRPr="007775B1" w:rsidRDefault="00521AEC" w:rsidP="005D0D7A">
            <w:pPr>
              <w:rPr>
                <w:sz w:val="24"/>
                <w:szCs w:val="24"/>
              </w:rPr>
            </w:pPr>
            <w:r w:rsidRPr="007775B1">
              <w:rPr>
                <w:color w:val="000000"/>
                <w:sz w:val="24"/>
                <w:szCs w:val="24"/>
              </w:rPr>
              <w:t> </w:t>
            </w:r>
          </w:p>
        </w:tc>
        <w:tc>
          <w:tcPr>
            <w:tcW w:w="1452" w:type="dxa"/>
          </w:tcPr>
          <w:p w14:paraId="3B815866"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463B38C4" w14:textId="77777777" w:rsidTr="005D0D7A">
        <w:tc>
          <w:tcPr>
            <w:tcW w:w="1190" w:type="dxa"/>
            <w:vAlign w:val="bottom"/>
          </w:tcPr>
          <w:p w14:paraId="0121A78C" w14:textId="77777777" w:rsidR="00521AEC" w:rsidRPr="007775B1" w:rsidRDefault="00521AEC" w:rsidP="005D0D7A">
            <w:pPr>
              <w:rPr>
                <w:sz w:val="24"/>
                <w:szCs w:val="24"/>
              </w:rPr>
            </w:pPr>
            <w:r w:rsidRPr="007775B1">
              <w:rPr>
                <w:color w:val="000000"/>
                <w:sz w:val="24"/>
                <w:szCs w:val="24"/>
              </w:rPr>
              <w:t>MAT91 10-3</w:t>
            </w:r>
          </w:p>
        </w:tc>
        <w:tc>
          <w:tcPr>
            <w:tcW w:w="1403" w:type="dxa"/>
          </w:tcPr>
          <w:p w14:paraId="0325567E"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4A73CED4"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57D2830D"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41FA67C2"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3E6B55BE" w14:textId="77777777" w:rsidR="00521AEC" w:rsidRPr="007775B1" w:rsidRDefault="00521AEC" w:rsidP="005D0D7A">
            <w:pPr>
              <w:rPr>
                <w:sz w:val="24"/>
                <w:szCs w:val="24"/>
              </w:rPr>
            </w:pPr>
            <w:r w:rsidRPr="007775B1">
              <w:rPr>
                <w:color w:val="000000"/>
                <w:sz w:val="24"/>
                <w:szCs w:val="24"/>
              </w:rPr>
              <w:t> </w:t>
            </w:r>
          </w:p>
        </w:tc>
        <w:tc>
          <w:tcPr>
            <w:tcW w:w="1452" w:type="dxa"/>
          </w:tcPr>
          <w:p w14:paraId="36C532D0"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626DB101" w14:textId="77777777" w:rsidTr="005D0D7A">
        <w:tc>
          <w:tcPr>
            <w:tcW w:w="1190" w:type="dxa"/>
            <w:vAlign w:val="bottom"/>
          </w:tcPr>
          <w:p w14:paraId="68FDA3EC" w14:textId="77777777" w:rsidR="00521AEC" w:rsidRPr="007775B1" w:rsidRDefault="00521AEC" w:rsidP="005D0D7A">
            <w:pPr>
              <w:rPr>
                <w:sz w:val="24"/>
                <w:szCs w:val="24"/>
              </w:rPr>
            </w:pPr>
            <w:r w:rsidRPr="007775B1">
              <w:rPr>
                <w:color w:val="000000"/>
                <w:sz w:val="24"/>
                <w:szCs w:val="24"/>
              </w:rPr>
              <w:t>MAT91 1-12</w:t>
            </w:r>
          </w:p>
        </w:tc>
        <w:tc>
          <w:tcPr>
            <w:tcW w:w="1403" w:type="dxa"/>
          </w:tcPr>
          <w:p w14:paraId="65868413"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485C9F4"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4BA19BE9"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1E726AB"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6BC32C9C" w14:textId="77777777" w:rsidR="00521AEC" w:rsidRPr="007775B1" w:rsidRDefault="00521AEC" w:rsidP="005D0D7A">
            <w:pPr>
              <w:rPr>
                <w:sz w:val="24"/>
                <w:szCs w:val="24"/>
              </w:rPr>
            </w:pPr>
            <w:r w:rsidRPr="007775B1">
              <w:rPr>
                <w:color w:val="000000"/>
                <w:sz w:val="24"/>
                <w:szCs w:val="24"/>
              </w:rPr>
              <w:t> </w:t>
            </w:r>
          </w:p>
        </w:tc>
        <w:tc>
          <w:tcPr>
            <w:tcW w:w="1452" w:type="dxa"/>
          </w:tcPr>
          <w:p w14:paraId="3993493E"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35414F4B" w14:textId="77777777" w:rsidTr="005D0D7A">
        <w:tc>
          <w:tcPr>
            <w:tcW w:w="1190" w:type="dxa"/>
            <w:vAlign w:val="bottom"/>
          </w:tcPr>
          <w:p w14:paraId="252C5945" w14:textId="77777777" w:rsidR="00521AEC" w:rsidRPr="007775B1" w:rsidRDefault="00521AEC" w:rsidP="005D0D7A">
            <w:pPr>
              <w:rPr>
                <w:sz w:val="24"/>
                <w:szCs w:val="24"/>
              </w:rPr>
            </w:pPr>
            <w:r w:rsidRPr="007775B1">
              <w:rPr>
                <w:color w:val="000000"/>
                <w:sz w:val="24"/>
                <w:szCs w:val="24"/>
              </w:rPr>
              <w:t>MAT366-2</w:t>
            </w:r>
          </w:p>
        </w:tc>
        <w:tc>
          <w:tcPr>
            <w:tcW w:w="1403" w:type="dxa"/>
          </w:tcPr>
          <w:p w14:paraId="316960BE"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32B1271A"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5135CE43" w14:textId="77777777" w:rsidR="00521AEC" w:rsidRPr="007775B1" w:rsidRDefault="00521AEC" w:rsidP="005D0D7A">
            <w:pPr>
              <w:rPr>
                <w:sz w:val="24"/>
                <w:szCs w:val="24"/>
              </w:rPr>
            </w:pPr>
            <w:r w:rsidRPr="007775B1">
              <w:rPr>
                <w:color w:val="000000"/>
                <w:sz w:val="24"/>
                <w:szCs w:val="24"/>
              </w:rPr>
              <w:t>3/29/1991</w:t>
            </w:r>
          </w:p>
        </w:tc>
        <w:tc>
          <w:tcPr>
            <w:tcW w:w="1356" w:type="dxa"/>
            <w:vAlign w:val="bottom"/>
          </w:tcPr>
          <w:p w14:paraId="1836B490"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05B9B216" w14:textId="77777777" w:rsidR="00521AEC" w:rsidRPr="007775B1" w:rsidRDefault="00521AEC" w:rsidP="005D0D7A">
            <w:pPr>
              <w:rPr>
                <w:sz w:val="24"/>
                <w:szCs w:val="24"/>
              </w:rPr>
            </w:pPr>
            <w:r w:rsidRPr="007775B1">
              <w:rPr>
                <w:color w:val="000000"/>
                <w:sz w:val="24"/>
                <w:szCs w:val="24"/>
              </w:rPr>
              <w:t> </w:t>
            </w:r>
          </w:p>
        </w:tc>
        <w:tc>
          <w:tcPr>
            <w:tcW w:w="1452" w:type="dxa"/>
          </w:tcPr>
          <w:p w14:paraId="3FF1AB31"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43E941D0" w14:textId="77777777" w:rsidTr="005D0D7A">
        <w:tc>
          <w:tcPr>
            <w:tcW w:w="1190" w:type="dxa"/>
            <w:vAlign w:val="bottom"/>
          </w:tcPr>
          <w:p w14:paraId="258BB794" w14:textId="77777777" w:rsidR="00521AEC" w:rsidRPr="007775B1" w:rsidRDefault="00521AEC" w:rsidP="005D0D7A">
            <w:pPr>
              <w:rPr>
                <w:sz w:val="24"/>
                <w:szCs w:val="24"/>
              </w:rPr>
            </w:pPr>
            <w:r w:rsidRPr="007775B1">
              <w:rPr>
                <w:color w:val="000000"/>
                <w:sz w:val="24"/>
                <w:szCs w:val="24"/>
              </w:rPr>
              <w:t>MAT91 7-2</w:t>
            </w:r>
          </w:p>
        </w:tc>
        <w:tc>
          <w:tcPr>
            <w:tcW w:w="1403" w:type="dxa"/>
          </w:tcPr>
          <w:p w14:paraId="7C0E7F9B"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53424B27"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3149FC19"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7E591841"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3B047943" w14:textId="77777777" w:rsidR="00521AEC" w:rsidRPr="007775B1" w:rsidRDefault="00521AEC" w:rsidP="005D0D7A">
            <w:pPr>
              <w:rPr>
                <w:sz w:val="24"/>
                <w:szCs w:val="24"/>
              </w:rPr>
            </w:pPr>
            <w:r w:rsidRPr="007775B1">
              <w:rPr>
                <w:color w:val="000000"/>
                <w:sz w:val="24"/>
                <w:szCs w:val="24"/>
              </w:rPr>
              <w:t> </w:t>
            </w:r>
          </w:p>
        </w:tc>
        <w:tc>
          <w:tcPr>
            <w:tcW w:w="1452" w:type="dxa"/>
          </w:tcPr>
          <w:p w14:paraId="35ACDEB9"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57808B0F" w14:textId="77777777" w:rsidTr="005D0D7A">
        <w:tc>
          <w:tcPr>
            <w:tcW w:w="1190" w:type="dxa"/>
            <w:vAlign w:val="bottom"/>
          </w:tcPr>
          <w:p w14:paraId="668EA3E6" w14:textId="77777777" w:rsidR="00521AEC" w:rsidRPr="007775B1" w:rsidRDefault="00521AEC" w:rsidP="005D0D7A">
            <w:pPr>
              <w:rPr>
                <w:sz w:val="24"/>
                <w:szCs w:val="24"/>
              </w:rPr>
            </w:pPr>
            <w:r w:rsidRPr="007775B1">
              <w:rPr>
                <w:color w:val="000000"/>
                <w:sz w:val="24"/>
                <w:szCs w:val="24"/>
              </w:rPr>
              <w:t>MAT91 1-11</w:t>
            </w:r>
          </w:p>
        </w:tc>
        <w:tc>
          <w:tcPr>
            <w:tcW w:w="1403" w:type="dxa"/>
          </w:tcPr>
          <w:p w14:paraId="09329882"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511608E"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36B223AB"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6B0F292A"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3FAB2C7D" w14:textId="77777777" w:rsidR="00521AEC" w:rsidRPr="007775B1" w:rsidRDefault="00521AEC" w:rsidP="005D0D7A">
            <w:pPr>
              <w:rPr>
                <w:sz w:val="24"/>
                <w:szCs w:val="24"/>
              </w:rPr>
            </w:pPr>
            <w:r w:rsidRPr="007775B1">
              <w:rPr>
                <w:color w:val="000000"/>
                <w:sz w:val="24"/>
                <w:szCs w:val="24"/>
              </w:rPr>
              <w:t> </w:t>
            </w:r>
          </w:p>
        </w:tc>
        <w:tc>
          <w:tcPr>
            <w:tcW w:w="1452" w:type="dxa"/>
          </w:tcPr>
          <w:p w14:paraId="24D6978C"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4CF3402C" w14:textId="77777777" w:rsidTr="005D0D7A">
        <w:trPr>
          <w:trHeight w:val="89"/>
        </w:trPr>
        <w:tc>
          <w:tcPr>
            <w:tcW w:w="1190" w:type="dxa"/>
            <w:vAlign w:val="bottom"/>
          </w:tcPr>
          <w:p w14:paraId="796396F0" w14:textId="77777777" w:rsidR="00521AEC" w:rsidRPr="007775B1" w:rsidRDefault="00521AEC" w:rsidP="005D0D7A">
            <w:pPr>
              <w:rPr>
                <w:color w:val="000000"/>
                <w:sz w:val="24"/>
                <w:szCs w:val="24"/>
              </w:rPr>
            </w:pPr>
            <w:r w:rsidRPr="007775B1">
              <w:rPr>
                <w:color w:val="000000"/>
                <w:sz w:val="24"/>
                <w:szCs w:val="24"/>
              </w:rPr>
              <w:t>Mat 761-1 (41)</w:t>
            </w:r>
          </w:p>
        </w:tc>
        <w:tc>
          <w:tcPr>
            <w:tcW w:w="1403" w:type="dxa"/>
          </w:tcPr>
          <w:p w14:paraId="7CA262E1"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CB84EF1"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45B96178"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73DD246A"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05CADEF6" w14:textId="77777777" w:rsidR="00521AEC" w:rsidRPr="007775B1" w:rsidRDefault="00521AEC" w:rsidP="005D0D7A">
            <w:pPr>
              <w:rPr>
                <w:sz w:val="24"/>
                <w:szCs w:val="24"/>
              </w:rPr>
            </w:pPr>
            <w:r w:rsidRPr="007775B1">
              <w:rPr>
                <w:color w:val="000000"/>
                <w:sz w:val="24"/>
                <w:szCs w:val="24"/>
              </w:rPr>
              <w:t> </w:t>
            </w:r>
          </w:p>
        </w:tc>
        <w:tc>
          <w:tcPr>
            <w:tcW w:w="1452" w:type="dxa"/>
          </w:tcPr>
          <w:p w14:paraId="52D83EEF"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3BB8F7A8" w14:textId="77777777" w:rsidTr="005D0D7A">
        <w:tc>
          <w:tcPr>
            <w:tcW w:w="1190" w:type="dxa"/>
            <w:vAlign w:val="bottom"/>
          </w:tcPr>
          <w:p w14:paraId="2AF1C0A9" w14:textId="77777777" w:rsidR="00521AEC" w:rsidRPr="007775B1" w:rsidRDefault="00521AEC" w:rsidP="005D0D7A">
            <w:pPr>
              <w:rPr>
                <w:sz w:val="24"/>
                <w:szCs w:val="24"/>
              </w:rPr>
            </w:pPr>
            <w:r w:rsidRPr="007775B1">
              <w:rPr>
                <w:color w:val="000000"/>
                <w:sz w:val="24"/>
                <w:szCs w:val="24"/>
              </w:rPr>
              <w:t>Mat 91 5-11</w:t>
            </w:r>
          </w:p>
        </w:tc>
        <w:tc>
          <w:tcPr>
            <w:tcW w:w="1403" w:type="dxa"/>
          </w:tcPr>
          <w:p w14:paraId="1778E3B8"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13C4D8E5"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01C194E0"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7A78F404"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0D3648D3" w14:textId="77777777" w:rsidR="00521AEC" w:rsidRPr="007775B1" w:rsidRDefault="00521AEC" w:rsidP="005D0D7A">
            <w:pPr>
              <w:rPr>
                <w:sz w:val="24"/>
                <w:szCs w:val="24"/>
              </w:rPr>
            </w:pPr>
            <w:r w:rsidRPr="007775B1">
              <w:rPr>
                <w:color w:val="000000"/>
                <w:sz w:val="24"/>
                <w:szCs w:val="24"/>
              </w:rPr>
              <w:t> </w:t>
            </w:r>
          </w:p>
        </w:tc>
        <w:tc>
          <w:tcPr>
            <w:tcW w:w="1452" w:type="dxa"/>
          </w:tcPr>
          <w:p w14:paraId="76948B82"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039D36EF" w14:textId="77777777" w:rsidTr="005D0D7A">
        <w:tc>
          <w:tcPr>
            <w:tcW w:w="1190" w:type="dxa"/>
            <w:vAlign w:val="bottom"/>
          </w:tcPr>
          <w:p w14:paraId="4201C491" w14:textId="77777777" w:rsidR="00521AEC" w:rsidRPr="007775B1" w:rsidRDefault="00521AEC" w:rsidP="005D0D7A">
            <w:pPr>
              <w:rPr>
                <w:sz w:val="24"/>
                <w:szCs w:val="24"/>
              </w:rPr>
            </w:pPr>
            <w:r w:rsidRPr="007775B1">
              <w:rPr>
                <w:color w:val="000000"/>
                <w:sz w:val="24"/>
                <w:szCs w:val="24"/>
              </w:rPr>
              <w:t>Mat91 1021</w:t>
            </w:r>
          </w:p>
        </w:tc>
        <w:tc>
          <w:tcPr>
            <w:tcW w:w="1403" w:type="dxa"/>
          </w:tcPr>
          <w:p w14:paraId="58DED507"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779F4C06"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35348442" w14:textId="77777777" w:rsidR="00521AEC" w:rsidRPr="007775B1" w:rsidRDefault="00521AEC" w:rsidP="005D0D7A">
            <w:pPr>
              <w:rPr>
                <w:sz w:val="24"/>
                <w:szCs w:val="24"/>
              </w:rPr>
            </w:pPr>
            <w:r w:rsidRPr="007775B1">
              <w:rPr>
                <w:color w:val="000000"/>
                <w:sz w:val="24"/>
                <w:szCs w:val="24"/>
              </w:rPr>
              <w:t>3/29/1991</w:t>
            </w:r>
          </w:p>
        </w:tc>
        <w:tc>
          <w:tcPr>
            <w:tcW w:w="1356" w:type="dxa"/>
            <w:vAlign w:val="bottom"/>
          </w:tcPr>
          <w:p w14:paraId="3AC2980A"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564F9D16" w14:textId="77777777" w:rsidR="00521AEC" w:rsidRPr="007775B1" w:rsidRDefault="00521AEC" w:rsidP="005D0D7A">
            <w:pPr>
              <w:rPr>
                <w:sz w:val="24"/>
                <w:szCs w:val="24"/>
              </w:rPr>
            </w:pPr>
            <w:r w:rsidRPr="007775B1">
              <w:rPr>
                <w:color w:val="000000"/>
                <w:sz w:val="24"/>
                <w:szCs w:val="24"/>
              </w:rPr>
              <w:t> </w:t>
            </w:r>
          </w:p>
        </w:tc>
        <w:tc>
          <w:tcPr>
            <w:tcW w:w="1452" w:type="dxa"/>
          </w:tcPr>
          <w:p w14:paraId="474A2C95"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654AB46A" w14:textId="77777777" w:rsidTr="005D0D7A">
        <w:tc>
          <w:tcPr>
            <w:tcW w:w="1190" w:type="dxa"/>
            <w:vAlign w:val="bottom"/>
          </w:tcPr>
          <w:p w14:paraId="41512A64" w14:textId="77777777" w:rsidR="00521AEC" w:rsidRPr="007775B1" w:rsidRDefault="00521AEC" w:rsidP="005D0D7A">
            <w:pPr>
              <w:rPr>
                <w:sz w:val="24"/>
                <w:szCs w:val="24"/>
              </w:rPr>
            </w:pPr>
            <w:r w:rsidRPr="007775B1">
              <w:rPr>
                <w:color w:val="000000"/>
                <w:sz w:val="24"/>
                <w:szCs w:val="24"/>
              </w:rPr>
              <w:t>Mat 20-4 (5)</w:t>
            </w:r>
          </w:p>
        </w:tc>
        <w:tc>
          <w:tcPr>
            <w:tcW w:w="1403" w:type="dxa"/>
          </w:tcPr>
          <w:p w14:paraId="61D427AD"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23030086" w14:textId="77777777" w:rsidR="00521AEC" w:rsidRPr="007775B1" w:rsidRDefault="00521AEC" w:rsidP="005D0D7A">
            <w:pPr>
              <w:rPr>
                <w:sz w:val="24"/>
                <w:szCs w:val="24"/>
              </w:rPr>
            </w:pPr>
            <w:r w:rsidRPr="007775B1">
              <w:rPr>
                <w:color w:val="000000"/>
                <w:sz w:val="24"/>
                <w:szCs w:val="24"/>
              </w:rPr>
              <w:t>Matlock, WA, USA</w:t>
            </w:r>
          </w:p>
        </w:tc>
        <w:tc>
          <w:tcPr>
            <w:tcW w:w="1803" w:type="dxa"/>
            <w:vAlign w:val="bottom"/>
          </w:tcPr>
          <w:p w14:paraId="4537E501"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C59266B"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53237C2F" w14:textId="77777777" w:rsidR="00521AEC" w:rsidRPr="007775B1" w:rsidRDefault="00521AEC" w:rsidP="005D0D7A">
            <w:pPr>
              <w:rPr>
                <w:sz w:val="24"/>
                <w:szCs w:val="24"/>
              </w:rPr>
            </w:pPr>
            <w:r w:rsidRPr="007775B1">
              <w:rPr>
                <w:color w:val="000000"/>
                <w:sz w:val="24"/>
                <w:szCs w:val="24"/>
              </w:rPr>
              <w:t> </w:t>
            </w:r>
          </w:p>
        </w:tc>
        <w:tc>
          <w:tcPr>
            <w:tcW w:w="1452" w:type="dxa"/>
          </w:tcPr>
          <w:p w14:paraId="13600273" w14:textId="77777777" w:rsidR="00521AEC" w:rsidRPr="007775B1" w:rsidRDefault="00521AEC" w:rsidP="005D0D7A">
            <w:pPr>
              <w:rPr>
                <w:color w:val="000000"/>
                <w:sz w:val="24"/>
                <w:szCs w:val="24"/>
              </w:rPr>
            </w:pPr>
            <w:proofErr w:type="spellStart"/>
            <w:r w:rsidRPr="00C86E9D">
              <w:rPr>
                <w:color w:val="000000"/>
                <w:sz w:val="24"/>
                <w:szCs w:val="24"/>
              </w:rPr>
              <w:t>Thies</w:t>
            </w:r>
            <w:proofErr w:type="spellEnd"/>
            <w:r w:rsidRPr="00C86E9D">
              <w:rPr>
                <w:color w:val="000000"/>
                <w:sz w:val="24"/>
                <w:szCs w:val="24"/>
              </w:rPr>
              <w:t xml:space="preserve"> W.</w:t>
            </w:r>
          </w:p>
        </w:tc>
      </w:tr>
      <w:tr w:rsidR="00521AEC" w14:paraId="16456B00" w14:textId="77777777" w:rsidTr="005D0D7A">
        <w:tc>
          <w:tcPr>
            <w:tcW w:w="1190" w:type="dxa"/>
            <w:vAlign w:val="bottom"/>
          </w:tcPr>
          <w:p w14:paraId="7DF84103" w14:textId="77777777" w:rsidR="00521AEC" w:rsidRPr="007775B1" w:rsidRDefault="00521AEC" w:rsidP="005D0D7A">
            <w:pPr>
              <w:rPr>
                <w:sz w:val="24"/>
                <w:szCs w:val="24"/>
              </w:rPr>
            </w:pPr>
            <w:r w:rsidRPr="007775B1">
              <w:rPr>
                <w:color w:val="000000"/>
                <w:sz w:val="24"/>
                <w:szCs w:val="24"/>
              </w:rPr>
              <w:t>SH9</w:t>
            </w:r>
          </w:p>
        </w:tc>
        <w:tc>
          <w:tcPr>
            <w:tcW w:w="1403" w:type="dxa"/>
          </w:tcPr>
          <w:p w14:paraId="37E30F9E"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1CDB003C"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18A4BD7D"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3062707"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1E13D704" w14:textId="77777777" w:rsidR="00521AEC" w:rsidRPr="007775B1" w:rsidRDefault="00521AEC" w:rsidP="005D0D7A">
            <w:pPr>
              <w:rPr>
                <w:sz w:val="24"/>
                <w:szCs w:val="24"/>
              </w:rPr>
            </w:pPr>
            <w:r w:rsidRPr="007775B1">
              <w:rPr>
                <w:color w:val="000000"/>
                <w:sz w:val="24"/>
                <w:szCs w:val="24"/>
              </w:rPr>
              <w:t> </w:t>
            </w:r>
          </w:p>
        </w:tc>
        <w:tc>
          <w:tcPr>
            <w:tcW w:w="1452" w:type="dxa"/>
          </w:tcPr>
          <w:p w14:paraId="7A2C7304"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3FADCBD8" w14:textId="77777777" w:rsidTr="005D0D7A">
        <w:tc>
          <w:tcPr>
            <w:tcW w:w="1190" w:type="dxa"/>
            <w:vAlign w:val="bottom"/>
          </w:tcPr>
          <w:p w14:paraId="00268CEF" w14:textId="77777777" w:rsidR="00521AEC" w:rsidRPr="007775B1" w:rsidRDefault="00521AEC" w:rsidP="005D0D7A">
            <w:pPr>
              <w:rPr>
                <w:sz w:val="24"/>
                <w:szCs w:val="24"/>
              </w:rPr>
            </w:pPr>
            <w:r w:rsidRPr="007775B1">
              <w:rPr>
                <w:color w:val="000000"/>
                <w:sz w:val="24"/>
                <w:szCs w:val="24"/>
              </w:rPr>
              <w:t>SH41</w:t>
            </w:r>
          </w:p>
        </w:tc>
        <w:tc>
          <w:tcPr>
            <w:tcW w:w="1403" w:type="dxa"/>
          </w:tcPr>
          <w:p w14:paraId="61F96D8F"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38ED04C2"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77DC475D"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58AAA029"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24CF3BF5" w14:textId="77777777" w:rsidR="00521AEC" w:rsidRPr="007775B1" w:rsidRDefault="00521AEC" w:rsidP="005D0D7A">
            <w:pPr>
              <w:rPr>
                <w:sz w:val="24"/>
                <w:szCs w:val="24"/>
              </w:rPr>
            </w:pPr>
            <w:r w:rsidRPr="007775B1">
              <w:rPr>
                <w:color w:val="000000"/>
                <w:sz w:val="24"/>
                <w:szCs w:val="24"/>
              </w:rPr>
              <w:t> </w:t>
            </w:r>
          </w:p>
        </w:tc>
        <w:tc>
          <w:tcPr>
            <w:tcW w:w="1452" w:type="dxa"/>
          </w:tcPr>
          <w:p w14:paraId="3D3BF188"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6EE9428B" w14:textId="77777777" w:rsidTr="005D0D7A">
        <w:tc>
          <w:tcPr>
            <w:tcW w:w="1190" w:type="dxa"/>
            <w:vAlign w:val="bottom"/>
          </w:tcPr>
          <w:p w14:paraId="0971E45B" w14:textId="77777777" w:rsidR="00521AEC" w:rsidRPr="007775B1" w:rsidRDefault="00521AEC" w:rsidP="005D0D7A">
            <w:pPr>
              <w:rPr>
                <w:sz w:val="24"/>
                <w:szCs w:val="24"/>
              </w:rPr>
            </w:pPr>
            <w:r w:rsidRPr="007775B1">
              <w:rPr>
                <w:color w:val="000000"/>
                <w:sz w:val="24"/>
                <w:szCs w:val="24"/>
              </w:rPr>
              <w:lastRenderedPageBreak/>
              <w:t>SH20</w:t>
            </w:r>
          </w:p>
        </w:tc>
        <w:tc>
          <w:tcPr>
            <w:tcW w:w="1403" w:type="dxa"/>
          </w:tcPr>
          <w:p w14:paraId="71522416"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773F668F"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564E84D8"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D4B26EA"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6720ADAE" w14:textId="77777777" w:rsidR="00521AEC" w:rsidRPr="007775B1" w:rsidRDefault="00521AEC" w:rsidP="005D0D7A">
            <w:pPr>
              <w:rPr>
                <w:sz w:val="24"/>
                <w:szCs w:val="24"/>
              </w:rPr>
            </w:pPr>
            <w:r w:rsidRPr="007775B1">
              <w:rPr>
                <w:color w:val="000000"/>
                <w:sz w:val="24"/>
                <w:szCs w:val="24"/>
              </w:rPr>
              <w:t> </w:t>
            </w:r>
          </w:p>
        </w:tc>
        <w:tc>
          <w:tcPr>
            <w:tcW w:w="1452" w:type="dxa"/>
          </w:tcPr>
          <w:p w14:paraId="6BB3E1C5"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41C39882" w14:textId="77777777" w:rsidTr="005D0D7A">
        <w:tc>
          <w:tcPr>
            <w:tcW w:w="1190" w:type="dxa"/>
            <w:vAlign w:val="bottom"/>
          </w:tcPr>
          <w:p w14:paraId="05AAB1A1" w14:textId="77777777" w:rsidR="00521AEC" w:rsidRPr="007775B1" w:rsidRDefault="00521AEC" w:rsidP="005D0D7A">
            <w:pPr>
              <w:rPr>
                <w:sz w:val="24"/>
                <w:szCs w:val="24"/>
              </w:rPr>
            </w:pPr>
            <w:r w:rsidRPr="007775B1">
              <w:rPr>
                <w:color w:val="000000"/>
                <w:sz w:val="24"/>
                <w:szCs w:val="24"/>
              </w:rPr>
              <w:t>SH40</w:t>
            </w:r>
          </w:p>
        </w:tc>
        <w:tc>
          <w:tcPr>
            <w:tcW w:w="1403" w:type="dxa"/>
          </w:tcPr>
          <w:p w14:paraId="006D2CF5"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776260B5"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1424F851"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6957047B"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4A53C058" w14:textId="77777777" w:rsidR="00521AEC" w:rsidRPr="007775B1" w:rsidRDefault="00521AEC" w:rsidP="005D0D7A">
            <w:pPr>
              <w:rPr>
                <w:sz w:val="24"/>
                <w:szCs w:val="24"/>
              </w:rPr>
            </w:pPr>
            <w:r w:rsidRPr="007775B1">
              <w:rPr>
                <w:color w:val="000000"/>
                <w:sz w:val="24"/>
                <w:szCs w:val="24"/>
              </w:rPr>
              <w:t> </w:t>
            </w:r>
          </w:p>
        </w:tc>
        <w:tc>
          <w:tcPr>
            <w:tcW w:w="1452" w:type="dxa"/>
          </w:tcPr>
          <w:p w14:paraId="0A06CBC2"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5DBF4AED" w14:textId="77777777" w:rsidTr="005D0D7A">
        <w:tc>
          <w:tcPr>
            <w:tcW w:w="1190" w:type="dxa"/>
            <w:vAlign w:val="bottom"/>
          </w:tcPr>
          <w:p w14:paraId="07BE9490" w14:textId="77777777" w:rsidR="00521AEC" w:rsidRPr="007775B1" w:rsidRDefault="00521AEC" w:rsidP="005D0D7A">
            <w:pPr>
              <w:rPr>
                <w:sz w:val="24"/>
                <w:szCs w:val="24"/>
              </w:rPr>
            </w:pPr>
            <w:r w:rsidRPr="007775B1">
              <w:rPr>
                <w:color w:val="000000"/>
                <w:sz w:val="24"/>
                <w:szCs w:val="24"/>
              </w:rPr>
              <w:t>SH33</w:t>
            </w:r>
          </w:p>
        </w:tc>
        <w:tc>
          <w:tcPr>
            <w:tcW w:w="1403" w:type="dxa"/>
          </w:tcPr>
          <w:p w14:paraId="355609EA"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40C7394A"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35ED9936"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771B7179"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72DD2C62" w14:textId="77777777" w:rsidR="00521AEC" w:rsidRPr="007775B1" w:rsidRDefault="00521AEC" w:rsidP="005D0D7A">
            <w:pPr>
              <w:rPr>
                <w:sz w:val="24"/>
                <w:szCs w:val="24"/>
              </w:rPr>
            </w:pPr>
            <w:r w:rsidRPr="007775B1">
              <w:rPr>
                <w:color w:val="000000"/>
                <w:sz w:val="24"/>
                <w:szCs w:val="24"/>
              </w:rPr>
              <w:t> </w:t>
            </w:r>
          </w:p>
        </w:tc>
        <w:tc>
          <w:tcPr>
            <w:tcW w:w="1452" w:type="dxa"/>
          </w:tcPr>
          <w:p w14:paraId="29FCAE81"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72202F2C" w14:textId="77777777" w:rsidTr="005D0D7A">
        <w:tc>
          <w:tcPr>
            <w:tcW w:w="1190" w:type="dxa"/>
            <w:vAlign w:val="bottom"/>
          </w:tcPr>
          <w:p w14:paraId="0EAA4B8E" w14:textId="77777777" w:rsidR="00521AEC" w:rsidRPr="007775B1" w:rsidRDefault="00521AEC" w:rsidP="005D0D7A">
            <w:pPr>
              <w:rPr>
                <w:sz w:val="24"/>
                <w:szCs w:val="24"/>
              </w:rPr>
            </w:pPr>
            <w:r w:rsidRPr="007775B1">
              <w:rPr>
                <w:color w:val="000000"/>
                <w:sz w:val="24"/>
                <w:szCs w:val="24"/>
              </w:rPr>
              <w:t>SH24</w:t>
            </w:r>
          </w:p>
        </w:tc>
        <w:tc>
          <w:tcPr>
            <w:tcW w:w="1403" w:type="dxa"/>
          </w:tcPr>
          <w:p w14:paraId="362137D1"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33670D5D"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13788AB8"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26E77D5"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32F7E8B1" w14:textId="77777777" w:rsidR="00521AEC" w:rsidRPr="007775B1" w:rsidRDefault="00521AEC" w:rsidP="005D0D7A">
            <w:pPr>
              <w:rPr>
                <w:sz w:val="24"/>
                <w:szCs w:val="24"/>
              </w:rPr>
            </w:pPr>
            <w:r w:rsidRPr="007775B1">
              <w:rPr>
                <w:color w:val="000000"/>
                <w:sz w:val="24"/>
                <w:szCs w:val="24"/>
              </w:rPr>
              <w:t> </w:t>
            </w:r>
          </w:p>
        </w:tc>
        <w:tc>
          <w:tcPr>
            <w:tcW w:w="1452" w:type="dxa"/>
          </w:tcPr>
          <w:p w14:paraId="6BA69E9F"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06F9CAF5" w14:textId="77777777" w:rsidTr="005D0D7A">
        <w:tc>
          <w:tcPr>
            <w:tcW w:w="1190" w:type="dxa"/>
            <w:vAlign w:val="bottom"/>
          </w:tcPr>
          <w:p w14:paraId="57BE9D19" w14:textId="77777777" w:rsidR="00521AEC" w:rsidRPr="007775B1" w:rsidRDefault="00521AEC" w:rsidP="005D0D7A">
            <w:pPr>
              <w:rPr>
                <w:sz w:val="24"/>
                <w:szCs w:val="24"/>
              </w:rPr>
            </w:pPr>
            <w:r w:rsidRPr="007775B1">
              <w:rPr>
                <w:color w:val="000000"/>
                <w:sz w:val="24"/>
                <w:szCs w:val="24"/>
              </w:rPr>
              <w:t>SH21</w:t>
            </w:r>
          </w:p>
        </w:tc>
        <w:tc>
          <w:tcPr>
            <w:tcW w:w="1403" w:type="dxa"/>
          </w:tcPr>
          <w:p w14:paraId="469DBA7F"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2C0881FD"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5D6F974F"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D0C87B8"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04BF6567" w14:textId="77777777" w:rsidR="00521AEC" w:rsidRPr="007775B1" w:rsidRDefault="00521AEC" w:rsidP="005D0D7A">
            <w:pPr>
              <w:rPr>
                <w:sz w:val="24"/>
                <w:szCs w:val="24"/>
              </w:rPr>
            </w:pPr>
            <w:r w:rsidRPr="007775B1">
              <w:rPr>
                <w:color w:val="000000"/>
                <w:sz w:val="24"/>
                <w:szCs w:val="24"/>
              </w:rPr>
              <w:t> </w:t>
            </w:r>
          </w:p>
        </w:tc>
        <w:tc>
          <w:tcPr>
            <w:tcW w:w="1452" w:type="dxa"/>
          </w:tcPr>
          <w:p w14:paraId="3DA1E5CD"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66FF57DA" w14:textId="77777777" w:rsidTr="005D0D7A">
        <w:tc>
          <w:tcPr>
            <w:tcW w:w="1190" w:type="dxa"/>
            <w:vAlign w:val="bottom"/>
          </w:tcPr>
          <w:p w14:paraId="37EBD88B" w14:textId="77777777" w:rsidR="00521AEC" w:rsidRPr="007775B1" w:rsidRDefault="00521AEC" w:rsidP="005D0D7A">
            <w:pPr>
              <w:rPr>
                <w:sz w:val="24"/>
                <w:szCs w:val="24"/>
              </w:rPr>
            </w:pPr>
            <w:r w:rsidRPr="007775B1">
              <w:rPr>
                <w:color w:val="000000"/>
                <w:sz w:val="24"/>
                <w:szCs w:val="24"/>
              </w:rPr>
              <w:t>SH3</w:t>
            </w:r>
          </w:p>
        </w:tc>
        <w:tc>
          <w:tcPr>
            <w:tcW w:w="1403" w:type="dxa"/>
          </w:tcPr>
          <w:p w14:paraId="6DDF2788"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24FC80D9"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05E7C2CD"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2728EE44"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68497E98" w14:textId="77777777" w:rsidR="00521AEC" w:rsidRPr="007775B1" w:rsidRDefault="00521AEC" w:rsidP="005D0D7A">
            <w:pPr>
              <w:rPr>
                <w:sz w:val="24"/>
                <w:szCs w:val="24"/>
              </w:rPr>
            </w:pPr>
            <w:r w:rsidRPr="007775B1">
              <w:rPr>
                <w:color w:val="000000"/>
                <w:sz w:val="24"/>
                <w:szCs w:val="24"/>
              </w:rPr>
              <w:t> </w:t>
            </w:r>
          </w:p>
        </w:tc>
        <w:tc>
          <w:tcPr>
            <w:tcW w:w="1452" w:type="dxa"/>
          </w:tcPr>
          <w:p w14:paraId="668A6987"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6489ED56" w14:textId="77777777" w:rsidTr="005D0D7A">
        <w:tc>
          <w:tcPr>
            <w:tcW w:w="1190" w:type="dxa"/>
            <w:vAlign w:val="bottom"/>
          </w:tcPr>
          <w:p w14:paraId="6CDA310A" w14:textId="77777777" w:rsidR="00521AEC" w:rsidRPr="007775B1" w:rsidRDefault="00521AEC" w:rsidP="005D0D7A">
            <w:pPr>
              <w:rPr>
                <w:sz w:val="24"/>
                <w:szCs w:val="24"/>
              </w:rPr>
            </w:pPr>
            <w:r w:rsidRPr="007775B1">
              <w:rPr>
                <w:color w:val="000000"/>
                <w:sz w:val="24"/>
                <w:szCs w:val="24"/>
              </w:rPr>
              <w:t>SH4</w:t>
            </w:r>
          </w:p>
        </w:tc>
        <w:tc>
          <w:tcPr>
            <w:tcW w:w="1403" w:type="dxa"/>
          </w:tcPr>
          <w:p w14:paraId="09984D97"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32E53E32"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1F8FE1AD"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6DD177B2"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17E9DD4E" w14:textId="77777777" w:rsidR="00521AEC" w:rsidRPr="007775B1" w:rsidRDefault="00521AEC" w:rsidP="005D0D7A">
            <w:pPr>
              <w:rPr>
                <w:sz w:val="24"/>
                <w:szCs w:val="24"/>
              </w:rPr>
            </w:pPr>
            <w:r w:rsidRPr="007775B1">
              <w:rPr>
                <w:color w:val="000000"/>
                <w:sz w:val="24"/>
                <w:szCs w:val="24"/>
              </w:rPr>
              <w:t> </w:t>
            </w:r>
          </w:p>
        </w:tc>
        <w:tc>
          <w:tcPr>
            <w:tcW w:w="1452" w:type="dxa"/>
          </w:tcPr>
          <w:p w14:paraId="01DBB3B6"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4C5FDB7D" w14:textId="77777777" w:rsidTr="005D0D7A">
        <w:tc>
          <w:tcPr>
            <w:tcW w:w="1190" w:type="dxa"/>
            <w:vAlign w:val="bottom"/>
          </w:tcPr>
          <w:p w14:paraId="1A62DA22" w14:textId="77777777" w:rsidR="00521AEC" w:rsidRPr="007775B1" w:rsidRDefault="00521AEC" w:rsidP="005D0D7A">
            <w:pPr>
              <w:rPr>
                <w:sz w:val="24"/>
                <w:szCs w:val="24"/>
              </w:rPr>
            </w:pPr>
            <w:r w:rsidRPr="007775B1">
              <w:rPr>
                <w:color w:val="000000"/>
                <w:sz w:val="24"/>
                <w:szCs w:val="24"/>
              </w:rPr>
              <w:t>SH7</w:t>
            </w:r>
          </w:p>
        </w:tc>
        <w:tc>
          <w:tcPr>
            <w:tcW w:w="1403" w:type="dxa"/>
          </w:tcPr>
          <w:p w14:paraId="5D570552"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6E73F2C1"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7134B964"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EB92518"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6FD0D59E" w14:textId="77777777" w:rsidR="00521AEC" w:rsidRPr="007775B1" w:rsidRDefault="00521AEC" w:rsidP="005D0D7A">
            <w:pPr>
              <w:rPr>
                <w:sz w:val="24"/>
                <w:szCs w:val="24"/>
              </w:rPr>
            </w:pPr>
            <w:r w:rsidRPr="007775B1">
              <w:rPr>
                <w:color w:val="000000"/>
                <w:sz w:val="24"/>
                <w:szCs w:val="24"/>
              </w:rPr>
              <w:t> </w:t>
            </w:r>
          </w:p>
        </w:tc>
        <w:tc>
          <w:tcPr>
            <w:tcW w:w="1452" w:type="dxa"/>
          </w:tcPr>
          <w:p w14:paraId="39A00EAD"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5BEAB258" w14:textId="77777777" w:rsidTr="005D0D7A">
        <w:tc>
          <w:tcPr>
            <w:tcW w:w="1190" w:type="dxa"/>
            <w:vAlign w:val="bottom"/>
          </w:tcPr>
          <w:p w14:paraId="14741FAE" w14:textId="77777777" w:rsidR="00521AEC" w:rsidRPr="007775B1" w:rsidRDefault="00521AEC" w:rsidP="005D0D7A">
            <w:pPr>
              <w:rPr>
                <w:sz w:val="24"/>
                <w:szCs w:val="24"/>
              </w:rPr>
            </w:pPr>
            <w:r w:rsidRPr="007775B1">
              <w:rPr>
                <w:color w:val="000000"/>
                <w:sz w:val="24"/>
                <w:szCs w:val="24"/>
              </w:rPr>
              <w:t xml:space="preserve">SH49 </w:t>
            </w:r>
          </w:p>
        </w:tc>
        <w:tc>
          <w:tcPr>
            <w:tcW w:w="1403" w:type="dxa"/>
          </w:tcPr>
          <w:p w14:paraId="45F024D0"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28C107CC" w14:textId="77777777" w:rsidR="00521AEC" w:rsidRPr="007775B1" w:rsidRDefault="00521AEC" w:rsidP="005D0D7A">
            <w:pPr>
              <w:rPr>
                <w:sz w:val="24"/>
                <w:szCs w:val="24"/>
              </w:rPr>
            </w:pPr>
            <w:r w:rsidRPr="007775B1">
              <w:rPr>
                <w:color w:val="000000"/>
                <w:sz w:val="24"/>
                <w:szCs w:val="24"/>
              </w:rPr>
              <w:t>Sweet Home, OR, USA</w:t>
            </w:r>
          </w:p>
        </w:tc>
        <w:tc>
          <w:tcPr>
            <w:tcW w:w="1803" w:type="dxa"/>
            <w:vAlign w:val="bottom"/>
          </w:tcPr>
          <w:p w14:paraId="1054D47C"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21685571" w14:textId="77777777" w:rsidR="00521AEC" w:rsidRPr="007775B1" w:rsidRDefault="00521AEC" w:rsidP="005D0D7A">
            <w:pPr>
              <w:rPr>
                <w:sz w:val="24"/>
                <w:szCs w:val="24"/>
              </w:rPr>
            </w:pPr>
            <w:r w:rsidRPr="007775B1">
              <w:rPr>
                <w:color w:val="000000"/>
                <w:sz w:val="24"/>
                <w:szCs w:val="24"/>
              </w:rPr>
              <w:t> </w:t>
            </w:r>
          </w:p>
        </w:tc>
        <w:tc>
          <w:tcPr>
            <w:tcW w:w="1452" w:type="dxa"/>
            <w:vAlign w:val="bottom"/>
          </w:tcPr>
          <w:p w14:paraId="3AA292F6" w14:textId="77777777" w:rsidR="00521AEC" w:rsidRPr="007775B1" w:rsidRDefault="00521AEC" w:rsidP="005D0D7A">
            <w:pPr>
              <w:rPr>
                <w:sz w:val="24"/>
                <w:szCs w:val="24"/>
              </w:rPr>
            </w:pPr>
            <w:r w:rsidRPr="007775B1">
              <w:rPr>
                <w:color w:val="000000"/>
                <w:sz w:val="24"/>
                <w:szCs w:val="24"/>
              </w:rPr>
              <w:t> </w:t>
            </w:r>
          </w:p>
        </w:tc>
        <w:tc>
          <w:tcPr>
            <w:tcW w:w="1452" w:type="dxa"/>
          </w:tcPr>
          <w:p w14:paraId="09ECC914" w14:textId="77777777" w:rsidR="00521AEC" w:rsidRPr="007775B1" w:rsidRDefault="00521AEC" w:rsidP="005D0D7A">
            <w:pPr>
              <w:rPr>
                <w:color w:val="000000"/>
                <w:sz w:val="24"/>
                <w:szCs w:val="24"/>
              </w:rPr>
            </w:pPr>
            <w:r w:rsidRPr="002001C7">
              <w:rPr>
                <w:color w:val="000000"/>
                <w:sz w:val="24"/>
                <w:szCs w:val="24"/>
              </w:rPr>
              <w:t xml:space="preserve">Hansen E. </w:t>
            </w:r>
          </w:p>
        </w:tc>
      </w:tr>
      <w:tr w:rsidR="00521AEC" w14:paraId="53EA51AD" w14:textId="77777777" w:rsidTr="005D0D7A">
        <w:tc>
          <w:tcPr>
            <w:tcW w:w="1190" w:type="dxa"/>
            <w:vAlign w:val="bottom"/>
          </w:tcPr>
          <w:p w14:paraId="55C8CF01" w14:textId="77777777" w:rsidR="00521AEC" w:rsidRPr="007775B1" w:rsidRDefault="00521AEC" w:rsidP="005D0D7A">
            <w:pPr>
              <w:rPr>
                <w:sz w:val="24"/>
                <w:szCs w:val="24"/>
              </w:rPr>
            </w:pPr>
            <w:r w:rsidRPr="007775B1">
              <w:rPr>
                <w:color w:val="000000"/>
                <w:sz w:val="24"/>
                <w:szCs w:val="24"/>
              </w:rPr>
              <w:t>W-IA2</w:t>
            </w:r>
          </w:p>
        </w:tc>
        <w:tc>
          <w:tcPr>
            <w:tcW w:w="1403" w:type="dxa"/>
            <w:vAlign w:val="bottom"/>
          </w:tcPr>
          <w:p w14:paraId="13BA4EEE"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6D72B3B6"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6465303F"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8F8C6B8" w14:textId="77777777" w:rsidR="00521AEC" w:rsidRPr="007775B1" w:rsidRDefault="00521AEC" w:rsidP="005D0D7A">
            <w:pPr>
              <w:rPr>
                <w:sz w:val="24"/>
                <w:szCs w:val="24"/>
              </w:rPr>
            </w:pPr>
            <w:r w:rsidRPr="007775B1">
              <w:rPr>
                <w:color w:val="000000"/>
                <w:sz w:val="24"/>
                <w:szCs w:val="24"/>
              </w:rPr>
              <w:t>43.74709</w:t>
            </w:r>
          </w:p>
        </w:tc>
        <w:tc>
          <w:tcPr>
            <w:tcW w:w="1452" w:type="dxa"/>
            <w:vAlign w:val="bottom"/>
          </w:tcPr>
          <w:p w14:paraId="1AEC2E8D" w14:textId="77777777" w:rsidR="00521AEC" w:rsidRPr="007775B1" w:rsidRDefault="00521AEC" w:rsidP="005D0D7A">
            <w:pPr>
              <w:rPr>
                <w:sz w:val="24"/>
                <w:szCs w:val="24"/>
              </w:rPr>
            </w:pPr>
            <w:r w:rsidRPr="007775B1">
              <w:rPr>
                <w:color w:val="000000"/>
                <w:sz w:val="24"/>
                <w:szCs w:val="24"/>
              </w:rPr>
              <w:t>-122.004</w:t>
            </w:r>
          </w:p>
        </w:tc>
        <w:tc>
          <w:tcPr>
            <w:tcW w:w="1452" w:type="dxa"/>
          </w:tcPr>
          <w:p w14:paraId="71C2A96B" w14:textId="77777777" w:rsidR="00521AEC" w:rsidRPr="007775B1" w:rsidRDefault="00521AEC" w:rsidP="005D0D7A">
            <w:pPr>
              <w:rPr>
                <w:color w:val="000000"/>
                <w:sz w:val="24"/>
                <w:szCs w:val="24"/>
              </w:rPr>
            </w:pPr>
            <w:r>
              <w:rPr>
                <w:color w:val="000000"/>
                <w:sz w:val="24"/>
                <w:szCs w:val="24"/>
              </w:rPr>
              <w:t xml:space="preserve">Hansen E. </w:t>
            </w:r>
          </w:p>
        </w:tc>
      </w:tr>
      <w:tr w:rsidR="00521AEC" w14:paraId="016CD113" w14:textId="77777777" w:rsidTr="005D0D7A">
        <w:tc>
          <w:tcPr>
            <w:tcW w:w="1190" w:type="dxa"/>
            <w:vAlign w:val="bottom"/>
          </w:tcPr>
          <w:p w14:paraId="5F4C3196" w14:textId="77777777" w:rsidR="00521AEC" w:rsidRPr="007775B1" w:rsidRDefault="00521AEC" w:rsidP="005D0D7A">
            <w:pPr>
              <w:rPr>
                <w:sz w:val="24"/>
                <w:szCs w:val="24"/>
              </w:rPr>
            </w:pPr>
            <w:r w:rsidRPr="007775B1">
              <w:rPr>
                <w:color w:val="000000"/>
                <w:sz w:val="24"/>
                <w:szCs w:val="24"/>
              </w:rPr>
              <w:t>WIB2</w:t>
            </w:r>
          </w:p>
        </w:tc>
        <w:tc>
          <w:tcPr>
            <w:tcW w:w="1403" w:type="dxa"/>
            <w:vAlign w:val="bottom"/>
          </w:tcPr>
          <w:p w14:paraId="09173C3C"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5B6E7D1F"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38C2F85C" w14:textId="77777777" w:rsidR="00521AEC" w:rsidRPr="007775B1" w:rsidRDefault="00521AEC" w:rsidP="005D0D7A">
            <w:pPr>
              <w:rPr>
                <w:sz w:val="24"/>
                <w:szCs w:val="24"/>
              </w:rPr>
            </w:pPr>
          </w:p>
        </w:tc>
        <w:tc>
          <w:tcPr>
            <w:tcW w:w="1356" w:type="dxa"/>
            <w:vAlign w:val="bottom"/>
          </w:tcPr>
          <w:p w14:paraId="2ABEC30E" w14:textId="77777777" w:rsidR="00521AEC" w:rsidRPr="007775B1" w:rsidRDefault="00521AEC" w:rsidP="005D0D7A">
            <w:pPr>
              <w:rPr>
                <w:sz w:val="24"/>
                <w:szCs w:val="24"/>
              </w:rPr>
            </w:pPr>
            <w:r w:rsidRPr="007775B1">
              <w:rPr>
                <w:color w:val="000000"/>
                <w:sz w:val="24"/>
                <w:szCs w:val="24"/>
              </w:rPr>
              <w:t>43.74783</w:t>
            </w:r>
          </w:p>
        </w:tc>
        <w:tc>
          <w:tcPr>
            <w:tcW w:w="1452" w:type="dxa"/>
            <w:vAlign w:val="bottom"/>
          </w:tcPr>
          <w:p w14:paraId="734DBD8F" w14:textId="77777777" w:rsidR="00521AEC" w:rsidRPr="007775B1" w:rsidRDefault="00521AEC" w:rsidP="005D0D7A">
            <w:pPr>
              <w:rPr>
                <w:sz w:val="24"/>
                <w:szCs w:val="24"/>
              </w:rPr>
            </w:pPr>
            <w:r w:rsidRPr="007775B1">
              <w:rPr>
                <w:color w:val="000000"/>
                <w:sz w:val="24"/>
                <w:szCs w:val="24"/>
              </w:rPr>
              <w:t> -122.004</w:t>
            </w:r>
          </w:p>
        </w:tc>
        <w:tc>
          <w:tcPr>
            <w:tcW w:w="1452" w:type="dxa"/>
          </w:tcPr>
          <w:p w14:paraId="086E101D"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25C294F3" w14:textId="77777777" w:rsidTr="005D0D7A">
        <w:tc>
          <w:tcPr>
            <w:tcW w:w="1190" w:type="dxa"/>
            <w:vAlign w:val="bottom"/>
          </w:tcPr>
          <w:p w14:paraId="469D83A5" w14:textId="77777777" w:rsidR="00521AEC" w:rsidRPr="007775B1" w:rsidRDefault="00521AEC" w:rsidP="005D0D7A">
            <w:pPr>
              <w:rPr>
                <w:sz w:val="24"/>
                <w:szCs w:val="24"/>
              </w:rPr>
            </w:pPr>
            <w:r w:rsidRPr="007775B1">
              <w:rPr>
                <w:color w:val="000000"/>
                <w:sz w:val="24"/>
                <w:szCs w:val="24"/>
              </w:rPr>
              <w:t>W-IC2</w:t>
            </w:r>
          </w:p>
        </w:tc>
        <w:tc>
          <w:tcPr>
            <w:tcW w:w="1403" w:type="dxa"/>
            <w:vAlign w:val="bottom"/>
          </w:tcPr>
          <w:p w14:paraId="23D01E32"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02232D86" w14:textId="77777777" w:rsidR="00521AEC" w:rsidRPr="007775B1" w:rsidRDefault="00521AEC" w:rsidP="005D0D7A">
            <w:pPr>
              <w:rPr>
                <w:sz w:val="24"/>
                <w:szCs w:val="24"/>
              </w:rPr>
            </w:pPr>
            <w:r w:rsidRPr="007775B1">
              <w:rPr>
                <w:color w:val="000000"/>
                <w:sz w:val="24"/>
                <w:szCs w:val="24"/>
              </w:rPr>
              <w:t xml:space="preserve">Waldo Lake, </w:t>
            </w:r>
            <w:r w:rsidRPr="007775B1">
              <w:rPr>
                <w:color w:val="000000"/>
                <w:sz w:val="24"/>
                <w:szCs w:val="24"/>
              </w:rPr>
              <w:lastRenderedPageBreak/>
              <w:t>OR, USA</w:t>
            </w:r>
          </w:p>
        </w:tc>
        <w:tc>
          <w:tcPr>
            <w:tcW w:w="1803" w:type="dxa"/>
            <w:vAlign w:val="bottom"/>
          </w:tcPr>
          <w:p w14:paraId="1A961A7D" w14:textId="77777777" w:rsidR="00521AEC" w:rsidRPr="007775B1" w:rsidRDefault="00521AEC" w:rsidP="005D0D7A">
            <w:pPr>
              <w:rPr>
                <w:sz w:val="24"/>
                <w:szCs w:val="24"/>
              </w:rPr>
            </w:pPr>
          </w:p>
        </w:tc>
        <w:tc>
          <w:tcPr>
            <w:tcW w:w="1356" w:type="dxa"/>
            <w:vAlign w:val="bottom"/>
          </w:tcPr>
          <w:p w14:paraId="0B82F8B8" w14:textId="77777777" w:rsidR="00521AEC" w:rsidRPr="007775B1" w:rsidRDefault="00521AEC" w:rsidP="005D0D7A">
            <w:pPr>
              <w:rPr>
                <w:sz w:val="24"/>
                <w:szCs w:val="24"/>
              </w:rPr>
            </w:pPr>
            <w:r w:rsidRPr="007775B1">
              <w:rPr>
                <w:color w:val="000000"/>
                <w:sz w:val="24"/>
                <w:szCs w:val="24"/>
              </w:rPr>
              <w:t> 43.74779</w:t>
            </w:r>
          </w:p>
        </w:tc>
        <w:tc>
          <w:tcPr>
            <w:tcW w:w="1452" w:type="dxa"/>
            <w:vAlign w:val="bottom"/>
          </w:tcPr>
          <w:p w14:paraId="3A8C6404" w14:textId="77777777" w:rsidR="00521AEC" w:rsidRPr="007775B1" w:rsidRDefault="00521AEC" w:rsidP="005D0D7A">
            <w:pPr>
              <w:rPr>
                <w:sz w:val="24"/>
                <w:szCs w:val="24"/>
              </w:rPr>
            </w:pPr>
            <w:r w:rsidRPr="007775B1">
              <w:rPr>
                <w:color w:val="000000"/>
                <w:sz w:val="24"/>
                <w:szCs w:val="24"/>
              </w:rPr>
              <w:t>-122.003</w:t>
            </w:r>
          </w:p>
        </w:tc>
        <w:tc>
          <w:tcPr>
            <w:tcW w:w="1452" w:type="dxa"/>
          </w:tcPr>
          <w:p w14:paraId="36E5B7A2"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54306B2F" w14:textId="77777777" w:rsidTr="005D0D7A">
        <w:tc>
          <w:tcPr>
            <w:tcW w:w="1190" w:type="dxa"/>
            <w:vAlign w:val="bottom"/>
          </w:tcPr>
          <w:p w14:paraId="34D8F29D" w14:textId="77777777" w:rsidR="00521AEC" w:rsidRPr="007775B1" w:rsidRDefault="00521AEC" w:rsidP="005D0D7A">
            <w:pPr>
              <w:rPr>
                <w:sz w:val="24"/>
                <w:szCs w:val="24"/>
              </w:rPr>
            </w:pPr>
            <w:r w:rsidRPr="007775B1">
              <w:rPr>
                <w:color w:val="000000"/>
                <w:sz w:val="24"/>
                <w:szCs w:val="24"/>
              </w:rPr>
              <w:t>WIIA2</w:t>
            </w:r>
          </w:p>
        </w:tc>
        <w:tc>
          <w:tcPr>
            <w:tcW w:w="1403" w:type="dxa"/>
            <w:vAlign w:val="bottom"/>
          </w:tcPr>
          <w:p w14:paraId="01E03DB1"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12AB5BD0"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52EDE9FE"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C36A54B" w14:textId="77777777" w:rsidR="00521AEC" w:rsidRPr="007775B1" w:rsidRDefault="00521AEC" w:rsidP="005D0D7A">
            <w:pPr>
              <w:rPr>
                <w:sz w:val="24"/>
                <w:szCs w:val="24"/>
              </w:rPr>
            </w:pPr>
            <w:r w:rsidRPr="007775B1">
              <w:rPr>
                <w:color w:val="000000"/>
                <w:sz w:val="24"/>
                <w:szCs w:val="24"/>
              </w:rPr>
              <w:t>43.74793</w:t>
            </w:r>
          </w:p>
        </w:tc>
        <w:tc>
          <w:tcPr>
            <w:tcW w:w="1452" w:type="dxa"/>
            <w:vAlign w:val="bottom"/>
          </w:tcPr>
          <w:p w14:paraId="276FF6EE" w14:textId="77777777" w:rsidR="00521AEC" w:rsidRPr="007775B1" w:rsidRDefault="00521AEC" w:rsidP="005D0D7A">
            <w:pPr>
              <w:rPr>
                <w:sz w:val="24"/>
                <w:szCs w:val="24"/>
              </w:rPr>
            </w:pPr>
            <w:r w:rsidRPr="007775B1">
              <w:rPr>
                <w:color w:val="000000"/>
                <w:sz w:val="24"/>
                <w:szCs w:val="24"/>
              </w:rPr>
              <w:t>-122.006</w:t>
            </w:r>
          </w:p>
        </w:tc>
        <w:tc>
          <w:tcPr>
            <w:tcW w:w="1452" w:type="dxa"/>
          </w:tcPr>
          <w:p w14:paraId="0D60C348"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5764DF87" w14:textId="77777777" w:rsidTr="005D0D7A">
        <w:tc>
          <w:tcPr>
            <w:tcW w:w="1190" w:type="dxa"/>
            <w:vAlign w:val="bottom"/>
          </w:tcPr>
          <w:p w14:paraId="608CD598" w14:textId="77777777" w:rsidR="00521AEC" w:rsidRPr="007775B1" w:rsidRDefault="00521AEC" w:rsidP="005D0D7A">
            <w:pPr>
              <w:rPr>
                <w:sz w:val="24"/>
                <w:szCs w:val="24"/>
              </w:rPr>
            </w:pPr>
            <w:r w:rsidRPr="007775B1">
              <w:rPr>
                <w:color w:val="000000"/>
                <w:sz w:val="24"/>
                <w:szCs w:val="24"/>
              </w:rPr>
              <w:t>WIIB2</w:t>
            </w:r>
          </w:p>
        </w:tc>
        <w:tc>
          <w:tcPr>
            <w:tcW w:w="1403" w:type="dxa"/>
            <w:vAlign w:val="bottom"/>
          </w:tcPr>
          <w:p w14:paraId="15EB1B29"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777DBFCB"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2E33CF06"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499F1D3" w14:textId="77777777" w:rsidR="00521AEC" w:rsidRPr="007775B1" w:rsidRDefault="00521AEC" w:rsidP="005D0D7A">
            <w:pPr>
              <w:rPr>
                <w:sz w:val="24"/>
                <w:szCs w:val="24"/>
              </w:rPr>
            </w:pPr>
            <w:r w:rsidRPr="007775B1">
              <w:rPr>
                <w:color w:val="000000"/>
                <w:sz w:val="24"/>
                <w:szCs w:val="24"/>
              </w:rPr>
              <w:t>43.74855</w:t>
            </w:r>
          </w:p>
        </w:tc>
        <w:tc>
          <w:tcPr>
            <w:tcW w:w="1452" w:type="dxa"/>
            <w:vAlign w:val="bottom"/>
          </w:tcPr>
          <w:p w14:paraId="70DEDA8E" w14:textId="77777777" w:rsidR="00521AEC" w:rsidRPr="007775B1" w:rsidRDefault="00521AEC" w:rsidP="005D0D7A">
            <w:pPr>
              <w:rPr>
                <w:sz w:val="24"/>
                <w:szCs w:val="24"/>
              </w:rPr>
            </w:pPr>
            <w:r w:rsidRPr="007775B1">
              <w:rPr>
                <w:color w:val="000000"/>
                <w:sz w:val="24"/>
                <w:szCs w:val="24"/>
              </w:rPr>
              <w:t>-122.005</w:t>
            </w:r>
          </w:p>
        </w:tc>
        <w:tc>
          <w:tcPr>
            <w:tcW w:w="1452" w:type="dxa"/>
          </w:tcPr>
          <w:p w14:paraId="30736E8D"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0991D2CC" w14:textId="77777777" w:rsidTr="005D0D7A">
        <w:tc>
          <w:tcPr>
            <w:tcW w:w="1190" w:type="dxa"/>
            <w:vAlign w:val="bottom"/>
          </w:tcPr>
          <w:p w14:paraId="53E022BF" w14:textId="77777777" w:rsidR="00521AEC" w:rsidRPr="007775B1" w:rsidRDefault="00521AEC" w:rsidP="005D0D7A">
            <w:pPr>
              <w:rPr>
                <w:sz w:val="24"/>
                <w:szCs w:val="24"/>
              </w:rPr>
            </w:pPr>
            <w:r w:rsidRPr="007775B1">
              <w:rPr>
                <w:color w:val="000000"/>
                <w:sz w:val="24"/>
                <w:szCs w:val="24"/>
              </w:rPr>
              <w:t>WIVA1</w:t>
            </w:r>
          </w:p>
        </w:tc>
        <w:tc>
          <w:tcPr>
            <w:tcW w:w="1403" w:type="dxa"/>
            <w:vAlign w:val="bottom"/>
          </w:tcPr>
          <w:p w14:paraId="58A1D805"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53E92177"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31B5B06B"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223DB8B6" w14:textId="77777777" w:rsidR="00521AEC" w:rsidRPr="007775B1" w:rsidRDefault="00521AEC" w:rsidP="005D0D7A">
            <w:pPr>
              <w:rPr>
                <w:sz w:val="24"/>
                <w:szCs w:val="24"/>
              </w:rPr>
            </w:pPr>
            <w:r w:rsidRPr="007775B1">
              <w:rPr>
                <w:color w:val="000000"/>
                <w:sz w:val="24"/>
                <w:szCs w:val="24"/>
              </w:rPr>
              <w:t>43.74822</w:t>
            </w:r>
          </w:p>
        </w:tc>
        <w:tc>
          <w:tcPr>
            <w:tcW w:w="1452" w:type="dxa"/>
            <w:vAlign w:val="bottom"/>
          </w:tcPr>
          <w:p w14:paraId="34E3EEAB" w14:textId="77777777" w:rsidR="00521AEC" w:rsidRPr="007775B1" w:rsidRDefault="00521AEC" w:rsidP="005D0D7A">
            <w:pPr>
              <w:rPr>
                <w:sz w:val="24"/>
                <w:szCs w:val="24"/>
              </w:rPr>
            </w:pPr>
            <w:r w:rsidRPr="007775B1">
              <w:rPr>
                <w:color w:val="000000"/>
                <w:sz w:val="24"/>
                <w:szCs w:val="24"/>
              </w:rPr>
              <w:t>-122.002</w:t>
            </w:r>
          </w:p>
        </w:tc>
        <w:tc>
          <w:tcPr>
            <w:tcW w:w="1452" w:type="dxa"/>
          </w:tcPr>
          <w:p w14:paraId="2747D3B7"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521A7090" w14:textId="77777777" w:rsidTr="005D0D7A">
        <w:tc>
          <w:tcPr>
            <w:tcW w:w="1190" w:type="dxa"/>
            <w:vAlign w:val="bottom"/>
          </w:tcPr>
          <w:p w14:paraId="3A50A23E" w14:textId="77777777" w:rsidR="00521AEC" w:rsidRPr="007775B1" w:rsidRDefault="00521AEC" w:rsidP="005D0D7A">
            <w:pPr>
              <w:rPr>
                <w:sz w:val="24"/>
                <w:szCs w:val="24"/>
              </w:rPr>
            </w:pPr>
            <w:r w:rsidRPr="007775B1">
              <w:rPr>
                <w:color w:val="000000"/>
                <w:sz w:val="24"/>
                <w:szCs w:val="24"/>
              </w:rPr>
              <w:t>WIIIA1</w:t>
            </w:r>
          </w:p>
        </w:tc>
        <w:tc>
          <w:tcPr>
            <w:tcW w:w="1403" w:type="dxa"/>
            <w:vAlign w:val="bottom"/>
          </w:tcPr>
          <w:p w14:paraId="426CFEF6"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6A7E066C"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7FC93C04"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66105D09" w14:textId="77777777" w:rsidR="00521AEC" w:rsidRPr="007775B1" w:rsidRDefault="00521AEC" w:rsidP="005D0D7A">
            <w:pPr>
              <w:rPr>
                <w:sz w:val="24"/>
                <w:szCs w:val="24"/>
              </w:rPr>
            </w:pPr>
            <w:r w:rsidRPr="007775B1">
              <w:rPr>
                <w:color w:val="000000"/>
                <w:sz w:val="24"/>
                <w:szCs w:val="24"/>
              </w:rPr>
              <w:t>43.74753</w:t>
            </w:r>
          </w:p>
        </w:tc>
        <w:tc>
          <w:tcPr>
            <w:tcW w:w="1452" w:type="dxa"/>
            <w:vAlign w:val="bottom"/>
          </w:tcPr>
          <w:p w14:paraId="1CCE1E94" w14:textId="77777777" w:rsidR="00521AEC" w:rsidRPr="007775B1" w:rsidRDefault="00521AEC" w:rsidP="005D0D7A">
            <w:pPr>
              <w:rPr>
                <w:sz w:val="24"/>
                <w:szCs w:val="24"/>
              </w:rPr>
            </w:pPr>
            <w:r w:rsidRPr="007775B1">
              <w:rPr>
                <w:color w:val="000000"/>
                <w:sz w:val="24"/>
                <w:szCs w:val="24"/>
              </w:rPr>
              <w:t>-122.006</w:t>
            </w:r>
          </w:p>
        </w:tc>
        <w:tc>
          <w:tcPr>
            <w:tcW w:w="1452" w:type="dxa"/>
          </w:tcPr>
          <w:p w14:paraId="2A77D45B"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58523525" w14:textId="77777777" w:rsidTr="005D0D7A">
        <w:tc>
          <w:tcPr>
            <w:tcW w:w="1190" w:type="dxa"/>
            <w:vAlign w:val="bottom"/>
          </w:tcPr>
          <w:p w14:paraId="5B5D256B" w14:textId="77777777" w:rsidR="00521AEC" w:rsidRPr="007775B1" w:rsidRDefault="00521AEC" w:rsidP="005D0D7A">
            <w:pPr>
              <w:rPr>
                <w:sz w:val="24"/>
                <w:szCs w:val="24"/>
              </w:rPr>
            </w:pPr>
            <w:r w:rsidRPr="007775B1">
              <w:rPr>
                <w:color w:val="000000"/>
                <w:sz w:val="24"/>
                <w:szCs w:val="24"/>
              </w:rPr>
              <w:t>WIVC3</w:t>
            </w:r>
          </w:p>
        </w:tc>
        <w:tc>
          <w:tcPr>
            <w:tcW w:w="1403" w:type="dxa"/>
            <w:vAlign w:val="bottom"/>
          </w:tcPr>
          <w:p w14:paraId="1F71634C"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5BFB23E3"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4C9CAE08" w14:textId="77777777" w:rsidR="00521AEC" w:rsidRPr="007775B1" w:rsidRDefault="00521AEC" w:rsidP="005D0D7A">
            <w:pPr>
              <w:rPr>
                <w:sz w:val="24"/>
                <w:szCs w:val="24"/>
              </w:rPr>
            </w:pPr>
          </w:p>
        </w:tc>
        <w:tc>
          <w:tcPr>
            <w:tcW w:w="1356" w:type="dxa"/>
            <w:vAlign w:val="bottom"/>
          </w:tcPr>
          <w:p w14:paraId="31CD3855" w14:textId="77777777" w:rsidR="00521AEC" w:rsidRPr="007775B1" w:rsidRDefault="00521AEC" w:rsidP="005D0D7A">
            <w:pPr>
              <w:rPr>
                <w:sz w:val="24"/>
                <w:szCs w:val="24"/>
              </w:rPr>
            </w:pPr>
            <w:r w:rsidRPr="007775B1">
              <w:rPr>
                <w:color w:val="000000"/>
                <w:sz w:val="24"/>
                <w:szCs w:val="24"/>
              </w:rPr>
              <w:t>43.74753</w:t>
            </w:r>
          </w:p>
        </w:tc>
        <w:tc>
          <w:tcPr>
            <w:tcW w:w="1452" w:type="dxa"/>
            <w:vAlign w:val="bottom"/>
          </w:tcPr>
          <w:p w14:paraId="28F6DD09" w14:textId="77777777" w:rsidR="00521AEC" w:rsidRPr="007775B1" w:rsidRDefault="00521AEC" w:rsidP="005D0D7A">
            <w:pPr>
              <w:rPr>
                <w:sz w:val="24"/>
                <w:szCs w:val="24"/>
              </w:rPr>
            </w:pPr>
            <w:r w:rsidRPr="007775B1">
              <w:rPr>
                <w:color w:val="000000"/>
                <w:sz w:val="24"/>
                <w:szCs w:val="24"/>
              </w:rPr>
              <w:t>-122</w:t>
            </w:r>
          </w:p>
        </w:tc>
        <w:tc>
          <w:tcPr>
            <w:tcW w:w="1452" w:type="dxa"/>
          </w:tcPr>
          <w:p w14:paraId="218A790A"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306DCEDB" w14:textId="77777777" w:rsidTr="005D0D7A">
        <w:tc>
          <w:tcPr>
            <w:tcW w:w="1190" w:type="dxa"/>
            <w:vAlign w:val="bottom"/>
          </w:tcPr>
          <w:p w14:paraId="64CDB557" w14:textId="77777777" w:rsidR="00521AEC" w:rsidRPr="007775B1" w:rsidRDefault="00521AEC" w:rsidP="005D0D7A">
            <w:pPr>
              <w:rPr>
                <w:sz w:val="24"/>
                <w:szCs w:val="24"/>
              </w:rPr>
            </w:pPr>
            <w:r w:rsidRPr="007775B1">
              <w:rPr>
                <w:color w:val="000000"/>
                <w:sz w:val="24"/>
                <w:szCs w:val="24"/>
              </w:rPr>
              <w:t>W-VE1</w:t>
            </w:r>
          </w:p>
        </w:tc>
        <w:tc>
          <w:tcPr>
            <w:tcW w:w="1403" w:type="dxa"/>
            <w:vAlign w:val="bottom"/>
          </w:tcPr>
          <w:p w14:paraId="42B2AFD5"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5C10676D"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7C5CB3C2"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B6920A7" w14:textId="77777777" w:rsidR="00521AEC" w:rsidRPr="007775B1" w:rsidRDefault="00521AEC" w:rsidP="005D0D7A">
            <w:pPr>
              <w:rPr>
                <w:sz w:val="24"/>
                <w:szCs w:val="24"/>
              </w:rPr>
            </w:pPr>
            <w:r w:rsidRPr="007775B1">
              <w:rPr>
                <w:color w:val="000000"/>
                <w:sz w:val="24"/>
                <w:szCs w:val="24"/>
              </w:rPr>
              <w:t>43.74404</w:t>
            </w:r>
          </w:p>
        </w:tc>
        <w:tc>
          <w:tcPr>
            <w:tcW w:w="1452" w:type="dxa"/>
            <w:vAlign w:val="bottom"/>
          </w:tcPr>
          <w:p w14:paraId="5B164DDB" w14:textId="77777777" w:rsidR="00521AEC" w:rsidRPr="007775B1" w:rsidRDefault="00521AEC" w:rsidP="005D0D7A">
            <w:pPr>
              <w:rPr>
                <w:sz w:val="24"/>
                <w:szCs w:val="24"/>
              </w:rPr>
            </w:pPr>
            <w:r w:rsidRPr="007775B1">
              <w:rPr>
                <w:color w:val="000000"/>
                <w:sz w:val="24"/>
                <w:szCs w:val="24"/>
              </w:rPr>
              <w:t>-121.999</w:t>
            </w:r>
          </w:p>
        </w:tc>
        <w:tc>
          <w:tcPr>
            <w:tcW w:w="1452" w:type="dxa"/>
          </w:tcPr>
          <w:p w14:paraId="01B5A454"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656A9CFF" w14:textId="77777777" w:rsidTr="005D0D7A">
        <w:tc>
          <w:tcPr>
            <w:tcW w:w="1190" w:type="dxa"/>
            <w:vAlign w:val="bottom"/>
          </w:tcPr>
          <w:p w14:paraId="7FA58511" w14:textId="77777777" w:rsidR="00521AEC" w:rsidRPr="007775B1" w:rsidRDefault="00521AEC" w:rsidP="005D0D7A">
            <w:pPr>
              <w:rPr>
                <w:sz w:val="24"/>
                <w:szCs w:val="24"/>
              </w:rPr>
            </w:pPr>
            <w:r w:rsidRPr="007775B1">
              <w:rPr>
                <w:color w:val="000000"/>
                <w:sz w:val="24"/>
                <w:szCs w:val="24"/>
              </w:rPr>
              <w:t>WVL2</w:t>
            </w:r>
          </w:p>
        </w:tc>
        <w:tc>
          <w:tcPr>
            <w:tcW w:w="1403" w:type="dxa"/>
            <w:vAlign w:val="bottom"/>
          </w:tcPr>
          <w:p w14:paraId="0BEEE865"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6756310C"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70A488B3" w14:textId="77777777" w:rsidR="00521AEC" w:rsidRPr="007775B1" w:rsidRDefault="00521AEC" w:rsidP="005D0D7A">
            <w:pPr>
              <w:rPr>
                <w:sz w:val="24"/>
                <w:szCs w:val="24"/>
              </w:rPr>
            </w:pPr>
          </w:p>
        </w:tc>
        <w:tc>
          <w:tcPr>
            <w:tcW w:w="1356" w:type="dxa"/>
            <w:vAlign w:val="bottom"/>
          </w:tcPr>
          <w:p w14:paraId="731D3814" w14:textId="77777777" w:rsidR="00521AEC" w:rsidRPr="007775B1" w:rsidRDefault="00521AEC" w:rsidP="005D0D7A">
            <w:pPr>
              <w:rPr>
                <w:sz w:val="24"/>
                <w:szCs w:val="24"/>
              </w:rPr>
            </w:pPr>
            <w:r w:rsidRPr="007775B1">
              <w:rPr>
                <w:color w:val="000000"/>
                <w:sz w:val="24"/>
                <w:szCs w:val="24"/>
              </w:rPr>
              <w:t>43.74554</w:t>
            </w:r>
          </w:p>
        </w:tc>
        <w:tc>
          <w:tcPr>
            <w:tcW w:w="1452" w:type="dxa"/>
            <w:vAlign w:val="bottom"/>
          </w:tcPr>
          <w:p w14:paraId="42FD5D9D" w14:textId="77777777" w:rsidR="00521AEC" w:rsidRPr="007775B1" w:rsidRDefault="00521AEC" w:rsidP="005D0D7A">
            <w:pPr>
              <w:rPr>
                <w:sz w:val="24"/>
                <w:szCs w:val="24"/>
              </w:rPr>
            </w:pPr>
            <w:r w:rsidRPr="007775B1">
              <w:rPr>
                <w:color w:val="000000"/>
                <w:sz w:val="24"/>
                <w:szCs w:val="24"/>
              </w:rPr>
              <w:t>-121.995</w:t>
            </w:r>
          </w:p>
        </w:tc>
        <w:tc>
          <w:tcPr>
            <w:tcW w:w="1452" w:type="dxa"/>
          </w:tcPr>
          <w:p w14:paraId="0CFD1DBD"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3A216D80" w14:textId="77777777" w:rsidTr="005D0D7A">
        <w:tc>
          <w:tcPr>
            <w:tcW w:w="1190" w:type="dxa"/>
            <w:vAlign w:val="bottom"/>
          </w:tcPr>
          <w:p w14:paraId="4615CB76" w14:textId="77777777" w:rsidR="00521AEC" w:rsidRPr="007775B1" w:rsidRDefault="00521AEC" w:rsidP="005D0D7A">
            <w:pPr>
              <w:rPr>
                <w:sz w:val="24"/>
                <w:szCs w:val="24"/>
              </w:rPr>
            </w:pPr>
            <w:r w:rsidRPr="007775B1">
              <w:rPr>
                <w:color w:val="000000"/>
                <w:sz w:val="24"/>
                <w:szCs w:val="24"/>
              </w:rPr>
              <w:t>WIIID2</w:t>
            </w:r>
          </w:p>
        </w:tc>
        <w:tc>
          <w:tcPr>
            <w:tcW w:w="1403" w:type="dxa"/>
            <w:vAlign w:val="bottom"/>
          </w:tcPr>
          <w:p w14:paraId="4D2B4C20"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111454CC"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5405E289"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0D0861A" w14:textId="77777777" w:rsidR="00521AEC" w:rsidRPr="00405567" w:rsidRDefault="00521AEC" w:rsidP="005D0D7A">
            <w:pPr>
              <w:rPr>
                <w:color w:val="000000"/>
                <w:sz w:val="24"/>
                <w:szCs w:val="24"/>
              </w:rPr>
            </w:pPr>
            <w:r w:rsidRPr="007775B1">
              <w:rPr>
                <w:color w:val="000000"/>
                <w:sz w:val="24"/>
                <w:szCs w:val="24"/>
              </w:rPr>
              <w:t>43.74718</w:t>
            </w:r>
          </w:p>
        </w:tc>
        <w:tc>
          <w:tcPr>
            <w:tcW w:w="1452" w:type="dxa"/>
            <w:vAlign w:val="bottom"/>
          </w:tcPr>
          <w:p w14:paraId="5AB54F3D" w14:textId="77777777" w:rsidR="00521AEC" w:rsidRPr="00405567" w:rsidRDefault="00521AEC" w:rsidP="005D0D7A">
            <w:pPr>
              <w:rPr>
                <w:color w:val="000000"/>
                <w:sz w:val="24"/>
                <w:szCs w:val="24"/>
              </w:rPr>
            </w:pPr>
            <w:r w:rsidRPr="007775B1">
              <w:rPr>
                <w:color w:val="000000"/>
                <w:sz w:val="24"/>
                <w:szCs w:val="24"/>
              </w:rPr>
              <w:t>-122.005</w:t>
            </w:r>
          </w:p>
        </w:tc>
        <w:tc>
          <w:tcPr>
            <w:tcW w:w="1452" w:type="dxa"/>
          </w:tcPr>
          <w:p w14:paraId="78ADAF0D"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4D48014E" w14:textId="77777777" w:rsidTr="005D0D7A">
        <w:tc>
          <w:tcPr>
            <w:tcW w:w="1190" w:type="dxa"/>
            <w:vAlign w:val="bottom"/>
          </w:tcPr>
          <w:p w14:paraId="2F729102" w14:textId="77777777" w:rsidR="00521AEC" w:rsidRPr="007775B1" w:rsidRDefault="00521AEC" w:rsidP="005D0D7A">
            <w:pPr>
              <w:rPr>
                <w:sz w:val="24"/>
                <w:szCs w:val="24"/>
              </w:rPr>
            </w:pPr>
            <w:r w:rsidRPr="007775B1">
              <w:rPr>
                <w:color w:val="000000"/>
                <w:sz w:val="24"/>
                <w:szCs w:val="24"/>
              </w:rPr>
              <w:t>WVA1</w:t>
            </w:r>
          </w:p>
        </w:tc>
        <w:tc>
          <w:tcPr>
            <w:tcW w:w="1403" w:type="dxa"/>
            <w:vAlign w:val="bottom"/>
          </w:tcPr>
          <w:p w14:paraId="5931B478"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62E54904"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112F0E19" w14:textId="77777777" w:rsidR="00521AEC" w:rsidRPr="007775B1" w:rsidRDefault="00521AEC" w:rsidP="005D0D7A">
            <w:pPr>
              <w:rPr>
                <w:sz w:val="24"/>
                <w:szCs w:val="24"/>
              </w:rPr>
            </w:pPr>
          </w:p>
        </w:tc>
        <w:tc>
          <w:tcPr>
            <w:tcW w:w="1356" w:type="dxa"/>
            <w:vAlign w:val="bottom"/>
          </w:tcPr>
          <w:p w14:paraId="553CA148" w14:textId="77777777" w:rsidR="00521AEC" w:rsidRPr="00405567" w:rsidRDefault="00521AEC" w:rsidP="005D0D7A">
            <w:pPr>
              <w:rPr>
                <w:color w:val="000000"/>
                <w:sz w:val="24"/>
                <w:szCs w:val="24"/>
              </w:rPr>
            </w:pPr>
            <w:r w:rsidRPr="007775B1">
              <w:rPr>
                <w:color w:val="000000"/>
                <w:sz w:val="24"/>
                <w:szCs w:val="24"/>
              </w:rPr>
              <w:t> 43.74565</w:t>
            </w:r>
          </w:p>
        </w:tc>
        <w:tc>
          <w:tcPr>
            <w:tcW w:w="1452" w:type="dxa"/>
            <w:vAlign w:val="bottom"/>
          </w:tcPr>
          <w:p w14:paraId="12043CF2" w14:textId="77777777" w:rsidR="00521AEC" w:rsidRPr="00405567" w:rsidRDefault="00521AEC" w:rsidP="005D0D7A">
            <w:pPr>
              <w:rPr>
                <w:color w:val="000000"/>
                <w:sz w:val="24"/>
                <w:szCs w:val="24"/>
              </w:rPr>
            </w:pPr>
            <w:r w:rsidRPr="007775B1">
              <w:rPr>
                <w:color w:val="000000"/>
                <w:sz w:val="24"/>
                <w:szCs w:val="24"/>
              </w:rPr>
              <w:t>-122.003</w:t>
            </w:r>
          </w:p>
        </w:tc>
        <w:tc>
          <w:tcPr>
            <w:tcW w:w="1452" w:type="dxa"/>
          </w:tcPr>
          <w:p w14:paraId="47A2D812"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1825F99C" w14:textId="77777777" w:rsidTr="005D0D7A">
        <w:tc>
          <w:tcPr>
            <w:tcW w:w="1190" w:type="dxa"/>
            <w:vAlign w:val="bottom"/>
          </w:tcPr>
          <w:p w14:paraId="5E66F436" w14:textId="77777777" w:rsidR="00521AEC" w:rsidRPr="007775B1" w:rsidRDefault="00521AEC" w:rsidP="005D0D7A">
            <w:pPr>
              <w:rPr>
                <w:sz w:val="24"/>
                <w:szCs w:val="24"/>
              </w:rPr>
            </w:pPr>
            <w:r w:rsidRPr="007775B1">
              <w:rPr>
                <w:color w:val="000000"/>
                <w:sz w:val="24"/>
                <w:szCs w:val="24"/>
              </w:rPr>
              <w:t>W ID2</w:t>
            </w:r>
          </w:p>
        </w:tc>
        <w:tc>
          <w:tcPr>
            <w:tcW w:w="1403" w:type="dxa"/>
            <w:vAlign w:val="bottom"/>
          </w:tcPr>
          <w:p w14:paraId="2EB3A485"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3CBB412F"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76C06AC2" w14:textId="77777777" w:rsidR="00521AEC" w:rsidRPr="007775B1" w:rsidRDefault="00521AEC" w:rsidP="005D0D7A">
            <w:pPr>
              <w:rPr>
                <w:sz w:val="24"/>
                <w:szCs w:val="24"/>
              </w:rPr>
            </w:pPr>
          </w:p>
        </w:tc>
        <w:tc>
          <w:tcPr>
            <w:tcW w:w="1356" w:type="dxa"/>
            <w:vAlign w:val="bottom"/>
          </w:tcPr>
          <w:p w14:paraId="4ECC87A4" w14:textId="77777777" w:rsidR="00521AEC" w:rsidRPr="00405567" w:rsidRDefault="00521AEC" w:rsidP="005D0D7A">
            <w:pPr>
              <w:rPr>
                <w:color w:val="000000"/>
                <w:sz w:val="24"/>
                <w:szCs w:val="24"/>
              </w:rPr>
            </w:pPr>
            <w:r w:rsidRPr="007775B1">
              <w:rPr>
                <w:color w:val="000000"/>
                <w:sz w:val="24"/>
                <w:szCs w:val="24"/>
              </w:rPr>
              <w:t>43.74704</w:t>
            </w:r>
          </w:p>
        </w:tc>
        <w:tc>
          <w:tcPr>
            <w:tcW w:w="1452" w:type="dxa"/>
            <w:vAlign w:val="bottom"/>
          </w:tcPr>
          <w:p w14:paraId="177C7F77" w14:textId="77777777" w:rsidR="00521AEC" w:rsidRPr="00405567" w:rsidRDefault="00521AEC" w:rsidP="005D0D7A">
            <w:pPr>
              <w:rPr>
                <w:color w:val="000000"/>
                <w:sz w:val="24"/>
                <w:szCs w:val="24"/>
              </w:rPr>
            </w:pPr>
            <w:r w:rsidRPr="007775B1">
              <w:rPr>
                <w:color w:val="000000"/>
                <w:sz w:val="24"/>
                <w:szCs w:val="24"/>
              </w:rPr>
              <w:t>-122.003</w:t>
            </w:r>
          </w:p>
        </w:tc>
        <w:tc>
          <w:tcPr>
            <w:tcW w:w="1452" w:type="dxa"/>
          </w:tcPr>
          <w:p w14:paraId="1E32A664"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0660EE4E" w14:textId="77777777" w:rsidTr="005D0D7A">
        <w:tc>
          <w:tcPr>
            <w:tcW w:w="1190" w:type="dxa"/>
            <w:vAlign w:val="bottom"/>
          </w:tcPr>
          <w:p w14:paraId="03E5A0C1" w14:textId="77777777" w:rsidR="00521AEC" w:rsidRPr="007775B1" w:rsidRDefault="00521AEC" w:rsidP="005D0D7A">
            <w:pPr>
              <w:rPr>
                <w:sz w:val="24"/>
                <w:szCs w:val="24"/>
              </w:rPr>
            </w:pPr>
            <w:r w:rsidRPr="007775B1">
              <w:rPr>
                <w:color w:val="000000"/>
                <w:sz w:val="24"/>
                <w:szCs w:val="24"/>
              </w:rPr>
              <w:t>WIIB3</w:t>
            </w:r>
          </w:p>
        </w:tc>
        <w:tc>
          <w:tcPr>
            <w:tcW w:w="1403" w:type="dxa"/>
            <w:vAlign w:val="bottom"/>
          </w:tcPr>
          <w:p w14:paraId="1B54BFBE" w14:textId="77777777" w:rsidR="00521AEC" w:rsidRPr="007775B1" w:rsidRDefault="00521AEC" w:rsidP="005D0D7A">
            <w:pPr>
              <w:rPr>
                <w:i/>
                <w:iCs/>
                <w:sz w:val="24"/>
                <w:szCs w:val="24"/>
              </w:rPr>
            </w:pPr>
            <w:r w:rsidRPr="007775B1">
              <w:rPr>
                <w:i/>
                <w:iCs/>
                <w:color w:val="000000"/>
                <w:sz w:val="24"/>
                <w:szCs w:val="24"/>
              </w:rPr>
              <w:t>T. mertensiana</w:t>
            </w:r>
          </w:p>
        </w:tc>
        <w:tc>
          <w:tcPr>
            <w:tcW w:w="1076" w:type="dxa"/>
            <w:vAlign w:val="bottom"/>
          </w:tcPr>
          <w:p w14:paraId="1D4C9545" w14:textId="77777777" w:rsidR="00521AEC" w:rsidRPr="007775B1" w:rsidRDefault="00521AEC" w:rsidP="005D0D7A">
            <w:pPr>
              <w:rPr>
                <w:sz w:val="24"/>
                <w:szCs w:val="24"/>
              </w:rPr>
            </w:pPr>
            <w:r w:rsidRPr="007775B1">
              <w:rPr>
                <w:color w:val="000000"/>
                <w:sz w:val="24"/>
                <w:szCs w:val="24"/>
              </w:rPr>
              <w:t>Waldo Lake, OR, USA</w:t>
            </w:r>
          </w:p>
        </w:tc>
        <w:tc>
          <w:tcPr>
            <w:tcW w:w="1803" w:type="dxa"/>
            <w:vAlign w:val="bottom"/>
          </w:tcPr>
          <w:p w14:paraId="1E074937"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189091F5" w14:textId="77777777" w:rsidR="00521AEC" w:rsidRPr="00405567" w:rsidRDefault="00521AEC" w:rsidP="005D0D7A">
            <w:pPr>
              <w:rPr>
                <w:color w:val="000000"/>
                <w:sz w:val="24"/>
                <w:szCs w:val="24"/>
              </w:rPr>
            </w:pPr>
            <w:r w:rsidRPr="007775B1">
              <w:rPr>
                <w:color w:val="000000"/>
                <w:sz w:val="24"/>
                <w:szCs w:val="24"/>
              </w:rPr>
              <w:t>43.74846</w:t>
            </w:r>
          </w:p>
        </w:tc>
        <w:tc>
          <w:tcPr>
            <w:tcW w:w="1452" w:type="dxa"/>
            <w:vAlign w:val="bottom"/>
          </w:tcPr>
          <w:p w14:paraId="7D3C28B6" w14:textId="77777777" w:rsidR="00521AEC" w:rsidRPr="00405567" w:rsidRDefault="00521AEC" w:rsidP="005D0D7A">
            <w:pPr>
              <w:rPr>
                <w:color w:val="000000"/>
                <w:sz w:val="24"/>
                <w:szCs w:val="24"/>
              </w:rPr>
            </w:pPr>
            <w:r w:rsidRPr="007775B1">
              <w:rPr>
                <w:color w:val="000000"/>
                <w:sz w:val="24"/>
                <w:szCs w:val="24"/>
              </w:rPr>
              <w:t>-122.005</w:t>
            </w:r>
          </w:p>
        </w:tc>
        <w:tc>
          <w:tcPr>
            <w:tcW w:w="1452" w:type="dxa"/>
          </w:tcPr>
          <w:p w14:paraId="07F2BD9D" w14:textId="77777777" w:rsidR="00521AEC" w:rsidRPr="007775B1" w:rsidRDefault="00521AEC" w:rsidP="005D0D7A">
            <w:pPr>
              <w:rPr>
                <w:color w:val="000000"/>
                <w:sz w:val="24"/>
                <w:szCs w:val="24"/>
              </w:rPr>
            </w:pPr>
            <w:r w:rsidRPr="0093604F">
              <w:rPr>
                <w:color w:val="000000"/>
                <w:sz w:val="24"/>
                <w:szCs w:val="24"/>
              </w:rPr>
              <w:t xml:space="preserve">Hansen E. </w:t>
            </w:r>
          </w:p>
        </w:tc>
      </w:tr>
      <w:tr w:rsidR="00521AEC" w14:paraId="5ABCA4B2" w14:textId="77777777" w:rsidTr="005D0D7A">
        <w:tc>
          <w:tcPr>
            <w:tcW w:w="1190" w:type="dxa"/>
            <w:vAlign w:val="bottom"/>
          </w:tcPr>
          <w:p w14:paraId="4FA2D7A3" w14:textId="77777777" w:rsidR="00521AEC" w:rsidRPr="007775B1" w:rsidRDefault="00521AEC" w:rsidP="005D0D7A">
            <w:pPr>
              <w:rPr>
                <w:sz w:val="24"/>
                <w:szCs w:val="24"/>
              </w:rPr>
            </w:pPr>
            <w:r w:rsidRPr="007775B1">
              <w:rPr>
                <w:color w:val="000000"/>
                <w:sz w:val="24"/>
                <w:szCs w:val="24"/>
              </w:rPr>
              <w:lastRenderedPageBreak/>
              <w:t>MP-11</w:t>
            </w:r>
          </w:p>
        </w:tc>
        <w:tc>
          <w:tcPr>
            <w:tcW w:w="1403" w:type="dxa"/>
          </w:tcPr>
          <w:p w14:paraId="353775FC"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2BB6225C"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0550E6C9" w14:textId="77777777" w:rsidR="00521AEC" w:rsidRPr="007775B1" w:rsidRDefault="00521AEC" w:rsidP="005D0D7A">
            <w:pPr>
              <w:rPr>
                <w:sz w:val="24"/>
                <w:szCs w:val="24"/>
              </w:rPr>
            </w:pPr>
            <w:r w:rsidRPr="007775B1">
              <w:rPr>
                <w:color w:val="000000"/>
                <w:sz w:val="24"/>
                <w:szCs w:val="24"/>
              </w:rPr>
              <w:t> </w:t>
            </w:r>
            <w:r>
              <w:rPr>
                <w:color w:val="000000"/>
                <w:sz w:val="24"/>
                <w:szCs w:val="24"/>
              </w:rPr>
              <w:t>08/1991</w:t>
            </w:r>
          </w:p>
        </w:tc>
        <w:tc>
          <w:tcPr>
            <w:tcW w:w="1356" w:type="dxa"/>
          </w:tcPr>
          <w:p w14:paraId="0BB26BD0" w14:textId="77777777" w:rsidR="00521AEC" w:rsidRPr="00405567" w:rsidRDefault="00521AEC" w:rsidP="005D0D7A">
            <w:pPr>
              <w:rPr>
                <w:color w:val="000000"/>
                <w:sz w:val="24"/>
                <w:szCs w:val="24"/>
              </w:rPr>
            </w:pPr>
            <w:r w:rsidRPr="00405567">
              <w:rPr>
                <w:color w:val="000000"/>
                <w:sz w:val="24"/>
                <w:szCs w:val="24"/>
              </w:rPr>
              <w:t>44.536103</w:t>
            </w:r>
          </w:p>
        </w:tc>
        <w:tc>
          <w:tcPr>
            <w:tcW w:w="1452" w:type="dxa"/>
          </w:tcPr>
          <w:p w14:paraId="56DEC647" w14:textId="77777777" w:rsidR="00521AEC" w:rsidRPr="00405567" w:rsidRDefault="00521AEC" w:rsidP="005D0D7A">
            <w:pPr>
              <w:rPr>
                <w:color w:val="000000"/>
                <w:sz w:val="24"/>
                <w:szCs w:val="24"/>
              </w:rPr>
            </w:pPr>
            <w:r w:rsidRPr="00405567">
              <w:rPr>
                <w:color w:val="000000"/>
                <w:sz w:val="24"/>
                <w:szCs w:val="24"/>
              </w:rPr>
              <w:t>-123.534319</w:t>
            </w:r>
          </w:p>
        </w:tc>
        <w:tc>
          <w:tcPr>
            <w:tcW w:w="1452" w:type="dxa"/>
          </w:tcPr>
          <w:p w14:paraId="3B698914" w14:textId="77777777" w:rsidR="00521AEC" w:rsidRPr="007775B1" w:rsidRDefault="00521AEC" w:rsidP="005D0D7A">
            <w:pPr>
              <w:rPr>
                <w:color w:val="000000"/>
                <w:sz w:val="24"/>
                <w:szCs w:val="24"/>
              </w:rPr>
            </w:pPr>
          </w:p>
        </w:tc>
      </w:tr>
      <w:tr w:rsidR="00521AEC" w14:paraId="300ED9B2" w14:textId="77777777" w:rsidTr="005D0D7A">
        <w:tc>
          <w:tcPr>
            <w:tcW w:w="1190" w:type="dxa"/>
            <w:vAlign w:val="bottom"/>
          </w:tcPr>
          <w:p w14:paraId="1207381A" w14:textId="77777777" w:rsidR="00521AEC" w:rsidRPr="007775B1" w:rsidRDefault="00521AEC" w:rsidP="005D0D7A">
            <w:pPr>
              <w:rPr>
                <w:sz w:val="24"/>
                <w:szCs w:val="24"/>
              </w:rPr>
            </w:pPr>
            <w:r w:rsidRPr="007775B1">
              <w:rPr>
                <w:color w:val="000000"/>
                <w:sz w:val="24"/>
                <w:szCs w:val="24"/>
              </w:rPr>
              <w:t>MP1</w:t>
            </w:r>
          </w:p>
        </w:tc>
        <w:tc>
          <w:tcPr>
            <w:tcW w:w="1403" w:type="dxa"/>
          </w:tcPr>
          <w:p w14:paraId="3A000574"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2DDDFBF9"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38184837" w14:textId="77777777" w:rsidR="00521AEC" w:rsidRPr="007775B1" w:rsidRDefault="00521AEC" w:rsidP="005D0D7A">
            <w:pPr>
              <w:rPr>
                <w:sz w:val="24"/>
                <w:szCs w:val="24"/>
              </w:rPr>
            </w:pPr>
            <w:r w:rsidRPr="007775B1">
              <w:rPr>
                <w:color w:val="000000"/>
                <w:sz w:val="24"/>
                <w:szCs w:val="24"/>
              </w:rPr>
              <w:t> </w:t>
            </w:r>
            <w:r>
              <w:rPr>
                <w:color w:val="000000"/>
                <w:sz w:val="24"/>
                <w:szCs w:val="24"/>
              </w:rPr>
              <w:t>11/1984</w:t>
            </w:r>
          </w:p>
        </w:tc>
        <w:tc>
          <w:tcPr>
            <w:tcW w:w="1356" w:type="dxa"/>
            <w:vAlign w:val="bottom"/>
          </w:tcPr>
          <w:p w14:paraId="169727C5"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44.535544</w:t>
            </w:r>
          </w:p>
          <w:p w14:paraId="3FDD767A" w14:textId="77777777" w:rsidR="00521AEC" w:rsidRPr="00405567" w:rsidRDefault="00521AEC" w:rsidP="005D0D7A">
            <w:pPr>
              <w:rPr>
                <w:color w:val="000000"/>
                <w:sz w:val="24"/>
                <w:szCs w:val="24"/>
              </w:rPr>
            </w:pPr>
          </w:p>
        </w:tc>
        <w:tc>
          <w:tcPr>
            <w:tcW w:w="1452" w:type="dxa"/>
            <w:vAlign w:val="bottom"/>
          </w:tcPr>
          <w:p w14:paraId="2E16EBDB"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-123.53622</w:t>
            </w:r>
          </w:p>
        </w:tc>
        <w:tc>
          <w:tcPr>
            <w:tcW w:w="1452" w:type="dxa"/>
          </w:tcPr>
          <w:p w14:paraId="4062F99D" w14:textId="77777777" w:rsidR="00521AEC" w:rsidRPr="007775B1" w:rsidRDefault="00521AEC" w:rsidP="005D0D7A">
            <w:pPr>
              <w:rPr>
                <w:color w:val="000000"/>
                <w:sz w:val="24"/>
                <w:szCs w:val="24"/>
              </w:rPr>
            </w:pPr>
            <w:r>
              <w:rPr>
                <w:color w:val="000000"/>
                <w:sz w:val="24"/>
                <w:szCs w:val="24"/>
              </w:rPr>
              <w:t xml:space="preserve">Angwin P. </w:t>
            </w:r>
          </w:p>
        </w:tc>
      </w:tr>
      <w:tr w:rsidR="00521AEC" w14:paraId="009ED947" w14:textId="77777777" w:rsidTr="005D0D7A">
        <w:tc>
          <w:tcPr>
            <w:tcW w:w="1190" w:type="dxa"/>
            <w:vAlign w:val="bottom"/>
          </w:tcPr>
          <w:p w14:paraId="44C25D74" w14:textId="77777777" w:rsidR="00521AEC" w:rsidRPr="007775B1" w:rsidRDefault="00521AEC" w:rsidP="005D0D7A">
            <w:pPr>
              <w:rPr>
                <w:sz w:val="24"/>
                <w:szCs w:val="24"/>
              </w:rPr>
            </w:pPr>
            <w:r w:rsidRPr="007775B1">
              <w:rPr>
                <w:color w:val="000000"/>
                <w:sz w:val="24"/>
                <w:szCs w:val="24"/>
              </w:rPr>
              <w:t>MP12</w:t>
            </w:r>
          </w:p>
        </w:tc>
        <w:tc>
          <w:tcPr>
            <w:tcW w:w="1403" w:type="dxa"/>
          </w:tcPr>
          <w:p w14:paraId="6F87F22C"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4D626351"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5288F277" w14:textId="77777777" w:rsidR="00521AEC" w:rsidRPr="007775B1" w:rsidRDefault="00521AEC" w:rsidP="005D0D7A">
            <w:pPr>
              <w:rPr>
                <w:sz w:val="24"/>
                <w:szCs w:val="24"/>
              </w:rPr>
            </w:pPr>
            <w:r w:rsidRPr="007775B1">
              <w:rPr>
                <w:color w:val="000000"/>
                <w:sz w:val="24"/>
                <w:szCs w:val="24"/>
              </w:rPr>
              <w:t> </w:t>
            </w:r>
            <w:r>
              <w:rPr>
                <w:color w:val="000000"/>
                <w:sz w:val="24"/>
                <w:szCs w:val="24"/>
              </w:rPr>
              <w:t>08/1991</w:t>
            </w:r>
          </w:p>
        </w:tc>
        <w:tc>
          <w:tcPr>
            <w:tcW w:w="1356" w:type="dxa"/>
            <w:vAlign w:val="bottom"/>
          </w:tcPr>
          <w:p w14:paraId="6ACAA97A"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44.536208</w:t>
            </w:r>
          </w:p>
          <w:p w14:paraId="7BD49CE3" w14:textId="77777777" w:rsidR="00521AEC" w:rsidRPr="00405567" w:rsidRDefault="00521AEC" w:rsidP="005D0D7A">
            <w:pPr>
              <w:rPr>
                <w:color w:val="000000"/>
                <w:sz w:val="24"/>
                <w:szCs w:val="24"/>
              </w:rPr>
            </w:pPr>
          </w:p>
        </w:tc>
        <w:tc>
          <w:tcPr>
            <w:tcW w:w="1452" w:type="dxa"/>
            <w:vAlign w:val="bottom"/>
          </w:tcPr>
          <w:p w14:paraId="26939C24"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-123.53490</w:t>
            </w:r>
          </w:p>
          <w:p w14:paraId="07D9C54F" w14:textId="77777777" w:rsidR="00521AEC" w:rsidRPr="00405567" w:rsidRDefault="00521AEC" w:rsidP="005D0D7A">
            <w:pPr>
              <w:rPr>
                <w:color w:val="000000"/>
                <w:sz w:val="24"/>
                <w:szCs w:val="24"/>
              </w:rPr>
            </w:pPr>
          </w:p>
        </w:tc>
        <w:tc>
          <w:tcPr>
            <w:tcW w:w="1452" w:type="dxa"/>
          </w:tcPr>
          <w:p w14:paraId="48730BF7" w14:textId="77777777" w:rsidR="00521AEC" w:rsidRPr="007775B1" w:rsidRDefault="00521AEC" w:rsidP="005D0D7A">
            <w:pPr>
              <w:rPr>
                <w:color w:val="000000"/>
                <w:sz w:val="24"/>
                <w:szCs w:val="24"/>
              </w:rPr>
            </w:pPr>
          </w:p>
        </w:tc>
      </w:tr>
      <w:tr w:rsidR="00521AEC" w14:paraId="64063D0D" w14:textId="77777777" w:rsidTr="005D0D7A">
        <w:tc>
          <w:tcPr>
            <w:tcW w:w="1190" w:type="dxa"/>
            <w:vAlign w:val="bottom"/>
          </w:tcPr>
          <w:p w14:paraId="69022466" w14:textId="77777777" w:rsidR="00521AEC" w:rsidRPr="007775B1" w:rsidRDefault="00521AEC" w:rsidP="005D0D7A">
            <w:pPr>
              <w:rPr>
                <w:sz w:val="24"/>
                <w:szCs w:val="24"/>
              </w:rPr>
            </w:pPr>
            <w:r w:rsidRPr="007775B1">
              <w:rPr>
                <w:color w:val="000000"/>
                <w:sz w:val="24"/>
                <w:szCs w:val="24"/>
              </w:rPr>
              <w:t>MP13</w:t>
            </w:r>
          </w:p>
        </w:tc>
        <w:tc>
          <w:tcPr>
            <w:tcW w:w="1403" w:type="dxa"/>
          </w:tcPr>
          <w:p w14:paraId="123B5252" w14:textId="77777777" w:rsidR="00521AEC" w:rsidRPr="007775B1" w:rsidRDefault="00521AEC" w:rsidP="005D0D7A">
            <w:pPr>
              <w:rPr>
                <w:i/>
                <w:iCs/>
                <w:sz w:val="24"/>
                <w:szCs w:val="24"/>
              </w:rPr>
            </w:pPr>
            <w:r w:rsidRPr="007775B1">
              <w:rPr>
                <w:i/>
                <w:iCs/>
                <w:color w:val="000000"/>
                <w:sz w:val="24"/>
                <w:szCs w:val="24"/>
              </w:rPr>
              <w:t>P. menziesii</w:t>
            </w:r>
          </w:p>
        </w:tc>
        <w:tc>
          <w:tcPr>
            <w:tcW w:w="1076" w:type="dxa"/>
            <w:vAlign w:val="bottom"/>
          </w:tcPr>
          <w:p w14:paraId="08D1DCFF"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7617E7DE" w14:textId="77777777" w:rsidR="00521AEC" w:rsidRPr="007775B1" w:rsidRDefault="00521AEC" w:rsidP="005D0D7A">
            <w:pPr>
              <w:rPr>
                <w:sz w:val="24"/>
                <w:szCs w:val="24"/>
              </w:rPr>
            </w:pPr>
            <w:r w:rsidRPr="007775B1">
              <w:rPr>
                <w:color w:val="000000"/>
                <w:sz w:val="24"/>
                <w:szCs w:val="24"/>
              </w:rPr>
              <w:t> </w:t>
            </w:r>
            <w:r>
              <w:rPr>
                <w:color w:val="000000"/>
                <w:sz w:val="24"/>
                <w:szCs w:val="24"/>
              </w:rPr>
              <w:t>08/1991</w:t>
            </w:r>
          </w:p>
        </w:tc>
        <w:tc>
          <w:tcPr>
            <w:tcW w:w="1356" w:type="dxa"/>
            <w:vAlign w:val="bottom"/>
          </w:tcPr>
          <w:p w14:paraId="0E27298F"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44.536044</w:t>
            </w:r>
          </w:p>
          <w:p w14:paraId="0F721ACF" w14:textId="77777777" w:rsidR="00521AEC" w:rsidRPr="00405567" w:rsidRDefault="00521AEC" w:rsidP="005D0D7A">
            <w:pPr>
              <w:rPr>
                <w:color w:val="000000"/>
                <w:sz w:val="24"/>
                <w:szCs w:val="24"/>
              </w:rPr>
            </w:pPr>
          </w:p>
        </w:tc>
        <w:tc>
          <w:tcPr>
            <w:tcW w:w="1452" w:type="dxa"/>
            <w:vAlign w:val="bottom"/>
          </w:tcPr>
          <w:p w14:paraId="277B3218"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-123.534636</w:t>
            </w:r>
          </w:p>
          <w:p w14:paraId="3C3D93B7" w14:textId="77777777" w:rsidR="00521AEC" w:rsidRPr="00405567" w:rsidRDefault="00521AEC" w:rsidP="005D0D7A">
            <w:pPr>
              <w:rPr>
                <w:color w:val="000000"/>
                <w:sz w:val="24"/>
                <w:szCs w:val="24"/>
              </w:rPr>
            </w:pPr>
          </w:p>
        </w:tc>
        <w:tc>
          <w:tcPr>
            <w:tcW w:w="1452" w:type="dxa"/>
          </w:tcPr>
          <w:p w14:paraId="2158BAE2" w14:textId="77777777" w:rsidR="00521AEC" w:rsidRPr="007775B1" w:rsidRDefault="00521AEC" w:rsidP="005D0D7A">
            <w:pPr>
              <w:rPr>
                <w:color w:val="000000"/>
                <w:sz w:val="24"/>
                <w:szCs w:val="24"/>
              </w:rPr>
            </w:pPr>
          </w:p>
        </w:tc>
      </w:tr>
      <w:tr w:rsidR="00521AEC" w14:paraId="29C137C4" w14:textId="77777777" w:rsidTr="005D0D7A">
        <w:tc>
          <w:tcPr>
            <w:tcW w:w="1190" w:type="dxa"/>
            <w:vAlign w:val="bottom"/>
          </w:tcPr>
          <w:p w14:paraId="5E610A77" w14:textId="77777777" w:rsidR="00521AEC" w:rsidRPr="007775B1" w:rsidRDefault="00521AEC" w:rsidP="005D0D7A">
            <w:pPr>
              <w:rPr>
                <w:sz w:val="24"/>
                <w:szCs w:val="24"/>
              </w:rPr>
            </w:pPr>
            <w:r w:rsidRPr="007775B1">
              <w:rPr>
                <w:color w:val="000000"/>
                <w:sz w:val="24"/>
                <w:szCs w:val="24"/>
              </w:rPr>
              <w:t>MP14</w:t>
            </w:r>
          </w:p>
        </w:tc>
        <w:tc>
          <w:tcPr>
            <w:tcW w:w="1403" w:type="dxa"/>
          </w:tcPr>
          <w:p w14:paraId="4BDB62E7"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3A6E126F"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2BC5EFFC" w14:textId="77777777" w:rsidR="00521AEC" w:rsidRPr="007775B1" w:rsidRDefault="00521AEC" w:rsidP="005D0D7A">
            <w:pPr>
              <w:rPr>
                <w:sz w:val="24"/>
                <w:szCs w:val="24"/>
              </w:rPr>
            </w:pPr>
            <w:r w:rsidRPr="00921EAA">
              <w:rPr>
                <w:color w:val="000000"/>
                <w:sz w:val="24"/>
                <w:szCs w:val="24"/>
              </w:rPr>
              <w:t>08/1991</w:t>
            </w:r>
          </w:p>
        </w:tc>
        <w:tc>
          <w:tcPr>
            <w:tcW w:w="1356" w:type="dxa"/>
            <w:vAlign w:val="bottom"/>
          </w:tcPr>
          <w:p w14:paraId="63947135" w14:textId="77777777" w:rsidR="00521AEC" w:rsidRPr="00405567" w:rsidRDefault="00521AEC" w:rsidP="005D0D7A">
            <w:pPr>
              <w:rPr>
                <w:color w:val="000000"/>
                <w:sz w:val="24"/>
                <w:szCs w:val="24"/>
              </w:rPr>
            </w:pPr>
            <w:r w:rsidRPr="007775B1">
              <w:rPr>
                <w:color w:val="000000"/>
                <w:sz w:val="24"/>
                <w:szCs w:val="24"/>
              </w:rPr>
              <w:t> </w:t>
            </w:r>
          </w:p>
        </w:tc>
        <w:tc>
          <w:tcPr>
            <w:tcW w:w="1452" w:type="dxa"/>
            <w:vAlign w:val="bottom"/>
          </w:tcPr>
          <w:p w14:paraId="50C7F637" w14:textId="77777777" w:rsidR="00521AEC" w:rsidRPr="00405567" w:rsidRDefault="00521AEC" w:rsidP="005D0D7A">
            <w:pPr>
              <w:rPr>
                <w:color w:val="000000"/>
                <w:sz w:val="24"/>
                <w:szCs w:val="24"/>
              </w:rPr>
            </w:pPr>
            <w:r w:rsidRPr="007775B1">
              <w:rPr>
                <w:color w:val="000000"/>
                <w:sz w:val="24"/>
                <w:szCs w:val="24"/>
              </w:rPr>
              <w:t> </w:t>
            </w:r>
          </w:p>
        </w:tc>
        <w:tc>
          <w:tcPr>
            <w:tcW w:w="1452" w:type="dxa"/>
          </w:tcPr>
          <w:p w14:paraId="223D6E67" w14:textId="77777777" w:rsidR="00521AEC" w:rsidRPr="007775B1" w:rsidRDefault="00521AEC" w:rsidP="005D0D7A">
            <w:pPr>
              <w:rPr>
                <w:color w:val="000000"/>
                <w:sz w:val="24"/>
                <w:szCs w:val="24"/>
              </w:rPr>
            </w:pPr>
          </w:p>
        </w:tc>
      </w:tr>
      <w:tr w:rsidR="00521AEC" w14:paraId="2422CB4B" w14:textId="77777777" w:rsidTr="005D0D7A">
        <w:tc>
          <w:tcPr>
            <w:tcW w:w="1190" w:type="dxa"/>
            <w:vAlign w:val="bottom"/>
          </w:tcPr>
          <w:p w14:paraId="74852594" w14:textId="77777777" w:rsidR="00521AEC" w:rsidRPr="007775B1" w:rsidRDefault="00521AEC" w:rsidP="005D0D7A">
            <w:pPr>
              <w:rPr>
                <w:sz w:val="24"/>
                <w:szCs w:val="24"/>
              </w:rPr>
            </w:pPr>
            <w:r w:rsidRPr="007775B1">
              <w:rPr>
                <w:color w:val="000000"/>
                <w:sz w:val="24"/>
                <w:szCs w:val="24"/>
              </w:rPr>
              <w:t>MP15</w:t>
            </w:r>
          </w:p>
        </w:tc>
        <w:tc>
          <w:tcPr>
            <w:tcW w:w="1403" w:type="dxa"/>
          </w:tcPr>
          <w:p w14:paraId="32FF94A1"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11F5B3B1"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19FB408E" w14:textId="77777777" w:rsidR="00521AEC" w:rsidRPr="007775B1" w:rsidRDefault="00521AEC" w:rsidP="005D0D7A">
            <w:pPr>
              <w:rPr>
                <w:sz w:val="24"/>
                <w:szCs w:val="24"/>
              </w:rPr>
            </w:pPr>
            <w:r w:rsidRPr="00921EAA">
              <w:rPr>
                <w:color w:val="000000"/>
                <w:sz w:val="24"/>
                <w:szCs w:val="24"/>
              </w:rPr>
              <w:t>08/1991</w:t>
            </w:r>
          </w:p>
        </w:tc>
        <w:tc>
          <w:tcPr>
            <w:tcW w:w="1356" w:type="dxa"/>
            <w:vAlign w:val="bottom"/>
          </w:tcPr>
          <w:p w14:paraId="56E8445A"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44.535753</w:t>
            </w:r>
          </w:p>
          <w:p w14:paraId="27931673" w14:textId="77777777" w:rsidR="00521AEC" w:rsidRPr="00405567" w:rsidRDefault="00521AEC" w:rsidP="005D0D7A">
            <w:pPr>
              <w:rPr>
                <w:color w:val="000000"/>
                <w:sz w:val="24"/>
                <w:szCs w:val="24"/>
              </w:rPr>
            </w:pPr>
          </w:p>
        </w:tc>
        <w:tc>
          <w:tcPr>
            <w:tcW w:w="1452" w:type="dxa"/>
            <w:vAlign w:val="bottom"/>
          </w:tcPr>
          <w:p w14:paraId="50D106E1"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-123.53347</w:t>
            </w:r>
          </w:p>
          <w:p w14:paraId="7E01BC0D" w14:textId="77777777" w:rsidR="00521AEC" w:rsidRPr="00405567" w:rsidRDefault="00521AEC" w:rsidP="005D0D7A">
            <w:pPr>
              <w:rPr>
                <w:color w:val="000000"/>
                <w:sz w:val="24"/>
                <w:szCs w:val="24"/>
              </w:rPr>
            </w:pPr>
          </w:p>
        </w:tc>
        <w:tc>
          <w:tcPr>
            <w:tcW w:w="1452" w:type="dxa"/>
          </w:tcPr>
          <w:p w14:paraId="23984885" w14:textId="77777777" w:rsidR="00521AEC" w:rsidRPr="007775B1" w:rsidRDefault="00521AEC" w:rsidP="005D0D7A">
            <w:pPr>
              <w:rPr>
                <w:color w:val="000000"/>
                <w:sz w:val="24"/>
                <w:szCs w:val="24"/>
              </w:rPr>
            </w:pPr>
          </w:p>
        </w:tc>
      </w:tr>
      <w:tr w:rsidR="00521AEC" w14:paraId="31FEB439" w14:textId="77777777" w:rsidTr="005D0D7A">
        <w:trPr>
          <w:trHeight w:val="50"/>
        </w:trPr>
        <w:tc>
          <w:tcPr>
            <w:tcW w:w="1190" w:type="dxa"/>
            <w:vAlign w:val="bottom"/>
          </w:tcPr>
          <w:p w14:paraId="65DDBFD4" w14:textId="77777777" w:rsidR="00521AEC" w:rsidRPr="007775B1" w:rsidRDefault="00521AEC" w:rsidP="005D0D7A">
            <w:pPr>
              <w:rPr>
                <w:sz w:val="24"/>
                <w:szCs w:val="24"/>
              </w:rPr>
            </w:pPr>
            <w:r w:rsidRPr="007775B1">
              <w:rPr>
                <w:color w:val="000000"/>
                <w:sz w:val="24"/>
                <w:szCs w:val="24"/>
              </w:rPr>
              <w:t>MP17</w:t>
            </w:r>
          </w:p>
        </w:tc>
        <w:tc>
          <w:tcPr>
            <w:tcW w:w="1403" w:type="dxa"/>
          </w:tcPr>
          <w:p w14:paraId="07152214"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50C9089F"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4B5C8DCF" w14:textId="77777777" w:rsidR="00521AEC" w:rsidRPr="007775B1" w:rsidRDefault="00521AEC" w:rsidP="005D0D7A">
            <w:pPr>
              <w:rPr>
                <w:sz w:val="24"/>
                <w:szCs w:val="24"/>
              </w:rPr>
            </w:pPr>
            <w:r w:rsidRPr="00212BD6">
              <w:rPr>
                <w:color w:val="000000"/>
                <w:sz w:val="24"/>
                <w:szCs w:val="24"/>
              </w:rPr>
              <w:t>08/1991</w:t>
            </w:r>
          </w:p>
        </w:tc>
        <w:tc>
          <w:tcPr>
            <w:tcW w:w="1356" w:type="dxa"/>
            <w:vAlign w:val="bottom"/>
          </w:tcPr>
          <w:p w14:paraId="38B91411"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44.535522</w:t>
            </w:r>
          </w:p>
          <w:p w14:paraId="2F43B029" w14:textId="77777777" w:rsidR="00521AEC" w:rsidRPr="00405567" w:rsidRDefault="00521AEC" w:rsidP="005D0D7A">
            <w:pPr>
              <w:rPr>
                <w:color w:val="000000"/>
                <w:sz w:val="24"/>
                <w:szCs w:val="24"/>
              </w:rPr>
            </w:pPr>
          </w:p>
        </w:tc>
        <w:tc>
          <w:tcPr>
            <w:tcW w:w="1452" w:type="dxa"/>
            <w:vAlign w:val="bottom"/>
          </w:tcPr>
          <w:p w14:paraId="52C9E285"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-123.53503</w:t>
            </w:r>
          </w:p>
          <w:p w14:paraId="2603E90D" w14:textId="77777777" w:rsidR="00521AEC" w:rsidRPr="00405567" w:rsidRDefault="00521AEC" w:rsidP="005D0D7A">
            <w:pPr>
              <w:rPr>
                <w:color w:val="000000"/>
                <w:sz w:val="24"/>
                <w:szCs w:val="24"/>
              </w:rPr>
            </w:pPr>
          </w:p>
        </w:tc>
        <w:tc>
          <w:tcPr>
            <w:tcW w:w="1452" w:type="dxa"/>
          </w:tcPr>
          <w:p w14:paraId="7F105E4D" w14:textId="77777777" w:rsidR="00521AEC" w:rsidRPr="007775B1" w:rsidRDefault="00521AEC" w:rsidP="005D0D7A">
            <w:pPr>
              <w:rPr>
                <w:color w:val="000000"/>
                <w:sz w:val="24"/>
                <w:szCs w:val="24"/>
              </w:rPr>
            </w:pPr>
          </w:p>
        </w:tc>
      </w:tr>
      <w:tr w:rsidR="00521AEC" w14:paraId="652AAEBB" w14:textId="77777777" w:rsidTr="005D0D7A">
        <w:tc>
          <w:tcPr>
            <w:tcW w:w="1190" w:type="dxa"/>
            <w:vAlign w:val="bottom"/>
          </w:tcPr>
          <w:p w14:paraId="1354B91D" w14:textId="77777777" w:rsidR="00521AEC" w:rsidRPr="007775B1" w:rsidRDefault="00521AEC" w:rsidP="005D0D7A">
            <w:pPr>
              <w:rPr>
                <w:sz w:val="24"/>
                <w:szCs w:val="24"/>
              </w:rPr>
            </w:pPr>
            <w:r w:rsidRPr="007775B1">
              <w:rPr>
                <w:color w:val="000000"/>
                <w:sz w:val="24"/>
                <w:szCs w:val="24"/>
              </w:rPr>
              <w:t>MP19</w:t>
            </w:r>
          </w:p>
        </w:tc>
        <w:tc>
          <w:tcPr>
            <w:tcW w:w="1403" w:type="dxa"/>
          </w:tcPr>
          <w:p w14:paraId="344E4F2C"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3B402952"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277DFC91" w14:textId="77777777" w:rsidR="00521AEC" w:rsidRPr="007775B1" w:rsidRDefault="00521AEC" w:rsidP="005D0D7A">
            <w:pPr>
              <w:rPr>
                <w:sz w:val="24"/>
                <w:szCs w:val="24"/>
              </w:rPr>
            </w:pPr>
            <w:r w:rsidRPr="00212BD6">
              <w:rPr>
                <w:color w:val="000000"/>
                <w:sz w:val="24"/>
                <w:szCs w:val="24"/>
              </w:rPr>
              <w:t>08/1991</w:t>
            </w:r>
          </w:p>
        </w:tc>
        <w:tc>
          <w:tcPr>
            <w:tcW w:w="1356" w:type="dxa"/>
            <w:vAlign w:val="bottom"/>
          </w:tcPr>
          <w:p w14:paraId="274F0EFC" w14:textId="77777777" w:rsidR="00521AEC" w:rsidRPr="00405567" w:rsidRDefault="00521AEC" w:rsidP="005D0D7A">
            <w:pPr>
              <w:rPr>
                <w:color w:val="000000"/>
                <w:sz w:val="24"/>
                <w:szCs w:val="24"/>
              </w:rPr>
            </w:pPr>
            <w:r w:rsidRPr="007775B1">
              <w:rPr>
                <w:color w:val="000000"/>
                <w:sz w:val="24"/>
                <w:szCs w:val="24"/>
              </w:rPr>
              <w:t> </w:t>
            </w:r>
          </w:p>
        </w:tc>
        <w:tc>
          <w:tcPr>
            <w:tcW w:w="1452" w:type="dxa"/>
            <w:vAlign w:val="bottom"/>
          </w:tcPr>
          <w:p w14:paraId="1EFE97E4" w14:textId="77777777" w:rsidR="00521AEC" w:rsidRPr="00405567" w:rsidRDefault="00521AEC" w:rsidP="005D0D7A">
            <w:pPr>
              <w:rPr>
                <w:color w:val="000000"/>
                <w:sz w:val="24"/>
                <w:szCs w:val="24"/>
              </w:rPr>
            </w:pPr>
            <w:r w:rsidRPr="007775B1">
              <w:rPr>
                <w:color w:val="000000"/>
                <w:sz w:val="24"/>
                <w:szCs w:val="24"/>
              </w:rPr>
              <w:t> </w:t>
            </w:r>
          </w:p>
        </w:tc>
        <w:tc>
          <w:tcPr>
            <w:tcW w:w="1452" w:type="dxa"/>
          </w:tcPr>
          <w:p w14:paraId="2815BE1A" w14:textId="77777777" w:rsidR="00521AEC" w:rsidRPr="007775B1" w:rsidRDefault="00521AEC" w:rsidP="005D0D7A">
            <w:pPr>
              <w:rPr>
                <w:color w:val="000000"/>
                <w:sz w:val="24"/>
                <w:szCs w:val="24"/>
              </w:rPr>
            </w:pPr>
          </w:p>
        </w:tc>
      </w:tr>
      <w:tr w:rsidR="00521AEC" w14:paraId="01979660" w14:textId="77777777" w:rsidTr="005D0D7A">
        <w:tc>
          <w:tcPr>
            <w:tcW w:w="1190" w:type="dxa"/>
            <w:vAlign w:val="bottom"/>
          </w:tcPr>
          <w:p w14:paraId="317E1A1F" w14:textId="77777777" w:rsidR="00521AEC" w:rsidRPr="007775B1" w:rsidRDefault="00521AEC" w:rsidP="005D0D7A">
            <w:pPr>
              <w:rPr>
                <w:sz w:val="24"/>
                <w:szCs w:val="24"/>
              </w:rPr>
            </w:pPr>
            <w:r w:rsidRPr="007775B1">
              <w:rPr>
                <w:color w:val="000000"/>
                <w:sz w:val="24"/>
                <w:szCs w:val="24"/>
              </w:rPr>
              <w:t>MP2</w:t>
            </w:r>
          </w:p>
        </w:tc>
        <w:tc>
          <w:tcPr>
            <w:tcW w:w="1403" w:type="dxa"/>
          </w:tcPr>
          <w:p w14:paraId="4DBCD71A"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6094D0FE"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4822843A" w14:textId="77777777" w:rsidR="00521AEC" w:rsidRPr="007775B1" w:rsidRDefault="00521AEC" w:rsidP="005D0D7A">
            <w:pPr>
              <w:rPr>
                <w:sz w:val="24"/>
                <w:szCs w:val="24"/>
              </w:rPr>
            </w:pPr>
            <w:r w:rsidRPr="007775B1">
              <w:rPr>
                <w:color w:val="000000"/>
                <w:sz w:val="24"/>
                <w:szCs w:val="24"/>
              </w:rPr>
              <w:t> </w:t>
            </w:r>
            <w:r>
              <w:rPr>
                <w:color w:val="000000"/>
                <w:sz w:val="24"/>
                <w:szCs w:val="24"/>
              </w:rPr>
              <w:t>11/1984</w:t>
            </w:r>
          </w:p>
        </w:tc>
        <w:tc>
          <w:tcPr>
            <w:tcW w:w="1356" w:type="dxa"/>
            <w:vAlign w:val="bottom"/>
          </w:tcPr>
          <w:p w14:paraId="6F378ABF"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44.535206</w:t>
            </w:r>
          </w:p>
        </w:tc>
        <w:tc>
          <w:tcPr>
            <w:tcW w:w="1452" w:type="dxa"/>
            <w:vAlign w:val="bottom"/>
          </w:tcPr>
          <w:p w14:paraId="40D2ADE2"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-123.53583</w:t>
            </w:r>
          </w:p>
          <w:p w14:paraId="6D65918A" w14:textId="77777777" w:rsidR="00521AEC" w:rsidRPr="00405567" w:rsidRDefault="00521AEC" w:rsidP="005D0D7A">
            <w:pPr>
              <w:rPr>
                <w:color w:val="000000"/>
                <w:sz w:val="24"/>
                <w:szCs w:val="24"/>
              </w:rPr>
            </w:pPr>
          </w:p>
        </w:tc>
        <w:tc>
          <w:tcPr>
            <w:tcW w:w="1452" w:type="dxa"/>
          </w:tcPr>
          <w:p w14:paraId="6C8D3E30" w14:textId="77777777" w:rsidR="00521AEC" w:rsidRPr="007775B1" w:rsidRDefault="00521AEC" w:rsidP="005D0D7A">
            <w:pPr>
              <w:rPr>
                <w:color w:val="000000"/>
                <w:sz w:val="24"/>
                <w:szCs w:val="24"/>
              </w:rPr>
            </w:pPr>
            <w:r>
              <w:rPr>
                <w:color w:val="000000"/>
                <w:sz w:val="24"/>
                <w:szCs w:val="24"/>
              </w:rPr>
              <w:t xml:space="preserve">Angwin P. </w:t>
            </w:r>
          </w:p>
        </w:tc>
      </w:tr>
      <w:tr w:rsidR="00521AEC" w14:paraId="739BBE71" w14:textId="77777777" w:rsidTr="005D0D7A">
        <w:tc>
          <w:tcPr>
            <w:tcW w:w="1190" w:type="dxa"/>
            <w:vAlign w:val="bottom"/>
          </w:tcPr>
          <w:p w14:paraId="2F7099BF" w14:textId="77777777" w:rsidR="00521AEC" w:rsidRPr="007775B1" w:rsidRDefault="00521AEC" w:rsidP="005D0D7A">
            <w:pPr>
              <w:rPr>
                <w:sz w:val="24"/>
                <w:szCs w:val="24"/>
              </w:rPr>
            </w:pPr>
            <w:r w:rsidRPr="007775B1">
              <w:rPr>
                <w:color w:val="000000"/>
                <w:sz w:val="24"/>
                <w:szCs w:val="24"/>
              </w:rPr>
              <w:t>MP5</w:t>
            </w:r>
          </w:p>
        </w:tc>
        <w:tc>
          <w:tcPr>
            <w:tcW w:w="1403" w:type="dxa"/>
          </w:tcPr>
          <w:p w14:paraId="0DC7090F"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27B34D2B"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24A43C1C" w14:textId="77777777" w:rsidR="00521AEC" w:rsidRPr="007775B1" w:rsidRDefault="00521AEC" w:rsidP="005D0D7A">
            <w:pPr>
              <w:rPr>
                <w:sz w:val="24"/>
                <w:szCs w:val="24"/>
              </w:rPr>
            </w:pPr>
            <w:r w:rsidRPr="00B00CAA">
              <w:rPr>
                <w:color w:val="000000"/>
                <w:sz w:val="24"/>
                <w:szCs w:val="24"/>
              </w:rPr>
              <w:t>08/1991</w:t>
            </w:r>
          </w:p>
        </w:tc>
        <w:tc>
          <w:tcPr>
            <w:tcW w:w="1356" w:type="dxa"/>
            <w:vAlign w:val="bottom"/>
          </w:tcPr>
          <w:p w14:paraId="4BA2B2F5"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44.534908</w:t>
            </w:r>
          </w:p>
          <w:p w14:paraId="3BB84CB7" w14:textId="77777777" w:rsidR="00521AEC" w:rsidRPr="00405567" w:rsidRDefault="00521AEC" w:rsidP="005D0D7A">
            <w:pPr>
              <w:rPr>
                <w:color w:val="000000"/>
                <w:sz w:val="24"/>
                <w:szCs w:val="24"/>
              </w:rPr>
            </w:pPr>
          </w:p>
        </w:tc>
        <w:tc>
          <w:tcPr>
            <w:tcW w:w="1452" w:type="dxa"/>
            <w:vAlign w:val="bottom"/>
          </w:tcPr>
          <w:p w14:paraId="2863D343"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-123.53454</w:t>
            </w:r>
          </w:p>
          <w:p w14:paraId="18AC6F75" w14:textId="77777777" w:rsidR="00521AEC" w:rsidRPr="00405567" w:rsidRDefault="00521AEC" w:rsidP="005D0D7A">
            <w:pPr>
              <w:rPr>
                <w:color w:val="000000"/>
                <w:sz w:val="24"/>
                <w:szCs w:val="24"/>
              </w:rPr>
            </w:pPr>
          </w:p>
        </w:tc>
        <w:tc>
          <w:tcPr>
            <w:tcW w:w="1452" w:type="dxa"/>
          </w:tcPr>
          <w:p w14:paraId="2A3CA53C" w14:textId="77777777" w:rsidR="00521AEC" w:rsidRPr="007775B1" w:rsidRDefault="00521AEC" w:rsidP="005D0D7A">
            <w:pPr>
              <w:rPr>
                <w:color w:val="000000"/>
                <w:sz w:val="24"/>
                <w:szCs w:val="24"/>
              </w:rPr>
            </w:pPr>
          </w:p>
        </w:tc>
      </w:tr>
      <w:tr w:rsidR="00521AEC" w14:paraId="2A35D174" w14:textId="77777777" w:rsidTr="005D0D7A">
        <w:tc>
          <w:tcPr>
            <w:tcW w:w="1190" w:type="dxa"/>
            <w:vAlign w:val="bottom"/>
          </w:tcPr>
          <w:p w14:paraId="38E5F87A" w14:textId="77777777" w:rsidR="00521AEC" w:rsidRPr="007775B1" w:rsidRDefault="00521AEC" w:rsidP="005D0D7A">
            <w:pPr>
              <w:rPr>
                <w:sz w:val="24"/>
                <w:szCs w:val="24"/>
              </w:rPr>
            </w:pPr>
            <w:r w:rsidRPr="007775B1">
              <w:rPr>
                <w:color w:val="000000"/>
                <w:sz w:val="24"/>
                <w:szCs w:val="24"/>
              </w:rPr>
              <w:t>MP6</w:t>
            </w:r>
          </w:p>
        </w:tc>
        <w:tc>
          <w:tcPr>
            <w:tcW w:w="1403" w:type="dxa"/>
          </w:tcPr>
          <w:p w14:paraId="697A2ADF"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0ECBA2F4" w14:textId="77777777" w:rsidR="00521AEC" w:rsidRPr="007775B1" w:rsidRDefault="00521AEC" w:rsidP="005D0D7A">
            <w:pPr>
              <w:rPr>
                <w:sz w:val="24"/>
                <w:szCs w:val="24"/>
              </w:rPr>
            </w:pPr>
            <w:r w:rsidRPr="007775B1">
              <w:rPr>
                <w:color w:val="000000"/>
                <w:sz w:val="24"/>
                <w:szCs w:val="24"/>
              </w:rPr>
              <w:t>Marys Peak, OR, USA</w:t>
            </w:r>
          </w:p>
        </w:tc>
        <w:tc>
          <w:tcPr>
            <w:tcW w:w="1803" w:type="dxa"/>
          </w:tcPr>
          <w:p w14:paraId="35371A5F" w14:textId="77777777" w:rsidR="00521AEC" w:rsidRPr="007775B1" w:rsidRDefault="00521AEC" w:rsidP="005D0D7A">
            <w:pPr>
              <w:rPr>
                <w:sz w:val="24"/>
                <w:szCs w:val="24"/>
              </w:rPr>
            </w:pPr>
            <w:r w:rsidRPr="00B00CAA">
              <w:rPr>
                <w:color w:val="000000"/>
                <w:sz w:val="24"/>
                <w:szCs w:val="24"/>
              </w:rPr>
              <w:t>08/1991</w:t>
            </w:r>
          </w:p>
        </w:tc>
        <w:tc>
          <w:tcPr>
            <w:tcW w:w="1356" w:type="dxa"/>
            <w:vAlign w:val="bottom"/>
          </w:tcPr>
          <w:p w14:paraId="1DFB7D0A"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44.535386</w:t>
            </w:r>
          </w:p>
          <w:p w14:paraId="53F8A9E5" w14:textId="77777777" w:rsidR="00521AEC" w:rsidRPr="00405567" w:rsidRDefault="00521AEC" w:rsidP="005D0D7A">
            <w:pPr>
              <w:rPr>
                <w:color w:val="000000"/>
                <w:sz w:val="24"/>
                <w:szCs w:val="24"/>
              </w:rPr>
            </w:pPr>
          </w:p>
        </w:tc>
        <w:tc>
          <w:tcPr>
            <w:tcW w:w="1452" w:type="dxa"/>
            <w:vAlign w:val="bottom"/>
          </w:tcPr>
          <w:p w14:paraId="059A980D" w14:textId="77777777" w:rsidR="00521AEC" w:rsidRPr="00405567" w:rsidRDefault="00521AEC" w:rsidP="005D0D7A">
            <w:pPr>
              <w:rPr>
                <w:color w:val="000000"/>
                <w:sz w:val="24"/>
                <w:szCs w:val="24"/>
              </w:rPr>
            </w:pPr>
            <w:r w:rsidRPr="00405567">
              <w:rPr>
                <w:color w:val="000000"/>
                <w:sz w:val="24"/>
                <w:szCs w:val="24"/>
              </w:rPr>
              <w:t xml:space="preserve"> -123.53290</w:t>
            </w:r>
          </w:p>
          <w:p w14:paraId="16C7E6BE" w14:textId="77777777" w:rsidR="00521AEC" w:rsidRPr="00405567" w:rsidRDefault="00521AEC" w:rsidP="005D0D7A">
            <w:pPr>
              <w:rPr>
                <w:color w:val="000000"/>
                <w:sz w:val="24"/>
                <w:szCs w:val="24"/>
              </w:rPr>
            </w:pPr>
          </w:p>
        </w:tc>
        <w:tc>
          <w:tcPr>
            <w:tcW w:w="1452" w:type="dxa"/>
          </w:tcPr>
          <w:p w14:paraId="0DEBCD76" w14:textId="77777777" w:rsidR="00521AEC" w:rsidRPr="007775B1" w:rsidRDefault="00521AEC" w:rsidP="005D0D7A">
            <w:pPr>
              <w:rPr>
                <w:color w:val="000000"/>
                <w:sz w:val="24"/>
                <w:szCs w:val="24"/>
              </w:rPr>
            </w:pPr>
          </w:p>
        </w:tc>
      </w:tr>
      <w:tr w:rsidR="00521AEC" w14:paraId="04C4920C" w14:textId="77777777" w:rsidTr="005D0D7A">
        <w:tc>
          <w:tcPr>
            <w:tcW w:w="1190" w:type="dxa"/>
            <w:vAlign w:val="bottom"/>
          </w:tcPr>
          <w:p w14:paraId="6DB121B6" w14:textId="77777777" w:rsidR="00521AEC" w:rsidRPr="007775B1" w:rsidRDefault="00521AEC" w:rsidP="005D0D7A">
            <w:pPr>
              <w:rPr>
                <w:sz w:val="24"/>
                <w:szCs w:val="24"/>
              </w:rPr>
            </w:pPr>
            <w:r w:rsidRPr="007775B1">
              <w:rPr>
                <w:color w:val="000000"/>
                <w:sz w:val="24"/>
                <w:szCs w:val="24"/>
              </w:rPr>
              <w:t>MP8</w:t>
            </w:r>
          </w:p>
        </w:tc>
        <w:tc>
          <w:tcPr>
            <w:tcW w:w="1403" w:type="dxa"/>
          </w:tcPr>
          <w:p w14:paraId="3F672367"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72C5E9A0" w14:textId="77777777" w:rsidR="00521AEC" w:rsidRPr="007775B1" w:rsidRDefault="00521AEC" w:rsidP="005D0D7A">
            <w:pPr>
              <w:rPr>
                <w:sz w:val="24"/>
                <w:szCs w:val="24"/>
              </w:rPr>
            </w:pPr>
            <w:r w:rsidRPr="007775B1">
              <w:rPr>
                <w:color w:val="000000"/>
                <w:sz w:val="24"/>
                <w:szCs w:val="24"/>
              </w:rPr>
              <w:t xml:space="preserve">Marys Peak, </w:t>
            </w:r>
            <w:r w:rsidRPr="007775B1">
              <w:rPr>
                <w:color w:val="000000"/>
                <w:sz w:val="24"/>
                <w:szCs w:val="24"/>
              </w:rPr>
              <w:lastRenderedPageBreak/>
              <w:t>OR, USA</w:t>
            </w:r>
          </w:p>
        </w:tc>
        <w:tc>
          <w:tcPr>
            <w:tcW w:w="1803" w:type="dxa"/>
          </w:tcPr>
          <w:p w14:paraId="2DA09CB5" w14:textId="77777777" w:rsidR="00521AEC" w:rsidRPr="007775B1" w:rsidRDefault="00521AEC" w:rsidP="005D0D7A">
            <w:pPr>
              <w:rPr>
                <w:sz w:val="24"/>
                <w:szCs w:val="24"/>
              </w:rPr>
            </w:pPr>
            <w:r w:rsidRPr="00B00CAA">
              <w:rPr>
                <w:color w:val="000000"/>
                <w:sz w:val="24"/>
                <w:szCs w:val="24"/>
              </w:rPr>
              <w:lastRenderedPageBreak/>
              <w:t>08/1991</w:t>
            </w:r>
          </w:p>
        </w:tc>
        <w:tc>
          <w:tcPr>
            <w:tcW w:w="1356" w:type="dxa"/>
            <w:vAlign w:val="bottom"/>
          </w:tcPr>
          <w:p w14:paraId="05A88FB8" w14:textId="77777777" w:rsidR="00521AEC" w:rsidRPr="00405567" w:rsidRDefault="00521AEC" w:rsidP="005D0D7A">
            <w:pPr>
              <w:rPr>
                <w:color w:val="000000"/>
                <w:sz w:val="24"/>
                <w:szCs w:val="24"/>
              </w:rPr>
            </w:pPr>
            <w:r w:rsidRPr="00405567">
              <w:rPr>
                <w:color w:val="000000"/>
                <w:sz w:val="24"/>
                <w:szCs w:val="24"/>
              </w:rPr>
              <w:t>44.535597</w:t>
            </w:r>
          </w:p>
          <w:p w14:paraId="2E9E2FA8" w14:textId="77777777" w:rsidR="00521AEC" w:rsidRPr="00405567" w:rsidRDefault="00521AEC" w:rsidP="005D0D7A">
            <w:pPr>
              <w:rPr>
                <w:color w:val="000000"/>
                <w:sz w:val="24"/>
                <w:szCs w:val="24"/>
              </w:rPr>
            </w:pPr>
          </w:p>
        </w:tc>
        <w:tc>
          <w:tcPr>
            <w:tcW w:w="1452" w:type="dxa"/>
            <w:vAlign w:val="bottom"/>
          </w:tcPr>
          <w:p w14:paraId="05970126"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-123.533658</w:t>
            </w:r>
          </w:p>
          <w:p w14:paraId="0D13BC5D" w14:textId="77777777" w:rsidR="00521AEC" w:rsidRPr="00405567" w:rsidRDefault="00521AEC" w:rsidP="005D0D7A">
            <w:pPr>
              <w:rPr>
                <w:color w:val="000000"/>
                <w:sz w:val="24"/>
                <w:szCs w:val="24"/>
              </w:rPr>
            </w:pPr>
          </w:p>
        </w:tc>
        <w:tc>
          <w:tcPr>
            <w:tcW w:w="1452" w:type="dxa"/>
          </w:tcPr>
          <w:p w14:paraId="492E000B" w14:textId="77777777" w:rsidR="00521AEC" w:rsidRPr="007775B1" w:rsidRDefault="00521AEC" w:rsidP="005D0D7A">
            <w:pPr>
              <w:rPr>
                <w:color w:val="000000"/>
                <w:sz w:val="24"/>
                <w:szCs w:val="24"/>
              </w:rPr>
            </w:pPr>
          </w:p>
        </w:tc>
      </w:tr>
      <w:tr w:rsidR="00521AEC" w14:paraId="3BA87B4A" w14:textId="77777777" w:rsidTr="005D0D7A">
        <w:tc>
          <w:tcPr>
            <w:tcW w:w="1190" w:type="dxa"/>
            <w:vAlign w:val="bottom"/>
          </w:tcPr>
          <w:p w14:paraId="042386FE" w14:textId="77777777" w:rsidR="00521AEC" w:rsidRPr="007775B1" w:rsidRDefault="00521AEC" w:rsidP="005D0D7A">
            <w:pPr>
              <w:rPr>
                <w:sz w:val="24"/>
                <w:szCs w:val="24"/>
              </w:rPr>
            </w:pPr>
            <w:r w:rsidRPr="007775B1">
              <w:rPr>
                <w:color w:val="000000"/>
                <w:sz w:val="24"/>
                <w:szCs w:val="24"/>
              </w:rPr>
              <w:t>S1S1</w:t>
            </w:r>
          </w:p>
        </w:tc>
        <w:tc>
          <w:tcPr>
            <w:tcW w:w="1403" w:type="dxa"/>
          </w:tcPr>
          <w:p w14:paraId="61FE6D54"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78B50C0D"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549C3513" w14:textId="77777777" w:rsidR="00521AEC" w:rsidRPr="007775B1" w:rsidRDefault="00521AEC" w:rsidP="005D0D7A">
            <w:pPr>
              <w:rPr>
                <w:sz w:val="24"/>
                <w:szCs w:val="24"/>
              </w:rPr>
            </w:pPr>
            <w:r w:rsidRPr="007775B1">
              <w:rPr>
                <w:color w:val="000000"/>
                <w:sz w:val="24"/>
                <w:szCs w:val="24"/>
              </w:rPr>
              <w:t>2/6/2020</w:t>
            </w:r>
          </w:p>
        </w:tc>
        <w:tc>
          <w:tcPr>
            <w:tcW w:w="1356" w:type="dxa"/>
            <w:vAlign w:val="bottom"/>
          </w:tcPr>
          <w:p w14:paraId="07ACF88A" w14:textId="77777777" w:rsidR="00521AEC" w:rsidRPr="00405567" w:rsidRDefault="00521AEC" w:rsidP="005D0D7A">
            <w:pPr>
              <w:rPr>
                <w:color w:val="000000"/>
                <w:sz w:val="24"/>
                <w:szCs w:val="24"/>
              </w:rPr>
            </w:pPr>
            <w:r w:rsidRPr="007775B1">
              <w:rPr>
                <w:color w:val="000000"/>
                <w:sz w:val="24"/>
                <w:szCs w:val="24"/>
              </w:rPr>
              <w:t>44.5355</w:t>
            </w:r>
          </w:p>
        </w:tc>
        <w:tc>
          <w:tcPr>
            <w:tcW w:w="1452" w:type="dxa"/>
            <w:vAlign w:val="bottom"/>
          </w:tcPr>
          <w:p w14:paraId="11C7896C" w14:textId="77777777" w:rsidR="00521AEC" w:rsidRPr="00405567" w:rsidRDefault="00521AEC" w:rsidP="005D0D7A">
            <w:pPr>
              <w:rPr>
                <w:color w:val="000000"/>
                <w:sz w:val="24"/>
                <w:szCs w:val="24"/>
              </w:rPr>
            </w:pPr>
            <w:r w:rsidRPr="007775B1">
              <w:rPr>
                <w:color w:val="000000"/>
                <w:sz w:val="24"/>
                <w:szCs w:val="24"/>
              </w:rPr>
              <w:t>-123.535</w:t>
            </w:r>
          </w:p>
        </w:tc>
        <w:tc>
          <w:tcPr>
            <w:tcW w:w="1452" w:type="dxa"/>
          </w:tcPr>
          <w:p w14:paraId="2EEFAC0F" w14:textId="77777777" w:rsidR="00521AEC" w:rsidRPr="007775B1" w:rsidRDefault="00521AEC" w:rsidP="005D0D7A">
            <w:pPr>
              <w:rPr>
                <w:color w:val="000000"/>
                <w:sz w:val="24"/>
                <w:szCs w:val="24"/>
              </w:rPr>
            </w:pPr>
            <w:r>
              <w:rPr>
                <w:color w:val="000000"/>
                <w:sz w:val="24"/>
                <w:szCs w:val="24"/>
              </w:rPr>
              <w:t xml:space="preserve">McMurtrey S., Hansen E., LeBoldus J. </w:t>
            </w:r>
          </w:p>
        </w:tc>
      </w:tr>
      <w:tr w:rsidR="00521AEC" w14:paraId="3CE8DF36" w14:textId="77777777" w:rsidTr="005D0D7A">
        <w:tc>
          <w:tcPr>
            <w:tcW w:w="1190" w:type="dxa"/>
            <w:vAlign w:val="bottom"/>
          </w:tcPr>
          <w:p w14:paraId="498E966E" w14:textId="77777777" w:rsidR="00521AEC" w:rsidRPr="007775B1" w:rsidRDefault="00521AEC" w:rsidP="005D0D7A">
            <w:pPr>
              <w:rPr>
                <w:sz w:val="24"/>
                <w:szCs w:val="24"/>
              </w:rPr>
            </w:pPr>
            <w:r w:rsidRPr="007775B1">
              <w:rPr>
                <w:color w:val="000000"/>
                <w:sz w:val="24"/>
                <w:szCs w:val="24"/>
              </w:rPr>
              <w:t>MP16</w:t>
            </w:r>
          </w:p>
        </w:tc>
        <w:tc>
          <w:tcPr>
            <w:tcW w:w="1403" w:type="dxa"/>
          </w:tcPr>
          <w:p w14:paraId="7E2DDDE9" w14:textId="77777777" w:rsidR="00521AEC" w:rsidRPr="007775B1" w:rsidRDefault="00521AEC" w:rsidP="005D0D7A">
            <w:pPr>
              <w:rPr>
                <w:i/>
                <w:iCs/>
                <w:sz w:val="24"/>
                <w:szCs w:val="24"/>
              </w:rPr>
            </w:pPr>
            <w:r w:rsidRPr="007775B1">
              <w:rPr>
                <w:i/>
                <w:iCs/>
                <w:color w:val="000000"/>
                <w:sz w:val="24"/>
                <w:szCs w:val="24"/>
              </w:rPr>
              <w:t>P. menziesii</w:t>
            </w:r>
          </w:p>
        </w:tc>
        <w:tc>
          <w:tcPr>
            <w:tcW w:w="1076" w:type="dxa"/>
          </w:tcPr>
          <w:p w14:paraId="40A73FB0" w14:textId="77777777" w:rsidR="00521AEC" w:rsidRPr="007775B1" w:rsidRDefault="00521AEC" w:rsidP="005D0D7A">
            <w:pPr>
              <w:rPr>
                <w:sz w:val="24"/>
                <w:szCs w:val="24"/>
              </w:rPr>
            </w:pPr>
            <w:r w:rsidRPr="007775B1">
              <w:rPr>
                <w:color w:val="000000"/>
                <w:sz w:val="24"/>
                <w:szCs w:val="24"/>
              </w:rPr>
              <w:t>Marys Peak, OR, USA</w:t>
            </w:r>
          </w:p>
        </w:tc>
        <w:tc>
          <w:tcPr>
            <w:tcW w:w="1803" w:type="dxa"/>
            <w:vAlign w:val="bottom"/>
          </w:tcPr>
          <w:p w14:paraId="6B430925" w14:textId="77777777" w:rsidR="00521AEC" w:rsidRPr="007775B1" w:rsidRDefault="00521AEC" w:rsidP="005D0D7A">
            <w:pPr>
              <w:rPr>
                <w:sz w:val="24"/>
                <w:szCs w:val="24"/>
              </w:rPr>
            </w:pPr>
            <w:r w:rsidRPr="007775B1">
              <w:rPr>
                <w:color w:val="000000"/>
                <w:sz w:val="24"/>
                <w:szCs w:val="24"/>
              </w:rPr>
              <w:t> </w:t>
            </w:r>
          </w:p>
        </w:tc>
        <w:tc>
          <w:tcPr>
            <w:tcW w:w="1356" w:type="dxa"/>
            <w:vAlign w:val="bottom"/>
          </w:tcPr>
          <w:p w14:paraId="05C2B1DA"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44.535775</w:t>
            </w:r>
          </w:p>
          <w:p w14:paraId="192DB0C5" w14:textId="77777777" w:rsidR="00521AEC" w:rsidRPr="00405567" w:rsidRDefault="00521AEC" w:rsidP="005D0D7A">
            <w:pPr>
              <w:rPr>
                <w:color w:val="000000"/>
                <w:sz w:val="24"/>
                <w:szCs w:val="24"/>
              </w:rPr>
            </w:pPr>
          </w:p>
        </w:tc>
        <w:tc>
          <w:tcPr>
            <w:tcW w:w="1452" w:type="dxa"/>
            <w:vAlign w:val="bottom"/>
          </w:tcPr>
          <w:p w14:paraId="08E32E5E" w14:textId="77777777" w:rsidR="00521AEC" w:rsidRPr="00405567" w:rsidRDefault="00521AEC" w:rsidP="005D0D7A">
            <w:pPr>
              <w:rPr>
                <w:color w:val="000000"/>
                <w:sz w:val="24"/>
                <w:szCs w:val="24"/>
              </w:rPr>
            </w:pPr>
            <w:r w:rsidRPr="007775B1">
              <w:rPr>
                <w:color w:val="000000"/>
                <w:sz w:val="24"/>
                <w:szCs w:val="24"/>
              </w:rPr>
              <w:t> </w:t>
            </w:r>
            <w:r w:rsidRPr="00405567">
              <w:rPr>
                <w:color w:val="000000"/>
                <w:sz w:val="24"/>
                <w:szCs w:val="24"/>
              </w:rPr>
              <w:t xml:space="preserve"> -123.534489</w:t>
            </w:r>
          </w:p>
          <w:p w14:paraId="0E76737D" w14:textId="77777777" w:rsidR="00521AEC" w:rsidRPr="00405567" w:rsidRDefault="00521AEC" w:rsidP="005D0D7A">
            <w:pPr>
              <w:rPr>
                <w:color w:val="000000"/>
                <w:sz w:val="24"/>
                <w:szCs w:val="24"/>
              </w:rPr>
            </w:pPr>
          </w:p>
        </w:tc>
        <w:tc>
          <w:tcPr>
            <w:tcW w:w="1452" w:type="dxa"/>
          </w:tcPr>
          <w:p w14:paraId="713943BF" w14:textId="77777777" w:rsidR="00521AEC" w:rsidRPr="007775B1" w:rsidRDefault="00521AEC" w:rsidP="005D0D7A">
            <w:pPr>
              <w:rPr>
                <w:color w:val="000000"/>
                <w:sz w:val="24"/>
                <w:szCs w:val="24"/>
              </w:rPr>
            </w:pPr>
          </w:p>
        </w:tc>
      </w:tr>
      <w:bookmarkEnd w:id="3"/>
    </w:tbl>
    <w:p w14:paraId="6244F1A8" w14:textId="77777777" w:rsidR="00521AEC" w:rsidRDefault="00521AEC" w:rsidP="00A305A7">
      <w:pPr>
        <w:spacing w:line="480" w:lineRule="auto"/>
        <w:rPr>
          <w:sz w:val="24"/>
          <w:szCs w:val="24"/>
        </w:rPr>
      </w:pPr>
    </w:p>
    <w:p w14:paraId="7C6BE719" w14:textId="77777777" w:rsidR="00521AEC" w:rsidRDefault="00521AEC" w:rsidP="00A305A7">
      <w:pPr>
        <w:spacing w:line="480" w:lineRule="auto"/>
        <w:rPr>
          <w:sz w:val="24"/>
          <w:szCs w:val="24"/>
        </w:rPr>
      </w:pPr>
    </w:p>
    <w:p w14:paraId="213793EB" w14:textId="77777777" w:rsidR="00521AEC" w:rsidRDefault="00521AEC" w:rsidP="00A305A7">
      <w:pPr>
        <w:spacing w:line="480" w:lineRule="auto"/>
        <w:rPr>
          <w:sz w:val="24"/>
          <w:szCs w:val="24"/>
        </w:rPr>
      </w:pPr>
    </w:p>
    <w:p w14:paraId="658E348E" w14:textId="77777777" w:rsidR="00521AEC" w:rsidRDefault="00521AEC" w:rsidP="00A305A7">
      <w:pPr>
        <w:spacing w:line="480" w:lineRule="auto"/>
        <w:rPr>
          <w:sz w:val="24"/>
          <w:szCs w:val="24"/>
        </w:rPr>
      </w:pPr>
    </w:p>
    <w:p w14:paraId="62D740D6" w14:textId="6C326D0B" w:rsidR="00A305A7" w:rsidRDefault="00A305A7" w:rsidP="00A305A7">
      <w:pPr>
        <w:spacing w:line="480" w:lineRule="auto"/>
        <w:rPr>
          <w:sz w:val="24"/>
          <w:szCs w:val="24"/>
        </w:rPr>
      </w:pPr>
      <w:r>
        <w:rPr>
          <w:noProof/>
        </w:rPr>
        <w:lastRenderedPageBreak/>
        <w:drawing>
          <wp:inline distT="0" distB="0" distL="0" distR="0" wp14:anchorId="31BC5567" wp14:editId="21251042">
            <wp:extent cx="6007100" cy="6053254"/>
            <wp:effectExtent l="0" t="0" r="0" b="5080"/>
            <wp:docPr id="29" name="Picture 2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schematic&#10;&#10;Description automatically generated"/>
                    <pic:cNvPicPr/>
                  </pic:nvPicPr>
                  <pic:blipFill>
                    <a:blip r:embed="rId18"/>
                    <a:stretch>
                      <a:fillRect/>
                    </a:stretch>
                  </pic:blipFill>
                  <pic:spPr>
                    <a:xfrm>
                      <a:off x="0" y="0"/>
                      <a:ext cx="6018411" cy="6064652"/>
                    </a:xfrm>
                    <a:prstGeom prst="rect">
                      <a:avLst/>
                    </a:prstGeom>
                  </pic:spPr>
                </pic:pic>
              </a:graphicData>
            </a:graphic>
          </wp:inline>
        </w:drawing>
      </w:r>
    </w:p>
    <w:bookmarkEnd w:id="0"/>
    <w:p w14:paraId="76DF4833" w14:textId="62AA74B8" w:rsidR="00A305A7" w:rsidRDefault="00A305A7" w:rsidP="00A305A7">
      <w:pPr>
        <w:spacing w:line="480" w:lineRule="auto"/>
        <w:rPr>
          <w:sz w:val="24"/>
          <w:szCs w:val="24"/>
        </w:rPr>
      </w:pPr>
    </w:p>
    <w:p w14:paraId="404CABE2" w14:textId="586AD7C3" w:rsidR="00C45ACC" w:rsidRDefault="00C45ACC" w:rsidP="00A305A7">
      <w:pPr>
        <w:spacing w:line="480" w:lineRule="auto"/>
        <w:rPr>
          <w:sz w:val="24"/>
          <w:szCs w:val="24"/>
        </w:rPr>
      </w:pPr>
    </w:p>
    <w:p w14:paraId="15E44BCE" w14:textId="723CC9E4" w:rsidR="00C45ACC" w:rsidRDefault="00C45ACC" w:rsidP="00A305A7">
      <w:pPr>
        <w:spacing w:line="480" w:lineRule="auto"/>
        <w:rPr>
          <w:sz w:val="24"/>
          <w:szCs w:val="24"/>
        </w:rPr>
      </w:pPr>
    </w:p>
    <w:p w14:paraId="211A288A" w14:textId="03920197" w:rsidR="00C45ACC" w:rsidRDefault="00C45ACC" w:rsidP="00A305A7">
      <w:pPr>
        <w:spacing w:line="480" w:lineRule="auto"/>
        <w:rPr>
          <w:sz w:val="24"/>
          <w:szCs w:val="24"/>
        </w:rPr>
      </w:pPr>
    </w:p>
    <w:p w14:paraId="1353ADF6" w14:textId="0C458160" w:rsidR="00C45ACC" w:rsidRDefault="00C45ACC" w:rsidP="00A305A7">
      <w:pPr>
        <w:spacing w:line="480" w:lineRule="auto"/>
        <w:rPr>
          <w:sz w:val="24"/>
          <w:szCs w:val="24"/>
        </w:rPr>
      </w:pPr>
    </w:p>
    <w:p w14:paraId="6180EC88" w14:textId="77777777" w:rsidR="00C45ACC" w:rsidRDefault="00C45ACC" w:rsidP="00A305A7">
      <w:pPr>
        <w:spacing w:line="480" w:lineRule="auto"/>
        <w:rPr>
          <w:sz w:val="24"/>
          <w:szCs w:val="24"/>
        </w:rPr>
      </w:pPr>
    </w:p>
    <w:p w14:paraId="6EE1D365" w14:textId="77777777" w:rsidR="00A305A7" w:rsidRDefault="00A305A7" w:rsidP="00A305A7">
      <w:pPr>
        <w:spacing w:line="480" w:lineRule="auto"/>
        <w:rPr>
          <w:sz w:val="24"/>
          <w:szCs w:val="24"/>
        </w:rPr>
      </w:pPr>
    </w:p>
    <w:p w14:paraId="6877C818" w14:textId="3F776E45" w:rsidR="00A305A7" w:rsidRDefault="00EA6418" w:rsidP="00A305A7">
      <w:pPr>
        <w:spacing w:line="480" w:lineRule="auto"/>
        <w:rPr>
          <w:sz w:val="24"/>
          <w:szCs w:val="24"/>
        </w:rPr>
      </w:pPr>
      <w:r>
        <w:rPr>
          <w:noProof/>
          <w:sz w:val="24"/>
          <w:szCs w:val="24"/>
        </w:rPr>
        <mc:AlternateContent>
          <mc:Choice Requires="wpi">
            <w:drawing>
              <wp:anchor distT="0" distB="0" distL="114300" distR="114300" simplePos="0" relativeHeight="251691008" behindDoc="0" locked="0" layoutInCell="1" allowOverlap="1" wp14:anchorId="53A406F0" wp14:editId="2832C71C">
                <wp:simplePos x="0" y="0"/>
                <wp:positionH relativeFrom="column">
                  <wp:posOffset>4900400</wp:posOffset>
                </wp:positionH>
                <wp:positionV relativeFrom="paragraph">
                  <wp:posOffset>2469190</wp:posOffset>
                </wp:positionV>
                <wp:extent cx="9720" cy="21960"/>
                <wp:effectExtent l="57150" t="38100" r="28575" b="35560"/>
                <wp:wrapNone/>
                <wp:docPr id="45"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9720" cy="21960"/>
                      </w14:xfrm>
                    </w14:contentPart>
                  </a:graphicData>
                </a:graphic>
              </wp:anchor>
            </w:drawing>
          </mc:Choice>
          <mc:Fallback>
            <w:pict>
              <v:shapetype w14:anchorId="687BA3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85.15pt;margin-top:193.7pt;width:2.15pt;height:3.1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">
                <v:imagedata r:id="rId20" o:title=""/>
                <o:lock v:ext="edit" rotation="t" aspectratio="f"/>
              </v:shape>
            </w:pict>
          </mc:Fallback>
        </mc:AlternateContent>
      </w:r>
      <w:r>
        <w:rPr>
          <w:noProof/>
          <w:sz w:val="24"/>
          <w:szCs w:val="24"/>
        </w:rPr>
        <mc:AlternateContent>
          <mc:Choice Requires="wpi">
            <w:drawing>
              <wp:anchor distT="0" distB="0" distL="114300" distR="114300" simplePos="0" relativeHeight="251685888" behindDoc="0" locked="0" layoutInCell="1" allowOverlap="1" wp14:anchorId="65141731" wp14:editId="77D80EA7">
                <wp:simplePos x="0" y="0"/>
                <wp:positionH relativeFrom="column">
                  <wp:posOffset>2161160</wp:posOffset>
                </wp:positionH>
                <wp:positionV relativeFrom="paragraph">
                  <wp:posOffset>1741270</wp:posOffset>
                </wp:positionV>
                <wp:extent cx="144000" cy="25200"/>
                <wp:effectExtent l="38100" t="38100" r="27940" b="32385"/>
                <wp:wrapNone/>
                <wp:docPr id="44"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144000" cy="25200"/>
                      </w14:xfrm>
                    </w14:contentPart>
                  </a:graphicData>
                </a:graphic>
              </wp:anchor>
            </w:drawing>
          </mc:Choice>
          <mc:Fallback>
            <w:pict>
              <v:shape w14:anchorId="29AC0035" id="Ink 44" o:spid="_x0000_s1026" type="#_x0000_t75" style="position:absolute;margin-left:169.45pt;margin-top:136.4pt;width:12.8pt;height:3.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">
                <v:imagedata r:id="rId22" o:title=""/>
                <o:lock v:ext="edit" rotation="t" aspectratio="f"/>
              </v:shape>
            </w:pict>
          </mc:Fallback>
        </mc:AlternateContent>
      </w:r>
      <w:r>
        <w:rPr>
          <w:noProof/>
          <w:sz w:val="24"/>
          <w:szCs w:val="24"/>
        </w:rPr>
        <mc:AlternateContent>
          <mc:Choice Requires="wpi">
            <w:drawing>
              <wp:anchor distT="0" distB="0" distL="114300" distR="114300" simplePos="0" relativeHeight="251680768" behindDoc="0" locked="0" layoutInCell="1" allowOverlap="1" wp14:anchorId="10491664" wp14:editId="07E10AFD">
                <wp:simplePos x="0" y="0"/>
                <wp:positionH relativeFrom="column">
                  <wp:posOffset>4371340</wp:posOffset>
                </wp:positionH>
                <wp:positionV relativeFrom="paragraph">
                  <wp:posOffset>2268220</wp:posOffset>
                </wp:positionV>
                <wp:extent cx="10080" cy="35150"/>
                <wp:effectExtent l="38100" t="38100" r="28575" b="22225"/>
                <wp:wrapNone/>
                <wp:docPr id="43"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10080" cy="35150"/>
                      </w14:xfrm>
                    </w14:contentPart>
                  </a:graphicData>
                </a:graphic>
              </wp:anchor>
            </w:drawing>
          </mc:Choice>
          <mc:Fallback>
            <w:pict>
              <v:shape w14:anchorId="1FE7C70D" id="Ink 43" o:spid="_x0000_s1026" type="#_x0000_t75" style="position:absolute;margin-left:343.5pt;margin-top:177.9pt;width:2.25pt;height:4.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">
                <v:imagedata r:id="rId24" o:title=""/>
                <o:lock v:ext="edit" rotation="t" aspectratio="f"/>
              </v:shape>
            </w:pict>
          </mc:Fallback>
        </mc:AlternateContent>
      </w:r>
      <w:r>
        <w:rPr>
          <w:noProof/>
          <w:sz w:val="24"/>
          <w:szCs w:val="24"/>
        </w:rPr>
        <mc:AlternateContent>
          <mc:Choice Requires="wpi">
            <w:drawing>
              <wp:anchor distT="0" distB="0" distL="114300" distR="114300" simplePos="0" relativeHeight="251672576" behindDoc="0" locked="0" layoutInCell="1" allowOverlap="1" wp14:anchorId="28CE75F7" wp14:editId="2CA04AB8">
                <wp:simplePos x="0" y="0"/>
                <wp:positionH relativeFrom="column">
                  <wp:posOffset>4374515</wp:posOffset>
                </wp:positionH>
                <wp:positionV relativeFrom="paragraph">
                  <wp:posOffset>2350770</wp:posOffset>
                </wp:positionV>
                <wp:extent cx="3535" cy="25400"/>
                <wp:effectExtent l="57150" t="38100" r="34925" b="31750"/>
                <wp:wrapNone/>
                <wp:docPr id="39"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3535" cy="25400"/>
                      </w14:xfrm>
                    </w14:contentPart>
                  </a:graphicData>
                </a:graphic>
              </wp:anchor>
            </w:drawing>
          </mc:Choice>
          <mc:Fallback>
            <w:pict>
              <v:shape w14:anchorId="6940EEB0" id="Ink 39" o:spid="_x0000_s1026" type="#_x0000_t75" style="position:absolute;margin-left:343.8pt;margin-top:184.4pt;width:1.7pt;height:3.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">
                <v:imagedata r:id="rId26" o:title=""/>
                <o:lock v:ext="edit" rotation="t" aspectratio="f"/>
              </v:shape>
            </w:pict>
          </mc:Fallback>
        </mc:AlternateContent>
      </w:r>
      <w:r>
        <w:rPr>
          <w:noProof/>
          <w:sz w:val="24"/>
          <w:szCs w:val="24"/>
        </w:rPr>
        <mc:AlternateContent>
          <mc:Choice Requires="wpi">
            <w:drawing>
              <wp:anchor distT="0" distB="0" distL="114300" distR="114300" simplePos="0" relativeHeight="251661312" behindDoc="0" locked="0" layoutInCell="1" allowOverlap="1" wp14:anchorId="57B21DB6" wp14:editId="3C2A0125">
                <wp:simplePos x="0" y="0"/>
                <wp:positionH relativeFrom="column">
                  <wp:posOffset>4371340</wp:posOffset>
                </wp:positionH>
                <wp:positionV relativeFrom="paragraph">
                  <wp:posOffset>2417445</wp:posOffset>
                </wp:positionV>
                <wp:extent cx="6350" cy="31115"/>
                <wp:effectExtent l="57150" t="38100" r="31750" b="26035"/>
                <wp:wrapNone/>
                <wp:docPr id="32"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6350" cy="31115"/>
                      </w14:xfrm>
                    </w14:contentPart>
                  </a:graphicData>
                </a:graphic>
              </wp:anchor>
            </w:drawing>
          </mc:Choice>
          <mc:Fallback>
            <w:pict>
              <v:shape w14:anchorId="13A09F00" id="Ink 32" o:spid="_x0000_s1026" type="#_x0000_t75" style="position:absolute;margin-left:343.55pt;margin-top:189.65pt;width:1.8pt;height:3.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">
                <v:imagedata r:id="rId28" o:title=""/>
                <o:lock v:ext="edit" rotation="t" aspectratio="f"/>
              </v:shape>
            </w:pict>
          </mc:Fallback>
        </mc:AlternateContent>
      </w:r>
      <w:r>
        <w:rPr>
          <w:noProof/>
          <w:sz w:val="24"/>
          <w:szCs w:val="24"/>
        </w:rPr>
        <mc:AlternateContent>
          <mc:Choice Requires="wpi">
            <w:drawing>
              <wp:anchor distT="0" distB="0" distL="114300" distR="114300" simplePos="0" relativeHeight="251654144" behindDoc="0" locked="0" layoutInCell="1" allowOverlap="1" wp14:anchorId="3C3114D2" wp14:editId="1F5062F8">
                <wp:simplePos x="0" y="0"/>
                <wp:positionH relativeFrom="column">
                  <wp:posOffset>4825410</wp:posOffset>
                </wp:positionH>
                <wp:positionV relativeFrom="paragraph">
                  <wp:posOffset>2468470</wp:posOffset>
                </wp:positionV>
                <wp:extent cx="13320" cy="23040"/>
                <wp:effectExtent l="57150" t="38100" r="25400" b="34290"/>
                <wp:wrapNone/>
                <wp:docPr id="21"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w14:cNvContentPartPr>
                      </w14:nvContentPartPr>
                      <w14:xfrm>
                        <a:off x="0" y="0"/>
                        <a:ext cx="13320" cy="23040"/>
                      </w14:xfrm>
                    </w14:contentPart>
                  </a:graphicData>
                </a:graphic>
              </wp:anchor>
            </w:drawing>
          </mc:Choice>
          <mc:Fallback>
            <w:pict>
              <v:shape w14:anchorId="24DD6DF5" id="Ink 21" o:spid="_x0000_s1026" type="#_x0000_t75" style="position:absolute;margin-left:379.25pt;margin-top:193.65pt;width:2.5pt;height:3.2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">
                <v:imagedata r:id="rId30" o:title=""/>
                <o:lock v:ext="edit" rotation="t" aspectratio="f"/>
              </v:shape>
            </w:pict>
          </mc:Fallback>
        </mc:AlternateContent>
      </w:r>
      <w:r>
        <w:rPr>
          <w:noProof/>
          <w:sz w:val="24"/>
          <w:szCs w:val="24"/>
        </w:rPr>
        <mc:AlternateContent>
          <mc:Choice Requires="wpi">
            <w:drawing>
              <wp:anchor distT="0" distB="0" distL="114300" distR="114300" simplePos="0" relativeHeight="251649024" behindDoc="0" locked="0" layoutInCell="1" allowOverlap="1" wp14:anchorId="169264A5" wp14:editId="0DEA8192">
                <wp:simplePos x="0" y="0"/>
                <wp:positionH relativeFrom="column">
                  <wp:posOffset>2476410</wp:posOffset>
                </wp:positionH>
                <wp:positionV relativeFrom="paragraph">
                  <wp:posOffset>4145020</wp:posOffset>
                </wp:positionV>
                <wp:extent cx="360" cy="360"/>
                <wp:effectExtent l="38100" t="38100" r="38100" b="38100"/>
                <wp:wrapNone/>
                <wp:docPr id="20"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A7D1F9D" id="Ink 20" o:spid="_x0000_s1026" type="#_x0000_t75" style="position:absolute;margin-left:194.3pt;margin-top:325.7pt;width:1.45pt;height:1.45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">
                <v:imagedata r:id="rId32" o:title=""/>
                <o:lock v:ext="edit" rotation="t" aspectratio="f"/>
              </v:shape>
            </w:pict>
          </mc:Fallback>
        </mc:AlternateContent>
      </w:r>
      <w:r>
        <w:rPr>
          <w:noProof/>
          <w:sz w:val="24"/>
          <w:szCs w:val="24"/>
        </w:rPr>
        <mc:AlternateContent>
          <mc:Choice Requires="wpi">
            <w:drawing>
              <wp:anchor distT="0" distB="0" distL="114300" distR="114300" simplePos="0" relativeHeight="251643904" behindDoc="0" locked="0" layoutInCell="1" allowOverlap="1" wp14:anchorId="197D7E0D" wp14:editId="5FFBE379">
                <wp:simplePos x="0" y="0"/>
                <wp:positionH relativeFrom="column">
                  <wp:posOffset>2052955</wp:posOffset>
                </wp:positionH>
                <wp:positionV relativeFrom="paragraph">
                  <wp:posOffset>4139565</wp:posOffset>
                </wp:positionV>
                <wp:extent cx="67670" cy="8615"/>
                <wp:effectExtent l="38100" t="57150" r="27940" b="29845"/>
                <wp:wrapNone/>
                <wp:docPr id="19"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67670" cy="8615"/>
                      </w14:xfrm>
                    </w14:contentPart>
                  </a:graphicData>
                </a:graphic>
              </wp:anchor>
            </w:drawing>
          </mc:Choice>
          <mc:Fallback>
            <w:pict>
              <v:shape w14:anchorId="5DE6B762" id="Ink 19" o:spid="_x0000_s1026" type="#_x0000_t75" style="position:absolute;margin-left:160.95pt;margin-top:325.25pt;width:6.75pt;height:2.15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">
                <v:imagedata r:id="rId34" o:title=""/>
                <o:lock v:ext="edit" rotation="t" aspectratio="f"/>
              </v:shape>
            </w:pict>
          </mc:Fallback>
        </mc:AlternateContent>
      </w:r>
      <w:r>
        <w:rPr>
          <w:noProof/>
          <w:sz w:val="24"/>
          <w:szCs w:val="24"/>
        </w:rPr>
        <mc:AlternateContent>
          <mc:Choice Requires="wpi">
            <w:drawing>
              <wp:anchor distT="0" distB="0" distL="114300" distR="114300" simplePos="0" relativeHeight="251635712" behindDoc="0" locked="0" layoutInCell="1" allowOverlap="1" wp14:anchorId="2376C3FD" wp14:editId="20EF24D8">
                <wp:simplePos x="0" y="0"/>
                <wp:positionH relativeFrom="column">
                  <wp:posOffset>2170430</wp:posOffset>
                </wp:positionH>
                <wp:positionV relativeFrom="paragraph">
                  <wp:posOffset>4131945</wp:posOffset>
                </wp:positionV>
                <wp:extent cx="222355" cy="21995"/>
                <wp:effectExtent l="38100" t="38100" r="25400" b="35560"/>
                <wp:wrapNone/>
                <wp:docPr id="15"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222355" cy="21995"/>
                      </w14:xfrm>
                    </w14:contentPart>
                  </a:graphicData>
                </a:graphic>
              </wp:anchor>
            </w:drawing>
          </mc:Choice>
          <mc:Fallback>
            <w:pict>
              <v:shape w14:anchorId="5441A88E" id="Ink 15" o:spid="_x0000_s1026" type="#_x0000_t75" style="position:absolute;margin-left:170.2pt;margin-top:324.65pt;width:18.9pt;height:3.15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">
                <v:imagedata r:id="rId36" o:title=""/>
                <o:lock v:ext="edit" rotation="t" aspectratio="f"/>
              </v:shape>
            </w:pict>
          </mc:Fallback>
        </mc:AlternateContent>
      </w:r>
      <w:r>
        <w:rPr>
          <w:sz w:val="24"/>
          <w:szCs w:val="24"/>
        </w:rPr>
        <w:softHyphen/>
      </w:r>
      <w:r>
        <w:rPr>
          <w:sz w:val="24"/>
          <w:szCs w:val="24"/>
        </w:rPr>
        <w:softHyphen/>
      </w:r>
      <w:r>
        <w:rPr>
          <w:sz w:val="24"/>
          <w:szCs w:val="24"/>
        </w:rPr>
        <w:softHyphen/>
      </w:r>
      <w:r>
        <w:rPr>
          <w:sz w:val="24"/>
          <w:szCs w:val="24"/>
        </w:rPr>
        <w:softHyphen/>
      </w:r>
      <w:r w:rsidR="00C45ACC">
        <w:rPr>
          <w:noProof/>
          <w:sz w:val="24"/>
          <w:szCs w:val="24"/>
        </w:rPr>
        <w:drawing>
          <wp:inline distT="0" distB="0" distL="0" distR="0" wp14:anchorId="1ADDC9E9" wp14:editId="1A281977">
            <wp:extent cx="7137400" cy="5709919"/>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7144588" cy="5715670"/>
                    </a:xfrm>
                    <a:prstGeom prst="rect">
                      <a:avLst/>
                    </a:prstGeom>
                  </pic:spPr>
                </pic:pic>
              </a:graphicData>
            </a:graphic>
          </wp:inline>
        </w:drawing>
      </w:r>
    </w:p>
    <w:p w14:paraId="27B36501" w14:textId="6BAE0F0E" w:rsidR="00A305A7" w:rsidRDefault="00A305A7" w:rsidP="00A305A7">
      <w:pPr>
        <w:rPr>
          <w:sz w:val="28"/>
          <w:szCs w:val="28"/>
        </w:rPr>
      </w:pPr>
      <w:r w:rsidRPr="00E92125">
        <w:rPr>
          <w:b/>
          <w:bCs/>
          <w:sz w:val="28"/>
          <w:szCs w:val="28"/>
        </w:rPr>
        <w:t xml:space="preserve">Figure </w:t>
      </w:r>
      <w:r>
        <w:rPr>
          <w:b/>
          <w:bCs/>
          <w:sz w:val="28"/>
          <w:szCs w:val="28"/>
        </w:rPr>
        <w:t>2</w:t>
      </w:r>
      <w:r w:rsidRPr="00E92125">
        <w:rPr>
          <w:b/>
          <w:bCs/>
          <w:sz w:val="28"/>
          <w:szCs w:val="28"/>
        </w:rPr>
        <w:t>:</w:t>
      </w:r>
      <w:r>
        <w:rPr>
          <w:sz w:val="28"/>
          <w:szCs w:val="28"/>
        </w:rPr>
        <w:t xml:space="preserve"> Maximum likelihood phylogenetic tree using SNP data. The tree is rooted using </w:t>
      </w:r>
      <w:r w:rsidRPr="004208A6">
        <w:rPr>
          <w:i/>
          <w:iCs/>
          <w:sz w:val="28"/>
          <w:szCs w:val="28"/>
        </w:rPr>
        <w:t xml:space="preserve">Coniferiporia weirii </w:t>
      </w:r>
      <w:r>
        <w:rPr>
          <w:sz w:val="28"/>
          <w:szCs w:val="28"/>
        </w:rPr>
        <w:t xml:space="preserve">isolate number 30910 as the outgroup. </w:t>
      </w:r>
      <w:r w:rsidR="00EA6418">
        <w:rPr>
          <w:sz w:val="28"/>
          <w:szCs w:val="28"/>
        </w:rPr>
        <w:t>Samples with asterisk have previously established vegetative combability groups assigned.</w:t>
      </w:r>
    </w:p>
    <w:p w14:paraId="28369BA0" w14:textId="77777777" w:rsidR="00A305A7" w:rsidRDefault="00A305A7" w:rsidP="00A305A7">
      <w:pPr>
        <w:rPr>
          <w:sz w:val="28"/>
          <w:szCs w:val="28"/>
        </w:rPr>
      </w:pPr>
    </w:p>
    <w:p w14:paraId="51FD0ECF" w14:textId="77777777" w:rsidR="00A305A7" w:rsidRDefault="00A305A7" w:rsidP="00A305A7">
      <w:pPr>
        <w:pStyle w:val="ListParagraph"/>
        <w:jc w:val="center"/>
        <w:rPr>
          <w:sz w:val="28"/>
          <w:szCs w:val="28"/>
        </w:rPr>
      </w:pPr>
      <w:r>
        <w:rPr>
          <w:noProof/>
        </w:rPr>
        <w:lastRenderedPageBreak/>
        <w:drawing>
          <wp:inline distT="0" distB="0" distL="0" distR="0" wp14:anchorId="25ED8487" wp14:editId="2401ECA3">
            <wp:extent cx="5257800" cy="5546725"/>
            <wp:effectExtent l="0" t="0" r="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57800" cy="5546725"/>
                    </a:xfrm>
                    <a:prstGeom prst="rect">
                      <a:avLst/>
                    </a:prstGeom>
                    <a:noFill/>
                    <a:ln>
                      <a:noFill/>
                    </a:ln>
                  </pic:spPr>
                </pic:pic>
              </a:graphicData>
            </a:graphic>
          </wp:inline>
        </w:drawing>
      </w:r>
    </w:p>
    <w:p w14:paraId="742DF230" w14:textId="77777777" w:rsidR="00A305A7" w:rsidRDefault="00A305A7" w:rsidP="00A305A7">
      <w:pPr>
        <w:pStyle w:val="ListParagraph"/>
        <w:rPr>
          <w:sz w:val="28"/>
          <w:szCs w:val="28"/>
        </w:rPr>
      </w:pPr>
    </w:p>
    <w:p w14:paraId="21B11739" w14:textId="77777777" w:rsidR="00A305A7" w:rsidRPr="001F2347" w:rsidRDefault="00A305A7" w:rsidP="00A305A7">
      <w:pPr>
        <w:pStyle w:val="ListParagraph"/>
        <w:rPr>
          <w:sz w:val="24"/>
          <w:szCs w:val="24"/>
        </w:rPr>
      </w:pPr>
      <w:r w:rsidRPr="001F2347">
        <w:rPr>
          <w:b/>
          <w:bCs/>
          <w:sz w:val="24"/>
          <w:szCs w:val="24"/>
        </w:rPr>
        <w:t xml:space="preserve">Figure </w:t>
      </w:r>
      <w:r>
        <w:rPr>
          <w:b/>
          <w:bCs/>
          <w:sz w:val="24"/>
          <w:szCs w:val="24"/>
        </w:rPr>
        <w:t>3</w:t>
      </w:r>
      <w:r w:rsidRPr="001F2347">
        <w:rPr>
          <w:b/>
          <w:bCs/>
          <w:sz w:val="24"/>
          <w:szCs w:val="24"/>
        </w:rPr>
        <w:t xml:space="preserve">: </w:t>
      </w:r>
      <w:r w:rsidRPr="001F2347">
        <w:rPr>
          <w:sz w:val="24"/>
          <w:szCs w:val="24"/>
        </w:rPr>
        <w:t>Map of the five populations</w:t>
      </w:r>
      <w:r>
        <w:rPr>
          <w:sz w:val="24"/>
          <w:szCs w:val="24"/>
        </w:rPr>
        <w:t xml:space="preserve"> </w:t>
      </w:r>
      <w:r w:rsidRPr="001F2347">
        <w:rPr>
          <w:sz w:val="24"/>
          <w:szCs w:val="24"/>
        </w:rPr>
        <w:t xml:space="preserve">with pie charts that correspond to the proportion of isolates that belong to each of the five genetic clusters. Genetical clusters were assigned to all </w:t>
      </w:r>
      <w:r w:rsidRPr="00A014FA">
        <w:rPr>
          <w:i/>
          <w:iCs/>
          <w:sz w:val="24"/>
          <w:szCs w:val="24"/>
        </w:rPr>
        <w:t>Coniferiporia sulphurascens</w:t>
      </w:r>
      <w:r w:rsidRPr="001F2347">
        <w:rPr>
          <w:sz w:val="24"/>
          <w:szCs w:val="24"/>
        </w:rPr>
        <w:t xml:space="preserve"> samples using K-means clustering algorithms.</w:t>
      </w:r>
    </w:p>
    <w:p w14:paraId="21D49BE2" w14:textId="77777777" w:rsidR="00A305A7" w:rsidRDefault="00A305A7" w:rsidP="00A305A7">
      <w:pPr>
        <w:rPr>
          <w:sz w:val="28"/>
          <w:szCs w:val="28"/>
        </w:rPr>
      </w:pPr>
    </w:p>
    <w:p w14:paraId="746CED16" w14:textId="77777777" w:rsidR="00A305A7" w:rsidRDefault="00A305A7" w:rsidP="00A305A7">
      <w:pPr>
        <w:spacing w:line="480" w:lineRule="auto"/>
        <w:rPr>
          <w:sz w:val="24"/>
          <w:szCs w:val="24"/>
        </w:rPr>
      </w:pPr>
    </w:p>
    <w:p w14:paraId="11D069D8" w14:textId="77777777" w:rsidR="00A305A7" w:rsidRDefault="00A305A7" w:rsidP="00A305A7">
      <w:pPr>
        <w:spacing w:line="480" w:lineRule="auto"/>
        <w:rPr>
          <w:sz w:val="24"/>
          <w:szCs w:val="24"/>
        </w:rPr>
      </w:pPr>
      <w:r>
        <w:rPr>
          <w:noProof/>
        </w:rPr>
        <w:lastRenderedPageBreak/>
        <w:drawing>
          <wp:inline distT="0" distB="0" distL="0" distR="0" wp14:anchorId="78DFE887" wp14:editId="40E86F8A">
            <wp:extent cx="5960509" cy="2971800"/>
            <wp:effectExtent l="0" t="0" r="2540" b="0"/>
            <wp:docPr id="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pic:nvPicPr>
                  <pic:blipFill>
                    <a:blip r:embed="rId40"/>
                    <a:stretch>
                      <a:fillRect/>
                    </a:stretch>
                  </pic:blipFill>
                  <pic:spPr>
                    <a:xfrm>
                      <a:off x="0" y="0"/>
                      <a:ext cx="5964071" cy="2973576"/>
                    </a:xfrm>
                    <a:prstGeom prst="rect">
                      <a:avLst/>
                    </a:prstGeom>
                  </pic:spPr>
                </pic:pic>
              </a:graphicData>
            </a:graphic>
          </wp:inline>
        </w:drawing>
      </w:r>
    </w:p>
    <w:p w14:paraId="037938E6" w14:textId="77777777" w:rsidR="00A305A7" w:rsidRPr="00A871D5" w:rsidRDefault="00A305A7" w:rsidP="00A305A7">
      <w:pPr>
        <w:rPr>
          <w:sz w:val="24"/>
          <w:szCs w:val="24"/>
        </w:rPr>
      </w:pPr>
      <w:r w:rsidRPr="00A871D5">
        <w:rPr>
          <w:b/>
          <w:bCs/>
          <w:sz w:val="24"/>
          <w:szCs w:val="24"/>
        </w:rPr>
        <w:t xml:space="preserve">Figure </w:t>
      </w:r>
      <w:r>
        <w:rPr>
          <w:b/>
          <w:bCs/>
          <w:sz w:val="24"/>
          <w:szCs w:val="24"/>
        </w:rPr>
        <w:t>4</w:t>
      </w:r>
      <w:r w:rsidRPr="00A871D5">
        <w:rPr>
          <w:b/>
          <w:bCs/>
          <w:sz w:val="24"/>
          <w:szCs w:val="24"/>
        </w:rPr>
        <w:t>:</w:t>
      </w:r>
      <w:r w:rsidRPr="00A871D5">
        <w:rPr>
          <w:sz w:val="24"/>
          <w:szCs w:val="24"/>
        </w:rPr>
        <w:t xml:space="preserve"> </w:t>
      </w:r>
      <w:r>
        <w:rPr>
          <w:sz w:val="24"/>
          <w:szCs w:val="24"/>
        </w:rPr>
        <w:t>Discriminant</w:t>
      </w:r>
      <w:r w:rsidRPr="0096570B">
        <w:rPr>
          <w:sz w:val="24"/>
          <w:szCs w:val="24"/>
        </w:rPr>
        <w:t xml:space="preserve"> analysis </w:t>
      </w:r>
      <w:r>
        <w:rPr>
          <w:sz w:val="24"/>
          <w:szCs w:val="24"/>
        </w:rPr>
        <w:t xml:space="preserve">of principal components (DAPC) performed with 64 samples. The clusters and ellipses are representative of the five different sampling populations. </w:t>
      </w:r>
    </w:p>
    <w:p w14:paraId="5C887039" w14:textId="77777777" w:rsidR="00A305A7" w:rsidRDefault="00A305A7" w:rsidP="00A305A7">
      <w:pPr>
        <w:spacing w:line="480" w:lineRule="auto"/>
        <w:rPr>
          <w:sz w:val="24"/>
          <w:szCs w:val="24"/>
        </w:rPr>
      </w:pPr>
    </w:p>
    <w:p w14:paraId="79461C09" w14:textId="77777777" w:rsidR="00A305A7" w:rsidRDefault="00A305A7" w:rsidP="00A305A7">
      <w:pPr>
        <w:spacing w:line="480" w:lineRule="auto"/>
        <w:rPr>
          <w:noProof/>
        </w:rPr>
      </w:pPr>
      <w:r>
        <w:rPr>
          <w:noProof/>
        </w:rPr>
        <w:drawing>
          <wp:anchor distT="0" distB="0" distL="114300" distR="114300" simplePos="0" relativeHeight="251626496" behindDoc="0" locked="0" layoutInCell="1" allowOverlap="1" wp14:anchorId="300BDB93" wp14:editId="51F35318">
            <wp:simplePos x="0" y="0"/>
            <wp:positionH relativeFrom="column">
              <wp:posOffset>-977900</wp:posOffset>
            </wp:positionH>
            <wp:positionV relativeFrom="paragraph">
              <wp:posOffset>509905</wp:posOffset>
            </wp:positionV>
            <wp:extent cx="7073900" cy="3167380"/>
            <wp:effectExtent l="0" t="0" r="0" b="0"/>
            <wp:wrapSquare wrapText="bothSides"/>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7073900" cy="3167380"/>
                    </a:xfrm>
                    <a:prstGeom prst="rect">
                      <a:avLst/>
                    </a:prstGeom>
                  </pic:spPr>
                </pic:pic>
              </a:graphicData>
            </a:graphic>
            <wp14:sizeRelH relativeFrom="margin">
              <wp14:pctWidth>0</wp14:pctWidth>
            </wp14:sizeRelH>
            <wp14:sizeRelV relativeFrom="margin">
              <wp14:pctHeight>0</wp14:pctHeight>
            </wp14:sizeRelV>
          </wp:anchor>
        </w:drawing>
      </w:r>
      <w:r>
        <w:rPr>
          <w:noProof/>
        </w:rPr>
        <w:softHyphen/>
      </w:r>
      <w:r>
        <w:rPr>
          <w:noProof/>
        </w:rPr>
        <w:softHyphen/>
      </w:r>
      <w:r>
        <w:rPr>
          <w:noProof/>
        </w:rPr>
        <w:softHyphen/>
      </w:r>
    </w:p>
    <w:p w14:paraId="11AE839A" w14:textId="77777777" w:rsidR="00A305A7" w:rsidRDefault="00A305A7" w:rsidP="00A305A7">
      <w:pPr>
        <w:spacing w:line="480" w:lineRule="auto"/>
        <w:rPr>
          <w:noProof/>
        </w:rPr>
      </w:pPr>
    </w:p>
    <w:p w14:paraId="6EFB6802" w14:textId="77777777" w:rsidR="00A305A7" w:rsidRPr="00A871D5" w:rsidRDefault="00A305A7" w:rsidP="00A305A7">
      <w:pPr>
        <w:rPr>
          <w:sz w:val="24"/>
          <w:szCs w:val="24"/>
        </w:rPr>
      </w:pPr>
      <w:r w:rsidRPr="00A871D5">
        <w:rPr>
          <w:b/>
          <w:bCs/>
          <w:sz w:val="24"/>
          <w:szCs w:val="24"/>
        </w:rPr>
        <w:t xml:space="preserve">Figure </w:t>
      </w:r>
      <w:r>
        <w:rPr>
          <w:b/>
          <w:bCs/>
          <w:sz w:val="24"/>
          <w:szCs w:val="24"/>
        </w:rPr>
        <w:t>5</w:t>
      </w:r>
      <w:r w:rsidRPr="00A871D5">
        <w:rPr>
          <w:b/>
          <w:bCs/>
          <w:sz w:val="24"/>
          <w:szCs w:val="24"/>
        </w:rPr>
        <w:t>:</w:t>
      </w:r>
      <w:r w:rsidRPr="00A871D5">
        <w:rPr>
          <w:sz w:val="24"/>
          <w:szCs w:val="24"/>
        </w:rPr>
        <w:t xml:space="preserve"> </w:t>
      </w:r>
      <w:r>
        <w:rPr>
          <w:sz w:val="24"/>
          <w:szCs w:val="24"/>
        </w:rPr>
        <w:t>Composite plot showing probability of posterior membership.</w:t>
      </w:r>
    </w:p>
    <w:p w14:paraId="3DD2165A" w14:textId="77777777" w:rsidR="00A305A7" w:rsidRDefault="00A305A7" w:rsidP="00A305A7">
      <w:pPr>
        <w:spacing w:line="480" w:lineRule="auto"/>
        <w:rPr>
          <w:sz w:val="28"/>
          <w:szCs w:val="28"/>
        </w:rPr>
      </w:pPr>
    </w:p>
    <w:p w14:paraId="3FB05DD3" w14:textId="77777777" w:rsidR="00A305A7" w:rsidRDefault="00A305A7" w:rsidP="00A305A7">
      <w:pPr>
        <w:rPr>
          <w:sz w:val="24"/>
          <w:szCs w:val="24"/>
          <w:highlight w:val="white"/>
        </w:rPr>
      </w:pPr>
      <w:r>
        <w:rPr>
          <w:noProof/>
        </w:rPr>
        <w:lastRenderedPageBreak/>
        <w:drawing>
          <wp:inline distT="0" distB="0" distL="0" distR="0" wp14:anchorId="7EC79E80" wp14:editId="4B188C16">
            <wp:extent cx="5372100" cy="5279390"/>
            <wp:effectExtent l="0" t="0" r="0" b="0"/>
            <wp:docPr id="31" name="Picture 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10;&#10;Description automatically generated"/>
                    <pic:cNvPicPr/>
                  </pic:nvPicPr>
                  <pic:blipFill>
                    <a:blip r:embed="rId42"/>
                    <a:stretch>
                      <a:fillRect/>
                    </a:stretch>
                  </pic:blipFill>
                  <pic:spPr>
                    <a:xfrm>
                      <a:off x="0" y="0"/>
                      <a:ext cx="5372100" cy="5279390"/>
                    </a:xfrm>
                    <a:prstGeom prst="rect">
                      <a:avLst/>
                    </a:prstGeom>
                  </pic:spPr>
                </pic:pic>
              </a:graphicData>
            </a:graphic>
          </wp:inline>
        </w:drawing>
      </w:r>
    </w:p>
    <w:p w14:paraId="6C0C4D67" w14:textId="77777777" w:rsidR="00A305A7" w:rsidRDefault="00A305A7" w:rsidP="00A305A7">
      <w:pPr>
        <w:rPr>
          <w:sz w:val="24"/>
          <w:szCs w:val="24"/>
        </w:rPr>
      </w:pPr>
      <w:r w:rsidRPr="005F4370">
        <w:rPr>
          <w:b/>
          <w:bCs/>
          <w:sz w:val="24"/>
          <w:szCs w:val="24"/>
          <w:highlight w:val="white"/>
        </w:rPr>
        <w:t xml:space="preserve">Figure </w:t>
      </w:r>
      <w:r>
        <w:rPr>
          <w:b/>
          <w:bCs/>
          <w:sz w:val="24"/>
          <w:szCs w:val="24"/>
          <w:highlight w:val="white"/>
        </w:rPr>
        <w:t>6</w:t>
      </w:r>
      <w:r>
        <w:rPr>
          <w:sz w:val="24"/>
          <w:szCs w:val="24"/>
          <w:highlight w:val="white"/>
        </w:rPr>
        <w:t xml:space="preserve">: </w:t>
      </w:r>
      <w:r>
        <w:rPr>
          <w:sz w:val="24"/>
          <w:szCs w:val="24"/>
        </w:rPr>
        <w:t>Pairwise F-statistics (F</w:t>
      </w:r>
      <w:r w:rsidRPr="003108B5">
        <w:rPr>
          <w:color w:val="3E3D40"/>
          <w:sz w:val="24"/>
          <w:szCs w:val="24"/>
          <w:shd w:val="clear" w:color="auto" w:fill="F7F7F7"/>
          <w:vertAlign w:val="subscript"/>
        </w:rPr>
        <w:t>ST</w:t>
      </w:r>
      <w:r w:rsidRPr="00533FC1">
        <w:rPr>
          <w:sz w:val="24"/>
          <w:szCs w:val="24"/>
        </w:rPr>
        <w:t>)</w:t>
      </w:r>
      <w:r>
        <w:rPr>
          <w:sz w:val="24"/>
          <w:szCs w:val="24"/>
        </w:rPr>
        <w:t xml:space="preserve"> values</w:t>
      </w:r>
      <w:r w:rsidRPr="00533FC1">
        <w:rPr>
          <w:sz w:val="24"/>
          <w:szCs w:val="24"/>
        </w:rPr>
        <w:t xml:space="preserve"> </w:t>
      </w:r>
      <w:r>
        <w:rPr>
          <w:sz w:val="24"/>
          <w:szCs w:val="24"/>
        </w:rPr>
        <w:t xml:space="preserve">for the five sampling locations. </w:t>
      </w:r>
    </w:p>
    <w:p w14:paraId="2F025BE2" w14:textId="77777777" w:rsidR="00A305A7" w:rsidRDefault="00A305A7" w:rsidP="00A305A7">
      <w:pPr>
        <w:rPr>
          <w:sz w:val="24"/>
          <w:szCs w:val="24"/>
        </w:rPr>
      </w:pPr>
    </w:p>
    <w:p w14:paraId="088BC37F" w14:textId="77777777" w:rsidR="00A305A7" w:rsidRDefault="00A305A7" w:rsidP="00A305A7">
      <w:pPr>
        <w:rPr>
          <w:sz w:val="24"/>
          <w:szCs w:val="24"/>
        </w:rPr>
      </w:pPr>
    </w:p>
    <w:p w14:paraId="74D7A32B" w14:textId="77777777" w:rsidR="00A305A7" w:rsidRDefault="00A305A7" w:rsidP="00A305A7">
      <w:pPr>
        <w:rPr>
          <w:sz w:val="24"/>
          <w:szCs w:val="24"/>
          <w:highlight w:val="white"/>
        </w:rPr>
      </w:pPr>
    </w:p>
    <w:p w14:paraId="0F9BA621" w14:textId="77777777" w:rsidR="00A305A7" w:rsidRDefault="00A305A7" w:rsidP="00A305A7">
      <w:pPr>
        <w:rPr>
          <w:sz w:val="24"/>
          <w:szCs w:val="24"/>
          <w:highlight w:val="white"/>
        </w:rPr>
      </w:pPr>
    </w:p>
    <w:p w14:paraId="6140FD0E" w14:textId="77777777" w:rsidR="00A305A7" w:rsidRDefault="00A305A7" w:rsidP="00A305A7">
      <w:pPr>
        <w:rPr>
          <w:sz w:val="24"/>
          <w:szCs w:val="24"/>
          <w:highlight w:val="white"/>
        </w:rPr>
      </w:pPr>
    </w:p>
    <w:p w14:paraId="1538DD5A" w14:textId="77777777" w:rsidR="00A305A7" w:rsidRDefault="00A305A7" w:rsidP="00A305A7">
      <w:pPr>
        <w:rPr>
          <w:sz w:val="24"/>
          <w:szCs w:val="24"/>
          <w:highlight w:val="white"/>
        </w:rPr>
      </w:pPr>
    </w:p>
    <w:p w14:paraId="41908250" w14:textId="77777777" w:rsidR="00A305A7" w:rsidRDefault="00A305A7" w:rsidP="00A305A7">
      <w:pPr>
        <w:rPr>
          <w:sz w:val="24"/>
          <w:szCs w:val="24"/>
          <w:highlight w:val="white"/>
        </w:rPr>
      </w:pPr>
    </w:p>
    <w:p w14:paraId="5FE40EE0" w14:textId="77777777" w:rsidR="00A305A7" w:rsidRDefault="00A305A7" w:rsidP="00A305A7">
      <w:pPr>
        <w:rPr>
          <w:sz w:val="24"/>
          <w:szCs w:val="24"/>
          <w:highlight w:val="white"/>
        </w:rPr>
      </w:pPr>
    </w:p>
    <w:p w14:paraId="34EDBD40" w14:textId="77777777" w:rsidR="00A305A7" w:rsidRDefault="00A305A7"/>
    <w:sectPr w:rsidR="00A305A7" w:rsidSect="0041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7237"/>
      <w:docPartObj>
        <w:docPartGallery w:val="Page Numbers (Bottom of Page)"/>
        <w:docPartUnique/>
      </w:docPartObj>
    </w:sdtPr>
    <w:sdtContent>
      <w:p w14:paraId="387FEB39" w14:textId="77777777" w:rsidR="00336FAA" w:rsidRDefault="00000000">
        <w:pPr>
          <w:pStyle w:val="Footer"/>
        </w:pPr>
        <w:r>
          <w:fldChar w:fldCharType="begin"/>
        </w:r>
        <w:r>
          <w:instrText>PAGE</w:instrText>
        </w:r>
        <w:r>
          <w:fldChar w:fldCharType="separate"/>
        </w:r>
        <w:r>
          <w:t>19</w:t>
        </w:r>
        <w:r>
          <w:fldChar w:fldCharType="end"/>
        </w:r>
      </w:p>
      <w:p w14:paraId="1E6FB277" w14:textId="77777777" w:rsidR="00336FAA" w:rsidRDefault="00000000">
        <w:pPr>
          <w:pStyle w:val="Footer"/>
          <w:ind w:right="360"/>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551068"/>
      <w:docPartObj>
        <w:docPartGallery w:val="Page Numbers (Bottom of Page)"/>
        <w:docPartUnique/>
      </w:docPartObj>
    </w:sdtPr>
    <w:sdtContent>
      <w:p w14:paraId="438588FC" w14:textId="77777777" w:rsidR="00417B51" w:rsidRDefault="00417B51">
        <w:pPr>
          <w:pStyle w:val="Footer"/>
        </w:pPr>
        <w:r>
          <w:fldChar w:fldCharType="begin"/>
        </w:r>
        <w:r>
          <w:instrText>PAGE</w:instrText>
        </w:r>
        <w:r>
          <w:fldChar w:fldCharType="separate"/>
        </w:r>
        <w:r>
          <w:t>31</w:t>
        </w:r>
        <w:r>
          <w:fldChar w:fldCharType="end"/>
        </w:r>
      </w:p>
    </w:sdtContent>
  </w:sdt>
  <w:p w14:paraId="74E50515" w14:textId="77777777" w:rsidR="00417B51" w:rsidRDefault="00417B51">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C530" w14:textId="77777777" w:rsidR="00417B51" w:rsidRDefault="00417B5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Hoffman">
    <w15:presenceInfo w15:providerId="Windows Live" w15:userId="24283ddfb0574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05A7"/>
    <w:rsid w:val="001F0FAF"/>
    <w:rsid w:val="00326EBC"/>
    <w:rsid w:val="003E3B43"/>
    <w:rsid w:val="00417B51"/>
    <w:rsid w:val="00422A15"/>
    <w:rsid w:val="00521AEC"/>
    <w:rsid w:val="00626487"/>
    <w:rsid w:val="0099513F"/>
    <w:rsid w:val="00A26D35"/>
    <w:rsid w:val="00A305A7"/>
    <w:rsid w:val="00AD51C0"/>
    <w:rsid w:val="00C112AC"/>
    <w:rsid w:val="00C45ACC"/>
    <w:rsid w:val="00DB09D5"/>
    <w:rsid w:val="00DD0AF2"/>
    <w:rsid w:val="00E65216"/>
    <w:rsid w:val="00EA6418"/>
    <w:rsid w:val="00EB5400"/>
    <w:rsid w:val="00EC0170"/>
    <w:rsid w:val="00ED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4A33"/>
  <w15:docId w15:val="{8F8E9288-FF8C-48EC-954E-32412106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5A7"/>
    <w:pPr>
      <w:spacing w:after="0" w:line="240" w:lineRule="auto"/>
    </w:pPr>
    <w:rPr>
      <w:rFonts w:ascii="Times New Roman" w:eastAsia="Times New Roman" w:hAnsi="Times New Roman"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5A7"/>
    <w:pPr>
      <w:ind w:left="720"/>
      <w:contextualSpacing/>
    </w:pPr>
  </w:style>
  <w:style w:type="character" w:styleId="CommentReference">
    <w:name w:val="annotation reference"/>
    <w:basedOn w:val="DefaultParagraphFont"/>
    <w:uiPriority w:val="99"/>
    <w:semiHidden/>
    <w:unhideWhenUsed/>
    <w:rsid w:val="00521AEC"/>
    <w:rPr>
      <w:sz w:val="16"/>
      <w:szCs w:val="16"/>
    </w:rPr>
  </w:style>
  <w:style w:type="paragraph" w:styleId="CommentText">
    <w:name w:val="annotation text"/>
    <w:basedOn w:val="Normal"/>
    <w:link w:val="CommentTextChar"/>
    <w:uiPriority w:val="99"/>
    <w:unhideWhenUsed/>
    <w:rsid w:val="00521AEC"/>
    <w:rPr>
      <w:rFonts w:ascii="Arial" w:eastAsia="Arial" w:hAnsi="Arial" w:cs="Arial"/>
      <w:lang w:val="en" w:eastAsia="en-US"/>
    </w:rPr>
  </w:style>
  <w:style w:type="character" w:customStyle="1" w:styleId="CommentTextChar">
    <w:name w:val="Comment Text Char"/>
    <w:basedOn w:val="DefaultParagraphFont"/>
    <w:link w:val="CommentText"/>
    <w:uiPriority w:val="99"/>
    <w:rsid w:val="00521AEC"/>
    <w:rPr>
      <w:rFonts w:ascii="Arial" w:eastAsia="Arial" w:hAnsi="Arial" w:cs="Arial"/>
      <w:sz w:val="20"/>
      <w:szCs w:val="20"/>
      <w:lang w:val="en"/>
    </w:rPr>
  </w:style>
  <w:style w:type="table" w:styleId="TableGrid">
    <w:name w:val="Table Grid"/>
    <w:basedOn w:val="TableNormal"/>
    <w:uiPriority w:val="39"/>
    <w:rsid w:val="00521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sid w:val="00ED546E"/>
  </w:style>
  <w:style w:type="paragraph" w:styleId="Footer">
    <w:name w:val="footer"/>
    <w:basedOn w:val="Normal"/>
    <w:link w:val="FooterChar"/>
    <w:uiPriority w:val="99"/>
    <w:unhideWhenUsed/>
    <w:rsid w:val="00ED546E"/>
    <w:pPr>
      <w:suppressLineNumbers/>
      <w:tabs>
        <w:tab w:val="center" w:pos="4680"/>
        <w:tab w:val="right" w:pos="9360"/>
      </w:tabs>
      <w:suppressAutoHyphens/>
    </w:pPr>
    <w:rPr>
      <w:rFonts w:asciiTheme="minorHAnsi" w:eastAsiaTheme="minorHAnsi" w:hAnsiTheme="minorHAnsi" w:cstheme="minorBidi"/>
      <w:sz w:val="22"/>
      <w:szCs w:val="22"/>
      <w:lang w:eastAsia="en-US"/>
    </w:rPr>
  </w:style>
  <w:style w:type="character" w:customStyle="1" w:styleId="FooterChar1">
    <w:name w:val="Footer Char1"/>
    <w:basedOn w:val="DefaultParagraphFont"/>
    <w:uiPriority w:val="99"/>
    <w:semiHidden/>
    <w:rsid w:val="00ED546E"/>
    <w:rPr>
      <w:rFonts w:ascii="Times New Roman" w:eastAsia="Times New Roman" w:hAnsi="Times New Roman" w:cs="Times New Roman"/>
      <w:sz w:val="20"/>
      <w:szCs w:val="20"/>
      <w:lang w:eastAsia="zh-CN"/>
    </w:rPr>
  </w:style>
  <w:style w:type="character" w:styleId="LineNumber">
    <w:name w:val="line number"/>
    <w:basedOn w:val="DefaultParagraphFont"/>
    <w:uiPriority w:val="99"/>
    <w:semiHidden/>
    <w:unhideWhenUsed/>
    <w:rsid w:val="00ED546E"/>
  </w:style>
  <w:style w:type="paragraph" w:styleId="Header">
    <w:name w:val="header"/>
    <w:basedOn w:val="Normal"/>
    <w:link w:val="HeaderChar"/>
    <w:rsid w:val="00417B51"/>
    <w:pPr>
      <w:suppressLineNumbers/>
      <w:tabs>
        <w:tab w:val="center" w:pos="4680"/>
        <w:tab w:val="right" w:pos="9360"/>
      </w:tabs>
      <w:suppressAutoHyphens/>
      <w:spacing w:line="276" w:lineRule="auto"/>
    </w:pPr>
    <w:rPr>
      <w:rFonts w:ascii="Arial" w:eastAsia="Arial" w:hAnsi="Arial" w:cs="Arial"/>
      <w:sz w:val="22"/>
      <w:szCs w:val="22"/>
      <w:lang w:val="en" w:eastAsia="en-US"/>
    </w:rPr>
  </w:style>
  <w:style w:type="character" w:customStyle="1" w:styleId="HeaderChar">
    <w:name w:val="Header Char"/>
    <w:basedOn w:val="DefaultParagraphFont"/>
    <w:link w:val="Header"/>
    <w:rsid w:val="00417B51"/>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svg"/><Relationship Id="rId18" Type="http://schemas.openxmlformats.org/officeDocument/2006/relationships/image" Target="media/image12.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customXml" Target="ink/ink2.xml"/><Relationship Id="rId34" Type="http://schemas.openxmlformats.org/officeDocument/2006/relationships/image" Target="media/image20.png"/><Relationship Id="rId42" Type="http://schemas.openxmlformats.org/officeDocument/2006/relationships/image" Target="media/image27.png"/><Relationship Id="rId7" Type="http://schemas.openxmlformats.org/officeDocument/2006/relationships/image" Target="media/image4.svg"/><Relationship Id="rId2" Type="http://schemas.openxmlformats.org/officeDocument/2006/relationships/settings" Target="settings.xml"/><Relationship Id="rId16" Type="http://schemas.openxmlformats.org/officeDocument/2006/relationships/header" Target="header1.xml"/><Relationship Id="rId29" Type="http://schemas.openxmlformats.org/officeDocument/2006/relationships/customXml" Target="ink/ink6.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image" Target="media/image2.svg"/><Relationship Id="rId15" Type="http://schemas.openxmlformats.org/officeDocument/2006/relationships/footer" Target="footer1.xml"/><Relationship Id="rId23" Type="http://schemas.openxmlformats.org/officeDocument/2006/relationships/customXml" Target="ink/ink3.xml"/><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7.png"/><Relationship Id="rId19" Type="http://schemas.openxmlformats.org/officeDocument/2006/relationships/customXml" Target="ink/ink1.xml"/><Relationship Id="rId31" Type="http://schemas.openxmlformats.org/officeDocument/2006/relationships/customXml" Target="ink/ink7.xml"/><Relationship Id="rId44" Type="http://schemas.microsoft.com/office/2011/relationships/people" Target="people.xml"/><Relationship Id="rId4" Type="http://schemas.openxmlformats.org/officeDocument/2006/relationships/image" Target="media/image1.png"/><Relationship Id="rId9" Type="http://schemas.openxmlformats.org/officeDocument/2006/relationships/image" Target="media/image6.svg"/><Relationship Id="rId14" Type="http://schemas.openxmlformats.org/officeDocument/2006/relationships/image" Target="media/image11.png"/><Relationship Id="rId22" Type="http://schemas.openxmlformats.org/officeDocument/2006/relationships/image" Target="media/image14.png"/><Relationship Id="rId27" Type="http://schemas.openxmlformats.org/officeDocument/2006/relationships/customXml" Target="ink/ink5.xml"/><Relationship Id="rId30" Type="http://schemas.openxmlformats.org/officeDocument/2006/relationships/image" Target="media/image18.png"/><Relationship Id="rId35" Type="http://schemas.openxmlformats.org/officeDocument/2006/relationships/customXml" Target="ink/ink9.xml"/><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footer" Target="footer2.xml"/><Relationship Id="rId25" Type="http://schemas.openxmlformats.org/officeDocument/2006/relationships/customXml" Target="ink/ink4.xml"/><Relationship Id="rId33" Type="http://schemas.openxmlformats.org/officeDocument/2006/relationships/customXml" Target="ink/ink8.xml"/><Relationship Id="rId38" Type="http://schemas.openxmlformats.org/officeDocument/2006/relationships/image" Target="media/image23.svg"/><Relationship Id="rId20" Type="http://schemas.openxmlformats.org/officeDocument/2006/relationships/image" Target="media/image13.png"/><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3:37.049"/>
    </inkml:context>
    <inkml:brush xml:id="br0">
      <inkml:brushProperty name="width" value="0.05" units="cm"/>
      <inkml:brushProperty name="height" value="0.05" units="cm"/>
      <inkml:brushProperty name="color" value="#FFFFFF"/>
    </inkml:brush>
  </inkml:definitions>
  <inkml:trace contextRef="#ctx0" brushRef="#br0">23 61 24575,'-2'0'0,"-1"-2"0,-3-1 0,1-3 0,0-1 0,3 1 0,4 1 0,2 1 0,2 2 0,1-1 0,-2-1 0,-3-1 0,-3-2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3:31.551"/>
    </inkml:context>
    <inkml:brush xml:id="br0">
      <inkml:brushProperty name="width" value="0.05" units="cm"/>
      <inkml:brushProperty name="height" value="0.05" units="cm"/>
      <inkml:brushProperty name="color" value="#FFFFFF"/>
    </inkml:brush>
  </inkml:definitions>
  <inkml:trace contextRef="#ctx0" brushRef="#br0">400 36 24575,'-3'1'0,"0"-1"0,1 1 0,-1 0 0,1-1 0,-1 1 0,1 0 0,0 0 0,-3 2 0,-14 6 0,-6-2 0,19-5 0,0 0 0,0-1 0,0 0 0,-12 2 0,14-3 0,1-1 0,0 1 0,0-1 0,0 1 0,0-1 0,-1 0 0,1 0 0,0 0 0,1-1 0,-1 1 0,0-1 0,0 0 0,-2-2 0,1 2 0,0 0 0,-1 0 0,1 0 0,0 0 0,-1 0 0,0 1 0,1 0 0,-1 0 0,0 0 0,1 1 0,-9-1 0,6 1 0,1-1 0,-1 1 0,1-2 0,-1 1 0,-8-3 0,7 1 0,-1 1 0,0 0 0,0 1 0,1-1 0,-1 2 0,0 0 0,-14 1 0,54 8 0,-18-10 0,-28-2 0,-7-2 0,1 1 0,18 4 0,-1 0 0,1-1 0,-1 1 0,1-1 0,-1 0 0,1 0 0,0 0 0,-6-3 0,13 3 0,-1 0 0,0 0 0,0 0 0,1 1 0,-1-1 0,5 1 0,11 0 0,-1 1 0,0 0 0,0 1 0,27 7 0,-27-5 0,0-1 0,23 0 0,-3 0 0,4-2-1365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3:17.624"/>
    </inkml:context>
    <inkml:brush xml:id="br0">
      <inkml:brushProperty name="width" value="0.05" units="cm"/>
      <inkml:brushProperty name="height" value="0.05" units="cm"/>
      <inkml:brushProperty name="color" value="#FFFFFF"/>
    </inkml:brush>
  </inkml:definitions>
  <inkml:trace contextRef="#ctx0" brushRef="#br0">10 97 24575</inkml:trace>
  <inkml:trace contextRef="#ctx0" brushRef="#br0" timeOffset="2030.06">28 98 24575,'0'-1'0,"0"-3"0,-2-1 0,-1 0 0,-1-2 0,0 1 0,0 0 0,0 0 0,1-1 0,1 0 0,1-1 0,1-1 0,-1 1 0</inkml:trace>
  <inkml:trace contextRef="#ctx0" brushRef="#br0" timeOffset="2962.03">10 0 24575,'0'2'0,"1"1"0,1 3 0,0 2 0,0 2 0,-1 1 0,0-1 0,-1 1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3:11.650"/>
    </inkml:context>
    <inkml:brush xml:id="br0">
      <inkml:brushProperty name="width" value="0.05" units="cm"/>
      <inkml:brushProperty name="height" value="0.05" units="cm"/>
      <inkml:brushProperty name="color" value="#FFFFFF"/>
    </inkml:brush>
  </inkml:definitions>
  <inkml:trace contextRef="#ctx0" brushRef="#br0">10 71 24575</inkml:trace>
  <inkml:trace contextRef="#ctx0" brushRef="#br0" timeOffset="528.63">10 53 24575</inkml:trace>
  <inkml:trace contextRef="#ctx0" brushRef="#br0" timeOffset="1192.11">10 53 24575</inkml:trace>
  <inkml:trace contextRef="#ctx0" brushRef="#br0" timeOffset="3702.86">1 18 24575</inkml:trace>
  <inkml:trace contextRef="#ctx0" brushRef="#br0" timeOffset="4331.33">10 0 24575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3:07.739"/>
    </inkml:context>
    <inkml:brush xml:id="br0">
      <inkml:brushProperty name="width" value="0.05" units="cm"/>
      <inkml:brushProperty name="height" value="0.05" units="cm"/>
      <inkml:brushProperty name="color" value="#FFFFFF"/>
    </inkml:brush>
  </inkml:definitions>
  <inkml:trace contextRef="#ctx0" brushRef="#br0">0 26 24575,'0'2'0,"2"0"0,0 1 0,-1 2 0,1 2 0,0-1 0,1 0 0,-1 1 0,0 1 0,-1 0 0,0-3 0</inkml:trace>
  <inkml:trace contextRef="#ctx0" brushRef="#br0" timeOffset="982">10 1 24575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2:35.180"/>
    </inkml:context>
    <inkml:brush xml:id="br0">
      <inkml:brushProperty name="width" value="0.05" units="cm"/>
      <inkml:brushProperty name="height" value="0.05" units="cm"/>
      <inkml:brushProperty name="color" value="#FFFFFF"/>
    </inkml:brush>
  </inkml:definitions>
  <inkml:trace contextRef="#ctx0" brushRef="#br0">37 1 24575,'0'1'0,"0"4"0,0 3 0,0 1 0,0 0 0,0 1 0,-2-2 0,-1-2 0,-3-2 0,-1-1 0,1-4 0,1-2 0,1-3 0,2-1 0,1-2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2:19.301"/>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2:15.244"/>
    </inkml:context>
    <inkml:brush xml:id="br0">
      <inkml:brushProperty name="width" value="0.05" units="cm"/>
      <inkml:brushProperty name="height" value="0.05" units="cm"/>
      <inkml:brushProperty name="color" value="#FFFFFF"/>
    </inkml:brush>
  </inkml:definitions>
  <inkml:trace contextRef="#ctx0" brushRef="#br0">74 15 24575,'-2'0'0,"-1"-1"0,-3-1 0,-1 0 0,-1 1 0,1-2 0,0 0 0,0 1 0,1 2 0,1 2 0,2 3 0,0 0 0,-1 0 0,-2-2 0</inkml:trace>
  <inkml:trace contextRef="#ctx0" brushRef="#br0" timeOffset="1409.74">187 23 24575,'0'0'-8191</inkml:trace>
  <inkml:trace contextRef="#ctx0" brushRef="#br0" timeOffset="2031.78">187 14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6T23:22:06.127"/>
    </inkml:context>
    <inkml:brush xml:id="br0">
      <inkml:brushProperty name="width" value="0.05" units="cm"/>
      <inkml:brushProperty name="height" value="0.05" units="cm"/>
      <inkml:brushProperty name="color" value="#FFFFFF"/>
    </inkml:brush>
  </inkml:definitions>
  <inkml:trace contextRef="#ctx0" brushRef="#br0">11 0 24575,'0'2'0,"0"1"0,0 3 0,0 1 0,0 1 0</inkml:trace>
  <inkml:trace contextRef="#ctx0" brushRef="#br0" timeOffset="1643.5">11 44 24575,'0'0'0,"0"0"0,0 1 0,0-1 0,0 0 0,0 0 0,0 0 0,0 0 0,0 0 0,0 0 0,0 0 0,0 0 0,0 0 0,0 0 0,0 0 0,0 1 0,0-1 0,0 0 0,0 0 0,0 0 0,0 0 0,0 0 0,0 0 0,0 0 0,0 0 0,0 0 0,0 0 0,0 0 0,0 0 0,0 0 0,0 0 0,0 0 0,0 1 0,-1-1 0,1 0 0,0 0 0,0 0 0,0 0 0,0 0 0,0 0 0,0 0 0,0 0 0,0 0 0,0 0 0,0 0 0,0 0 0,0 0 0,-1 0 0,1 0 0,0 0 0,0 0 0,0 0 0,0 0 0,0 0 0,0 0 0,11 5 0,16 3 0,-26-8 0,0 0 0,0 0 0,1 1 0,-1-1 0,0 0 0,0 0 0,1-1 0,-1 1 0,0 0 0,0 0 0,1-1 0,-1 1 0,0 0 0,0-1 0,0 0 0,0 1 0,1-1 0,-1 1 0,1-2 0,-3-7 0,-12-1 0,12 10 9,0-1 1,0 1-1,0-1 0,0 1 0,-1-1 0,1 1 1,0-1-1,0 1 0,-1 0 0,1 0 0,0 0 0,-1 0 1,1 0-1,0 0 0,0 0 0,-1 0 0,1 0 1,0 1-1,0-1 0,-1 0 0,1 1 0,0-1 1,0 1-1,0 0 0,-1-1 0,1 1 0,0 0 0,-1 1 1,-19 7-1642</inkml:trace>
  <inkml:trace contextRef="#ctx0" brushRef="#br0" timeOffset="3939.16">179 53 24575,'-3'-7'0,"3"6"0,6 2 0,-1 1 0,10 2 142,16 5 0,-30-9-239,1 0 0,-1 0 0,1 0 0,-1 0 0,1 0 0,0 0 0,-1 0 0,1 0 0,-1 0 0,1-1 0,-1 1 0,1-1 0,-1 1 0,1-1 0,-1 0 0,2 0 0</inkml:trace>
  <inkml:trace contextRef="#ctx0" brushRef="#br0" timeOffset="5596.62">496 45 24575,'2'0'0,"1"0"0,3 0 0,1 0 0,1 0 0,2 0 0,1 0 0,0 0 0,0 0 0,-1 0 0,0-1 0,1-1 0,0-2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2004</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cp:keywords/>
  <dc:description/>
  <cp:lastModifiedBy>Shawn McMurtrey</cp:lastModifiedBy>
  <cp:revision>2</cp:revision>
  <cp:lastPrinted>2022-11-10T18:08:00Z</cp:lastPrinted>
  <dcterms:created xsi:type="dcterms:W3CDTF">2022-11-17T07:49:00Z</dcterms:created>
  <dcterms:modified xsi:type="dcterms:W3CDTF">2022-11-17T07:49:00Z</dcterms:modified>
</cp:coreProperties>
</file>