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D268A" w14:textId="77777777" w:rsidR="00E43978" w:rsidRDefault="00000000">
      <w:pPr>
        <w:spacing w:line="480" w:lineRule="auto"/>
        <w:jc w:val="center"/>
      </w:pPr>
      <w:r>
        <w:rPr>
          <w:b/>
          <w:sz w:val="36"/>
          <w:szCs w:val="36"/>
        </w:rPr>
        <w:t>Limited effects of thinning and hardwood rotations on laminated root rot induced tree mortality in Douglas-fir forests of the Pacific Northwest, USA</w:t>
      </w:r>
    </w:p>
    <w:p w14:paraId="003C72C0" w14:textId="77777777" w:rsidR="00E43978" w:rsidRDefault="00000000">
      <w:pPr>
        <w:spacing w:line="480" w:lineRule="auto"/>
        <w:jc w:val="center"/>
      </w:pPr>
      <w:r>
        <w:rPr>
          <w:b/>
          <w:sz w:val="36"/>
          <w:szCs w:val="36"/>
        </w:rPr>
        <w:t xml:space="preserve"> </w:t>
      </w:r>
    </w:p>
    <w:p w14:paraId="2A0AD18B" w14:textId="77777777" w:rsidR="00E43978" w:rsidRDefault="00E43978">
      <w:pPr>
        <w:spacing w:line="480" w:lineRule="auto"/>
        <w:jc w:val="center"/>
        <w:rPr>
          <w:b/>
          <w:sz w:val="20"/>
          <w:szCs w:val="20"/>
        </w:rPr>
      </w:pPr>
    </w:p>
    <w:p w14:paraId="7C159843" w14:textId="77777777" w:rsidR="00E43978" w:rsidRDefault="00000000">
      <w:pPr>
        <w:spacing w:line="480" w:lineRule="auto"/>
        <w:jc w:val="center"/>
      </w:pPr>
      <w:r>
        <w:rPr>
          <w:b/>
          <w:sz w:val="24"/>
          <w:szCs w:val="24"/>
        </w:rPr>
        <w:t>Shawn McMurtrey</w:t>
      </w:r>
      <w:r>
        <w:rPr>
          <w:rFonts w:ascii="Roboto" w:eastAsia="Roboto" w:hAnsi="Roboto" w:cs="Roboto"/>
          <w:b/>
          <w:sz w:val="24"/>
          <w:szCs w:val="24"/>
          <w:highlight w:val="white"/>
          <w:vertAlign w:val="superscript"/>
        </w:rPr>
        <w:t>1</w:t>
      </w:r>
      <w:r>
        <w:rPr>
          <w:b/>
          <w:sz w:val="24"/>
          <w:szCs w:val="24"/>
        </w:rPr>
        <w:t>, David N. Showalter</w:t>
      </w:r>
      <w:r>
        <w:rPr>
          <w:b/>
          <w:sz w:val="24"/>
          <w:szCs w:val="24"/>
          <w:vertAlign w:val="superscript"/>
        </w:rPr>
        <w:t>1</w:t>
      </w:r>
      <w:r>
        <w:rPr>
          <w:b/>
          <w:sz w:val="24"/>
          <w:szCs w:val="24"/>
        </w:rPr>
        <w:t>, Adam Carson</w:t>
      </w:r>
      <w:r>
        <w:rPr>
          <w:b/>
          <w:sz w:val="24"/>
          <w:szCs w:val="24"/>
          <w:vertAlign w:val="superscript"/>
        </w:rPr>
        <w:t>1</w:t>
      </w:r>
      <w:r>
        <w:rPr>
          <w:b/>
          <w:sz w:val="24"/>
          <w:szCs w:val="24"/>
        </w:rPr>
        <w:t>, Anna Leon</w:t>
      </w:r>
      <w:r>
        <w:rPr>
          <w:b/>
          <w:sz w:val="24"/>
          <w:szCs w:val="24"/>
          <w:vertAlign w:val="superscript"/>
        </w:rPr>
        <w:t>2</w:t>
      </w:r>
      <w:r>
        <w:rPr>
          <w:b/>
          <w:sz w:val="24"/>
          <w:szCs w:val="24"/>
        </w:rPr>
        <w:t>, John Browning</w:t>
      </w:r>
      <w:r>
        <w:rPr>
          <w:b/>
          <w:sz w:val="24"/>
          <w:szCs w:val="24"/>
          <w:vertAlign w:val="superscript"/>
        </w:rPr>
        <w:t>2</w:t>
      </w:r>
      <w:r>
        <w:rPr>
          <w:b/>
          <w:sz w:val="24"/>
          <w:szCs w:val="24"/>
        </w:rPr>
        <w:t>, Michael McWilliams</w:t>
      </w:r>
      <w:r>
        <w:rPr>
          <w:b/>
          <w:sz w:val="24"/>
          <w:szCs w:val="24"/>
          <w:vertAlign w:val="superscript"/>
        </w:rPr>
        <w:t>1,3</w:t>
      </w:r>
      <w:r>
        <w:rPr>
          <w:b/>
          <w:sz w:val="24"/>
          <w:szCs w:val="24"/>
        </w:rPr>
        <w:t>, (Irene) Blakey Lockman</w:t>
      </w:r>
      <w:r>
        <w:rPr>
          <w:b/>
          <w:sz w:val="24"/>
          <w:szCs w:val="24"/>
          <w:vertAlign w:val="superscript"/>
        </w:rPr>
        <w:t>4</w:t>
      </w:r>
      <w:r>
        <w:rPr>
          <w:b/>
          <w:sz w:val="24"/>
          <w:szCs w:val="24"/>
        </w:rPr>
        <w:t>, Everett M. Hansen</w:t>
      </w:r>
      <w:r>
        <w:rPr>
          <w:b/>
          <w:sz w:val="24"/>
          <w:szCs w:val="24"/>
          <w:vertAlign w:val="superscript"/>
        </w:rPr>
        <w:t>1</w:t>
      </w:r>
      <w:r>
        <w:rPr>
          <w:b/>
          <w:sz w:val="24"/>
          <w:szCs w:val="24"/>
        </w:rPr>
        <w:t>, Jared M. LeBoldus</w:t>
      </w:r>
      <w:r>
        <w:rPr>
          <w:b/>
          <w:sz w:val="24"/>
          <w:szCs w:val="24"/>
          <w:vertAlign w:val="superscript"/>
        </w:rPr>
        <w:t>1,5</w:t>
      </w:r>
      <w:r>
        <w:rPr>
          <w:b/>
          <w:sz w:val="24"/>
          <w:szCs w:val="24"/>
        </w:rPr>
        <w:t xml:space="preserve">  </w:t>
      </w:r>
    </w:p>
    <w:p w14:paraId="637F379A" w14:textId="77777777" w:rsidR="00E43978" w:rsidRDefault="00E43978">
      <w:pPr>
        <w:spacing w:line="480" w:lineRule="auto"/>
        <w:rPr>
          <w:b/>
          <w:sz w:val="24"/>
          <w:szCs w:val="24"/>
        </w:rPr>
      </w:pPr>
    </w:p>
    <w:p w14:paraId="2284F320" w14:textId="77777777" w:rsidR="00E43978" w:rsidRDefault="00000000">
      <w:pPr>
        <w:spacing w:line="480" w:lineRule="auto"/>
      </w:pPr>
      <w:r>
        <w:rPr>
          <w:rFonts w:ascii="Roboto" w:eastAsia="Roboto" w:hAnsi="Roboto" w:cs="Roboto"/>
          <w:b/>
          <w:sz w:val="20"/>
          <w:szCs w:val="20"/>
          <w:highlight w:val="white"/>
          <w:vertAlign w:val="superscript"/>
        </w:rPr>
        <w:t>1</w:t>
      </w:r>
      <w:r>
        <w:rPr>
          <w:sz w:val="20"/>
          <w:szCs w:val="20"/>
        </w:rPr>
        <w:t>Department of Botany and Plant Pathology, Oregon State University, Corvallis, Oregon, USA.</w:t>
      </w:r>
    </w:p>
    <w:p w14:paraId="616FE6D8" w14:textId="77777777" w:rsidR="00E43978" w:rsidRDefault="00000000">
      <w:pPr>
        <w:spacing w:line="480" w:lineRule="auto"/>
      </w:pPr>
      <w:r>
        <w:rPr>
          <w:rFonts w:ascii="Roboto" w:eastAsia="Roboto" w:hAnsi="Roboto" w:cs="Roboto"/>
          <w:b/>
          <w:sz w:val="20"/>
          <w:szCs w:val="20"/>
          <w:highlight w:val="white"/>
          <w:vertAlign w:val="superscript"/>
        </w:rPr>
        <w:t>2</w:t>
      </w:r>
      <w:r>
        <w:rPr>
          <w:sz w:val="20"/>
          <w:szCs w:val="20"/>
        </w:rPr>
        <w:t>Weyerhauser Company, Centralia, WA, USA</w:t>
      </w:r>
    </w:p>
    <w:p w14:paraId="1CF7CC9B" w14:textId="77777777" w:rsidR="00E43978" w:rsidRDefault="00000000">
      <w:pPr>
        <w:spacing w:line="480" w:lineRule="auto"/>
      </w:pPr>
      <w:r>
        <w:rPr>
          <w:b/>
          <w:sz w:val="20"/>
          <w:szCs w:val="20"/>
          <w:vertAlign w:val="superscript"/>
        </w:rPr>
        <w:t>3</w:t>
      </w:r>
      <w:r>
        <w:rPr>
          <w:sz w:val="20"/>
          <w:szCs w:val="20"/>
        </w:rPr>
        <w:t>Currently: USDA Forest Service, State and Private Forestry, Pacific Northwest Region, Blue Mountains Service Center, La Grande, OR, USA</w:t>
      </w:r>
    </w:p>
    <w:p w14:paraId="69710B81" w14:textId="77777777" w:rsidR="00E43978" w:rsidRDefault="00000000">
      <w:pPr>
        <w:spacing w:line="480" w:lineRule="auto"/>
      </w:pPr>
      <w:r>
        <w:rPr>
          <w:b/>
          <w:sz w:val="20"/>
          <w:szCs w:val="20"/>
          <w:vertAlign w:val="superscript"/>
        </w:rPr>
        <w:t>4</w:t>
      </w:r>
      <w:r>
        <w:rPr>
          <w:sz w:val="20"/>
          <w:szCs w:val="20"/>
        </w:rPr>
        <w:t xml:space="preserve">USDA Forest Service, State and Private Forestry, Pacific Northwest Region, Portland, OR, USA </w:t>
      </w:r>
    </w:p>
    <w:p w14:paraId="30D352B8" w14:textId="77777777" w:rsidR="00E43978" w:rsidRDefault="00000000">
      <w:pPr>
        <w:spacing w:line="480" w:lineRule="auto"/>
      </w:pPr>
      <w:r>
        <w:rPr>
          <w:b/>
          <w:sz w:val="20"/>
          <w:szCs w:val="20"/>
          <w:vertAlign w:val="superscript"/>
        </w:rPr>
        <w:t>5</w:t>
      </w:r>
      <w:r>
        <w:rPr>
          <w:sz w:val="20"/>
          <w:szCs w:val="20"/>
        </w:rPr>
        <w:t>Department of Forest Engineering, Resources, and Management, Oregon State University, Corvallis, Oregon, USA.</w:t>
      </w:r>
    </w:p>
    <w:p w14:paraId="3619242D" w14:textId="77777777" w:rsidR="00E43978" w:rsidRDefault="00E43978">
      <w:pPr>
        <w:spacing w:line="480" w:lineRule="auto"/>
        <w:rPr>
          <w:b/>
          <w:sz w:val="28"/>
          <w:szCs w:val="28"/>
        </w:rPr>
      </w:pPr>
    </w:p>
    <w:p w14:paraId="7D8DA930" w14:textId="77777777" w:rsidR="00E43978" w:rsidRDefault="00000000">
      <w:pPr>
        <w:spacing w:line="480" w:lineRule="auto"/>
      </w:pPr>
      <w:r>
        <w:rPr>
          <w:b/>
          <w:sz w:val="24"/>
          <w:szCs w:val="24"/>
        </w:rPr>
        <w:t xml:space="preserve">Keywords: </w:t>
      </w:r>
      <w:proofErr w:type="spellStart"/>
      <w:r>
        <w:rPr>
          <w:i/>
          <w:sz w:val="24"/>
          <w:szCs w:val="24"/>
        </w:rPr>
        <w:t>Coniferiporia</w:t>
      </w:r>
      <w:proofErr w:type="spellEnd"/>
      <w:r>
        <w:rPr>
          <w:i/>
          <w:sz w:val="24"/>
          <w:szCs w:val="24"/>
        </w:rPr>
        <w:t xml:space="preserve"> </w:t>
      </w:r>
      <w:proofErr w:type="spellStart"/>
      <w:r>
        <w:rPr>
          <w:i/>
          <w:sz w:val="24"/>
          <w:szCs w:val="24"/>
        </w:rPr>
        <w:t>sulphurascens</w:t>
      </w:r>
      <w:proofErr w:type="spellEnd"/>
      <w:r>
        <w:rPr>
          <w:sz w:val="24"/>
          <w:szCs w:val="24"/>
        </w:rPr>
        <w:t xml:space="preserve">, laminated root rot, forest management, forest pathology, thinning, alternate host rotations, forest vegetation simulator </w:t>
      </w:r>
    </w:p>
    <w:p w14:paraId="3EA08448" w14:textId="77777777" w:rsidR="00E43978" w:rsidRDefault="00000000">
      <w:pPr>
        <w:spacing w:line="480" w:lineRule="auto"/>
        <w:rPr>
          <w:b/>
          <w:sz w:val="28"/>
          <w:szCs w:val="28"/>
        </w:rPr>
      </w:pPr>
      <w:r>
        <w:br w:type="page"/>
      </w:r>
    </w:p>
    <w:p w14:paraId="2EFFA316" w14:textId="77777777" w:rsidR="00E43978" w:rsidRDefault="00000000">
      <w:pPr>
        <w:spacing w:line="480" w:lineRule="auto"/>
        <w:rPr>
          <w:sz w:val="24"/>
          <w:szCs w:val="24"/>
        </w:rPr>
      </w:pPr>
      <w:commentRangeStart w:id="0"/>
      <w:r>
        <w:rPr>
          <w:b/>
          <w:sz w:val="28"/>
          <w:szCs w:val="28"/>
        </w:rPr>
        <w:lastRenderedPageBreak/>
        <w:t>Abstract</w:t>
      </w:r>
      <w:commentRangeEnd w:id="0"/>
      <w:r>
        <w:commentReference w:id="0"/>
      </w:r>
    </w:p>
    <w:p w14:paraId="2020502C" w14:textId="77777777" w:rsidR="00E43978" w:rsidRDefault="00000000">
      <w:pPr>
        <w:spacing w:line="480" w:lineRule="auto"/>
        <w:ind w:firstLine="720"/>
        <w:rPr>
          <w:sz w:val="24"/>
          <w:szCs w:val="24"/>
        </w:rPr>
      </w:pPr>
      <w:r>
        <w:rPr>
          <w:sz w:val="24"/>
          <w:szCs w:val="24"/>
        </w:rPr>
        <w:t xml:space="preserve">Laminated Root Rot (LRR) caused by the pathogen </w:t>
      </w:r>
      <w:proofErr w:type="spellStart"/>
      <w:r>
        <w:rPr>
          <w:i/>
          <w:iCs/>
          <w:sz w:val="24"/>
          <w:szCs w:val="24"/>
        </w:rPr>
        <w:t>Coniferiporia</w:t>
      </w:r>
      <w:proofErr w:type="spellEnd"/>
      <w:r>
        <w:rPr>
          <w:i/>
          <w:iCs/>
          <w:sz w:val="24"/>
          <w:szCs w:val="24"/>
        </w:rPr>
        <w:t xml:space="preserve"> </w:t>
      </w:r>
      <w:proofErr w:type="spellStart"/>
      <w:r>
        <w:rPr>
          <w:i/>
          <w:iCs/>
          <w:sz w:val="24"/>
          <w:szCs w:val="24"/>
        </w:rPr>
        <w:t>sulphurascens</w:t>
      </w:r>
      <w:proofErr w:type="spellEnd"/>
      <w:r>
        <w:rPr>
          <w:sz w:val="24"/>
          <w:szCs w:val="24"/>
        </w:rPr>
        <w:t xml:space="preserve"> is a damaging disease within many Douglas-fir forests of the Pacific Northwest (PNW) of North America. This disease increases the probability of fire due to the high mortality rates and fuel accumulations. There has been much debate over possible control techniques for LRR. Two independent studies within Oregon, USA provided a rare opportunity to investigate different LRR management options. These studies looked at the effects of thinning practices and hardwood rotation on Douglas-fir mortality caused by l</w:t>
      </w:r>
      <w:r>
        <w:rPr>
          <w:i/>
          <w:iCs/>
          <w:sz w:val="24"/>
          <w:szCs w:val="24"/>
        </w:rPr>
        <w:t>a</w:t>
      </w:r>
      <w:r>
        <w:rPr>
          <w:sz w:val="24"/>
          <w:szCs w:val="24"/>
        </w:rPr>
        <w:t xml:space="preserve">minated root rot. Both study sites were chosen for high incidence of laminated root rot. For the first study, three different thinning prescriptions were applied across ~160 hectares within the Siuslaw National Forest to investigate the interaction between commercial thinning practices and tree mortality caused by </w:t>
      </w:r>
      <w:proofErr w:type="spellStart"/>
      <w:r>
        <w:rPr>
          <w:i/>
          <w:iCs/>
          <w:sz w:val="24"/>
          <w:szCs w:val="24"/>
        </w:rPr>
        <w:t>Coniferiporia</w:t>
      </w:r>
      <w:proofErr w:type="spellEnd"/>
      <w:r>
        <w:rPr>
          <w:i/>
          <w:iCs/>
          <w:sz w:val="24"/>
          <w:szCs w:val="24"/>
        </w:rPr>
        <w:t xml:space="preserve"> </w:t>
      </w:r>
      <w:proofErr w:type="spellStart"/>
      <w:r>
        <w:rPr>
          <w:i/>
          <w:iCs/>
          <w:sz w:val="24"/>
          <w:szCs w:val="24"/>
        </w:rPr>
        <w:t>sulphurascens</w:t>
      </w:r>
      <w:proofErr w:type="spellEnd"/>
      <w:r>
        <w:rPr>
          <w:i/>
          <w:iCs/>
          <w:sz w:val="24"/>
          <w:szCs w:val="24"/>
        </w:rPr>
        <w:t>.</w:t>
      </w:r>
      <w:r>
        <w:rPr>
          <w:sz w:val="24"/>
          <w:szCs w:val="24"/>
        </w:rPr>
        <w:t xml:space="preserve"> Treatments included five stands that were thinned to 43.1 m</w:t>
      </w:r>
      <w:r>
        <w:rPr>
          <w:color w:val="333333"/>
          <w:sz w:val="24"/>
          <w:szCs w:val="24"/>
          <w:vertAlign w:val="superscript"/>
        </w:rPr>
        <w:t>2</w:t>
      </w:r>
      <w:r>
        <w:rPr>
          <w:sz w:val="24"/>
          <w:szCs w:val="24"/>
        </w:rPr>
        <w:t>ha</w:t>
      </w:r>
      <w:r>
        <w:rPr>
          <w:sz w:val="24"/>
          <w:szCs w:val="24"/>
          <w:vertAlign w:val="superscript"/>
        </w:rPr>
        <w:t>-1</w:t>
      </w:r>
      <w:r>
        <w:rPr>
          <w:sz w:val="24"/>
          <w:szCs w:val="24"/>
        </w:rPr>
        <w:t xml:space="preserve"> of basal area, five stands that were thinned to 35.3 m</w:t>
      </w:r>
      <w:r>
        <w:rPr>
          <w:color w:val="333333"/>
          <w:sz w:val="24"/>
          <w:szCs w:val="24"/>
          <w:vertAlign w:val="superscript"/>
        </w:rPr>
        <w:t>2</w:t>
      </w:r>
      <w:r>
        <w:rPr>
          <w:sz w:val="24"/>
          <w:szCs w:val="24"/>
        </w:rPr>
        <w:t>ha</w:t>
      </w:r>
      <w:r>
        <w:rPr>
          <w:sz w:val="24"/>
          <w:szCs w:val="24"/>
          <w:vertAlign w:val="superscript"/>
        </w:rPr>
        <w:t>-1</w:t>
      </w:r>
      <w:r>
        <w:rPr>
          <w:sz w:val="24"/>
          <w:szCs w:val="24"/>
        </w:rPr>
        <w:t xml:space="preserve"> of basal area, and five control stands where no thinning occurred. A network of 75 fixed radius plots, 0.04 ha in size, were established in 1985 within the 15 stands. Inventories were conducted approximately every 5 years with a final evaluation being conducted in 2020. The second study consisted of five different rotation treatments that were applied across 14 hectares of privately-owned forest in Columbia County beginning in 1975. The five rotation treatments were A) 12 year rotation of red alder followed by Douglas-fir; B) 12 year rotation of cottonwood followed by Douglas-fir; C) 25 year red alder to Douglas-fir; D) 25 year cottonwood to Douglas-fir; and E) immediate planting of Douglas-fir. There were 125 plots established </w:t>
      </w:r>
      <w:r>
        <w:rPr>
          <w:sz w:val="24"/>
          <w:szCs w:val="24"/>
        </w:rPr>
        <w:lastRenderedPageBreak/>
        <w:t>within 25 different stands. Surveying was conducted sporadically every 8-24 years. For both studies observed data was compared with anticipated data produced by the Forest Vegetation Simulator and Western Root Disease Models. Results from the first study showed that thinned areas had higher levels of tree mortality from LRR when compared to stands where no thinning had occurred. The incidence of total tree mortality from LRR was found to be 1% and 5% higher in lightly thinned and thinned stands when compared to the control stands where no thinning had occurred</w:t>
      </w:r>
      <w:r>
        <w:rPr>
          <w:sz w:val="24"/>
          <w:szCs w:val="24"/>
          <w:highlight w:val="white"/>
        </w:rPr>
        <w:t>.</w:t>
      </w:r>
      <w:r>
        <w:rPr>
          <w:sz w:val="24"/>
          <w:szCs w:val="24"/>
        </w:rPr>
        <w:t xml:space="preserve"> An analysis of variance examination determined that there was no significant of effect of treatment on proportion of mortality</w:t>
      </w:r>
      <w:r>
        <w:rPr>
          <w:sz w:val="24"/>
          <w:szCs w:val="24"/>
          <w:highlight w:val="white"/>
        </w:rPr>
        <w:t xml:space="preserve"> (F</w:t>
      </w:r>
      <w:r>
        <w:rPr>
          <w:sz w:val="24"/>
          <w:szCs w:val="24"/>
          <w:highlight w:val="white"/>
          <w:vertAlign w:val="subscript"/>
        </w:rPr>
        <w:t>2,12</w:t>
      </w:r>
      <w:r>
        <w:rPr>
          <w:sz w:val="24"/>
          <w:szCs w:val="24"/>
          <w:highlight w:val="white"/>
        </w:rPr>
        <w:t xml:space="preserve"> = 0.484, p = 0.628). </w:t>
      </w:r>
      <w:r>
        <w:rPr>
          <w:sz w:val="24"/>
          <w:szCs w:val="24"/>
        </w:rPr>
        <w:t xml:space="preserve">When compared with observed data, the modelled data was found to over predict growth and yield when using the Forest Vegetation Simulator. The Western Root Disease Model was a more statistically reliable indicator of growth and yield. From the results of the first study, commercial thinning treatments do not seem to have a significant effect on reducing tree mortality caused by </w:t>
      </w:r>
      <w:proofErr w:type="spellStart"/>
      <w:r>
        <w:rPr>
          <w:i/>
          <w:iCs/>
          <w:sz w:val="24"/>
          <w:szCs w:val="24"/>
        </w:rPr>
        <w:t>Coniferiporia</w:t>
      </w:r>
      <w:proofErr w:type="spellEnd"/>
      <w:r>
        <w:rPr>
          <w:i/>
          <w:iCs/>
          <w:sz w:val="24"/>
          <w:szCs w:val="24"/>
        </w:rPr>
        <w:t xml:space="preserve"> </w:t>
      </w:r>
      <w:proofErr w:type="spellStart"/>
      <w:r>
        <w:rPr>
          <w:i/>
          <w:iCs/>
          <w:sz w:val="24"/>
          <w:szCs w:val="24"/>
        </w:rPr>
        <w:t>sulphurascens</w:t>
      </w:r>
      <w:proofErr w:type="spellEnd"/>
      <w:r>
        <w:rPr>
          <w:sz w:val="24"/>
          <w:szCs w:val="24"/>
        </w:rPr>
        <w:t xml:space="preserve">. The results of the second study showed basal area increases throughout the study, but at a declining rate later in the study. This was particularly prevalent in blocks with high initial incidence of LRR. Annual basal area increment was reduced in the 25-year cottonwood treatment in the early period. Cumulative total mortality increased consistently through the study, and annual mortality was significantly higher in 12-year red alder and 25-year cottonwood rotation treatments. Modelled data was found to over predict growth and yield for both the Forest Vegetation Simulator and the Western Root Disease Model. From the results of </w:t>
      </w:r>
      <w:r>
        <w:rPr>
          <w:sz w:val="24"/>
          <w:szCs w:val="24"/>
        </w:rPr>
        <w:lastRenderedPageBreak/>
        <w:t>these two independent studies, mechanical thinning and alternate host rotations do not seem to be a viable management option for LRR.</w:t>
      </w:r>
    </w:p>
    <w:p w14:paraId="12B05EE9" w14:textId="77777777" w:rsidR="00E43978" w:rsidRDefault="00E43978">
      <w:pPr>
        <w:spacing w:line="480" w:lineRule="auto"/>
        <w:rPr>
          <w:b/>
          <w:sz w:val="24"/>
          <w:szCs w:val="24"/>
        </w:rPr>
      </w:pPr>
    </w:p>
    <w:p w14:paraId="1335C998" w14:textId="77777777" w:rsidR="00E43978" w:rsidRDefault="00000000">
      <w:pPr>
        <w:spacing w:line="480" w:lineRule="auto"/>
      </w:pPr>
      <w:r>
        <w:rPr>
          <w:b/>
          <w:sz w:val="28"/>
          <w:szCs w:val="28"/>
        </w:rPr>
        <w:t>1. Introduction</w:t>
      </w:r>
    </w:p>
    <w:p w14:paraId="1183817F" w14:textId="50415FDC" w:rsidR="00E43978" w:rsidRDefault="00000000">
      <w:pPr>
        <w:spacing w:line="480" w:lineRule="auto"/>
        <w:ind w:firstLine="720"/>
        <w:rPr>
          <w:ins w:id="1" w:author="LeBoldus, Jared" w:date="2022-10-25T10:38:00Z"/>
          <w:sz w:val="24"/>
          <w:szCs w:val="24"/>
          <w:u w:val="single"/>
        </w:rPr>
      </w:pPr>
      <w:ins w:id="2" w:author="LeBoldus, Jared" w:date="2022-10-25T10:14:00Z">
        <w:r>
          <w:rPr>
            <w:sz w:val="24"/>
            <w:szCs w:val="24"/>
          </w:rPr>
          <w:t>Douglas-fir (</w:t>
        </w:r>
        <w:proofErr w:type="spellStart"/>
        <w:r>
          <w:rPr>
            <w:i/>
            <w:sz w:val="24"/>
            <w:szCs w:val="24"/>
          </w:rPr>
          <w:t>Pseudotsuga</w:t>
        </w:r>
        <w:proofErr w:type="spellEnd"/>
        <w:r>
          <w:rPr>
            <w:i/>
            <w:sz w:val="24"/>
            <w:szCs w:val="24"/>
          </w:rPr>
          <w:t xml:space="preserve"> </w:t>
        </w:r>
        <w:proofErr w:type="spellStart"/>
        <w:r>
          <w:rPr>
            <w:i/>
            <w:sz w:val="24"/>
            <w:szCs w:val="24"/>
          </w:rPr>
          <w:t>menziesii</w:t>
        </w:r>
        <w:proofErr w:type="spellEnd"/>
        <w:r>
          <w:rPr>
            <w:sz w:val="24"/>
            <w:szCs w:val="24"/>
          </w:rPr>
          <w:t xml:space="preserve"> (</w:t>
        </w:r>
        <w:proofErr w:type="spellStart"/>
        <w:r>
          <w:rPr>
            <w:sz w:val="24"/>
            <w:szCs w:val="24"/>
          </w:rPr>
          <w:t>Mirb</w:t>
        </w:r>
        <w:proofErr w:type="spellEnd"/>
        <w:r>
          <w:rPr>
            <w:sz w:val="24"/>
            <w:szCs w:val="24"/>
          </w:rPr>
          <w:t xml:space="preserve">.)) is a keystone species in the mixed conifer forests of </w:t>
        </w:r>
      </w:ins>
      <w:ins w:id="3" w:author="LeBoldus, Jared" w:date="2022-10-27T08:58:00Z">
        <w:r>
          <w:rPr>
            <w:sz w:val="24"/>
            <w:szCs w:val="24"/>
          </w:rPr>
          <w:t>western North America</w:t>
        </w:r>
      </w:ins>
      <w:ins w:id="4" w:author="LeBoldus, Jared" w:date="2022-10-25T10:15:00Z">
        <w:r>
          <w:rPr>
            <w:sz w:val="24"/>
            <w:szCs w:val="24"/>
          </w:rPr>
          <w:t xml:space="preserve"> </w:t>
        </w:r>
        <w:r>
          <w:t>(</w:t>
        </w:r>
        <w:r>
          <w:rPr>
            <w:sz w:val="24"/>
            <w:szCs w:val="24"/>
            <w:highlight w:val="white"/>
          </w:rPr>
          <w:t>Cook et al., 2013)</w:t>
        </w:r>
        <w:r>
          <w:rPr>
            <w:sz w:val="24"/>
            <w:szCs w:val="24"/>
          </w:rPr>
          <w:t xml:space="preserve">. </w:t>
        </w:r>
      </w:ins>
      <w:ins w:id="5" w:author="LeBoldus, Jared" w:date="2022-10-25T10:14:00Z">
        <w:r>
          <w:rPr>
            <w:sz w:val="24"/>
            <w:szCs w:val="24"/>
          </w:rPr>
          <w:t xml:space="preserve"> </w:t>
        </w:r>
      </w:ins>
      <w:ins w:id="6" w:author="LeBoldus, Jared" w:date="2022-10-25T10:15:00Z">
        <w:r>
          <w:rPr>
            <w:sz w:val="24"/>
            <w:szCs w:val="24"/>
          </w:rPr>
          <w:t>In addition to its ecological importance Douglas-fir</w:t>
        </w:r>
      </w:ins>
      <w:ins w:id="7" w:author="LeBoldus, Jared" w:date="2022-10-25T10:14:00Z">
        <w:r>
          <w:rPr>
            <w:sz w:val="24"/>
            <w:szCs w:val="24"/>
          </w:rPr>
          <w:t xml:space="preserve"> </w:t>
        </w:r>
      </w:ins>
      <w:ins w:id="8" w:author="LeBoldus, Jared" w:date="2022-10-25T10:17:00Z">
        <w:r>
          <w:rPr>
            <w:sz w:val="24"/>
            <w:szCs w:val="24"/>
          </w:rPr>
          <w:t>is</w:t>
        </w:r>
      </w:ins>
      <w:ins w:id="9" w:author="LeBoldus, Jared" w:date="2022-10-25T10:21:00Z">
        <w:r>
          <w:rPr>
            <w:sz w:val="24"/>
            <w:szCs w:val="24"/>
          </w:rPr>
          <w:t xml:space="preserve"> </w:t>
        </w:r>
      </w:ins>
      <w:ins w:id="10" w:author="LeBoldus, Jared" w:date="2022-10-25T10:17:00Z">
        <w:r>
          <w:rPr>
            <w:sz w:val="24"/>
            <w:szCs w:val="24"/>
          </w:rPr>
          <w:t>a major contributor</w:t>
        </w:r>
      </w:ins>
      <w:ins w:id="11" w:author="LeBoldus, Jared" w:date="2022-10-25T15:40:00Z">
        <w:r>
          <w:rPr>
            <w:sz w:val="24"/>
            <w:szCs w:val="24"/>
          </w:rPr>
          <w:t>, in terms</w:t>
        </w:r>
      </w:ins>
      <w:ins w:id="12" w:author="LeBoldus, Jared" w:date="2022-10-27T08:58:00Z">
        <w:r>
          <w:rPr>
            <w:sz w:val="24"/>
            <w:szCs w:val="24"/>
          </w:rPr>
          <w:t xml:space="preserve"> </w:t>
        </w:r>
      </w:ins>
      <w:ins w:id="13" w:author="LeBoldus, Jared" w:date="2022-10-25T15:40:00Z">
        <w:r>
          <w:rPr>
            <w:sz w:val="24"/>
            <w:szCs w:val="24"/>
          </w:rPr>
          <w:t>of timber harvest,</w:t>
        </w:r>
      </w:ins>
      <w:ins w:id="14" w:author="LeBoldus, Jared" w:date="2022-10-25T10:17:00Z">
        <w:r>
          <w:rPr>
            <w:sz w:val="24"/>
            <w:szCs w:val="24"/>
          </w:rPr>
          <w:t xml:space="preserve"> to the econom</w:t>
        </w:r>
      </w:ins>
      <w:ins w:id="15" w:author="LeBoldus, Jared" w:date="2022-10-25T15:40:00Z">
        <w:r>
          <w:rPr>
            <w:sz w:val="24"/>
            <w:szCs w:val="24"/>
          </w:rPr>
          <w:t>y</w:t>
        </w:r>
      </w:ins>
      <w:ins w:id="16" w:author="LeBoldus, Jared" w:date="2022-10-25T10:17:00Z">
        <w:r>
          <w:rPr>
            <w:sz w:val="24"/>
            <w:szCs w:val="24"/>
          </w:rPr>
          <w:t xml:space="preserve"> </w:t>
        </w:r>
      </w:ins>
      <w:ins w:id="17" w:author="LeBoldus, Jared" w:date="2022-10-27T09:27:00Z">
        <w:r>
          <w:rPr>
            <w:sz w:val="24"/>
            <w:szCs w:val="24"/>
          </w:rPr>
          <w:t>of the region</w:t>
        </w:r>
      </w:ins>
      <w:ins w:id="18" w:author="Sarah Hoffman" w:date="2022-11-04T19:40:00Z">
        <w:r w:rsidR="006F2AF8">
          <w:rPr>
            <w:sz w:val="24"/>
            <w:szCs w:val="24"/>
          </w:rPr>
          <w:t xml:space="preserve"> </w:t>
        </w:r>
      </w:ins>
      <w:del w:id="19" w:author="LeBoldus, Jared" w:date="2022-10-25T10:17:00Z">
        <w:r>
          <w:rPr>
            <w:sz w:val="24"/>
            <w:szCs w:val="24"/>
          </w:rPr>
          <w:delText xml:space="preserve"> economically important</w:delText>
        </w:r>
      </w:del>
      <w:del w:id="20" w:author="LeBoldus, Jared" w:date="2022-10-27T08:58:00Z">
        <w:r>
          <w:rPr>
            <w:sz w:val="24"/>
            <w:szCs w:val="24"/>
          </w:rPr>
          <w:delText xml:space="preserve"> </w:delText>
        </w:r>
      </w:del>
      <w:ins w:id="21" w:author="LeBoldus, Jared" w:date="2022-10-25T10:14:00Z">
        <w:r>
          <w:t>(</w:t>
        </w:r>
      </w:ins>
      <w:commentRangeStart w:id="22"/>
      <w:commentRangeEnd w:id="22"/>
      <w:r>
        <w:rPr>
          <w:sz w:val="24"/>
          <w:szCs w:val="24"/>
          <w:highlight w:val="white"/>
        </w:rPr>
        <w:commentReference w:id="22"/>
      </w:r>
      <w:ins w:id="23" w:author="LeBoldus, Jared" w:date="2022-10-25T10:19:00Z">
        <w:r>
          <w:rPr>
            <w:sz w:val="24"/>
            <w:szCs w:val="24"/>
          </w:rPr>
          <w:t>Hanna et al., 2016</w:t>
        </w:r>
      </w:ins>
      <w:ins w:id="24" w:author="LeBoldus, Jared" w:date="2022-10-25T10:14:00Z">
        <w:r>
          <w:rPr>
            <w:sz w:val="24"/>
            <w:szCs w:val="24"/>
            <w:highlight w:val="white"/>
          </w:rPr>
          <w:t>).</w:t>
        </w:r>
        <w:bookmarkStart w:id="25" w:name="move117585275"/>
        <w:bookmarkEnd w:id="25"/>
        <w:r>
          <w:rPr>
            <w:sz w:val="24"/>
            <w:szCs w:val="24"/>
            <w:highlight w:val="white"/>
          </w:rPr>
          <w:t xml:space="preserve"> </w:t>
        </w:r>
      </w:ins>
      <w:ins w:id="26" w:author="LeBoldus, Jared" w:date="2022-10-27T08:59:00Z">
        <w:r>
          <w:rPr>
            <w:sz w:val="24"/>
            <w:szCs w:val="24"/>
          </w:rPr>
          <w:t xml:space="preserve">There are several diseases and insects that impact the management of </w:t>
        </w:r>
      </w:ins>
      <w:ins w:id="27" w:author="LeBoldus, Jared" w:date="2022-10-27T09:27:00Z">
        <w:r>
          <w:rPr>
            <w:sz w:val="24"/>
            <w:szCs w:val="24"/>
          </w:rPr>
          <w:t>Douglas-fir</w:t>
        </w:r>
      </w:ins>
      <w:ins w:id="28" w:author="LeBoldus, Jared" w:date="2022-10-27T08:59:00Z">
        <w:r>
          <w:rPr>
            <w:sz w:val="24"/>
            <w:szCs w:val="24"/>
          </w:rPr>
          <w:t>.</w:t>
        </w:r>
      </w:ins>
      <w:ins w:id="29" w:author="LeBoldus, Jared" w:date="2022-10-27T09:27:00Z">
        <w:r>
          <w:rPr>
            <w:sz w:val="24"/>
            <w:szCs w:val="24"/>
          </w:rPr>
          <w:t xml:space="preserve"> Among them,</w:t>
        </w:r>
      </w:ins>
      <w:ins w:id="30" w:author="LeBoldus, Jared" w:date="2022-10-27T08:59:00Z">
        <w:r>
          <w:rPr>
            <w:sz w:val="24"/>
            <w:szCs w:val="24"/>
          </w:rPr>
          <w:t xml:space="preserve"> </w:t>
        </w:r>
      </w:ins>
      <w:proofErr w:type="spellStart"/>
      <w:r>
        <w:rPr>
          <w:i/>
          <w:sz w:val="24"/>
          <w:szCs w:val="24"/>
        </w:rPr>
        <w:t>Coniferiporia</w:t>
      </w:r>
      <w:proofErr w:type="spellEnd"/>
      <w:r>
        <w:rPr>
          <w:i/>
          <w:sz w:val="24"/>
          <w:szCs w:val="24"/>
        </w:rPr>
        <w:t xml:space="preserve"> </w:t>
      </w:r>
      <w:proofErr w:type="spellStart"/>
      <w:r>
        <w:rPr>
          <w:i/>
          <w:sz w:val="24"/>
          <w:szCs w:val="24"/>
        </w:rPr>
        <w:t>sulphurascens</w:t>
      </w:r>
      <w:proofErr w:type="spellEnd"/>
      <w:r>
        <w:rPr>
          <w:i/>
          <w:sz w:val="24"/>
          <w:szCs w:val="24"/>
        </w:rPr>
        <w:t xml:space="preserve"> </w:t>
      </w:r>
      <w:r>
        <w:rPr>
          <w:sz w:val="24"/>
          <w:szCs w:val="24"/>
          <w:highlight w:val="white"/>
        </w:rPr>
        <w:t>(</w:t>
      </w:r>
      <w:proofErr w:type="spellStart"/>
      <w:r>
        <w:rPr>
          <w:sz w:val="24"/>
          <w:szCs w:val="24"/>
          <w:highlight w:val="white"/>
        </w:rPr>
        <w:t>Pilát</w:t>
      </w:r>
      <w:proofErr w:type="spellEnd"/>
      <w:r>
        <w:rPr>
          <w:sz w:val="24"/>
          <w:szCs w:val="24"/>
          <w:highlight w:val="white"/>
        </w:rPr>
        <w:t>) L. W. Zhou and Y. C. Dai</w:t>
      </w:r>
      <w:ins w:id="31" w:author="LeBoldus, Jared" w:date="2022-10-25T10:25:00Z">
        <w:r>
          <w:rPr>
            <w:sz w:val="24"/>
            <w:szCs w:val="24"/>
          </w:rPr>
          <w:t>,</w:t>
        </w:r>
      </w:ins>
      <w:r>
        <w:rPr>
          <w:sz w:val="24"/>
          <w:szCs w:val="24"/>
        </w:rPr>
        <w:t xml:space="preserve"> </w:t>
      </w:r>
      <w:del w:id="32" w:author="LeBoldus, Jared" w:date="2022-10-25T10:25:00Z">
        <w:r>
          <w:rPr>
            <w:sz w:val="24"/>
            <w:szCs w:val="24"/>
          </w:rPr>
          <w:delText xml:space="preserve">is </w:delText>
        </w:r>
      </w:del>
      <w:r>
        <w:rPr>
          <w:sz w:val="24"/>
          <w:szCs w:val="24"/>
        </w:rPr>
        <w:t xml:space="preserve">a basidiomycete fungus endemic to </w:t>
      </w:r>
      <w:del w:id="33" w:author="LeBoldus, Jared" w:date="2022-10-25T10:22:00Z">
        <w:r>
          <w:rPr>
            <w:sz w:val="24"/>
            <w:szCs w:val="24"/>
          </w:rPr>
          <w:delText>North America</w:delText>
        </w:r>
      </w:del>
      <w:ins w:id="34" w:author="LeBoldus, Jared" w:date="2022-10-25T10:22:00Z">
        <w:r>
          <w:rPr>
            <w:sz w:val="24"/>
            <w:szCs w:val="24"/>
          </w:rPr>
          <w:t>this region</w:t>
        </w:r>
      </w:ins>
      <w:ins w:id="35" w:author="LeBoldus, Jared" w:date="2022-10-25T10:26:00Z">
        <w:r>
          <w:rPr>
            <w:sz w:val="24"/>
            <w:szCs w:val="24"/>
          </w:rPr>
          <w:t>,</w:t>
        </w:r>
      </w:ins>
      <w:del w:id="36" w:author="LeBoldus, Jared" w:date="2022-10-25T10:25:00Z">
        <w:r>
          <w:rPr>
            <w:sz w:val="24"/>
            <w:szCs w:val="24"/>
          </w:rPr>
          <w:delText>,</w:delText>
        </w:r>
      </w:del>
      <w:r>
        <w:rPr>
          <w:sz w:val="24"/>
          <w:szCs w:val="24"/>
        </w:rPr>
        <w:t xml:space="preserve"> </w:t>
      </w:r>
      <w:del w:id="37" w:author="LeBoldus, Jared" w:date="2022-10-25T10:26:00Z">
        <w:r>
          <w:rPr>
            <w:sz w:val="24"/>
            <w:szCs w:val="24"/>
          </w:rPr>
          <w:delText xml:space="preserve">that </w:delText>
        </w:r>
      </w:del>
      <w:r>
        <w:rPr>
          <w:sz w:val="24"/>
          <w:szCs w:val="24"/>
        </w:rPr>
        <w:t xml:space="preserve">causes laminated root rot (LRR) </w:t>
      </w:r>
      <w:del w:id="38" w:author="LeBoldus, Jared" w:date="2022-10-25T10:18:00Z">
        <w:r>
          <w:rPr>
            <w:sz w:val="24"/>
            <w:szCs w:val="24"/>
          </w:rPr>
          <w:delText xml:space="preserve">in </w:delText>
        </w:r>
      </w:del>
      <w:del w:id="39" w:author="LeBoldus, Jared" w:date="2022-10-25T10:13:00Z">
        <w:r>
          <w:rPr>
            <w:sz w:val="24"/>
            <w:szCs w:val="24"/>
          </w:rPr>
          <w:delText xml:space="preserve">the highly susceptible </w:delText>
        </w:r>
      </w:del>
      <w:del w:id="40" w:author="LeBoldus, Jared" w:date="2022-10-27T09:28:00Z">
        <w:r>
          <w:rPr>
            <w:sz w:val="24"/>
            <w:szCs w:val="24"/>
          </w:rPr>
          <w:delText xml:space="preserve">Douglas-fir </w:delText>
        </w:r>
      </w:del>
      <w:del w:id="41" w:author="LeBoldus, Jared" w:date="2022-10-25T10:19:00Z">
        <w:r>
          <w:rPr>
            <w:sz w:val="24"/>
            <w:szCs w:val="24"/>
          </w:rPr>
          <w:delText>(</w:delText>
        </w:r>
        <w:r>
          <w:rPr>
            <w:i/>
            <w:sz w:val="24"/>
            <w:szCs w:val="24"/>
          </w:rPr>
          <w:delText>Pseudotsuga menziesii</w:delText>
        </w:r>
        <w:r>
          <w:rPr>
            <w:sz w:val="24"/>
            <w:szCs w:val="24"/>
          </w:rPr>
          <w:delText xml:space="preserve"> (Mirb.)) </w:delText>
        </w:r>
      </w:del>
      <w:r>
        <w:rPr>
          <w:sz w:val="24"/>
          <w:szCs w:val="24"/>
          <w:highlight w:val="white"/>
        </w:rPr>
        <w:t>(</w:t>
      </w:r>
      <w:proofErr w:type="spellStart"/>
      <w:r>
        <w:rPr>
          <w:sz w:val="24"/>
          <w:szCs w:val="24"/>
          <w:highlight w:val="white"/>
        </w:rPr>
        <w:t>Thies</w:t>
      </w:r>
      <w:proofErr w:type="spellEnd"/>
      <w:r>
        <w:rPr>
          <w:sz w:val="24"/>
          <w:szCs w:val="24"/>
          <w:highlight w:val="white"/>
        </w:rPr>
        <w:t xml:space="preserve"> and Sturrock, 1995</w:t>
      </w:r>
      <w:ins w:id="42" w:author="LeBoldus, Jared" w:date="2022-10-25T10:21:00Z">
        <w:r>
          <w:rPr>
            <w:sz w:val="24"/>
            <w:szCs w:val="24"/>
            <w:highlight w:val="white"/>
          </w:rPr>
          <w:t>; Leal et al., 2019</w:t>
        </w:r>
      </w:ins>
      <w:r>
        <w:rPr>
          <w:sz w:val="24"/>
          <w:szCs w:val="24"/>
          <w:highlight w:val="white"/>
        </w:rPr>
        <w:t>)</w:t>
      </w:r>
      <w:r>
        <w:rPr>
          <w:i/>
          <w:sz w:val="24"/>
          <w:szCs w:val="24"/>
        </w:rPr>
        <w:t>.</w:t>
      </w:r>
      <w:r>
        <w:rPr>
          <w:sz w:val="24"/>
          <w:szCs w:val="24"/>
        </w:rPr>
        <w:t xml:space="preserve"> </w:t>
      </w:r>
      <w:del w:id="43" w:author="LeBoldus, Jared" w:date="2022-10-25T10:14:00Z">
        <w:r>
          <w:rPr>
            <w:sz w:val="24"/>
            <w:szCs w:val="24"/>
          </w:rPr>
          <w:delText xml:space="preserve">Douglas-fir is a keystone species which is both ecologically and economically important </w:delText>
        </w:r>
        <w:r>
          <w:delText>(</w:delText>
        </w:r>
        <w:r>
          <w:rPr>
            <w:sz w:val="24"/>
            <w:szCs w:val="24"/>
            <w:highlight w:val="white"/>
          </w:rPr>
          <w:delText>Cook et al., 2013).</w:delText>
        </w:r>
        <w:bookmarkStart w:id="44" w:name="move1175852751"/>
        <w:bookmarkEnd w:id="44"/>
        <w:r>
          <w:rPr>
            <w:sz w:val="24"/>
            <w:szCs w:val="24"/>
            <w:highlight w:val="white"/>
          </w:rPr>
          <w:delText xml:space="preserve"> </w:delText>
        </w:r>
      </w:del>
      <w:del w:id="45" w:author="LeBoldus, Jared" w:date="2022-10-25T10:19:00Z">
        <w:r>
          <w:rPr>
            <w:sz w:val="24"/>
            <w:szCs w:val="24"/>
          </w:rPr>
          <w:delText>It is a valuable tree within the timber industry, producing more timber than any other species in North America (Hanna et al., 2016).</w:delText>
        </w:r>
        <w:r>
          <w:rPr>
            <w:color w:val="000000"/>
            <w:sz w:val="20"/>
            <w:szCs w:val="20"/>
            <w:shd w:val="clear" w:color="auto" w:fill="FFFFFF"/>
          </w:rPr>
          <w:delText xml:space="preserve"> </w:delText>
        </w:r>
      </w:del>
      <w:r>
        <w:rPr>
          <w:sz w:val="24"/>
          <w:szCs w:val="24"/>
        </w:rPr>
        <w:t>Although</w:t>
      </w:r>
      <w:r>
        <w:rPr>
          <w:i/>
          <w:sz w:val="24"/>
          <w:szCs w:val="24"/>
        </w:rPr>
        <w:t xml:space="preserve"> </w:t>
      </w:r>
      <w:r>
        <w:rPr>
          <w:iCs/>
          <w:sz w:val="24"/>
          <w:szCs w:val="24"/>
        </w:rPr>
        <w:t>Douglas-fir</w:t>
      </w:r>
      <w:r>
        <w:rPr>
          <w:i/>
          <w:sz w:val="24"/>
          <w:szCs w:val="24"/>
        </w:rPr>
        <w:t xml:space="preserve"> </w:t>
      </w:r>
      <w:r>
        <w:rPr>
          <w:sz w:val="24"/>
          <w:szCs w:val="24"/>
        </w:rPr>
        <w:t xml:space="preserve">is the primary host of </w:t>
      </w:r>
      <w:r>
        <w:rPr>
          <w:i/>
          <w:sz w:val="24"/>
          <w:szCs w:val="24"/>
        </w:rPr>
        <w:t xml:space="preserve">C. </w:t>
      </w:r>
      <w:proofErr w:type="spellStart"/>
      <w:r>
        <w:rPr>
          <w:i/>
          <w:sz w:val="24"/>
          <w:szCs w:val="24"/>
        </w:rPr>
        <w:t>sulphurascens</w:t>
      </w:r>
      <w:proofErr w:type="spellEnd"/>
      <w:r>
        <w:rPr>
          <w:i/>
          <w:sz w:val="24"/>
          <w:szCs w:val="24"/>
        </w:rPr>
        <w:t>,</w:t>
      </w:r>
      <w:r>
        <w:rPr>
          <w:sz w:val="24"/>
          <w:szCs w:val="24"/>
        </w:rPr>
        <w:t xml:space="preserve"> </w:t>
      </w:r>
      <w:del w:id="46" w:author="LeBoldus, Jared" w:date="2022-10-25T11:30:00Z">
        <w:r>
          <w:rPr>
            <w:sz w:val="24"/>
            <w:szCs w:val="24"/>
          </w:rPr>
          <w:delText xml:space="preserve">most </w:delText>
        </w:r>
      </w:del>
      <w:ins w:id="47" w:author="LeBoldus, Jared" w:date="2022-10-25T11:30:00Z">
        <w:r>
          <w:rPr>
            <w:sz w:val="24"/>
            <w:szCs w:val="24"/>
          </w:rPr>
          <w:t xml:space="preserve">many </w:t>
        </w:r>
      </w:ins>
      <w:r>
        <w:rPr>
          <w:sz w:val="24"/>
          <w:szCs w:val="24"/>
        </w:rPr>
        <w:t xml:space="preserve">coniferous species </w:t>
      </w:r>
      <w:del w:id="48" w:author="LeBoldus, Jared" w:date="2022-10-25T10:19:00Z">
        <w:r>
          <w:rPr>
            <w:sz w:val="24"/>
            <w:szCs w:val="24"/>
          </w:rPr>
          <w:delText xml:space="preserve">within </w:delText>
        </w:r>
      </w:del>
      <w:del w:id="49" w:author="LeBoldus, Jared" w:date="2022-10-25T10:20:00Z">
        <w:r>
          <w:rPr>
            <w:sz w:val="24"/>
            <w:szCs w:val="24"/>
          </w:rPr>
          <w:delText>Canada and the Pacific Northwest of the United States of America</w:delText>
        </w:r>
      </w:del>
      <w:del w:id="50" w:author="LeBoldus, Jared" w:date="2022-10-25T15:40:00Z">
        <w:r>
          <w:rPr>
            <w:sz w:val="24"/>
            <w:szCs w:val="24"/>
          </w:rPr>
          <w:delText xml:space="preserve"> (USA) </w:delText>
        </w:r>
      </w:del>
      <w:r>
        <w:rPr>
          <w:sz w:val="24"/>
          <w:szCs w:val="24"/>
        </w:rPr>
        <w:t xml:space="preserve">are </w:t>
      </w:r>
      <w:del w:id="51" w:author="LeBoldus, Jared" w:date="2022-10-25T10:20:00Z">
        <w:r>
          <w:rPr>
            <w:sz w:val="24"/>
            <w:szCs w:val="24"/>
          </w:rPr>
          <w:delText xml:space="preserve">affected </w:delText>
        </w:r>
      </w:del>
      <w:ins w:id="52" w:author="LeBoldus, Jared" w:date="2022-10-25T10:20:00Z">
        <w:r>
          <w:rPr>
            <w:sz w:val="24"/>
            <w:szCs w:val="24"/>
          </w:rPr>
          <w:t xml:space="preserve">susceptible </w:t>
        </w:r>
      </w:ins>
      <w:r>
        <w:rPr>
          <w:sz w:val="24"/>
          <w:szCs w:val="24"/>
        </w:rPr>
        <w:t>(</w:t>
      </w:r>
      <w:r>
        <w:rPr>
          <w:sz w:val="24"/>
          <w:szCs w:val="24"/>
          <w:highlight w:val="white"/>
        </w:rPr>
        <w:t>Cleary et al., 2013</w:t>
      </w:r>
      <w:r>
        <w:rPr>
          <w:sz w:val="24"/>
          <w:szCs w:val="24"/>
        </w:rPr>
        <w:t xml:space="preserve">; </w:t>
      </w:r>
      <w:proofErr w:type="spellStart"/>
      <w:r>
        <w:rPr>
          <w:sz w:val="24"/>
          <w:szCs w:val="24"/>
        </w:rPr>
        <w:t>Thies</w:t>
      </w:r>
      <w:proofErr w:type="spellEnd"/>
      <w:r>
        <w:rPr>
          <w:sz w:val="24"/>
          <w:szCs w:val="24"/>
        </w:rPr>
        <w:t xml:space="preserve"> and Sturrock, 1995</w:t>
      </w:r>
      <w:r>
        <w:rPr>
          <w:sz w:val="24"/>
          <w:szCs w:val="24"/>
          <w:u w:val="single"/>
          <w:rPrChange w:id="53" w:author="LeBoldus, Jared" w:date="2022-10-25T10:23:00Z">
            <w:rPr/>
          </w:rPrChange>
        </w:rPr>
        <w:t xml:space="preserve">). </w:t>
      </w:r>
      <w:ins w:id="54" w:author="LeBoldus, Jared" w:date="2022-10-25T10:27:00Z">
        <w:r>
          <w:rPr>
            <w:sz w:val="24"/>
            <w:szCs w:val="24"/>
            <w:u w:val="single"/>
          </w:rPr>
          <w:t xml:space="preserve">Laminated root rot is characterized by specific tree and stand level </w:t>
        </w:r>
      </w:ins>
      <w:ins w:id="55" w:author="LeBoldus, Jared" w:date="2022-10-25T10:28:00Z">
        <w:r>
          <w:rPr>
            <w:sz w:val="24"/>
            <w:szCs w:val="24"/>
            <w:u w:val="single"/>
          </w:rPr>
          <w:t xml:space="preserve">signs and </w:t>
        </w:r>
      </w:ins>
      <w:ins w:id="56" w:author="LeBoldus, Jared" w:date="2022-10-25T10:27:00Z">
        <w:r>
          <w:rPr>
            <w:sz w:val="24"/>
            <w:szCs w:val="24"/>
            <w:u w:val="single"/>
          </w:rPr>
          <w:t>symptoms</w:t>
        </w:r>
      </w:ins>
      <w:ins w:id="57" w:author="LeBoldus, Jared" w:date="2022-10-25T10:37:00Z">
        <w:r>
          <w:rPr>
            <w:sz w:val="24"/>
            <w:szCs w:val="24"/>
            <w:u w:val="single"/>
          </w:rPr>
          <w:t xml:space="preserve"> with well documented impacts on</w:t>
        </w:r>
      </w:ins>
      <w:ins w:id="58" w:author="LeBoldus, Jared" w:date="2022-10-25T15:41:00Z">
        <w:r>
          <w:rPr>
            <w:sz w:val="24"/>
            <w:szCs w:val="24"/>
            <w:u w:val="single"/>
          </w:rPr>
          <w:t xml:space="preserve"> </w:t>
        </w:r>
      </w:ins>
      <w:ins w:id="59" w:author="LeBoldus, Jared" w:date="2022-10-27T09:29:00Z">
        <w:r>
          <w:rPr>
            <w:sz w:val="24"/>
            <w:szCs w:val="24"/>
            <w:u w:val="single"/>
          </w:rPr>
          <w:t>forest ecosystems</w:t>
        </w:r>
      </w:ins>
      <w:ins w:id="60" w:author="LeBoldus, Jared" w:date="2022-10-25T10:37:00Z">
        <w:r>
          <w:rPr>
            <w:sz w:val="24"/>
            <w:szCs w:val="24"/>
            <w:u w:val="single"/>
          </w:rPr>
          <w:t xml:space="preserve"> (Hansen and </w:t>
        </w:r>
        <w:proofErr w:type="spellStart"/>
        <w:r>
          <w:rPr>
            <w:sz w:val="24"/>
            <w:szCs w:val="24"/>
            <w:u w:val="single"/>
          </w:rPr>
          <w:t>Goheen</w:t>
        </w:r>
        <w:proofErr w:type="spellEnd"/>
        <w:r>
          <w:rPr>
            <w:sz w:val="24"/>
            <w:szCs w:val="24"/>
            <w:u w:val="single"/>
          </w:rPr>
          <w:t>,</w:t>
        </w:r>
      </w:ins>
      <w:ins w:id="61" w:author="LeBoldus, Jared" w:date="2022-10-25T10:38:00Z">
        <w:r>
          <w:rPr>
            <w:sz w:val="24"/>
            <w:szCs w:val="24"/>
            <w:u w:val="single"/>
          </w:rPr>
          <w:t xml:space="preserve"> 2010)</w:t>
        </w:r>
      </w:ins>
      <w:r w:rsidR="006F2AF8">
        <w:rPr>
          <w:sz w:val="24"/>
          <w:szCs w:val="24"/>
          <w:u w:val="single"/>
        </w:rPr>
        <w:t>.</w:t>
      </w:r>
    </w:p>
    <w:p w14:paraId="7D0B9E3B" w14:textId="6C1642DF" w:rsidR="00E43978" w:rsidRDefault="00000000">
      <w:pPr>
        <w:spacing w:line="480" w:lineRule="auto"/>
        <w:ind w:firstLine="720"/>
        <w:rPr>
          <w:ins w:id="62" w:author="LeBoldus, Jared" w:date="2022-10-25T10:27:00Z"/>
          <w:iCs/>
          <w:sz w:val="24"/>
          <w:szCs w:val="24"/>
        </w:rPr>
      </w:pPr>
      <w:proofErr w:type="spellStart"/>
      <w:ins w:id="63" w:author="LeBoldus, Jared" w:date="2022-10-25T10:39:00Z">
        <w:r>
          <w:rPr>
            <w:i/>
            <w:sz w:val="24"/>
            <w:szCs w:val="24"/>
          </w:rPr>
          <w:t>C</w:t>
        </w:r>
      </w:ins>
      <w:ins w:id="64" w:author="LeBoldus, Jared" w:date="2022-10-25T10:49:00Z">
        <w:r>
          <w:rPr>
            <w:i/>
            <w:sz w:val="24"/>
            <w:szCs w:val="24"/>
          </w:rPr>
          <w:t>oniferiporia</w:t>
        </w:r>
      </w:ins>
      <w:proofErr w:type="spellEnd"/>
      <w:ins w:id="65" w:author="LeBoldus, Jared" w:date="2022-10-25T10:39:00Z">
        <w:r>
          <w:rPr>
            <w:i/>
            <w:sz w:val="24"/>
            <w:szCs w:val="24"/>
          </w:rPr>
          <w:t xml:space="preserve"> </w:t>
        </w:r>
        <w:proofErr w:type="spellStart"/>
        <w:r>
          <w:rPr>
            <w:i/>
            <w:sz w:val="24"/>
            <w:szCs w:val="24"/>
          </w:rPr>
          <w:t>sulphurascens</w:t>
        </w:r>
        <w:proofErr w:type="spellEnd"/>
        <w:r>
          <w:rPr>
            <w:i/>
            <w:sz w:val="24"/>
            <w:szCs w:val="24"/>
          </w:rPr>
          <w:t xml:space="preserve"> </w:t>
        </w:r>
        <w:r>
          <w:rPr>
            <w:iCs/>
            <w:sz w:val="24"/>
            <w:szCs w:val="24"/>
          </w:rPr>
          <w:t>spreads between trees</w:t>
        </w:r>
      </w:ins>
      <w:ins w:id="66" w:author="LeBoldus, Jared" w:date="2022-10-25T15:31:00Z">
        <w:r>
          <w:rPr>
            <w:iCs/>
            <w:sz w:val="24"/>
            <w:szCs w:val="24"/>
          </w:rPr>
          <w:t>,</w:t>
        </w:r>
      </w:ins>
      <w:ins w:id="67" w:author="LeBoldus, Jared" w:date="2022-10-25T15:27:00Z">
        <w:r>
          <w:rPr>
            <w:iCs/>
            <w:sz w:val="24"/>
            <w:szCs w:val="24"/>
          </w:rPr>
          <w:t xml:space="preserve"> acros</w:t>
        </w:r>
      </w:ins>
      <w:ins w:id="68" w:author="LeBoldus, Jared" w:date="2022-10-25T15:28:00Z">
        <w:r>
          <w:rPr>
            <w:iCs/>
            <w:sz w:val="24"/>
            <w:szCs w:val="24"/>
          </w:rPr>
          <w:t>s root contacts</w:t>
        </w:r>
      </w:ins>
      <w:ins w:id="69" w:author="LeBoldus, Jared" w:date="2022-10-25T15:31:00Z">
        <w:r>
          <w:rPr>
            <w:iCs/>
            <w:sz w:val="24"/>
            <w:szCs w:val="24"/>
          </w:rPr>
          <w:t>,</w:t>
        </w:r>
      </w:ins>
      <w:ins w:id="70" w:author="LeBoldus, Jared" w:date="2022-10-25T10:39:00Z">
        <w:r>
          <w:rPr>
            <w:iCs/>
            <w:sz w:val="24"/>
            <w:szCs w:val="24"/>
          </w:rPr>
          <w:t xml:space="preserve"> as ectotrophic mycelia. It penetrates </w:t>
        </w:r>
      </w:ins>
      <w:ins w:id="71" w:author="LeBoldus, Jared" w:date="2022-10-25T10:40:00Z">
        <w:r>
          <w:rPr>
            <w:iCs/>
            <w:sz w:val="24"/>
            <w:szCs w:val="24"/>
          </w:rPr>
          <w:t>roots</w:t>
        </w:r>
      </w:ins>
      <w:ins w:id="72" w:author="LeBoldus, Jared" w:date="2022-10-25T10:39:00Z">
        <w:r>
          <w:rPr>
            <w:iCs/>
            <w:sz w:val="24"/>
            <w:szCs w:val="24"/>
          </w:rPr>
          <w:t xml:space="preserve"> through intact bark where it kills the ph</w:t>
        </w:r>
      </w:ins>
      <w:ins w:id="73" w:author="LeBoldus, Jared" w:date="2022-10-25T10:40:00Z">
        <w:r>
          <w:rPr>
            <w:iCs/>
            <w:sz w:val="24"/>
            <w:szCs w:val="24"/>
          </w:rPr>
          <w:t>l</w:t>
        </w:r>
      </w:ins>
      <w:ins w:id="74" w:author="LeBoldus, Jared" w:date="2022-10-25T10:39:00Z">
        <w:r>
          <w:rPr>
            <w:iCs/>
            <w:sz w:val="24"/>
            <w:szCs w:val="24"/>
          </w:rPr>
          <w:t xml:space="preserve">oem and </w:t>
        </w:r>
      </w:ins>
      <w:ins w:id="75" w:author="LeBoldus, Jared" w:date="2022-10-25T10:40:00Z">
        <w:r>
          <w:rPr>
            <w:iCs/>
            <w:sz w:val="24"/>
            <w:szCs w:val="24"/>
          </w:rPr>
          <w:t>cambium, initiating decay i</w:t>
        </w:r>
      </w:ins>
      <w:ins w:id="76" w:author="LeBoldus, Jared" w:date="2022-10-25T10:41:00Z">
        <w:r>
          <w:rPr>
            <w:iCs/>
            <w:sz w:val="24"/>
            <w:szCs w:val="24"/>
          </w:rPr>
          <w:t xml:space="preserve">n the </w:t>
        </w:r>
        <w:proofErr w:type="spellStart"/>
        <w:r>
          <w:rPr>
            <w:iCs/>
            <w:sz w:val="24"/>
            <w:szCs w:val="24"/>
          </w:rPr>
          <w:t>xyelm</w:t>
        </w:r>
        <w:proofErr w:type="spellEnd"/>
        <w:r>
          <w:rPr>
            <w:iCs/>
            <w:sz w:val="24"/>
            <w:szCs w:val="24"/>
          </w:rPr>
          <w:t xml:space="preserve"> (</w:t>
        </w:r>
      </w:ins>
      <w:proofErr w:type="spellStart"/>
      <w:ins w:id="77" w:author="LeBoldus, Jared" w:date="2022-10-25T10:42:00Z">
        <w:r>
          <w:rPr>
            <w:iCs/>
            <w:sz w:val="24"/>
            <w:szCs w:val="24"/>
            <w:highlight w:val="yellow"/>
          </w:rPr>
          <w:t>T</w:t>
        </w:r>
      </w:ins>
      <w:ins w:id="78" w:author="LeBoldus, Jared" w:date="2022-10-25T10:41:00Z">
        <w:r>
          <w:rPr>
            <w:highlight w:val="yellow"/>
          </w:rPr>
          <w:t>hies</w:t>
        </w:r>
        <w:proofErr w:type="spellEnd"/>
        <w:r>
          <w:rPr>
            <w:highlight w:val="yellow"/>
          </w:rPr>
          <w:t xml:space="preserve"> WG. 1983</w:t>
        </w:r>
      </w:ins>
      <w:ins w:id="79" w:author="Sarah Hoffman" w:date="2022-11-04T19:18:00Z">
        <w:r w:rsidR="00201E18">
          <w:rPr>
            <w:highlight w:val="yellow"/>
          </w:rPr>
          <w:t>)</w:t>
        </w:r>
      </w:ins>
      <w:ins w:id="80" w:author="LeBoldus, Jared" w:date="2022-10-25T10:41:00Z">
        <w:r>
          <w:rPr>
            <w:highlight w:val="yellow"/>
          </w:rPr>
          <w:t>. Determination of growth</w:t>
        </w:r>
      </w:ins>
      <w:ins w:id="81" w:author="LeBoldus, Jared" w:date="2022-10-25T10:42:00Z">
        <w:r>
          <w:rPr>
            <w:highlight w:val="yellow"/>
          </w:rPr>
          <w:t xml:space="preserve"> </w:t>
        </w:r>
      </w:ins>
      <w:ins w:id="82" w:author="LeBoldus, Jared" w:date="2022-10-25T10:41:00Z">
        <w:r>
          <w:rPr>
            <w:highlight w:val="yellow"/>
          </w:rPr>
          <w:t>reduction in Douglas-fir infected by</w:t>
        </w:r>
      </w:ins>
      <w:ins w:id="83" w:author="LeBoldus, Jared" w:date="2022-10-25T10:42:00Z">
        <w:r>
          <w:rPr>
            <w:highlight w:val="yellow"/>
          </w:rPr>
          <w:t xml:space="preserve"> </w:t>
        </w:r>
      </w:ins>
      <w:ins w:id="84" w:author="LeBoldus, Jared" w:date="2022-10-25T10:41:00Z">
        <w:r>
          <w:rPr>
            <w:highlight w:val="yellow"/>
          </w:rPr>
          <w:t xml:space="preserve">Phellinus </w:t>
        </w:r>
        <w:proofErr w:type="spellStart"/>
        <w:r>
          <w:rPr>
            <w:highlight w:val="yellow"/>
          </w:rPr>
          <w:t>weirii</w:t>
        </w:r>
        <w:proofErr w:type="spellEnd"/>
        <w:r>
          <w:rPr>
            <w:highlight w:val="yellow"/>
          </w:rPr>
          <w:t>. For. Sci. 29:305–15</w:t>
        </w:r>
      </w:ins>
      <w:ins w:id="85" w:author="LeBoldus, Jared" w:date="2022-10-25T10:44:00Z">
        <w:r>
          <w:rPr>
            <w:highlight w:val="yellow"/>
          </w:rPr>
          <w:t xml:space="preserve">; Wallis GW, Reynolds G. 1965. The initiation and spread of </w:t>
        </w:r>
        <w:proofErr w:type="spellStart"/>
        <w:r>
          <w:rPr>
            <w:highlight w:val="yellow"/>
          </w:rPr>
          <w:t>Poria</w:t>
        </w:r>
        <w:proofErr w:type="spellEnd"/>
        <w:r>
          <w:rPr>
            <w:highlight w:val="yellow"/>
          </w:rPr>
          <w:t xml:space="preserve"> </w:t>
        </w:r>
        <w:proofErr w:type="spellStart"/>
        <w:r>
          <w:rPr>
            <w:highlight w:val="yellow"/>
          </w:rPr>
          <w:t>weirii</w:t>
        </w:r>
        <w:proofErr w:type="spellEnd"/>
        <w:r>
          <w:rPr>
            <w:highlight w:val="yellow"/>
          </w:rPr>
          <w:t xml:space="preserve"> root rot of Douglas fir. Can. J. Bot. 43:1–9</w:t>
        </w:r>
      </w:ins>
      <w:ins w:id="86" w:author="LeBoldus, Jared" w:date="2022-10-25T10:42:00Z">
        <w:r>
          <w:t>). Both lignin and cellulose are decayed</w:t>
        </w:r>
      </w:ins>
      <w:ins w:id="87" w:author="LeBoldus, Jared" w:date="2022-10-25T10:50:00Z">
        <w:r>
          <w:t xml:space="preserve">; however, the fungus preferentially </w:t>
        </w:r>
      </w:ins>
      <w:ins w:id="88" w:author="LeBoldus, Jared" w:date="2022-10-25T15:42:00Z">
        <w:r>
          <w:t>utilizes</w:t>
        </w:r>
      </w:ins>
      <w:ins w:id="89" w:author="LeBoldus, Jared" w:date="2022-10-25T10:50:00Z">
        <w:r>
          <w:t xml:space="preserve"> early wood leading to a characteristic laminated patter</w:t>
        </w:r>
      </w:ins>
      <w:ins w:id="90" w:author="LeBoldus, Jared" w:date="2022-10-25T10:56:00Z">
        <w:r>
          <w:t>n</w:t>
        </w:r>
      </w:ins>
      <w:ins w:id="91" w:author="LeBoldus, Jared" w:date="2022-10-25T10:50:00Z">
        <w:r>
          <w:t xml:space="preserve"> of advanced decay (</w:t>
        </w:r>
      </w:ins>
      <w:r w:rsidR="001A0C06">
        <w:t xml:space="preserve">Lewis 2013; </w:t>
      </w:r>
      <w:r w:rsidR="001A0C06" w:rsidRPr="001A0C06">
        <w:t>Blanchette</w:t>
      </w:r>
      <w:r w:rsidR="001A0C06">
        <w:t xml:space="preserve"> 1980</w:t>
      </w:r>
      <w:ins w:id="92" w:author="LeBoldus, Jared" w:date="2022-10-25T10:51:00Z">
        <w:r>
          <w:t>)</w:t>
        </w:r>
      </w:ins>
      <w:ins w:id="93" w:author="LeBoldus, Jared" w:date="2022-10-25T10:50:00Z">
        <w:r>
          <w:t>.</w:t>
        </w:r>
      </w:ins>
      <w:ins w:id="94" w:author="LeBoldus, Jared" w:date="2022-10-25T10:42:00Z">
        <w:r>
          <w:t xml:space="preserve"> Infected trees may take several years to die, declining slowly overtime</w:t>
        </w:r>
      </w:ins>
      <w:ins w:id="95" w:author="LeBoldus, Jared" w:date="2022-10-25T10:44:00Z">
        <w:r>
          <w:t xml:space="preserve"> (Wallis and Reynolds, 1965)</w:t>
        </w:r>
      </w:ins>
      <w:ins w:id="96" w:author="LeBoldus, Jared" w:date="2022-10-25T10:43:00Z">
        <w:r>
          <w:t>.</w:t>
        </w:r>
      </w:ins>
      <w:ins w:id="97" w:author="LeBoldus, Jared" w:date="2022-10-25T10:40:00Z">
        <w:r>
          <w:rPr>
            <w:iCs/>
            <w:sz w:val="24"/>
            <w:szCs w:val="24"/>
          </w:rPr>
          <w:t xml:space="preserve"> </w:t>
        </w:r>
      </w:ins>
      <w:ins w:id="98" w:author="LeBoldus, Jared" w:date="2022-10-25T10:45:00Z">
        <w:r>
          <w:rPr>
            <w:iCs/>
            <w:sz w:val="24"/>
            <w:szCs w:val="24"/>
          </w:rPr>
          <w:lastRenderedPageBreak/>
          <w:t>Trees eventually fall over when the supporting root system becomes sufficiently weakened</w:t>
        </w:r>
      </w:ins>
      <w:ins w:id="99" w:author="LeBoldus, Jared" w:date="2022-10-25T11:06:00Z">
        <w:r>
          <w:rPr>
            <w:iCs/>
            <w:sz w:val="24"/>
            <w:szCs w:val="24"/>
          </w:rPr>
          <w:t xml:space="preserve">, but usually </w:t>
        </w:r>
      </w:ins>
      <w:ins w:id="100" w:author="LeBoldus, Jared" w:date="2022-10-25T11:18:00Z">
        <w:r>
          <w:rPr>
            <w:iCs/>
            <w:sz w:val="24"/>
            <w:szCs w:val="24"/>
          </w:rPr>
          <w:t>have</w:t>
        </w:r>
      </w:ins>
      <w:ins w:id="101" w:author="LeBoldus, Jared" w:date="2022-10-25T11:06:00Z">
        <w:r>
          <w:rPr>
            <w:iCs/>
            <w:sz w:val="24"/>
            <w:szCs w:val="24"/>
          </w:rPr>
          <w:t xml:space="preserve"> green </w:t>
        </w:r>
      </w:ins>
      <w:ins w:id="102" w:author="LeBoldus, Jared" w:date="2022-10-25T11:08:00Z">
        <w:r>
          <w:rPr>
            <w:iCs/>
            <w:sz w:val="24"/>
            <w:szCs w:val="24"/>
          </w:rPr>
          <w:t>crowns.</w:t>
        </w:r>
      </w:ins>
      <w:ins w:id="103" w:author="LeBoldus, Jared" w:date="2022-10-25T10:57:00Z">
        <w:r>
          <w:rPr>
            <w:iCs/>
            <w:sz w:val="24"/>
            <w:szCs w:val="24"/>
          </w:rPr>
          <w:t xml:space="preserve"> </w:t>
        </w:r>
      </w:ins>
      <w:ins w:id="104" w:author="LeBoldus, Jared" w:date="2022-10-25T11:07:00Z">
        <w:r>
          <w:rPr>
            <w:iCs/>
            <w:sz w:val="24"/>
            <w:szCs w:val="24"/>
          </w:rPr>
          <w:t>Large trees can have extensive decay columns in the lower XX m of the stem.</w:t>
        </w:r>
      </w:ins>
      <w:ins w:id="105" w:author="LeBoldus, Jared" w:date="2022-10-25T15:43:00Z">
        <w:r>
          <w:rPr>
            <w:iCs/>
            <w:sz w:val="24"/>
            <w:szCs w:val="24"/>
          </w:rPr>
          <w:t xml:space="preserve"> As the fung</w:t>
        </w:r>
      </w:ins>
      <w:ins w:id="106" w:author="LeBoldus, Jared" w:date="2022-10-27T09:29:00Z">
        <w:r>
          <w:rPr>
            <w:iCs/>
            <w:sz w:val="24"/>
            <w:szCs w:val="24"/>
          </w:rPr>
          <w:t>u</w:t>
        </w:r>
      </w:ins>
      <w:ins w:id="107" w:author="LeBoldus, Jared" w:date="2022-10-25T15:43:00Z">
        <w:r>
          <w:rPr>
            <w:iCs/>
            <w:sz w:val="24"/>
            <w:szCs w:val="24"/>
          </w:rPr>
          <w:t>s spreads from tree to tree</w:t>
        </w:r>
      </w:ins>
      <w:ins w:id="108" w:author="LeBoldus, Jared" w:date="2022-10-25T10:57:00Z">
        <w:r>
          <w:rPr>
            <w:iCs/>
            <w:sz w:val="24"/>
            <w:szCs w:val="24"/>
          </w:rPr>
          <w:t xml:space="preserve"> </w:t>
        </w:r>
      </w:ins>
      <w:ins w:id="109" w:author="LeBoldus, Jared" w:date="2022-10-25T15:43:00Z">
        <w:r>
          <w:rPr>
            <w:iCs/>
            <w:sz w:val="24"/>
            <w:szCs w:val="24"/>
          </w:rPr>
          <w:t>t</w:t>
        </w:r>
      </w:ins>
      <w:ins w:id="110" w:author="LeBoldus, Jared" w:date="2022-10-25T10:45:00Z">
        <w:r>
          <w:rPr>
            <w:iCs/>
            <w:sz w:val="24"/>
            <w:szCs w:val="24"/>
          </w:rPr>
          <w:t>he mortality front</w:t>
        </w:r>
      </w:ins>
      <w:ins w:id="111" w:author="LeBoldus, Jared" w:date="2022-10-25T15:43:00Z">
        <w:r>
          <w:rPr>
            <w:iCs/>
            <w:sz w:val="24"/>
            <w:szCs w:val="24"/>
          </w:rPr>
          <w:t xml:space="preserve"> typically</w:t>
        </w:r>
      </w:ins>
      <w:ins w:id="112" w:author="LeBoldus, Jared" w:date="2022-10-25T10:45:00Z">
        <w:r>
          <w:rPr>
            <w:iCs/>
            <w:sz w:val="24"/>
            <w:szCs w:val="24"/>
          </w:rPr>
          <w:t xml:space="preserve"> </w:t>
        </w:r>
      </w:ins>
      <w:ins w:id="113" w:author="LeBoldus, Jared" w:date="2022-10-25T10:46:00Z">
        <w:r>
          <w:rPr>
            <w:iCs/>
            <w:sz w:val="24"/>
            <w:szCs w:val="24"/>
          </w:rPr>
          <w:t>advanc</w:t>
        </w:r>
      </w:ins>
      <w:ins w:id="114" w:author="LeBoldus, Jared" w:date="2022-10-25T15:31:00Z">
        <w:r>
          <w:rPr>
            <w:iCs/>
            <w:sz w:val="24"/>
            <w:szCs w:val="24"/>
          </w:rPr>
          <w:t>es</w:t>
        </w:r>
      </w:ins>
      <w:ins w:id="115" w:author="LeBoldus, Jared" w:date="2022-10-25T10:46:00Z">
        <w:r>
          <w:rPr>
            <w:iCs/>
            <w:sz w:val="24"/>
            <w:szCs w:val="24"/>
          </w:rPr>
          <w:t xml:space="preserve"> </w:t>
        </w:r>
      </w:ins>
      <w:ins w:id="116" w:author="LeBoldus, Jared" w:date="2022-10-25T15:43:00Z">
        <w:r>
          <w:rPr>
            <w:iCs/>
            <w:sz w:val="24"/>
            <w:szCs w:val="24"/>
          </w:rPr>
          <w:t>a</w:t>
        </w:r>
      </w:ins>
      <w:ins w:id="117" w:author="LeBoldus, Jared" w:date="2022-10-25T11:13:00Z">
        <w:r>
          <w:rPr>
            <w:iCs/>
            <w:sz w:val="24"/>
            <w:szCs w:val="24"/>
          </w:rPr>
          <w:t>n average</w:t>
        </w:r>
      </w:ins>
      <w:ins w:id="118" w:author="LeBoldus, Jared" w:date="2022-10-25T15:43:00Z">
        <w:r>
          <w:rPr>
            <w:iCs/>
            <w:sz w:val="24"/>
            <w:szCs w:val="24"/>
          </w:rPr>
          <w:t xml:space="preserve"> of</w:t>
        </w:r>
      </w:ins>
      <w:ins w:id="119" w:author="LeBoldus, Jared" w:date="2022-10-25T10:46:00Z">
        <w:r>
          <w:rPr>
            <w:iCs/>
            <w:sz w:val="24"/>
            <w:szCs w:val="24"/>
          </w:rPr>
          <w:t xml:space="preserve"> 30 cm a year (</w:t>
        </w:r>
      </w:ins>
      <w:r w:rsidR="007855E5">
        <w:rPr>
          <w:color w:val="000000"/>
          <w:sz w:val="24"/>
          <w:szCs w:val="24"/>
        </w:rPr>
        <w:t>Bloomberg, 1985</w:t>
      </w:r>
      <w:ins w:id="120" w:author="LeBoldus, Jared" w:date="2022-10-25T10:47:00Z">
        <w:r>
          <w:rPr>
            <w:iCs/>
            <w:sz w:val="24"/>
            <w:szCs w:val="24"/>
          </w:rPr>
          <w:t>)</w:t>
        </w:r>
      </w:ins>
      <w:ins w:id="121" w:author="LeBoldus, Jared" w:date="2022-10-25T11:13:00Z">
        <w:r>
          <w:rPr>
            <w:iCs/>
            <w:sz w:val="24"/>
            <w:szCs w:val="24"/>
          </w:rPr>
          <w:t>.</w:t>
        </w:r>
      </w:ins>
      <w:ins w:id="122" w:author="LeBoldus, Jared" w:date="2022-10-25T11:14:00Z">
        <w:r>
          <w:rPr>
            <w:iCs/>
            <w:sz w:val="24"/>
            <w:szCs w:val="24"/>
          </w:rPr>
          <w:t xml:space="preserve"> </w:t>
        </w:r>
      </w:ins>
      <w:ins w:id="123" w:author="LeBoldus, Jared" w:date="2022-10-25T11:18:00Z">
        <w:r>
          <w:rPr>
            <w:iCs/>
            <w:sz w:val="24"/>
            <w:szCs w:val="24"/>
          </w:rPr>
          <w:t>Mortality increases in Douglas-fir stands from 30 – 150 years in age resulting in the development of root disease pocket</w:t>
        </w:r>
      </w:ins>
      <w:ins w:id="124" w:author="LeBoldus, Jared" w:date="2022-10-27T09:01:00Z">
        <w:r>
          <w:rPr>
            <w:iCs/>
            <w:sz w:val="24"/>
            <w:szCs w:val="24"/>
          </w:rPr>
          <w:t>s</w:t>
        </w:r>
      </w:ins>
      <w:r w:rsidR="0073125D">
        <w:rPr>
          <w:iCs/>
          <w:sz w:val="24"/>
          <w:szCs w:val="24"/>
        </w:rPr>
        <w:t xml:space="preserve"> (Childs, 1970)</w:t>
      </w:r>
      <w:ins w:id="125" w:author="LeBoldus, Jared" w:date="2022-10-25T11:18:00Z">
        <w:r>
          <w:rPr>
            <w:iCs/>
            <w:sz w:val="24"/>
            <w:szCs w:val="24"/>
          </w:rPr>
          <w:t xml:space="preserve">. The development of these </w:t>
        </w:r>
      </w:ins>
      <w:ins w:id="126" w:author="LeBoldus, Jared" w:date="2022-10-25T11:19:00Z">
        <w:r>
          <w:rPr>
            <w:iCs/>
            <w:sz w:val="24"/>
            <w:szCs w:val="24"/>
          </w:rPr>
          <w:t>pockets</w:t>
        </w:r>
      </w:ins>
      <w:ins w:id="127" w:author="LeBoldus, Jared" w:date="2022-10-25T11:14:00Z">
        <w:r>
          <w:rPr>
            <w:iCs/>
            <w:sz w:val="24"/>
            <w:szCs w:val="24"/>
          </w:rPr>
          <w:t xml:space="preserve"> is typically uneven resulting from the distribution of susceptible trees,</w:t>
        </w:r>
      </w:ins>
      <w:ins w:id="128" w:author="LeBoldus, Jared" w:date="2022-10-25T11:15:00Z">
        <w:r>
          <w:rPr>
            <w:iCs/>
            <w:sz w:val="24"/>
            <w:szCs w:val="24"/>
          </w:rPr>
          <w:t xml:space="preserve"> and the sporadic nature of windthrow and bark beetle outbreaks</w:t>
        </w:r>
      </w:ins>
      <w:ins w:id="129" w:author="LeBoldus, Jared" w:date="2022-10-25T11:19:00Z">
        <w:r>
          <w:rPr>
            <w:iCs/>
            <w:sz w:val="24"/>
            <w:szCs w:val="24"/>
          </w:rPr>
          <w:t>,</w:t>
        </w:r>
      </w:ins>
      <w:ins w:id="130" w:author="LeBoldus, Jared" w:date="2022-10-25T11:16:00Z">
        <w:r>
          <w:rPr>
            <w:iCs/>
            <w:sz w:val="24"/>
            <w:szCs w:val="24"/>
          </w:rPr>
          <w:t xml:space="preserve"> killing and toppling trees</w:t>
        </w:r>
      </w:ins>
      <w:ins w:id="131" w:author="LeBoldus, Jared" w:date="2022-10-25T15:32:00Z">
        <w:r>
          <w:rPr>
            <w:iCs/>
            <w:sz w:val="24"/>
            <w:szCs w:val="24"/>
          </w:rPr>
          <w:t xml:space="preserve"> as the root disease pocket expands</w:t>
        </w:r>
      </w:ins>
      <w:ins w:id="132" w:author="LeBoldus, Jared" w:date="2022-10-25T11:16:00Z">
        <w:r>
          <w:rPr>
            <w:iCs/>
            <w:sz w:val="24"/>
            <w:szCs w:val="24"/>
          </w:rPr>
          <w:t>.</w:t>
        </w:r>
      </w:ins>
      <w:ins w:id="133" w:author="LeBoldus, Jared" w:date="2022-10-25T11:15:00Z">
        <w:r>
          <w:rPr>
            <w:iCs/>
            <w:sz w:val="24"/>
            <w:szCs w:val="24"/>
          </w:rPr>
          <w:t xml:space="preserve"> </w:t>
        </w:r>
      </w:ins>
    </w:p>
    <w:p w14:paraId="41C22702" w14:textId="77777777" w:rsidR="00E43978" w:rsidRDefault="00000000">
      <w:pPr>
        <w:spacing w:line="480" w:lineRule="auto"/>
        <w:ind w:firstLine="720"/>
        <w:rPr>
          <w:sz w:val="24"/>
          <w:szCs w:val="24"/>
        </w:rPr>
      </w:pPr>
      <w:del w:id="134" w:author="LeBoldus, Jared" w:date="2022-10-25T10:21:00Z">
        <w:r>
          <w:rPr>
            <w:sz w:val="24"/>
            <w:szCs w:val="24"/>
            <w:u w:val="single"/>
          </w:rPr>
          <w:delText xml:space="preserve">Coniferiporia sulphurascens is one of the most damaging root rot pathogens affecting Douglas-fir within North America </w:delText>
        </w:r>
        <w:r>
          <w:rPr>
            <w:sz w:val="24"/>
            <w:szCs w:val="24"/>
            <w:highlight w:val="white"/>
            <w:u w:val="single"/>
          </w:rPr>
          <w:delText>(Leal et al., 2019)</w:delText>
        </w:r>
        <w:r>
          <w:rPr>
            <w:sz w:val="24"/>
            <w:szCs w:val="24"/>
            <w:u w:val="single"/>
          </w:rPr>
          <w:delText xml:space="preserve">. </w:delText>
        </w:r>
      </w:del>
      <w:del w:id="135" w:author="LeBoldus, Jared" w:date="2022-10-25T10:23:00Z">
        <w:r>
          <w:rPr>
            <w:sz w:val="24"/>
            <w:szCs w:val="24"/>
            <w:u w:val="single"/>
          </w:rPr>
          <w:delText>It</w:delText>
        </w:r>
      </w:del>
      <w:ins w:id="136" w:author="LeBoldus, Jared" w:date="2022-10-25T10:23:00Z">
        <w:r>
          <w:rPr>
            <w:sz w:val="24"/>
            <w:szCs w:val="24"/>
            <w:u w:val="single"/>
          </w:rPr>
          <w:t>Laminated root rot</w:t>
        </w:r>
      </w:ins>
      <w:r>
        <w:rPr>
          <w:sz w:val="24"/>
          <w:szCs w:val="24"/>
        </w:rPr>
        <w:t xml:space="preserve"> is </w:t>
      </w:r>
      <w:ins w:id="137" w:author="LeBoldus, Jared" w:date="2022-10-25T10:23:00Z">
        <w:r>
          <w:rPr>
            <w:sz w:val="24"/>
            <w:szCs w:val="24"/>
          </w:rPr>
          <w:t>poten</w:t>
        </w:r>
      </w:ins>
      <w:ins w:id="138" w:author="LeBoldus, Jared" w:date="2022-10-25T10:25:00Z">
        <w:r>
          <w:rPr>
            <w:sz w:val="24"/>
            <w:szCs w:val="24"/>
          </w:rPr>
          <w:t>t</w:t>
        </w:r>
      </w:ins>
      <w:ins w:id="139" w:author="LeBoldus, Jared" w:date="2022-10-25T10:23:00Z">
        <w:r>
          <w:rPr>
            <w:sz w:val="24"/>
            <w:szCs w:val="24"/>
          </w:rPr>
          <w:t xml:space="preserve">ially </w:t>
        </w:r>
      </w:ins>
      <w:del w:id="140" w:author="LeBoldus, Jared" w:date="2022-10-25T10:23:00Z">
        <w:r>
          <w:rPr>
            <w:sz w:val="24"/>
            <w:szCs w:val="24"/>
          </w:rPr>
          <w:delText xml:space="preserve">likely </w:delText>
        </w:r>
      </w:del>
      <w:r>
        <w:rPr>
          <w:sz w:val="24"/>
          <w:szCs w:val="24"/>
        </w:rPr>
        <w:t>the most</w:t>
      </w:r>
      <w:ins w:id="141" w:author="LeBoldus, Jared" w:date="2022-10-25T15:32:00Z">
        <w:r>
          <w:rPr>
            <w:sz w:val="24"/>
            <w:szCs w:val="24"/>
          </w:rPr>
          <w:t xml:space="preserve"> ecologically</w:t>
        </w:r>
      </w:ins>
      <w:ins w:id="142" w:author="LeBoldus, Jared" w:date="2022-10-25T15:57:00Z">
        <w:r>
          <w:rPr>
            <w:sz w:val="24"/>
            <w:szCs w:val="24"/>
          </w:rPr>
          <w:t xml:space="preserve"> and </w:t>
        </w:r>
        <w:proofErr w:type="spellStart"/>
        <w:r>
          <w:rPr>
            <w:sz w:val="24"/>
            <w:szCs w:val="24"/>
          </w:rPr>
          <w:t>eco</w:t>
        </w:r>
      </w:ins>
      <w:ins w:id="143" w:author="LeBoldus, Jared" w:date="2022-10-27T09:30:00Z">
        <w:r>
          <w:rPr>
            <w:sz w:val="24"/>
            <w:szCs w:val="24"/>
          </w:rPr>
          <w:t>n</w:t>
        </w:r>
      </w:ins>
      <w:ins w:id="144" w:author="LeBoldus, Jared" w:date="2022-10-25T15:57:00Z">
        <w:r>
          <w:rPr>
            <w:sz w:val="24"/>
            <w:szCs w:val="24"/>
          </w:rPr>
          <w:t>omicaly</w:t>
        </w:r>
      </w:ins>
      <w:proofErr w:type="spellEnd"/>
      <w:r>
        <w:rPr>
          <w:sz w:val="24"/>
          <w:szCs w:val="24"/>
        </w:rPr>
        <w:t xml:space="preserve"> important</w:t>
      </w:r>
      <w:ins w:id="145" w:author="LeBoldus, Jared" w:date="2022-10-25T15:32:00Z">
        <w:r>
          <w:rPr>
            <w:sz w:val="24"/>
            <w:szCs w:val="24"/>
          </w:rPr>
          <w:t xml:space="preserve"> disease </w:t>
        </w:r>
      </w:ins>
      <w:ins w:id="146" w:author="LeBoldus, Jared" w:date="2022-10-25T15:33:00Z">
        <w:r>
          <w:rPr>
            <w:sz w:val="24"/>
            <w:szCs w:val="24"/>
          </w:rPr>
          <w:t xml:space="preserve">of mixed conifer forests </w:t>
        </w:r>
      </w:ins>
      <w:ins w:id="147" w:author="LeBoldus, Jared" w:date="2022-10-25T15:34:00Z">
        <w:r>
          <w:rPr>
            <w:sz w:val="24"/>
            <w:szCs w:val="24"/>
          </w:rPr>
          <w:t xml:space="preserve">on the west coast of North America </w:t>
        </w:r>
      </w:ins>
      <w:del w:id="148" w:author="LeBoldus, Jared" w:date="2022-10-25T15:34:00Z">
        <w:r>
          <w:rPr>
            <w:sz w:val="24"/>
            <w:szCs w:val="24"/>
          </w:rPr>
          <w:delText xml:space="preserve"> coastal forest </w:delText>
        </w:r>
      </w:del>
      <w:del w:id="149" w:author="LeBoldus, Jared" w:date="2022-10-25T15:33:00Z">
        <w:r>
          <w:rPr>
            <w:sz w:val="24"/>
            <w:szCs w:val="24"/>
          </w:rPr>
          <w:delText xml:space="preserve">tree disease </w:delText>
        </w:r>
      </w:del>
      <w:del w:id="150" w:author="LeBoldus, Jared" w:date="2022-10-25T15:34:00Z">
        <w:r>
          <w:rPr>
            <w:sz w:val="24"/>
            <w:szCs w:val="24"/>
          </w:rPr>
          <w:delText xml:space="preserve">in the Pacific Northwest </w:delText>
        </w:r>
      </w:del>
      <w:del w:id="151" w:author="LeBoldus, Jared" w:date="2022-10-25T10:23:00Z">
        <w:r>
          <w:rPr>
            <w:sz w:val="24"/>
            <w:szCs w:val="24"/>
          </w:rPr>
          <w:delText>and has</w:delText>
        </w:r>
      </w:del>
      <w:del w:id="152" w:author="LeBoldus, Jared" w:date="2022-10-25T15:34:00Z">
        <w:r>
          <w:rPr>
            <w:sz w:val="24"/>
            <w:szCs w:val="24"/>
          </w:rPr>
          <w:delText xml:space="preserve"> significant </w:delText>
        </w:r>
      </w:del>
      <w:del w:id="153" w:author="LeBoldus, Jared" w:date="2022-10-25T10:23:00Z">
        <w:r>
          <w:rPr>
            <w:sz w:val="24"/>
            <w:szCs w:val="24"/>
          </w:rPr>
          <w:delText xml:space="preserve">effects </w:delText>
        </w:r>
      </w:del>
      <w:del w:id="154" w:author="LeBoldus, Jared" w:date="2022-10-25T15:34:00Z">
        <w:r>
          <w:rPr>
            <w:sz w:val="24"/>
            <w:szCs w:val="24"/>
          </w:rPr>
          <w:delText xml:space="preserve">on </w:delText>
        </w:r>
      </w:del>
      <w:del w:id="155" w:author="LeBoldus, Jared" w:date="2022-10-25T11:20:00Z">
        <w:r>
          <w:rPr>
            <w:sz w:val="24"/>
            <w:szCs w:val="24"/>
          </w:rPr>
          <w:delText>inland forests</w:delText>
        </w:r>
      </w:del>
      <w:r>
        <w:rPr>
          <w:sz w:val="24"/>
          <w:szCs w:val="24"/>
        </w:rPr>
        <w:t xml:space="preserve"> </w:t>
      </w:r>
      <w:del w:id="156" w:author="LeBoldus, Jared" w:date="2022-10-25T10:24:00Z">
        <w:r>
          <w:rPr>
            <w:sz w:val="24"/>
            <w:szCs w:val="24"/>
          </w:rPr>
          <w:delText xml:space="preserve">as well </w:delText>
        </w:r>
      </w:del>
      <w:r>
        <w:rPr>
          <w:sz w:val="24"/>
          <w:szCs w:val="24"/>
          <w:highlight w:val="white"/>
        </w:rPr>
        <w:t>(</w:t>
      </w:r>
      <w:proofErr w:type="spellStart"/>
      <w:r>
        <w:rPr>
          <w:sz w:val="24"/>
          <w:szCs w:val="24"/>
          <w:highlight w:val="white"/>
        </w:rPr>
        <w:t>Goheen</w:t>
      </w:r>
      <w:proofErr w:type="spellEnd"/>
      <w:r>
        <w:rPr>
          <w:sz w:val="24"/>
          <w:szCs w:val="24"/>
          <w:highlight w:val="white"/>
        </w:rPr>
        <w:t xml:space="preserve"> and </w:t>
      </w:r>
      <w:proofErr w:type="spellStart"/>
      <w:r>
        <w:rPr>
          <w:sz w:val="24"/>
          <w:szCs w:val="24"/>
          <w:highlight w:val="white"/>
        </w:rPr>
        <w:t>Otrosina</w:t>
      </w:r>
      <w:proofErr w:type="spellEnd"/>
      <w:r>
        <w:rPr>
          <w:sz w:val="24"/>
          <w:szCs w:val="24"/>
          <w:highlight w:val="white"/>
        </w:rPr>
        <w:t xml:space="preserve">, 1998; Hadfield, 1985; Hadfield et al., 1986; </w:t>
      </w:r>
      <w:proofErr w:type="spellStart"/>
      <w:r>
        <w:rPr>
          <w:sz w:val="24"/>
          <w:szCs w:val="24"/>
          <w:highlight w:val="white"/>
        </w:rPr>
        <w:t>Hagle</w:t>
      </w:r>
      <w:proofErr w:type="spellEnd"/>
      <w:r>
        <w:rPr>
          <w:sz w:val="24"/>
          <w:szCs w:val="24"/>
          <w:highlight w:val="white"/>
        </w:rPr>
        <w:t xml:space="preserve"> et al., 1987; Nelson et al., 1981; </w:t>
      </w:r>
      <w:proofErr w:type="spellStart"/>
      <w:r>
        <w:rPr>
          <w:sz w:val="24"/>
          <w:szCs w:val="24"/>
          <w:highlight w:val="white"/>
        </w:rPr>
        <w:t>Scharpf</w:t>
      </w:r>
      <w:proofErr w:type="spellEnd"/>
      <w:r>
        <w:rPr>
          <w:sz w:val="24"/>
          <w:szCs w:val="24"/>
          <w:highlight w:val="white"/>
        </w:rPr>
        <w:t xml:space="preserve">, 1993; </w:t>
      </w:r>
      <w:proofErr w:type="spellStart"/>
      <w:r>
        <w:rPr>
          <w:sz w:val="24"/>
          <w:szCs w:val="24"/>
          <w:highlight w:val="white"/>
        </w:rPr>
        <w:t>Thies</w:t>
      </w:r>
      <w:proofErr w:type="spellEnd"/>
      <w:r>
        <w:rPr>
          <w:sz w:val="24"/>
          <w:szCs w:val="24"/>
          <w:highlight w:val="white"/>
        </w:rPr>
        <w:t xml:space="preserve">, 1984; </w:t>
      </w:r>
      <w:proofErr w:type="spellStart"/>
      <w:r>
        <w:rPr>
          <w:sz w:val="24"/>
          <w:szCs w:val="24"/>
          <w:highlight w:val="white"/>
        </w:rPr>
        <w:t>Thies</w:t>
      </w:r>
      <w:proofErr w:type="spellEnd"/>
      <w:r>
        <w:rPr>
          <w:sz w:val="24"/>
          <w:szCs w:val="24"/>
          <w:highlight w:val="white"/>
        </w:rPr>
        <w:t xml:space="preserve"> and Sturrock, 1995; Wallis, 1976).</w:t>
      </w:r>
      <w:r>
        <w:rPr>
          <w:sz w:val="24"/>
          <w:szCs w:val="24"/>
        </w:rPr>
        <w:t xml:space="preserve"> </w:t>
      </w:r>
      <w:ins w:id="157" w:author="LeBoldus, Jared" w:date="2022-10-25T15:35:00Z">
        <w:r>
          <w:rPr>
            <w:sz w:val="24"/>
            <w:szCs w:val="24"/>
          </w:rPr>
          <w:t xml:space="preserve">This disease has significant impacts on </w:t>
        </w:r>
      </w:ins>
      <w:ins w:id="158" w:author="LeBoldus, Jared" w:date="2022-10-25T15:36:00Z">
        <w:r>
          <w:rPr>
            <w:sz w:val="24"/>
            <w:szCs w:val="24"/>
          </w:rPr>
          <w:t>species composition, biodiversity, nut</w:t>
        </w:r>
      </w:ins>
      <w:ins w:id="159" w:author="LeBoldus, Jared" w:date="2022-10-25T15:37:00Z">
        <w:r>
          <w:rPr>
            <w:sz w:val="24"/>
            <w:szCs w:val="24"/>
          </w:rPr>
          <w:t>rient cycling</w:t>
        </w:r>
      </w:ins>
      <w:ins w:id="160" w:author="LeBoldus, Jared" w:date="2022-10-25T15:58:00Z">
        <w:r>
          <w:rPr>
            <w:sz w:val="24"/>
            <w:szCs w:val="24"/>
          </w:rPr>
          <w:t>, and timber harvest</w:t>
        </w:r>
      </w:ins>
      <w:ins w:id="161" w:author="LeBoldus, Jared" w:date="2022-10-25T15:37:00Z">
        <w:r>
          <w:rPr>
            <w:sz w:val="24"/>
            <w:szCs w:val="24"/>
          </w:rPr>
          <w:t xml:space="preserve"> </w:t>
        </w:r>
      </w:ins>
      <w:ins w:id="162" w:author="LeBoldus, Jared" w:date="2022-10-25T15:38:00Z">
        <w:r>
          <w:rPr>
            <w:sz w:val="24"/>
            <w:szCs w:val="24"/>
          </w:rPr>
          <w:t>(</w:t>
        </w:r>
        <w:commentRangeStart w:id="163"/>
        <w:r>
          <w:rPr>
            <w:sz w:val="24"/>
            <w:szCs w:val="24"/>
          </w:rPr>
          <w:t>REFERENCES</w:t>
        </w:r>
        <w:commentRangeEnd w:id="163"/>
        <w:r>
          <w:commentReference w:id="163"/>
        </w:r>
        <w:r>
          <w:rPr>
            <w:sz w:val="24"/>
            <w:szCs w:val="24"/>
          </w:rPr>
          <w:t>)</w:t>
        </w:r>
      </w:ins>
      <w:ins w:id="164" w:author="LeBoldus, Jared" w:date="2022-10-25T15:37:00Z">
        <w:r>
          <w:rPr>
            <w:sz w:val="24"/>
            <w:szCs w:val="24"/>
          </w:rPr>
          <w:t xml:space="preserve">. </w:t>
        </w:r>
      </w:ins>
      <w:ins w:id="165" w:author="LeBoldus, Jared" w:date="2022-10-25T15:52:00Z">
        <w:r>
          <w:rPr>
            <w:sz w:val="24"/>
            <w:szCs w:val="24"/>
          </w:rPr>
          <w:t>Th</w:t>
        </w:r>
      </w:ins>
      <w:ins w:id="166" w:author="LeBoldus, Jared" w:date="2022-10-27T09:30:00Z">
        <w:r>
          <w:rPr>
            <w:sz w:val="24"/>
            <w:szCs w:val="24"/>
          </w:rPr>
          <w:t>e presence of this</w:t>
        </w:r>
      </w:ins>
      <w:ins w:id="167" w:author="LeBoldus, Jared" w:date="2022-10-25T15:52:00Z">
        <w:r>
          <w:rPr>
            <w:sz w:val="24"/>
            <w:szCs w:val="24"/>
          </w:rPr>
          <w:t xml:space="preserve"> disease </w:t>
        </w:r>
      </w:ins>
      <w:ins w:id="168" w:author="LeBoldus, Jared" w:date="2022-10-27T09:02:00Z">
        <w:r>
          <w:rPr>
            <w:sz w:val="24"/>
            <w:szCs w:val="24"/>
          </w:rPr>
          <w:t xml:space="preserve">in most </w:t>
        </w:r>
      </w:ins>
      <w:ins w:id="169" w:author="LeBoldus, Jared" w:date="2022-10-27T09:31:00Z">
        <w:r>
          <w:rPr>
            <w:sz w:val="24"/>
            <w:szCs w:val="24"/>
          </w:rPr>
          <w:t>western forests is well documented</w:t>
        </w:r>
      </w:ins>
      <w:ins w:id="170" w:author="LeBoldus, Jared" w:date="2022-10-25T15:53:00Z">
        <w:r>
          <w:rPr>
            <w:sz w:val="24"/>
            <w:szCs w:val="24"/>
          </w:rPr>
          <w:t xml:space="preserve">. For example, </w:t>
        </w:r>
        <w:r>
          <w:rPr>
            <w:sz w:val="25"/>
            <w:szCs w:val="25"/>
          </w:rPr>
          <w:t>i</w:t>
        </w:r>
      </w:ins>
      <w:ins w:id="171" w:author="LeBoldus, Jared" w:date="2022-10-25T15:52:00Z">
        <w:r>
          <w:rPr>
            <w:sz w:val="25"/>
            <w:szCs w:val="25"/>
          </w:rPr>
          <w:t>n British Columbia, more</w:t>
        </w:r>
      </w:ins>
      <w:ins w:id="172" w:author="LeBoldus, Jared" w:date="2022-10-25T15:53:00Z">
        <w:r>
          <w:t xml:space="preserve"> </w:t>
        </w:r>
      </w:ins>
      <w:ins w:id="173" w:author="LeBoldus, Jared" w:date="2022-10-25T15:52:00Z">
        <w:r>
          <w:rPr>
            <w:sz w:val="25"/>
            <w:szCs w:val="25"/>
          </w:rPr>
          <w:t xml:space="preserve">than 80% of the </w:t>
        </w:r>
      </w:ins>
      <w:ins w:id="174" w:author="LeBoldus, Jared" w:date="2022-10-25T15:53:00Z">
        <w:r>
          <w:rPr>
            <w:sz w:val="25"/>
            <w:szCs w:val="25"/>
          </w:rPr>
          <w:t>replanted</w:t>
        </w:r>
      </w:ins>
      <w:ins w:id="175" w:author="LeBoldus, Jared" w:date="2022-10-25T15:52:00Z">
        <w:r>
          <w:rPr>
            <w:sz w:val="25"/>
            <w:szCs w:val="25"/>
          </w:rPr>
          <w:t xml:space="preserve"> Douglas-fir </w:t>
        </w:r>
      </w:ins>
      <w:ins w:id="176" w:author="LeBoldus, Jared" w:date="2022-10-25T15:53:00Z">
        <w:r>
          <w:rPr>
            <w:sz w:val="25"/>
            <w:szCs w:val="25"/>
          </w:rPr>
          <w:t>forest</w:t>
        </w:r>
      </w:ins>
      <w:ins w:id="177" w:author="LeBoldus, Jared" w:date="2022-10-25T15:52:00Z">
        <w:r>
          <w:rPr>
            <w:sz w:val="25"/>
            <w:szCs w:val="25"/>
          </w:rPr>
          <w:t xml:space="preserve"> </w:t>
        </w:r>
      </w:ins>
      <w:ins w:id="178" w:author="LeBoldus, Jared" w:date="2022-10-25T15:53:00Z">
        <w:r>
          <w:rPr>
            <w:sz w:val="25"/>
            <w:szCs w:val="25"/>
          </w:rPr>
          <w:t>is</w:t>
        </w:r>
      </w:ins>
      <w:ins w:id="179" w:author="LeBoldus, Jared" w:date="2022-10-25T15:52:00Z">
        <w:r>
          <w:rPr>
            <w:sz w:val="25"/>
            <w:szCs w:val="25"/>
          </w:rPr>
          <w:t xml:space="preserve"> </w:t>
        </w:r>
      </w:ins>
      <w:ins w:id="180" w:author="LeBoldus, Jared" w:date="2022-10-25T15:53:00Z">
        <w:r>
          <w:rPr>
            <w:sz w:val="25"/>
            <w:szCs w:val="25"/>
          </w:rPr>
          <w:t>infe</w:t>
        </w:r>
      </w:ins>
      <w:ins w:id="181" w:author="LeBoldus, Jared" w:date="2022-10-27T09:31:00Z">
        <w:r>
          <w:rPr>
            <w:sz w:val="25"/>
            <w:szCs w:val="25"/>
          </w:rPr>
          <w:t>s</w:t>
        </w:r>
      </w:ins>
      <w:ins w:id="182" w:author="LeBoldus, Jared" w:date="2022-10-25T15:53:00Z">
        <w:r>
          <w:rPr>
            <w:sz w:val="25"/>
            <w:szCs w:val="25"/>
          </w:rPr>
          <w:t>ted with LRR</w:t>
        </w:r>
      </w:ins>
      <w:ins w:id="183" w:author="LeBoldus, Jared" w:date="2022-10-25T15:52:00Z">
        <w:r>
          <w:rPr>
            <w:sz w:val="25"/>
            <w:szCs w:val="25"/>
          </w:rPr>
          <w:t xml:space="preserve"> (</w:t>
        </w:r>
      </w:ins>
      <w:ins w:id="184" w:author="LeBoldus, Jared" w:date="2022-10-27T09:03:00Z">
        <w:r>
          <w:rPr>
            <w:sz w:val="25"/>
            <w:szCs w:val="25"/>
          </w:rPr>
          <w:t>REFEREN</w:t>
        </w:r>
      </w:ins>
      <w:ins w:id="185" w:author="LeBoldus, Jared" w:date="2022-10-27T09:02:00Z">
        <w:r>
          <w:rPr>
            <w:sz w:val="25"/>
            <w:szCs w:val="25"/>
          </w:rPr>
          <w:t>CE</w:t>
        </w:r>
      </w:ins>
      <w:ins w:id="186" w:author="LeBoldus, Jared" w:date="2022-10-25T15:52:00Z">
        <w:r>
          <w:rPr>
            <w:sz w:val="25"/>
            <w:szCs w:val="25"/>
          </w:rPr>
          <w:t>).</w:t>
        </w:r>
      </w:ins>
      <w:ins w:id="187" w:author="LeBoldus, Jared" w:date="2022-10-25T15:53:00Z">
        <w:r>
          <w:rPr>
            <w:sz w:val="25"/>
            <w:szCs w:val="25"/>
          </w:rPr>
          <w:t xml:space="preserve"> In s</w:t>
        </w:r>
      </w:ins>
      <w:ins w:id="188" w:author="LeBoldus, Jared" w:date="2022-10-25T15:52:00Z">
        <w:r>
          <w:rPr>
            <w:sz w:val="25"/>
            <w:szCs w:val="25"/>
          </w:rPr>
          <w:t>even large</w:t>
        </w:r>
      </w:ins>
      <w:ins w:id="189" w:author="LeBoldus, Jared" w:date="2022-10-25T15:54:00Z">
        <w:r>
          <w:t xml:space="preserve"> </w:t>
        </w:r>
      </w:ins>
      <w:ins w:id="190" w:author="LeBoldus, Jared" w:date="2022-10-25T15:52:00Z">
        <w:r>
          <w:rPr>
            <w:sz w:val="25"/>
            <w:szCs w:val="25"/>
          </w:rPr>
          <w:t xml:space="preserve">surveys in western Oregon, covering a total of 169,000 ha, </w:t>
        </w:r>
      </w:ins>
      <w:ins w:id="191" w:author="LeBoldus, Jared" w:date="2022-10-25T15:54:00Z">
        <w:r>
          <w:rPr>
            <w:sz w:val="25"/>
            <w:szCs w:val="25"/>
          </w:rPr>
          <w:t>on average</w:t>
        </w:r>
        <w:r>
          <w:t xml:space="preserve"> </w:t>
        </w:r>
      </w:ins>
      <w:ins w:id="192" w:author="LeBoldus, Jared" w:date="2022-10-25T15:52:00Z">
        <w:r>
          <w:rPr>
            <w:sz w:val="25"/>
            <w:szCs w:val="25"/>
          </w:rPr>
          <w:t>8.6% (range 4.7% to 16%) of the</w:t>
        </w:r>
      </w:ins>
      <w:ins w:id="193" w:author="LeBoldus, Jared" w:date="2022-10-25T15:54:00Z">
        <w:r>
          <w:rPr>
            <w:sz w:val="25"/>
            <w:szCs w:val="25"/>
          </w:rPr>
          <w:t xml:space="preserve"> Douglas-fir plan</w:t>
        </w:r>
      </w:ins>
      <w:ins w:id="194" w:author="LeBoldus, Jared" w:date="2022-10-25T15:57:00Z">
        <w:r>
          <w:rPr>
            <w:sz w:val="25"/>
            <w:szCs w:val="25"/>
          </w:rPr>
          <w:t>t</w:t>
        </w:r>
      </w:ins>
      <w:ins w:id="195" w:author="LeBoldus, Jared" w:date="2022-10-25T15:54:00Z">
        <w:r>
          <w:rPr>
            <w:sz w:val="25"/>
            <w:szCs w:val="25"/>
          </w:rPr>
          <w:t xml:space="preserve">ations </w:t>
        </w:r>
      </w:ins>
      <w:ins w:id="196" w:author="LeBoldus, Jared" w:date="2022-10-25T15:57:00Z">
        <w:r>
          <w:rPr>
            <w:sz w:val="25"/>
            <w:szCs w:val="25"/>
          </w:rPr>
          <w:t>are</w:t>
        </w:r>
      </w:ins>
      <w:ins w:id="197" w:author="LeBoldus, Jared" w:date="2022-10-25T15:54:00Z">
        <w:r>
          <w:rPr>
            <w:sz w:val="25"/>
            <w:szCs w:val="25"/>
          </w:rPr>
          <w:t xml:space="preserve"> in</w:t>
        </w:r>
      </w:ins>
      <w:ins w:id="198" w:author="LeBoldus, Jared" w:date="2022-10-25T15:52:00Z">
        <w:r>
          <w:rPr>
            <w:sz w:val="25"/>
            <w:szCs w:val="25"/>
          </w:rPr>
          <w:t xml:space="preserve"> </w:t>
        </w:r>
      </w:ins>
      <w:ins w:id="199" w:author="LeBoldus, Jared" w:date="2022-10-25T15:57:00Z">
        <w:r>
          <w:rPr>
            <w:sz w:val="25"/>
            <w:szCs w:val="25"/>
          </w:rPr>
          <w:t>LRR</w:t>
        </w:r>
      </w:ins>
      <w:ins w:id="200" w:author="LeBoldus, Jared" w:date="2022-10-25T15:52:00Z">
        <w:r>
          <w:rPr>
            <w:sz w:val="25"/>
            <w:szCs w:val="25"/>
          </w:rPr>
          <w:t xml:space="preserve"> </w:t>
        </w:r>
      </w:ins>
      <w:ins w:id="201" w:author="LeBoldus, Jared" w:date="2022-10-25T15:55:00Z">
        <w:r>
          <w:rPr>
            <w:sz w:val="25"/>
            <w:szCs w:val="25"/>
          </w:rPr>
          <w:t>pockets</w:t>
        </w:r>
      </w:ins>
      <w:ins w:id="202" w:author="LeBoldus, Jared" w:date="2022-10-27T09:31:00Z">
        <w:r>
          <w:rPr>
            <w:sz w:val="25"/>
            <w:szCs w:val="25"/>
          </w:rPr>
          <w:t xml:space="preserve"> (REFERENCE).</w:t>
        </w:r>
      </w:ins>
      <w:ins w:id="203" w:author="LeBoldus, Jared" w:date="2022-10-25T15:57:00Z">
        <w:r>
          <w:rPr>
            <w:sz w:val="25"/>
            <w:szCs w:val="25"/>
          </w:rPr>
          <w:t xml:space="preserve"> </w:t>
        </w:r>
      </w:ins>
      <w:ins w:id="204" w:author="LeBoldus, Jared" w:date="2022-10-27T09:31:00Z">
        <w:r>
          <w:rPr>
            <w:sz w:val="25"/>
            <w:szCs w:val="25"/>
          </w:rPr>
          <w:t>O</w:t>
        </w:r>
      </w:ins>
      <w:ins w:id="205" w:author="LeBoldus, Jared" w:date="2022-10-25T15:52:00Z">
        <w:r>
          <w:rPr>
            <w:sz w:val="25"/>
            <w:szCs w:val="25"/>
          </w:rPr>
          <w:t>n average</w:t>
        </w:r>
      </w:ins>
      <w:ins w:id="206" w:author="LeBoldus, Jared" w:date="2022-10-27T09:31:00Z">
        <w:r>
          <w:rPr>
            <w:sz w:val="25"/>
            <w:szCs w:val="25"/>
          </w:rPr>
          <w:t>,</w:t>
        </w:r>
      </w:ins>
      <w:ins w:id="207" w:author="LeBoldus, Jared" w:date="2022-10-25T15:52:00Z">
        <w:r>
          <w:rPr>
            <w:sz w:val="25"/>
            <w:szCs w:val="25"/>
          </w:rPr>
          <w:t xml:space="preserve"> of 50% of the Douglas-fir trees</w:t>
        </w:r>
      </w:ins>
      <w:ins w:id="208" w:author="LeBoldus, Jared" w:date="2022-10-27T09:32:00Z">
        <w:r>
          <w:rPr>
            <w:sz w:val="25"/>
            <w:szCs w:val="25"/>
          </w:rPr>
          <w:t xml:space="preserve"> in these pockets</w:t>
        </w:r>
      </w:ins>
      <w:ins w:id="209" w:author="LeBoldus, Jared" w:date="2022-10-25T15:52:00Z">
        <w:r>
          <w:rPr>
            <w:sz w:val="25"/>
            <w:szCs w:val="25"/>
          </w:rPr>
          <w:t xml:space="preserve"> had</w:t>
        </w:r>
      </w:ins>
      <w:ins w:id="210" w:author="LeBoldus, Jared" w:date="2022-10-25T15:57:00Z">
        <w:r>
          <w:t xml:space="preserve"> </w:t>
        </w:r>
      </w:ins>
      <w:ins w:id="211" w:author="LeBoldus, Jared" w:date="2022-10-25T15:52:00Z">
        <w:r>
          <w:rPr>
            <w:sz w:val="25"/>
            <w:szCs w:val="25"/>
          </w:rPr>
          <w:t xml:space="preserve">been killed by </w:t>
        </w:r>
      </w:ins>
      <w:ins w:id="212" w:author="LeBoldus, Jared" w:date="2022-10-25T15:55:00Z">
        <w:r w:rsidRPr="00AF57C8">
          <w:rPr>
            <w:i/>
            <w:iCs/>
            <w:sz w:val="25"/>
            <w:szCs w:val="25"/>
          </w:rPr>
          <w:t>C</w:t>
        </w:r>
      </w:ins>
      <w:ins w:id="213" w:author="LeBoldus, Jared" w:date="2022-10-25T15:52:00Z">
        <w:r w:rsidRPr="00AF57C8">
          <w:rPr>
            <w:i/>
            <w:iCs/>
            <w:sz w:val="25"/>
            <w:szCs w:val="25"/>
          </w:rPr>
          <w:t xml:space="preserve">. </w:t>
        </w:r>
      </w:ins>
      <w:proofErr w:type="spellStart"/>
      <w:ins w:id="214" w:author="LeBoldus, Jared" w:date="2022-10-25T15:57:00Z">
        <w:r w:rsidRPr="00AF57C8">
          <w:rPr>
            <w:i/>
            <w:iCs/>
            <w:sz w:val="25"/>
            <w:szCs w:val="25"/>
          </w:rPr>
          <w:t>sulphurascense</w:t>
        </w:r>
      </w:ins>
      <w:proofErr w:type="spellEnd"/>
      <w:ins w:id="215" w:author="LeBoldus, Jared" w:date="2022-10-25T15:52:00Z">
        <w:r w:rsidRPr="00AF57C8">
          <w:rPr>
            <w:i/>
            <w:iCs/>
            <w:sz w:val="25"/>
            <w:szCs w:val="25"/>
          </w:rPr>
          <w:t xml:space="preserve"> </w:t>
        </w:r>
        <w:r>
          <w:rPr>
            <w:sz w:val="25"/>
            <w:szCs w:val="25"/>
          </w:rPr>
          <w:t>(</w:t>
        </w:r>
      </w:ins>
      <w:ins w:id="216" w:author="LeBoldus, Jared" w:date="2022-10-25T15:55:00Z">
        <w:r>
          <w:rPr>
            <w:sz w:val="25"/>
            <w:szCs w:val="25"/>
          </w:rPr>
          <w:t>REFERENCE</w:t>
        </w:r>
      </w:ins>
      <w:ins w:id="217" w:author="LeBoldus, Jared" w:date="2022-10-25T15:52:00Z">
        <w:r>
          <w:rPr>
            <w:sz w:val="25"/>
            <w:szCs w:val="25"/>
          </w:rPr>
          <w:t>).</w:t>
        </w:r>
      </w:ins>
      <w:ins w:id="218" w:author="LeBoldus, Jared" w:date="2022-10-25T15:55:00Z">
        <w:r>
          <w:rPr>
            <w:sz w:val="24"/>
            <w:szCs w:val="24"/>
          </w:rPr>
          <w:t xml:space="preserve"> </w:t>
        </w:r>
      </w:ins>
      <w:ins w:id="219" w:author="LeBoldus, Jared" w:date="2022-10-27T09:35:00Z">
        <w:r>
          <w:rPr>
            <w:sz w:val="24"/>
            <w:szCs w:val="24"/>
          </w:rPr>
          <w:t xml:space="preserve">While much is known about the biology of this fungus, its impact on timber volume in managed stands is unknown (Lawson et al., </w:t>
        </w:r>
        <w:r>
          <w:rPr>
            <w:sz w:val="24"/>
            <w:szCs w:val="24"/>
          </w:rPr>
          <w:lastRenderedPageBreak/>
          <w:t>1983)</w:t>
        </w:r>
        <w:bookmarkStart w:id="220" w:name="move117754239"/>
        <w:bookmarkEnd w:id="220"/>
        <w:r>
          <w:rPr>
            <w:sz w:val="24"/>
            <w:szCs w:val="24"/>
          </w:rPr>
          <w:t>.</w:t>
        </w:r>
      </w:ins>
      <w:ins w:id="221" w:author="LeBoldus, Jared" w:date="2022-10-25T15:37:00Z">
        <w:r>
          <w:rPr>
            <w:sz w:val="24"/>
            <w:szCs w:val="24"/>
          </w:rPr>
          <w:t xml:space="preserve">Mortality associated with </w:t>
        </w:r>
      </w:ins>
      <w:del w:id="222" w:author="LeBoldus, Jared" w:date="2022-10-25T11:21:00Z">
        <w:r>
          <w:rPr>
            <w:sz w:val="24"/>
            <w:szCs w:val="24"/>
          </w:rPr>
          <w:delText>Furthermore,</w:delText>
        </w:r>
      </w:del>
      <w:del w:id="223" w:author="LeBoldus, Jared" w:date="2022-10-25T15:37:00Z">
        <w:r>
          <w:rPr>
            <w:sz w:val="24"/>
            <w:szCs w:val="24"/>
          </w:rPr>
          <w:delText xml:space="preserve"> </w:delText>
        </w:r>
      </w:del>
      <w:del w:id="224" w:author="LeBoldus, Jared" w:date="2022-10-25T10:24:00Z">
        <w:r>
          <w:rPr>
            <w:sz w:val="24"/>
            <w:szCs w:val="24"/>
          </w:rPr>
          <w:delText>laminated root disease</w:delText>
        </w:r>
      </w:del>
      <w:ins w:id="225" w:author="LeBoldus, Jared" w:date="2022-10-25T15:45:00Z">
        <w:r>
          <w:rPr>
            <w:sz w:val="24"/>
            <w:szCs w:val="24"/>
          </w:rPr>
          <w:t>this disease</w:t>
        </w:r>
      </w:ins>
      <w:ins w:id="226" w:author="LeBoldus, Jared" w:date="2022-10-25T15:38:00Z">
        <w:r>
          <w:rPr>
            <w:sz w:val="24"/>
            <w:szCs w:val="24"/>
          </w:rPr>
          <w:t xml:space="preserve"> </w:t>
        </w:r>
      </w:ins>
      <w:del w:id="227" w:author="LeBoldus, Jared" w:date="2022-10-25T15:38:00Z">
        <w:r>
          <w:rPr>
            <w:sz w:val="24"/>
            <w:szCs w:val="24"/>
          </w:rPr>
          <w:delText xml:space="preserve"> </w:delText>
        </w:r>
      </w:del>
      <w:r>
        <w:rPr>
          <w:sz w:val="24"/>
          <w:szCs w:val="24"/>
        </w:rPr>
        <w:t xml:space="preserve">increases the risk of fire </w:t>
      </w:r>
      <w:del w:id="228" w:author="LeBoldus, Jared" w:date="2022-10-25T10:24:00Z">
        <w:r>
          <w:rPr>
            <w:sz w:val="24"/>
            <w:szCs w:val="24"/>
          </w:rPr>
          <w:delText>through high tree</w:delText>
        </w:r>
      </w:del>
      <w:ins w:id="229" w:author="LeBoldus, Jared" w:date="2022-10-25T10:24:00Z">
        <w:r>
          <w:rPr>
            <w:sz w:val="24"/>
            <w:szCs w:val="24"/>
          </w:rPr>
          <w:t xml:space="preserve">due to </w:t>
        </w:r>
      </w:ins>
      <w:del w:id="230" w:author="LeBoldus, Jared" w:date="2022-10-25T15:38:00Z">
        <w:r>
          <w:rPr>
            <w:sz w:val="24"/>
            <w:szCs w:val="24"/>
          </w:rPr>
          <w:delText xml:space="preserve"> mortality and </w:delText>
        </w:r>
      </w:del>
      <w:del w:id="231" w:author="LeBoldus, Jared" w:date="2022-10-25T15:45:00Z">
        <w:r>
          <w:rPr>
            <w:sz w:val="24"/>
            <w:szCs w:val="24"/>
          </w:rPr>
          <w:delText>increas</w:delText>
        </w:r>
      </w:del>
      <w:del w:id="232" w:author="LeBoldus, Jared" w:date="2022-10-25T11:21:00Z">
        <w:r>
          <w:rPr>
            <w:sz w:val="24"/>
            <w:szCs w:val="24"/>
          </w:rPr>
          <w:delText>e</w:delText>
        </w:r>
      </w:del>
      <w:del w:id="233" w:author="LeBoldus, Jared" w:date="2022-10-25T10:24:00Z">
        <w:r>
          <w:rPr>
            <w:sz w:val="24"/>
            <w:szCs w:val="24"/>
          </w:rPr>
          <w:delText>d</w:delText>
        </w:r>
      </w:del>
      <w:del w:id="234" w:author="LeBoldus, Jared" w:date="2022-10-27T09:03:00Z">
        <w:r>
          <w:rPr>
            <w:sz w:val="24"/>
            <w:szCs w:val="24"/>
          </w:rPr>
          <w:delText xml:space="preserve"> </w:delText>
        </w:r>
      </w:del>
      <w:r>
        <w:rPr>
          <w:sz w:val="24"/>
          <w:szCs w:val="24"/>
        </w:rPr>
        <w:t xml:space="preserve">fuel </w:t>
      </w:r>
      <w:del w:id="235" w:author="LeBoldus, Jared" w:date="2022-10-25T10:24:00Z">
        <w:r>
          <w:rPr>
            <w:sz w:val="24"/>
            <w:szCs w:val="24"/>
          </w:rPr>
          <w:delText xml:space="preserve">buildup </w:delText>
        </w:r>
      </w:del>
      <w:ins w:id="236" w:author="LeBoldus, Jared" w:date="2022-10-25T10:24:00Z">
        <w:r>
          <w:rPr>
            <w:sz w:val="24"/>
            <w:szCs w:val="24"/>
          </w:rPr>
          <w:t>load</w:t>
        </w:r>
      </w:ins>
      <w:ins w:id="237" w:author="LeBoldus, Jared" w:date="2022-10-25T15:38:00Z">
        <w:r>
          <w:rPr>
            <w:sz w:val="24"/>
            <w:szCs w:val="24"/>
          </w:rPr>
          <w:t>ing</w:t>
        </w:r>
      </w:ins>
      <w:ins w:id="238" w:author="LeBoldus, Jared" w:date="2022-10-25T10:24:00Z">
        <w:r>
          <w:rPr>
            <w:sz w:val="24"/>
            <w:szCs w:val="24"/>
          </w:rPr>
          <w:t xml:space="preserve"> in affected stands </w:t>
        </w:r>
      </w:ins>
      <w:r>
        <w:rPr>
          <w:sz w:val="24"/>
          <w:szCs w:val="24"/>
        </w:rPr>
        <w:t xml:space="preserve">(Parker et al., 2006). </w:t>
      </w:r>
      <w:ins w:id="239" w:author="LeBoldus, Jared" w:date="2022-10-25T15:38:00Z">
        <w:r>
          <w:rPr>
            <w:sz w:val="24"/>
            <w:szCs w:val="24"/>
          </w:rPr>
          <w:t>The</w:t>
        </w:r>
      </w:ins>
      <w:del w:id="240" w:author="LeBoldus, Jared" w:date="2022-10-25T11:22:00Z">
        <w:r>
          <w:rPr>
            <w:sz w:val="24"/>
            <w:szCs w:val="24"/>
          </w:rPr>
          <w:delText>R</w:delText>
        </w:r>
      </w:del>
      <w:del w:id="241" w:author="LeBoldus, Jared" w:date="2022-10-25T15:38:00Z">
        <w:r>
          <w:rPr>
            <w:sz w:val="24"/>
            <w:szCs w:val="24"/>
          </w:rPr>
          <w:delText xml:space="preserve">oot disease pockets are </w:delText>
        </w:r>
      </w:del>
      <w:del w:id="242" w:author="LeBoldus, Jared" w:date="2022-10-25T11:22:00Z">
        <w:r>
          <w:rPr>
            <w:sz w:val="24"/>
            <w:szCs w:val="24"/>
          </w:rPr>
          <w:delText xml:space="preserve">usually </w:delText>
        </w:r>
      </w:del>
      <w:del w:id="243" w:author="LeBoldus, Jared" w:date="2022-10-25T15:38:00Z">
        <w:r>
          <w:rPr>
            <w:sz w:val="24"/>
            <w:szCs w:val="24"/>
          </w:rPr>
          <w:delText>characterized by</w:delText>
        </w:r>
      </w:del>
      <w:r>
        <w:rPr>
          <w:sz w:val="24"/>
          <w:szCs w:val="24"/>
        </w:rPr>
        <w:t xml:space="preserve"> large snags and windblown trees</w:t>
      </w:r>
      <w:del w:id="244" w:author="LeBoldus, Jared" w:date="2022-10-25T15:39:00Z">
        <w:r>
          <w:rPr>
            <w:sz w:val="24"/>
            <w:szCs w:val="24"/>
          </w:rPr>
          <w:delText>.</w:delText>
        </w:r>
      </w:del>
      <w:r>
        <w:rPr>
          <w:sz w:val="24"/>
          <w:szCs w:val="24"/>
        </w:rPr>
        <w:t xml:space="preserve"> </w:t>
      </w:r>
      <w:del w:id="245" w:author="LeBoldus, Jared" w:date="2022-10-25T15:39:00Z">
        <w:r>
          <w:rPr>
            <w:sz w:val="24"/>
            <w:szCs w:val="24"/>
          </w:rPr>
          <w:delText>This results in substantial fuel loads and</w:delText>
        </w:r>
      </w:del>
      <w:ins w:id="246" w:author="LeBoldus, Jared" w:date="2022-10-25T15:39:00Z">
        <w:r>
          <w:rPr>
            <w:sz w:val="24"/>
            <w:szCs w:val="24"/>
          </w:rPr>
          <w:t>serve as</w:t>
        </w:r>
      </w:ins>
      <w:r>
        <w:rPr>
          <w:sz w:val="24"/>
          <w:szCs w:val="24"/>
        </w:rPr>
        <w:t xml:space="preserve"> a path for surface fire</w:t>
      </w:r>
      <w:ins w:id="247" w:author="LeBoldus, Jared" w:date="2022-10-25T15:39:00Z">
        <w:r>
          <w:rPr>
            <w:sz w:val="24"/>
            <w:szCs w:val="24"/>
          </w:rPr>
          <w:t>s</w:t>
        </w:r>
      </w:ins>
      <w:r>
        <w:rPr>
          <w:sz w:val="24"/>
          <w:szCs w:val="24"/>
        </w:rPr>
        <w:t xml:space="preserve"> to reach the </w:t>
      </w:r>
      <w:del w:id="248" w:author="LeBoldus, Jared" w:date="2022-10-25T15:39:00Z">
        <w:r>
          <w:rPr>
            <w:sz w:val="24"/>
            <w:szCs w:val="24"/>
          </w:rPr>
          <w:delText>crown layer</w:delText>
        </w:r>
      </w:del>
      <w:ins w:id="249" w:author="LeBoldus, Jared" w:date="2022-10-25T15:39:00Z">
        <w:r>
          <w:rPr>
            <w:sz w:val="24"/>
            <w:szCs w:val="24"/>
          </w:rPr>
          <w:t>canopy</w:t>
        </w:r>
      </w:ins>
      <w:r>
        <w:rPr>
          <w:sz w:val="24"/>
          <w:szCs w:val="24"/>
        </w:rPr>
        <w:t xml:space="preserve"> (Dickman &amp; Cook, 1989; Dickman, 1992).</w:t>
      </w:r>
      <w:ins w:id="250" w:author="LeBoldus, Jared" w:date="2022-10-27T09:35:00Z">
        <w:r>
          <w:rPr>
            <w:sz w:val="24"/>
            <w:szCs w:val="24"/>
          </w:rPr>
          <w:t xml:space="preserve"> </w:t>
        </w:r>
      </w:ins>
    </w:p>
    <w:p w14:paraId="505F4F04" w14:textId="77777777" w:rsidR="00E43978" w:rsidRDefault="00000000">
      <w:pPr>
        <w:spacing w:line="480" w:lineRule="auto"/>
        <w:ind w:firstLine="720"/>
        <w:rPr>
          <w:del w:id="251" w:author="LeBoldus, Jared" w:date="2022-10-25T11:44:00Z"/>
          <w:sz w:val="24"/>
          <w:szCs w:val="24"/>
        </w:rPr>
      </w:pPr>
      <w:del w:id="252" w:author="LeBoldus, Jared" w:date="2022-10-25T11:25:00Z">
        <w:r>
          <w:rPr>
            <w:sz w:val="24"/>
            <w:szCs w:val="24"/>
          </w:rPr>
          <w:delText xml:space="preserve">Global </w:delText>
        </w:r>
      </w:del>
      <w:del w:id="253" w:author="LeBoldus, Jared" w:date="2022-10-25T11:24:00Z">
        <w:r>
          <w:rPr>
            <w:sz w:val="24"/>
            <w:szCs w:val="24"/>
          </w:rPr>
          <w:delText>environmental change</w:delText>
        </w:r>
      </w:del>
      <w:del w:id="254" w:author="LeBoldus, Jared" w:date="2022-10-25T11:25:00Z">
        <w:r>
          <w:rPr>
            <w:sz w:val="24"/>
            <w:szCs w:val="24"/>
          </w:rPr>
          <w:delText xml:space="preserve"> is anticipated to increase global temperatures</w:delText>
        </w:r>
      </w:del>
      <w:ins w:id="255" w:author="LeBoldus, Jared" w:date="2022-10-27T09:32:00Z">
        <w:r>
          <w:rPr>
            <w:sz w:val="24"/>
            <w:szCs w:val="24"/>
          </w:rPr>
          <w:t xml:space="preserve">Fire frequency and severity </w:t>
        </w:r>
      </w:ins>
      <w:ins w:id="256" w:author="LeBoldus, Jared" w:date="2022-10-27T09:33:00Z">
        <w:r>
          <w:rPr>
            <w:sz w:val="24"/>
            <w:szCs w:val="24"/>
          </w:rPr>
          <w:t>are</w:t>
        </w:r>
      </w:ins>
      <w:ins w:id="257" w:author="LeBoldus, Jared" w:date="2022-10-27T09:32:00Z">
        <w:r>
          <w:rPr>
            <w:sz w:val="24"/>
            <w:szCs w:val="24"/>
          </w:rPr>
          <w:t xml:space="preserve"> predicted to increase in</w:t>
        </w:r>
      </w:ins>
      <w:ins w:id="258" w:author="LeBoldus, Jared" w:date="2022-10-27T09:33:00Z">
        <w:r>
          <w:rPr>
            <w:sz w:val="24"/>
            <w:szCs w:val="24"/>
          </w:rPr>
          <w:t xml:space="preserve"> western North America over the next </w:t>
        </w:r>
      </w:ins>
      <w:ins w:id="259" w:author="LeBoldus, Jared" w:date="2022-10-27T09:36:00Z">
        <w:r>
          <w:rPr>
            <w:sz w:val="24"/>
            <w:szCs w:val="24"/>
          </w:rPr>
          <w:t>c</w:t>
        </w:r>
      </w:ins>
      <w:ins w:id="260" w:author="LeBoldus, Jared" w:date="2022-10-27T09:33:00Z">
        <w:r>
          <w:rPr>
            <w:sz w:val="24"/>
            <w:szCs w:val="24"/>
          </w:rPr>
          <w:t>entury</w:t>
        </w:r>
      </w:ins>
      <w:del w:id="261" w:author="LeBoldus, Jared" w:date="2022-10-27T09:32:00Z">
        <w:r>
          <w:rPr>
            <w:sz w:val="24"/>
            <w:szCs w:val="24"/>
          </w:rPr>
          <w:delText>, creat</w:delText>
        </w:r>
      </w:del>
      <w:del w:id="262" w:author="LeBoldus, Jared" w:date="2022-10-25T11:25:00Z">
        <w:r>
          <w:rPr>
            <w:sz w:val="24"/>
            <w:szCs w:val="24"/>
          </w:rPr>
          <w:delText>e</w:delText>
        </w:r>
      </w:del>
      <w:del w:id="263" w:author="LeBoldus, Jared" w:date="2022-10-27T09:32:00Z">
        <w:r>
          <w:rPr>
            <w:sz w:val="24"/>
            <w:szCs w:val="24"/>
          </w:rPr>
          <w:delText xml:space="preserve"> changes in precipitation </w:delText>
        </w:r>
      </w:del>
      <w:del w:id="264" w:author="LeBoldus, Jared" w:date="2022-10-25T15:47:00Z">
        <w:r>
          <w:rPr>
            <w:sz w:val="24"/>
            <w:szCs w:val="24"/>
          </w:rPr>
          <w:delText>regimes</w:delText>
        </w:r>
      </w:del>
      <w:del w:id="265" w:author="LeBoldus, Jared" w:date="2022-10-27T09:32:00Z">
        <w:r>
          <w:rPr>
            <w:sz w:val="24"/>
            <w:szCs w:val="24"/>
          </w:rPr>
          <w:delText>, and exacerbat</w:delText>
        </w:r>
      </w:del>
      <w:del w:id="266" w:author="LeBoldus, Jared" w:date="2022-10-25T11:32:00Z">
        <w:r>
          <w:rPr>
            <w:sz w:val="24"/>
            <w:szCs w:val="24"/>
          </w:rPr>
          <w:delText>e</w:delText>
        </w:r>
      </w:del>
      <w:del w:id="267" w:author="LeBoldus, Jared" w:date="2022-10-27T09:32:00Z">
        <w:r>
          <w:rPr>
            <w:sz w:val="24"/>
            <w:szCs w:val="24"/>
          </w:rPr>
          <w:delText xml:space="preserve"> disturbances from wildfire</w:delText>
        </w:r>
      </w:del>
      <w:del w:id="268" w:author="LeBoldus, Jared" w:date="2022-10-25T11:33:00Z">
        <w:r>
          <w:rPr>
            <w:sz w:val="24"/>
            <w:szCs w:val="24"/>
          </w:rPr>
          <w:delText>s</w:delText>
        </w:r>
      </w:del>
      <w:del w:id="269" w:author="LeBoldus, Jared" w:date="2022-10-25T11:26:00Z">
        <w:r>
          <w:rPr>
            <w:sz w:val="24"/>
            <w:szCs w:val="24"/>
          </w:rPr>
          <w:delText>, pests, and pathogens</w:delText>
        </w:r>
      </w:del>
      <w:r>
        <w:rPr>
          <w:sz w:val="24"/>
          <w:szCs w:val="24"/>
        </w:rPr>
        <w:t xml:space="preserve"> </w:t>
      </w:r>
      <w:ins w:id="270" w:author="LeBoldus, Jared" w:date="2022-10-27T09:33:00Z">
        <w:r>
          <w:rPr>
            <w:sz w:val="24"/>
            <w:szCs w:val="24"/>
          </w:rPr>
          <w:t xml:space="preserve">as a result of hotter drier summers </w:t>
        </w:r>
      </w:ins>
      <w:r>
        <w:rPr>
          <w:sz w:val="24"/>
          <w:szCs w:val="24"/>
        </w:rPr>
        <w:t>(Law et al., 2013</w:t>
      </w:r>
      <w:del w:id="271" w:author="LeBoldus, Jared" w:date="2022-10-27T09:33:00Z">
        <w:r>
          <w:rPr>
            <w:sz w:val="24"/>
            <w:szCs w:val="24"/>
          </w:rPr>
          <w:delText xml:space="preserve">). As a result, </w:delText>
        </w:r>
      </w:del>
      <w:del w:id="272" w:author="LeBoldus, Jared" w:date="2022-10-25T11:33:00Z">
        <w:r>
          <w:rPr>
            <w:sz w:val="24"/>
            <w:szCs w:val="24"/>
          </w:rPr>
          <w:delText>within the Pacific Northwest of North America</w:delText>
        </w:r>
      </w:del>
      <w:del w:id="273" w:author="LeBoldus, Jared" w:date="2022-10-27T09:33:00Z">
        <w:r>
          <w:rPr>
            <w:sz w:val="24"/>
            <w:szCs w:val="24"/>
          </w:rPr>
          <w:delText>,</w:delText>
        </w:r>
      </w:del>
      <w:ins w:id="274" w:author="LeBoldus, Jared" w:date="2022-10-27T09:33:00Z">
        <w:r>
          <w:rPr>
            <w:sz w:val="24"/>
            <w:szCs w:val="24"/>
          </w:rPr>
          <w:t>;</w:t>
        </w:r>
      </w:ins>
      <w:r>
        <w:rPr>
          <w:sz w:val="24"/>
          <w:szCs w:val="24"/>
        </w:rPr>
        <w:t xml:space="preserve"> </w:t>
      </w:r>
      <w:del w:id="275" w:author="LeBoldus, Jared" w:date="2022-10-27T09:33:00Z">
        <w:r>
          <w:rPr>
            <w:sz w:val="24"/>
            <w:szCs w:val="24"/>
          </w:rPr>
          <w:delText>summers are projected to get both hotter and drier (</w:delText>
        </w:r>
      </w:del>
      <w:r>
        <w:rPr>
          <w:sz w:val="24"/>
          <w:szCs w:val="24"/>
        </w:rPr>
        <w:t xml:space="preserve">Bennett et al., 2021; </w:t>
      </w:r>
      <w:hyperlink r:id="rId10" w:anchor="B61" w:history="1">
        <w:r>
          <w:rPr>
            <w:sz w:val="24"/>
            <w:szCs w:val="24"/>
          </w:rPr>
          <w:t xml:space="preserve">Mote and </w:t>
        </w:r>
        <w:proofErr w:type="spellStart"/>
        <w:r>
          <w:rPr>
            <w:sz w:val="24"/>
            <w:szCs w:val="24"/>
          </w:rPr>
          <w:t>Salathé</w:t>
        </w:r>
        <w:proofErr w:type="spellEnd"/>
        <w:r>
          <w:rPr>
            <w:sz w:val="24"/>
            <w:szCs w:val="24"/>
          </w:rPr>
          <w:t>, 2010</w:t>
        </w:r>
      </w:hyperlink>
      <w:r>
        <w:rPr>
          <w:sz w:val="24"/>
          <w:szCs w:val="24"/>
        </w:rPr>
        <w:t xml:space="preserve">). These warmer and dryer conditions, on average, will produce larger, more frequent, and more extensive fires </w:t>
      </w:r>
      <w:del w:id="276" w:author="LeBoldus, Jared" w:date="2022-10-25T11:39:00Z">
        <w:r>
          <w:rPr>
            <w:sz w:val="24"/>
            <w:szCs w:val="24"/>
          </w:rPr>
          <w:delText xml:space="preserve">within forest ecosystems </w:delText>
        </w:r>
      </w:del>
      <w:r>
        <w:rPr>
          <w:sz w:val="24"/>
          <w:szCs w:val="24"/>
        </w:rPr>
        <w:t xml:space="preserve">(McKenzie et al., 2004). In response, forest managers have shifted </w:t>
      </w:r>
      <w:del w:id="277" w:author="LeBoldus, Jared" w:date="2022-10-25T11:39:00Z">
        <w:r>
          <w:rPr>
            <w:sz w:val="24"/>
            <w:szCs w:val="24"/>
          </w:rPr>
          <w:delText>management strategies</w:delText>
        </w:r>
      </w:del>
      <w:ins w:id="278" w:author="LeBoldus, Jared" w:date="2022-10-25T11:39:00Z">
        <w:r>
          <w:rPr>
            <w:sz w:val="24"/>
            <w:szCs w:val="24"/>
          </w:rPr>
          <w:t>approaches</w:t>
        </w:r>
      </w:ins>
      <w:r>
        <w:rPr>
          <w:sz w:val="24"/>
          <w:szCs w:val="24"/>
        </w:rPr>
        <w:t xml:space="preserve"> towards improving </w:t>
      </w:r>
      <w:del w:id="279" w:author="LeBoldus, Jared" w:date="2022-10-25T11:26:00Z">
        <w:r>
          <w:rPr>
            <w:sz w:val="24"/>
            <w:szCs w:val="24"/>
          </w:rPr>
          <w:delText xml:space="preserve">forest </w:delText>
        </w:r>
      </w:del>
      <w:r>
        <w:rPr>
          <w:sz w:val="24"/>
          <w:szCs w:val="24"/>
        </w:rPr>
        <w:t>ecosystem resilienc</w:t>
      </w:r>
      <w:ins w:id="280" w:author="LeBoldus, Jared" w:date="2022-10-25T11:26:00Z">
        <w:r>
          <w:rPr>
            <w:sz w:val="24"/>
            <w:szCs w:val="24"/>
          </w:rPr>
          <w:t>e</w:t>
        </w:r>
      </w:ins>
      <w:del w:id="281" w:author="LeBoldus, Jared" w:date="2022-10-25T11:26:00Z">
        <w:r>
          <w:rPr>
            <w:sz w:val="24"/>
            <w:szCs w:val="24"/>
          </w:rPr>
          <w:delText>y</w:delText>
        </w:r>
      </w:del>
      <w:r>
        <w:rPr>
          <w:sz w:val="24"/>
          <w:szCs w:val="24"/>
        </w:rPr>
        <w:t xml:space="preserve"> (Vernon et al., 2018; USDA-FS, 2011, Franklin and Johnson, 2012). These shifts are being conducted through large-scale fuel reduction </w:t>
      </w:r>
      <w:del w:id="282" w:author="LeBoldus, Jared" w:date="2022-10-25T11:39:00Z">
        <w:r>
          <w:rPr>
            <w:sz w:val="24"/>
            <w:szCs w:val="24"/>
          </w:rPr>
          <w:delText>techniques</w:delText>
        </w:r>
      </w:del>
      <w:ins w:id="283" w:author="LeBoldus, Jared" w:date="2022-10-25T11:39:00Z">
        <w:r>
          <w:rPr>
            <w:sz w:val="24"/>
            <w:szCs w:val="24"/>
          </w:rPr>
          <w:t>operations</w:t>
        </w:r>
      </w:ins>
      <w:ins w:id="284" w:author="LeBoldus, Jared" w:date="2022-10-25T11:26:00Z">
        <w:r>
          <w:rPr>
            <w:sz w:val="24"/>
            <w:szCs w:val="24"/>
          </w:rPr>
          <w:t>,</w:t>
        </w:r>
      </w:ins>
      <w:r>
        <w:rPr>
          <w:sz w:val="24"/>
          <w:szCs w:val="24"/>
        </w:rPr>
        <w:t xml:space="preserve"> </w:t>
      </w:r>
      <w:del w:id="285" w:author="LeBoldus, Jared" w:date="2022-10-25T11:26:00Z">
        <w:r>
          <w:rPr>
            <w:sz w:val="24"/>
            <w:szCs w:val="24"/>
          </w:rPr>
          <w:delText xml:space="preserve">which </w:delText>
        </w:r>
      </w:del>
      <w:del w:id="286" w:author="LeBoldus, Jared" w:date="2022-10-25T11:23:00Z">
        <w:r>
          <w:rPr>
            <w:sz w:val="24"/>
            <w:szCs w:val="24"/>
          </w:rPr>
          <w:delText xml:space="preserve">is </w:delText>
        </w:r>
      </w:del>
      <w:del w:id="287" w:author="LeBoldus, Jared" w:date="2022-10-25T11:26:00Z">
        <w:r>
          <w:rPr>
            <w:sz w:val="24"/>
            <w:szCs w:val="24"/>
          </w:rPr>
          <w:delText>focused</w:delText>
        </w:r>
      </w:del>
      <w:ins w:id="288" w:author="LeBoldus, Jared" w:date="2022-10-25T11:26:00Z">
        <w:r>
          <w:rPr>
            <w:sz w:val="24"/>
            <w:szCs w:val="24"/>
          </w:rPr>
          <w:t>focusing</w:t>
        </w:r>
      </w:ins>
      <w:r>
        <w:rPr>
          <w:sz w:val="24"/>
          <w:szCs w:val="24"/>
        </w:rPr>
        <w:t xml:space="preserve"> on low to mid-canopy reductions </w:t>
      </w:r>
      <w:del w:id="289" w:author="LeBoldus, Jared" w:date="2022-10-25T11:26:00Z">
        <w:r>
          <w:rPr>
            <w:sz w:val="24"/>
            <w:szCs w:val="24"/>
          </w:rPr>
          <w:delText xml:space="preserve">of </w:delText>
        </w:r>
      </w:del>
      <w:ins w:id="290" w:author="LeBoldus, Jared" w:date="2022-10-25T11:26:00Z">
        <w:r>
          <w:rPr>
            <w:sz w:val="24"/>
            <w:szCs w:val="24"/>
          </w:rPr>
          <w:t xml:space="preserve">in </w:t>
        </w:r>
      </w:ins>
      <w:r>
        <w:rPr>
          <w:sz w:val="24"/>
          <w:szCs w:val="24"/>
        </w:rPr>
        <w:t xml:space="preserve">basal area and piled burning (Vernon et al., 2018; Agee and Skinner, 2005). Planting alternate host species that are more resistant to changes in climate is </w:t>
      </w:r>
      <w:del w:id="291" w:author="LeBoldus, Jared" w:date="2022-10-25T11:27:00Z">
        <w:r>
          <w:rPr>
            <w:sz w:val="24"/>
            <w:szCs w:val="24"/>
          </w:rPr>
          <w:delText>also an adaptive</w:delText>
        </w:r>
      </w:del>
      <w:ins w:id="292" w:author="LeBoldus, Jared" w:date="2022-10-25T11:27:00Z">
        <w:r>
          <w:rPr>
            <w:sz w:val="24"/>
            <w:szCs w:val="24"/>
          </w:rPr>
          <w:t>another</w:t>
        </w:r>
      </w:ins>
      <w:r>
        <w:rPr>
          <w:sz w:val="24"/>
          <w:szCs w:val="24"/>
        </w:rPr>
        <w:t xml:space="preserve"> </w:t>
      </w:r>
      <w:ins w:id="293" w:author="LeBoldus, Jared" w:date="2022-10-25T11:34:00Z">
        <w:r>
          <w:rPr>
            <w:sz w:val="24"/>
            <w:szCs w:val="24"/>
          </w:rPr>
          <w:t xml:space="preserve">proposed </w:t>
        </w:r>
      </w:ins>
      <w:del w:id="294" w:author="LeBoldus, Jared" w:date="2022-10-25T11:34:00Z">
        <w:r>
          <w:rPr>
            <w:sz w:val="24"/>
            <w:szCs w:val="24"/>
          </w:rPr>
          <w:delText xml:space="preserve">management </w:delText>
        </w:r>
      </w:del>
      <w:r>
        <w:rPr>
          <w:sz w:val="24"/>
          <w:szCs w:val="24"/>
        </w:rPr>
        <w:t xml:space="preserve">strategy </w:t>
      </w:r>
      <w:del w:id="295" w:author="LeBoldus, Jared" w:date="2022-10-25T11:34:00Z">
        <w:r>
          <w:rPr>
            <w:sz w:val="24"/>
            <w:szCs w:val="24"/>
          </w:rPr>
          <w:delText xml:space="preserve">being </w:delText>
        </w:r>
      </w:del>
      <w:del w:id="296" w:author="LeBoldus, Jared" w:date="2022-10-25T11:27:00Z">
        <w:r>
          <w:rPr>
            <w:sz w:val="24"/>
            <w:szCs w:val="24"/>
          </w:rPr>
          <w:delText>used in some areas</w:delText>
        </w:r>
      </w:del>
      <w:del w:id="297" w:author="LeBoldus, Jared" w:date="2022-10-25T11:34:00Z">
        <w:r>
          <w:rPr>
            <w:sz w:val="24"/>
            <w:szCs w:val="24"/>
          </w:rPr>
          <w:delText xml:space="preserve"> </w:delText>
        </w:r>
      </w:del>
      <w:r>
        <w:rPr>
          <w:sz w:val="24"/>
          <w:szCs w:val="24"/>
        </w:rPr>
        <w:t>(Subramanian et al., 2015).</w:t>
      </w:r>
      <w:r>
        <w:rPr>
          <w:color w:val="222222"/>
          <w:sz w:val="20"/>
          <w:szCs w:val="20"/>
          <w:shd w:val="clear" w:color="auto" w:fill="FFFFFF"/>
        </w:rPr>
        <w:t xml:space="preserve"> </w:t>
      </w:r>
      <w:r>
        <w:rPr>
          <w:sz w:val="24"/>
          <w:szCs w:val="24"/>
        </w:rPr>
        <w:t xml:space="preserve">A major question stemming from these shifts in management </w:t>
      </w:r>
      <w:del w:id="298" w:author="LeBoldus, Jared" w:date="2022-10-25T11:27:00Z">
        <w:r>
          <w:rPr>
            <w:sz w:val="24"/>
            <w:szCs w:val="24"/>
          </w:rPr>
          <w:delText xml:space="preserve">techniques </w:delText>
        </w:r>
      </w:del>
      <w:r>
        <w:rPr>
          <w:sz w:val="24"/>
          <w:szCs w:val="24"/>
        </w:rPr>
        <w:t xml:space="preserve">is understanding how thinning and </w:t>
      </w:r>
      <w:del w:id="299" w:author="LeBoldus, Jared" w:date="2022-10-27T09:34:00Z">
        <w:r>
          <w:rPr>
            <w:sz w:val="24"/>
            <w:szCs w:val="24"/>
          </w:rPr>
          <w:delText xml:space="preserve">alternate </w:delText>
        </w:r>
      </w:del>
      <w:r>
        <w:rPr>
          <w:sz w:val="24"/>
          <w:szCs w:val="24"/>
        </w:rPr>
        <w:t>host rotations will affect major forest pathogens</w:t>
      </w:r>
      <w:ins w:id="300" w:author="LeBoldus, Jared" w:date="2022-10-25T11:28:00Z">
        <w:r>
          <w:rPr>
            <w:sz w:val="24"/>
            <w:szCs w:val="24"/>
          </w:rPr>
          <w:t xml:space="preserve"> in both plantation and wildland forests</w:t>
        </w:r>
      </w:ins>
      <w:r>
        <w:rPr>
          <w:sz w:val="24"/>
          <w:szCs w:val="24"/>
        </w:rPr>
        <w:t>.</w:t>
      </w:r>
      <w:ins w:id="301" w:author="LeBoldus, Jared" w:date="2022-10-25T11:44:00Z">
        <w:r>
          <w:rPr>
            <w:sz w:val="24"/>
            <w:szCs w:val="24"/>
          </w:rPr>
          <w:t xml:space="preserve"> </w:t>
        </w:r>
      </w:ins>
    </w:p>
    <w:p w14:paraId="73673DBE" w14:textId="77777777" w:rsidR="00E43978" w:rsidRDefault="00E43978">
      <w:pPr>
        <w:spacing w:line="480" w:lineRule="auto"/>
        <w:ind w:firstLine="720"/>
        <w:rPr>
          <w:ins w:id="302" w:author="LeBoldus, Jared" w:date="2022-10-25T11:44:00Z"/>
          <w:sz w:val="24"/>
          <w:szCs w:val="24"/>
        </w:rPr>
      </w:pPr>
    </w:p>
    <w:p w14:paraId="5AB89470" w14:textId="3CA49F5F" w:rsidR="00E43978" w:rsidRDefault="00000000">
      <w:pPr>
        <w:spacing w:line="480" w:lineRule="auto"/>
        <w:ind w:firstLine="720"/>
        <w:rPr>
          <w:del w:id="303" w:author="LeBoldus, Jared" w:date="2022-10-27T09:09:00Z"/>
          <w:sz w:val="24"/>
          <w:szCs w:val="24"/>
        </w:rPr>
      </w:pPr>
      <w:ins w:id="304" w:author="LeBoldus, Jared" w:date="2022-10-25T11:42:00Z">
        <w:r>
          <w:rPr>
            <w:sz w:val="24"/>
            <w:szCs w:val="24"/>
          </w:rPr>
          <w:t xml:space="preserve">The effects of thinning </w:t>
        </w:r>
      </w:ins>
      <w:r w:rsidR="00AF57C8">
        <w:rPr>
          <w:sz w:val="24"/>
          <w:szCs w:val="24"/>
        </w:rPr>
        <w:t>and host rotations for management of</w:t>
      </w:r>
      <w:ins w:id="305" w:author="LeBoldus, Jared" w:date="2022-10-25T11:42:00Z">
        <w:r>
          <w:rPr>
            <w:sz w:val="24"/>
            <w:szCs w:val="24"/>
          </w:rPr>
          <w:t xml:space="preserve"> LRR are not well understood.</w:t>
        </w:r>
      </w:ins>
      <w:r w:rsidR="000901DC">
        <w:rPr>
          <w:sz w:val="24"/>
          <w:szCs w:val="24"/>
        </w:rPr>
        <w:t xml:space="preserve"> </w:t>
      </w:r>
      <w:ins w:id="306" w:author="LeBoldus, Jared" w:date="2022-10-25T11:51:00Z">
        <w:r>
          <w:rPr>
            <w:sz w:val="24"/>
            <w:szCs w:val="24"/>
          </w:rPr>
          <w:t xml:space="preserve">Although thinning </w:t>
        </w:r>
      </w:ins>
      <w:del w:id="307" w:author="LeBoldus, Jared" w:date="2022-10-25T11:51:00Z">
        <w:r>
          <w:rPr>
            <w:sz w:val="24"/>
            <w:szCs w:val="24"/>
          </w:rPr>
          <w:delText xml:space="preserve">Mechanical thinning </w:delText>
        </w:r>
      </w:del>
      <w:r>
        <w:rPr>
          <w:sz w:val="24"/>
          <w:szCs w:val="24"/>
        </w:rPr>
        <w:t>provides forest products and</w:t>
      </w:r>
      <w:ins w:id="308" w:author="LeBoldus, Jared" w:date="2022-10-27T09:37:00Z">
        <w:r>
          <w:rPr>
            <w:sz w:val="24"/>
            <w:szCs w:val="24"/>
          </w:rPr>
          <w:t xml:space="preserve"> may</w:t>
        </w:r>
      </w:ins>
      <w:r>
        <w:rPr>
          <w:sz w:val="24"/>
          <w:szCs w:val="24"/>
        </w:rPr>
        <w:t xml:space="preserve"> remove</w:t>
      </w:r>
      <w:del w:id="309" w:author="LeBoldus, Jared" w:date="2022-10-27T09:37:00Z">
        <w:r>
          <w:rPr>
            <w:sz w:val="24"/>
            <w:szCs w:val="24"/>
          </w:rPr>
          <w:delText>s</w:delText>
        </w:r>
      </w:del>
      <w:r>
        <w:rPr>
          <w:sz w:val="24"/>
          <w:szCs w:val="24"/>
        </w:rPr>
        <w:t xml:space="preserve"> infe</w:t>
      </w:r>
      <w:ins w:id="310" w:author="LeBoldus, Jared" w:date="2022-10-27T09:07:00Z">
        <w:r>
          <w:rPr>
            <w:sz w:val="24"/>
            <w:szCs w:val="24"/>
          </w:rPr>
          <w:t>c</w:t>
        </w:r>
      </w:ins>
      <w:del w:id="311" w:author="LeBoldus, Jared" w:date="2022-10-27T09:07:00Z">
        <w:r>
          <w:rPr>
            <w:sz w:val="24"/>
            <w:szCs w:val="24"/>
          </w:rPr>
          <w:delText>s</w:delText>
        </w:r>
      </w:del>
      <w:r>
        <w:rPr>
          <w:sz w:val="24"/>
          <w:szCs w:val="24"/>
        </w:rPr>
        <w:t xml:space="preserve">ted trees that </w:t>
      </w:r>
      <w:del w:id="312" w:author="LeBoldus, Jared" w:date="2022-10-25T11:51:00Z">
        <w:r>
          <w:rPr>
            <w:sz w:val="24"/>
            <w:szCs w:val="24"/>
          </w:rPr>
          <w:delText xml:space="preserve">are </w:delText>
        </w:r>
      </w:del>
      <w:ins w:id="313" w:author="LeBoldus, Jared" w:date="2022-10-27T09:07:00Z">
        <w:r>
          <w:rPr>
            <w:sz w:val="24"/>
            <w:szCs w:val="24"/>
          </w:rPr>
          <w:t>eventually</w:t>
        </w:r>
      </w:ins>
      <w:ins w:id="314" w:author="LeBoldus, Jared" w:date="2022-10-25T11:51:00Z">
        <w:r>
          <w:rPr>
            <w:sz w:val="24"/>
            <w:szCs w:val="24"/>
          </w:rPr>
          <w:t xml:space="preserve"> </w:t>
        </w:r>
      </w:ins>
      <w:r>
        <w:rPr>
          <w:sz w:val="24"/>
          <w:szCs w:val="24"/>
        </w:rPr>
        <w:t>contribut</w:t>
      </w:r>
      <w:ins w:id="315" w:author="LeBoldus, Jared" w:date="2022-10-25T11:51:00Z">
        <w:r>
          <w:rPr>
            <w:sz w:val="24"/>
            <w:szCs w:val="24"/>
          </w:rPr>
          <w:t>e</w:t>
        </w:r>
      </w:ins>
      <w:del w:id="316" w:author="LeBoldus, Jared" w:date="2022-10-25T11:51:00Z">
        <w:r>
          <w:rPr>
            <w:sz w:val="24"/>
            <w:szCs w:val="24"/>
          </w:rPr>
          <w:delText>ing</w:delText>
        </w:r>
      </w:del>
      <w:r>
        <w:rPr>
          <w:sz w:val="24"/>
          <w:szCs w:val="24"/>
        </w:rPr>
        <w:t xml:space="preserve"> </w:t>
      </w:r>
      <w:del w:id="317" w:author="LeBoldus, Jared" w:date="2022-10-25T11:51:00Z">
        <w:r>
          <w:rPr>
            <w:sz w:val="24"/>
            <w:szCs w:val="24"/>
          </w:rPr>
          <w:delText>to an increase of fuel loads</w:delText>
        </w:r>
      </w:del>
      <w:ins w:id="318" w:author="LeBoldus, Jared" w:date="2022-10-25T11:51:00Z">
        <w:r>
          <w:rPr>
            <w:sz w:val="24"/>
            <w:szCs w:val="24"/>
          </w:rPr>
          <w:t>to fuel loads</w:t>
        </w:r>
      </w:ins>
      <w:ins w:id="319" w:author="LeBoldus, Jared" w:date="2022-10-25T11:52:00Z">
        <w:r>
          <w:rPr>
            <w:sz w:val="24"/>
            <w:szCs w:val="24"/>
          </w:rPr>
          <w:t xml:space="preserve">; </w:t>
        </w:r>
      </w:ins>
      <w:ins w:id="320" w:author="LeBoldus, Jared" w:date="2022-10-25T11:51:00Z">
        <w:r>
          <w:rPr>
            <w:sz w:val="24"/>
            <w:szCs w:val="24"/>
          </w:rPr>
          <w:t xml:space="preserve"> it may also</w:t>
        </w:r>
      </w:ins>
      <w:ins w:id="321" w:author="LeBoldus, Jared" w:date="2022-10-25T11:52:00Z">
        <w:r>
          <w:rPr>
            <w:sz w:val="24"/>
            <w:szCs w:val="24"/>
          </w:rPr>
          <w:t xml:space="preserve"> </w:t>
        </w:r>
      </w:ins>
      <w:del w:id="322" w:author="LeBoldus, Jared" w:date="2022-10-25T11:52:00Z">
        <w:r>
          <w:rPr>
            <w:sz w:val="24"/>
            <w:szCs w:val="24"/>
          </w:rPr>
          <w:delText xml:space="preserve"> (Vandygriff et al., 2015). Thinning however could </w:delText>
        </w:r>
      </w:del>
      <w:r>
        <w:rPr>
          <w:sz w:val="24"/>
          <w:szCs w:val="24"/>
        </w:rPr>
        <w:t>increase the risk of wind damage</w:t>
      </w:r>
      <w:ins w:id="323" w:author="LeBoldus, Jared" w:date="2022-10-25T11:53:00Z">
        <w:r>
          <w:rPr>
            <w:sz w:val="24"/>
            <w:szCs w:val="24"/>
          </w:rPr>
          <w:t xml:space="preserve"> to trees with </w:t>
        </w:r>
      </w:ins>
      <w:del w:id="324" w:author="LeBoldus, Jared" w:date="2022-10-25T11:53:00Z">
        <w:r>
          <w:rPr>
            <w:sz w:val="24"/>
            <w:szCs w:val="24"/>
          </w:rPr>
          <w:delText xml:space="preserve">, which is often the mortality event for root diseased trees with </w:delText>
        </w:r>
      </w:del>
      <w:r>
        <w:rPr>
          <w:sz w:val="24"/>
          <w:szCs w:val="24"/>
        </w:rPr>
        <w:t>weakened root systems (</w:t>
      </w:r>
      <w:proofErr w:type="spellStart"/>
      <w:ins w:id="325" w:author="LeBoldus, Jared" w:date="2022-10-25T11:52:00Z">
        <w:r>
          <w:rPr>
            <w:sz w:val="24"/>
            <w:szCs w:val="24"/>
          </w:rPr>
          <w:t>Vandygriff</w:t>
        </w:r>
        <w:proofErr w:type="spellEnd"/>
        <w:r>
          <w:rPr>
            <w:sz w:val="24"/>
            <w:szCs w:val="24"/>
          </w:rPr>
          <w:t xml:space="preserve"> et al., 2015; </w:t>
        </w:r>
      </w:ins>
      <w:r>
        <w:rPr>
          <w:sz w:val="24"/>
          <w:szCs w:val="24"/>
        </w:rPr>
        <w:t xml:space="preserve">Lawson, 1979). </w:t>
      </w:r>
      <w:del w:id="326" w:author="LeBoldus, Jared" w:date="2022-10-27T09:05:00Z">
        <w:r>
          <w:rPr>
            <w:sz w:val="24"/>
            <w:szCs w:val="24"/>
          </w:rPr>
          <w:delText>Another management strategy when dealing with a disease of the site is planting of</w:delText>
        </w:r>
      </w:del>
      <w:ins w:id="327" w:author="LeBoldus, Jared" w:date="2022-10-27T09:05:00Z">
        <w:r>
          <w:rPr>
            <w:sz w:val="24"/>
            <w:szCs w:val="24"/>
          </w:rPr>
          <w:t>Red alder (</w:t>
        </w:r>
        <w:r>
          <w:rPr>
            <w:i/>
            <w:iCs/>
            <w:sz w:val="24"/>
            <w:szCs w:val="24"/>
          </w:rPr>
          <w:t>Alnus rubra</w:t>
        </w:r>
        <w:r>
          <w:rPr>
            <w:sz w:val="24"/>
            <w:szCs w:val="24"/>
          </w:rPr>
          <w:t xml:space="preserve"> Bong.) </w:t>
        </w:r>
      </w:ins>
      <w:ins w:id="328" w:author="LeBoldus, Jared" w:date="2022-10-27T09:06:00Z">
        <w:r>
          <w:rPr>
            <w:sz w:val="24"/>
            <w:szCs w:val="24"/>
          </w:rPr>
          <w:t>is resistant to infection by</w:t>
        </w:r>
      </w:ins>
      <w:ins w:id="329" w:author="LeBoldus, Jared" w:date="2022-10-27T09:05:00Z">
        <w:r>
          <w:rPr>
            <w:sz w:val="24"/>
            <w:szCs w:val="24"/>
          </w:rPr>
          <w:t xml:space="preserve"> </w:t>
        </w:r>
        <w:r w:rsidRPr="000901DC">
          <w:rPr>
            <w:i/>
            <w:iCs/>
            <w:sz w:val="24"/>
            <w:szCs w:val="24"/>
          </w:rPr>
          <w:t xml:space="preserve">C. </w:t>
        </w:r>
        <w:proofErr w:type="spellStart"/>
        <w:r w:rsidRPr="000901DC">
          <w:rPr>
            <w:i/>
            <w:iCs/>
            <w:sz w:val="24"/>
            <w:szCs w:val="24"/>
          </w:rPr>
          <w:t>sulphurascens</w:t>
        </w:r>
        <w:proofErr w:type="spellEnd"/>
        <w:r>
          <w:rPr>
            <w:sz w:val="24"/>
            <w:szCs w:val="24"/>
          </w:rPr>
          <w:t xml:space="preserve">. This is likely due to the phenolics, and fatty acids produced by red alder (Trappe, 1972; Li et al., 1969; Li et al., 1970). </w:t>
        </w:r>
      </w:ins>
      <w:ins w:id="330" w:author="LeBoldus, Jared" w:date="2022-10-27T09:09:00Z">
        <w:r>
          <w:rPr>
            <w:sz w:val="24"/>
            <w:szCs w:val="24"/>
          </w:rPr>
          <w:t xml:space="preserve">It has been hypothesized that </w:t>
        </w:r>
      </w:ins>
      <w:del w:id="331" w:author="LeBoldus, Jared" w:date="2022-10-27T09:09:00Z">
        <w:r>
          <w:rPr>
            <w:sz w:val="24"/>
            <w:szCs w:val="24"/>
          </w:rPr>
          <w:delText xml:space="preserve"> resistance, the wood value of red alder has increased within recent years and sawlogs are able to be produced within short rotations (Harrington, 2006). These findings led to a hypothe</w:delText>
        </w:r>
      </w:del>
      <w:ins w:id="332" w:author="LeBoldus, Jared" w:date="2022-10-27T09:05:00Z">
        <w:r>
          <w:rPr>
            <w:sz w:val="24"/>
            <w:szCs w:val="24"/>
          </w:rPr>
          <w:t xml:space="preserve">clear cutting LRR sites and then growing purely </w:t>
        </w:r>
        <w:r>
          <w:rPr>
            <w:sz w:val="24"/>
            <w:szCs w:val="24"/>
          </w:rPr>
          <w:lastRenderedPageBreak/>
          <w:t xml:space="preserve">red alder might starve out the </w:t>
        </w:r>
        <w:r w:rsidRPr="000901DC">
          <w:rPr>
            <w:i/>
            <w:iCs/>
            <w:sz w:val="24"/>
            <w:szCs w:val="24"/>
          </w:rPr>
          <w:t xml:space="preserve">C. </w:t>
        </w:r>
        <w:proofErr w:type="spellStart"/>
        <w:r w:rsidRPr="000901DC">
          <w:rPr>
            <w:i/>
            <w:iCs/>
            <w:sz w:val="24"/>
            <w:szCs w:val="24"/>
          </w:rPr>
          <w:t>sulphurascens</w:t>
        </w:r>
        <w:proofErr w:type="spellEnd"/>
        <w:r>
          <w:rPr>
            <w:sz w:val="24"/>
            <w:szCs w:val="24"/>
          </w:rPr>
          <w:t xml:space="preserve"> after several decades (Harrington, 2006). </w:t>
        </w:r>
      </w:ins>
      <w:ins w:id="333" w:author="LeBoldus, Jared" w:date="2022-10-27T09:09:00Z">
        <w:r>
          <w:rPr>
            <w:sz w:val="24"/>
            <w:szCs w:val="24"/>
          </w:rPr>
          <w:t>To date this hypothesis has not been tested.</w:t>
        </w:r>
      </w:ins>
      <w:bookmarkStart w:id="334" w:name="move117753923"/>
      <w:bookmarkEnd w:id="334"/>
    </w:p>
    <w:p w14:paraId="7623749C" w14:textId="77777777" w:rsidR="00E43978" w:rsidRDefault="00E43978">
      <w:pPr>
        <w:spacing w:line="480" w:lineRule="auto"/>
        <w:ind w:firstLine="720"/>
        <w:rPr>
          <w:ins w:id="335" w:author="LeBoldus, Jared" w:date="2022-10-25T15:49:00Z"/>
          <w:sz w:val="24"/>
          <w:szCs w:val="24"/>
        </w:rPr>
      </w:pPr>
    </w:p>
    <w:p w14:paraId="493D8267" w14:textId="61BD6CD1" w:rsidR="00E43978" w:rsidRDefault="00000000">
      <w:pPr>
        <w:spacing w:line="480" w:lineRule="auto"/>
        <w:ind w:firstLine="720"/>
        <w:rPr>
          <w:sz w:val="24"/>
          <w:szCs w:val="24"/>
        </w:rPr>
      </w:pPr>
      <w:ins w:id="336" w:author="LeBoldus, Jared" w:date="2022-10-27T09:10:00Z">
        <w:r>
          <w:rPr>
            <w:sz w:val="24"/>
            <w:szCs w:val="24"/>
          </w:rPr>
          <w:t xml:space="preserve">Long-term forest plot studies </w:t>
        </w:r>
      </w:ins>
      <w:ins w:id="337" w:author="LeBoldus, Jared" w:date="2022-10-27T09:13:00Z">
        <w:r>
          <w:rPr>
            <w:sz w:val="24"/>
            <w:szCs w:val="24"/>
          </w:rPr>
          <w:t>are</w:t>
        </w:r>
      </w:ins>
      <w:ins w:id="338" w:author="LeBoldus, Jared" w:date="2022-10-27T09:10:00Z">
        <w:r>
          <w:rPr>
            <w:sz w:val="24"/>
            <w:szCs w:val="24"/>
          </w:rPr>
          <w:t xml:space="preserve"> powerful sources of information, yet they </w:t>
        </w:r>
      </w:ins>
      <w:ins w:id="339" w:author="LeBoldus, Jared" w:date="2022-10-27T09:15:00Z">
        <w:r>
          <w:rPr>
            <w:sz w:val="24"/>
            <w:szCs w:val="24"/>
          </w:rPr>
          <w:t>are</w:t>
        </w:r>
      </w:ins>
      <w:ins w:id="340" w:author="LeBoldus, Jared" w:date="2022-10-27T09:10:00Z">
        <w:r>
          <w:rPr>
            <w:sz w:val="24"/>
            <w:szCs w:val="24"/>
          </w:rPr>
          <w:t xml:space="preserve"> scarce</w:t>
        </w:r>
      </w:ins>
      <w:ins w:id="341" w:author="LeBoldus, Jared" w:date="2022-10-27T09:15:00Z">
        <w:r>
          <w:rPr>
            <w:sz w:val="24"/>
            <w:szCs w:val="24"/>
          </w:rPr>
          <w:t xml:space="preserve"> for a variety of reasons</w:t>
        </w:r>
      </w:ins>
      <w:ins w:id="342" w:author="LeBoldus, Jared" w:date="2022-10-27T09:10:00Z">
        <w:r>
          <w:rPr>
            <w:sz w:val="24"/>
            <w:szCs w:val="24"/>
          </w:rPr>
          <w:t xml:space="preserve"> (Norris et al., 2014). </w:t>
        </w:r>
      </w:ins>
      <w:ins w:id="343" w:author="LeBoldus, Jared" w:date="2022-10-27T09:16:00Z">
        <w:r>
          <w:rPr>
            <w:sz w:val="24"/>
            <w:szCs w:val="24"/>
          </w:rPr>
          <w:t>Manipulative experiments</w:t>
        </w:r>
      </w:ins>
      <w:ins w:id="344" w:author="LeBoldus, Jared" w:date="2022-10-27T09:21:00Z">
        <w:r>
          <w:rPr>
            <w:sz w:val="24"/>
            <w:szCs w:val="24"/>
          </w:rPr>
          <w:t>,</w:t>
        </w:r>
      </w:ins>
      <w:ins w:id="345" w:author="LeBoldus, Jared" w:date="2022-10-27T09:16:00Z">
        <w:r>
          <w:rPr>
            <w:sz w:val="24"/>
            <w:szCs w:val="24"/>
          </w:rPr>
          <w:t xml:space="preserve"> </w:t>
        </w:r>
      </w:ins>
      <w:ins w:id="346" w:author="LeBoldus, Jared" w:date="2022-10-27T09:17:00Z">
        <w:r>
          <w:rPr>
            <w:sz w:val="24"/>
            <w:szCs w:val="24"/>
          </w:rPr>
          <w:t>examining</w:t>
        </w:r>
      </w:ins>
      <w:ins w:id="347" w:author="LeBoldus, Jared" w:date="2022-10-27T09:16:00Z">
        <w:r>
          <w:rPr>
            <w:sz w:val="24"/>
            <w:szCs w:val="24"/>
          </w:rPr>
          <w:t xml:space="preserve"> the effects of management on forests dynamics</w:t>
        </w:r>
      </w:ins>
      <w:ins w:id="348" w:author="LeBoldus, Jared" w:date="2022-10-27T09:21:00Z">
        <w:r>
          <w:rPr>
            <w:sz w:val="24"/>
            <w:szCs w:val="24"/>
          </w:rPr>
          <w:t>,</w:t>
        </w:r>
      </w:ins>
      <w:ins w:id="349" w:author="LeBoldus, Jared" w:date="2022-10-27T09:16:00Z">
        <w:r>
          <w:rPr>
            <w:sz w:val="24"/>
            <w:szCs w:val="24"/>
          </w:rPr>
          <w:t xml:space="preserve"> are even </w:t>
        </w:r>
      </w:ins>
      <w:ins w:id="350" w:author="LeBoldus, Jared" w:date="2022-10-27T09:21:00Z">
        <w:r>
          <w:rPr>
            <w:sz w:val="24"/>
            <w:szCs w:val="24"/>
          </w:rPr>
          <w:t>more rare in t</w:t>
        </w:r>
      </w:ins>
      <w:ins w:id="351" w:author="LeBoldus, Jared" w:date="2022-10-27T09:38:00Z">
        <w:r>
          <w:rPr>
            <w:sz w:val="24"/>
            <w:szCs w:val="24"/>
          </w:rPr>
          <w:t>he literature</w:t>
        </w:r>
      </w:ins>
      <w:ins w:id="352" w:author="LeBoldus, Jared" w:date="2022-10-27T09:21:00Z">
        <w:r>
          <w:rPr>
            <w:sz w:val="24"/>
            <w:szCs w:val="24"/>
          </w:rPr>
          <w:t xml:space="preserve">. </w:t>
        </w:r>
      </w:ins>
      <w:ins w:id="353" w:author="LeBoldus, Jared" w:date="2022-10-27T09:17:00Z">
        <w:r>
          <w:rPr>
            <w:sz w:val="24"/>
            <w:szCs w:val="24"/>
          </w:rPr>
          <w:t>However, d</w:t>
        </w:r>
      </w:ins>
      <w:del w:id="354" w:author="LeBoldus, Jared" w:date="2022-10-27T09:17:00Z">
        <w:r>
          <w:rPr>
            <w:sz w:val="24"/>
            <w:szCs w:val="24"/>
          </w:rPr>
          <w:delText>D</w:delText>
        </w:r>
      </w:del>
      <w:ins w:id="355" w:author="LeBoldus, Jared" w:date="2022-10-27T09:10:00Z">
        <w:r>
          <w:rPr>
            <w:sz w:val="24"/>
            <w:szCs w:val="24"/>
          </w:rPr>
          <w:t xml:space="preserve">ata from these studies </w:t>
        </w:r>
        <w:r>
          <w:rPr>
            <w:sz w:val="24"/>
            <w:szCs w:val="24"/>
            <w:highlight w:val="white"/>
          </w:rPr>
          <w:t xml:space="preserve">can be </w:t>
        </w:r>
      </w:ins>
      <w:ins w:id="356" w:author="LeBoldus, Jared" w:date="2022-10-27T09:15:00Z">
        <w:r>
          <w:rPr>
            <w:sz w:val="24"/>
            <w:szCs w:val="24"/>
            <w:highlight w:val="white"/>
          </w:rPr>
          <w:t>used to</w:t>
        </w:r>
      </w:ins>
      <w:ins w:id="357" w:author="LeBoldus, Jared" w:date="2022-10-27T09:18:00Z">
        <w:r>
          <w:rPr>
            <w:sz w:val="24"/>
            <w:szCs w:val="24"/>
            <w:highlight w:val="white"/>
          </w:rPr>
          <w:t xml:space="preserve"> test</w:t>
        </w:r>
      </w:ins>
      <w:ins w:id="358" w:author="LeBoldus, Jared" w:date="2022-10-27T09:15:00Z">
        <w:r>
          <w:rPr>
            <w:sz w:val="24"/>
            <w:szCs w:val="24"/>
            <w:highlight w:val="white"/>
          </w:rPr>
          <w:t xml:space="preserve"> </w:t>
        </w:r>
      </w:ins>
      <w:ins w:id="359" w:author="LeBoldus, Jared" w:date="2022-10-27T09:17:00Z">
        <w:r>
          <w:rPr>
            <w:sz w:val="24"/>
            <w:szCs w:val="24"/>
            <w:highlight w:val="white"/>
          </w:rPr>
          <w:t>the effect of manag</w:t>
        </w:r>
      </w:ins>
      <w:ins w:id="360" w:author="LeBoldus, Jared" w:date="2022-10-27T09:18:00Z">
        <w:r>
          <w:rPr>
            <w:sz w:val="24"/>
            <w:szCs w:val="24"/>
            <w:highlight w:val="white"/>
          </w:rPr>
          <w:t>e</w:t>
        </w:r>
      </w:ins>
      <w:ins w:id="361" w:author="LeBoldus, Jared" w:date="2022-10-27T09:17:00Z">
        <w:r>
          <w:rPr>
            <w:sz w:val="24"/>
            <w:szCs w:val="24"/>
            <w:highlight w:val="white"/>
          </w:rPr>
          <w:t>men</w:t>
        </w:r>
      </w:ins>
      <w:ins w:id="362" w:author="LeBoldus, Jared" w:date="2022-10-27T09:18:00Z">
        <w:r>
          <w:rPr>
            <w:sz w:val="24"/>
            <w:szCs w:val="24"/>
            <w:highlight w:val="white"/>
          </w:rPr>
          <w:t>t</w:t>
        </w:r>
      </w:ins>
      <w:ins w:id="363" w:author="LeBoldus, Jared" w:date="2022-10-27T09:17:00Z">
        <w:r>
          <w:rPr>
            <w:sz w:val="24"/>
            <w:szCs w:val="24"/>
            <w:highlight w:val="white"/>
          </w:rPr>
          <w:t xml:space="preserve"> </w:t>
        </w:r>
      </w:ins>
      <w:ins w:id="364" w:author="LeBoldus, Jared" w:date="2022-10-27T09:19:00Z">
        <w:r>
          <w:rPr>
            <w:sz w:val="24"/>
            <w:szCs w:val="24"/>
            <w:highlight w:val="white"/>
          </w:rPr>
          <w:t xml:space="preserve">regimes </w:t>
        </w:r>
      </w:ins>
      <w:ins w:id="365" w:author="LeBoldus, Jared" w:date="2022-10-27T09:17:00Z">
        <w:r>
          <w:rPr>
            <w:sz w:val="24"/>
            <w:szCs w:val="24"/>
            <w:highlight w:val="white"/>
          </w:rPr>
          <w:t>o</w:t>
        </w:r>
      </w:ins>
      <w:ins w:id="366" w:author="LeBoldus, Jared" w:date="2022-10-27T09:18:00Z">
        <w:r>
          <w:rPr>
            <w:sz w:val="24"/>
            <w:szCs w:val="24"/>
            <w:highlight w:val="white"/>
          </w:rPr>
          <w:t>n</w:t>
        </w:r>
      </w:ins>
      <w:ins w:id="367" w:author="LeBoldus, Jared" w:date="2022-10-27T09:17:00Z">
        <w:r>
          <w:rPr>
            <w:sz w:val="24"/>
            <w:szCs w:val="24"/>
            <w:highlight w:val="white"/>
          </w:rPr>
          <w:t xml:space="preserve"> forest </w:t>
        </w:r>
      </w:ins>
      <w:ins w:id="368" w:author="LeBoldus, Jared" w:date="2022-10-27T09:19:00Z">
        <w:r>
          <w:rPr>
            <w:sz w:val="24"/>
            <w:szCs w:val="24"/>
            <w:highlight w:val="white"/>
          </w:rPr>
          <w:t>struct</w:t>
        </w:r>
      </w:ins>
      <w:ins w:id="369" w:author="LeBoldus, Jared" w:date="2022-10-27T09:21:00Z">
        <w:r>
          <w:rPr>
            <w:sz w:val="24"/>
            <w:szCs w:val="24"/>
            <w:highlight w:val="white"/>
          </w:rPr>
          <w:t>u</w:t>
        </w:r>
      </w:ins>
      <w:ins w:id="370" w:author="LeBoldus, Jared" w:date="2022-10-27T09:19:00Z">
        <w:r>
          <w:rPr>
            <w:sz w:val="24"/>
            <w:szCs w:val="24"/>
            <w:highlight w:val="white"/>
          </w:rPr>
          <w:t>re and function</w:t>
        </w:r>
      </w:ins>
      <w:ins w:id="371" w:author="LeBoldus, Jared" w:date="2022-10-27T09:17:00Z">
        <w:r>
          <w:rPr>
            <w:sz w:val="24"/>
            <w:szCs w:val="24"/>
            <w:highlight w:val="white"/>
          </w:rPr>
          <w:t xml:space="preserve"> and to validate models</w:t>
        </w:r>
      </w:ins>
      <w:ins w:id="372" w:author="LeBoldus, Jared" w:date="2022-10-27T09:39:00Z">
        <w:r>
          <w:rPr>
            <w:sz w:val="24"/>
            <w:szCs w:val="24"/>
            <w:highlight w:val="white"/>
          </w:rPr>
          <w:t>, which were initially developed</w:t>
        </w:r>
        <w:r>
          <w:rPr>
            <w:sz w:val="24"/>
            <w:szCs w:val="24"/>
          </w:rPr>
          <w:t xml:space="preserve"> to circumvent limited data availability</w:t>
        </w:r>
      </w:ins>
      <w:ins w:id="373" w:author="LeBoldus, Jared" w:date="2022-10-27T09:38:00Z">
        <w:r>
          <w:rPr>
            <w:sz w:val="24"/>
            <w:szCs w:val="24"/>
            <w:highlight w:val="white"/>
          </w:rPr>
          <w:t>,</w:t>
        </w:r>
      </w:ins>
      <w:ins w:id="374" w:author="LeBoldus, Jared" w:date="2022-10-27T09:17:00Z">
        <w:r>
          <w:rPr>
            <w:sz w:val="24"/>
            <w:szCs w:val="24"/>
            <w:highlight w:val="white"/>
          </w:rPr>
          <w:t xml:space="preserve"> </w:t>
        </w:r>
      </w:ins>
      <w:ins w:id="375" w:author="Sarah Hoffman" w:date="2022-11-05T12:23:00Z">
        <w:r w:rsidR="00C5709A">
          <w:rPr>
            <w:sz w:val="24"/>
            <w:szCs w:val="24"/>
            <w:highlight w:val="white"/>
          </w:rPr>
          <w:t xml:space="preserve">and </w:t>
        </w:r>
      </w:ins>
      <w:ins w:id="376" w:author="LeBoldus, Jared" w:date="2022-10-27T09:18:00Z">
        <w:r>
          <w:rPr>
            <w:sz w:val="24"/>
            <w:szCs w:val="24"/>
            <w:highlight w:val="white"/>
          </w:rPr>
          <w:t xml:space="preserve">used to predict </w:t>
        </w:r>
      </w:ins>
      <w:ins w:id="377" w:author="LeBoldus, Jared" w:date="2022-10-27T09:19:00Z">
        <w:r>
          <w:rPr>
            <w:sz w:val="24"/>
            <w:szCs w:val="24"/>
            <w:highlight w:val="white"/>
          </w:rPr>
          <w:t>the impact of management on forest dynamics</w:t>
        </w:r>
      </w:ins>
      <w:ins w:id="378" w:author="LeBoldus, Jared" w:date="2022-10-27T09:22:00Z">
        <w:r>
          <w:rPr>
            <w:sz w:val="24"/>
            <w:szCs w:val="24"/>
            <w:highlight w:val="white"/>
          </w:rPr>
          <w:t xml:space="preserve"> </w:t>
        </w:r>
      </w:ins>
      <w:ins w:id="379" w:author="LeBoldus, Jared" w:date="2022-10-27T09:20:00Z">
        <w:r>
          <w:rPr>
            <w:sz w:val="24"/>
            <w:szCs w:val="24"/>
          </w:rPr>
          <w:t>(</w:t>
        </w:r>
        <w:proofErr w:type="spellStart"/>
        <w:r>
          <w:rPr>
            <w:sz w:val="24"/>
            <w:szCs w:val="24"/>
          </w:rPr>
          <w:t>Pretzsch</w:t>
        </w:r>
        <w:proofErr w:type="spellEnd"/>
        <w:r>
          <w:rPr>
            <w:sz w:val="24"/>
            <w:szCs w:val="24"/>
          </w:rPr>
          <w:t xml:space="preserve"> et al., 2014; </w:t>
        </w:r>
        <w:proofErr w:type="spellStart"/>
        <w:r>
          <w:rPr>
            <w:sz w:val="24"/>
            <w:szCs w:val="24"/>
          </w:rPr>
          <w:t>Pretzsch</w:t>
        </w:r>
        <w:proofErr w:type="spellEnd"/>
        <w:r>
          <w:rPr>
            <w:sz w:val="24"/>
            <w:szCs w:val="24"/>
          </w:rPr>
          <w:t xml:space="preserve"> et al., 2008). The Forest Vegetation Simulator (FVS) is one such model that is commonly used within the United States Forest Service (USFS) as a tool for developing forest health and management strategies. The Western Root Disease Model (WRDM) is an extension of FVS that is used for investigating the spread of root disease from a below ground perspective (Peet and Hunt, 2005).</w:t>
        </w:r>
        <w:r>
          <w:rPr>
            <w:sz w:val="20"/>
            <w:szCs w:val="20"/>
            <w:highlight w:val="white"/>
          </w:rPr>
          <w:t xml:space="preserve"> </w:t>
        </w:r>
      </w:ins>
      <w:ins w:id="380" w:author="LeBoldus, Jared" w:date="2022-10-27T09:24:00Z">
        <w:r>
          <w:rPr>
            <w:sz w:val="24"/>
            <w:szCs w:val="24"/>
          </w:rPr>
          <w:t>There have been few studies conducted that have used long-term permanent plots to assess the accuracy of the WRDM</w:t>
        </w:r>
      </w:ins>
      <w:ins w:id="381" w:author="LeBoldus, Jared" w:date="2022-10-27T09:40:00Z">
        <w:r>
          <w:rPr>
            <w:sz w:val="24"/>
            <w:szCs w:val="24"/>
          </w:rPr>
          <w:t xml:space="preserve"> (</w:t>
        </w:r>
      </w:ins>
      <w:r w:rsidR="00F92210">
        <w:rPr>
          <w:sz w:val="24"/>
          <w:szCs w:val="24"/>
        </w:rPr>
        <w:t>Frankel et al., 1998</w:t>
      </w:r>
      <w:r w:rsidR="000901DC">
        <w:rPr>
          <w:sz w:val="24"/>
          <w:szCs w:val="24"/>
        </w:rPr>
        <w:t>;</w:t>
      </w:r>
      <w:ins w:id="382" w:author="LeBoldus, Jared" w:date="2022-10-27T09:42:00Z">
        <w:r>
          <w:rPr>
            <w:sz w:val="24"/>
            <w:szCs w:val="24"/>
          </w:rPr>
          <w:t xml:space="preserve"> Maffei</w:t>
        </w:r>
      </w:ins>
      <w:r w:rsidR="000901DC">
        <w:rPr>
          <w:sz w:val="24"/>
          <w:szCs w:val="24"/>
        </w:rPr>
        <w:t xml:space="preserve"> et al., 2008</w:t>
      </w:r>
      <w:ins w:id="383" w:author="LeBoldus, Jared" w:date="2022-10-27T09:40:00Z">
        <w:r>
          <w:rPr>
            <w:sz w:val="24"/>
            <w:szCs w:val="24"/>
          </w:rPr>
          <w:t xml:space="preserve">) and none specifically examining </w:t>
        </w:r>
      </w:ins>
      <w:ins w:id="384" w:author="LeBoldus, Jared" w:date="2022-10-27T09:24:00Z">
        <w:r>
          <w:rPr>
            <w:sz w:val="24"/>
            <w:szCs w:val="24"/>
          </w:rPr>
          <w:t>the i</w:t>
        </w:r>
      </w:ins>
      <w:ins w:id="385" w:author="LeBoldus, Jared" w:date="2022-10-27T09:40:00Z">
        <w:r>
          <w:rPr>
            <w:sz w:val="24"/>
            <w:szCs w:val="24"/>
          </w:rPr>
          <w:t>m</w:t>
        </w:r>
      </w:ins>
      <w:ins w:id="386" w:author="LeBoldus, Jared" w:date="2022-10-27T09:24:00Z">
        <w:r>
          <w:rPr>
            <w:sz w:val="24"/>
            <w:szCs w:val="24"/>
          </w:rPr>
          <w:t>pact of LRR on stand dynamics.</w:t>
        </w:r>
      </w:ins>
    </w:p>
    <w:p w14:paraId="57C07B77" w14:textId="7137F54C" w:rsidR="00E43978" w:rsidRDefault="00000000">
      <w:pPr>
        <w:spacing w:line="480" w:lineRule="auto"/>
        <w:ind w:firstLine="720"/>
        <w:rPr>
          <w:sz w:val="24"/>
          <w:szCs w:val="24"/>
        </w:rPr>
      </w:pPr>
      <w:ins w:id="387" w:author="LeBoldus, Jared" w:date="2022-10-27T09:26:00Z">
        <w:r>
          <w:rPr>
            <w:sz w:val="24"/>
            <w:szCs w:val="24"/>
          </w:rPr>
          <w:t>The overall aim of th</w:t>
        </w:r>
      </w:ins>
      <w:ins w:id="388" w:author="LeBoldus, Jared" w:date="2022-10-27T09:41:00Z">
        <w:r>
          <w:rPr>
            <w:sz w:val="24"/>
            <w:szCs w:val="24"/>
          </w:rPr>
          <w:t>is</w:t>
        </w:r>
      </w:ins>
      <w:ins w:id="389" w:author="LeBoldus, Jared" w:date="2022-10-27T09:26:00Z">
        <w:r>
          <w:rPr>
            <w:sz w:val="24"/>
            <w:szCs w:val="24"/>
          </w:rPr>
          <w:t xml:space="preserve"> stud</w:t>
        </w:r>
      </w:ins>
      <w:ins w:id="390" w:author="LeBoldus, Jared" w:date="2022-10-27T09:43:00Z">
        <w:r>
          <w:rPr>
            <w:sz w:val="24"/>
            <w:szCs w:val="24"/>
          </w:rPr>
          <w:t>y</w:t>
        </w:r>
      </w:ins>
      <w:ins w:id="391" w:author="LeBoldus, Jared" w:date="2022-10-27T09:26:00Z">
        <w:r>
          <w:rPr>
            <w:sz w:val="24"/>
            <w:szCs w:val="24"/>
          </w:rPr>
          <w:t xml:space="preserve"> was to develop a better understanding of the interaction between forest management practices and </w:t>
        </w:r>
        <w:r>
          <w:rPr>
            <w:i/>
            <w:iCs/>
            <w:sz w:val="24"/>
            <w:szCs w:val="24"/>
          </w:rPr>
          <w:t xml:space="preserve">C. </w:t>
        </w:r>
        <w:proofErr w:type="spellStart"/>
        <w:r>
          <w:rPr>
            <w:i/>
            <w:iCs/>
            <w:sz w:val="24"/>
            <w:szCs w:val="24"/>
          </w:rPr>
          <w:t>sulphurascens</w:t>
        </w:r>
        <w:proofErr w:type="spellEnd"/>
        <w:r>
          <w:rPr>
            <w:sz w:val="24"/>
            <w:szCs w:val="24"/>
          </w:rPr>
          <w:t xml:space="preserve">, the cause of LRR. Specifically, </w:t>
        </w:r>
        <w:r>
          <w:rPr>
            <w:rFonts w:eastAsia="NSimSun" w:cs="Lucida Sans"/>
            <w:kern w:val="2"/>
            <w:sz w:val="24"/>
            <w:szCs w:val="24"/>
            <w:lang w:val="en-US" w:eastAsia="zh-CN" w:bidi="hi-IN"/>
          </w:rPr>
          <w:t xml:space="preserve">the studies aimed to </w:t>
        </w:r>
        <w:r>
          <w:rPr>
            <w:sz w:val="24"/>
            <w:szCs w:val="24"/>
          </w:rPr>
          <w:t xml:space="preserve">determine the effects of commercial thinning </w:t>
        </w:r>
        <w:r>
          <w:rPr>
            <w:rFonts w:eastAsia="NSimSun" w:cs="Lucida Sans"/>
            <w:kern w:val="2"/>
            <w:sz w:val="24"/>
            <w:szCs w:val="24"/>
            <w:lang w:val="en-US" w:eastAsia="zh-CN" w:bidi="hi-IN"/>
          </w:rPr>
          <w:t xml:space="preserve">treatments </w:t>
        </w:r>
        <w:r>
          <w:rPr>
            <w:sz w:val="24"/>
            <w:szCs w:val="24"/>
          </w:rPr>
          <w:t xml:space="preserve">and hardwood rotations on growth and mortality of Douglas-fir on sites with high </w:t>
        </w:r>
        <w:r>
          <w:rPr>
            <w:rFonts w:eastAsia="NSimSun" w:cs="Lucida Sans"/>
            <w:kern w:val="2"/>
            <w:sz w:val="24"/>
            <w:szCs w:val="24"/>
            <w:lang w:val="en-US" w:eastAsia="zh-CN" w:bidi="hi-IN"/>
          </w:rPr>
          <w:t xml:space="preserve">incidence of </w:t>
        </w:r>
        <w:r>
          <w:rPr>
            <w:sz w:val="24"/>
            <w:szCs w:val="24"/>
          </w:rPr>
          <w:t>LRR</w:t>
        </w:r>
        <w:r>
          <w:rPr>
            <w:i/>
            <w:iCs/>
            <w:sz w:val="24"/>
            <w:szCs w:val="24"/>
          </w:rPr>
          <w:t>.</w:t>
        </w:r>
      </w:ins>
      <w:ins w:id="392" w:author="Sarah Hoffman" w:date="2022-11-05T12:29:00Z">
        <w:r w:rsidR="00C5709A">
          <w:rPr>
            <w:sz w:val="24"/>
            <w:szCs w:val="24"/>
          </w:rPr>
          <w:t xml:space="preserve"> T</w:t>
        </w:r>
      </w:ins>
      <w:ins w:id="393" w:author="Sarah Hoffman" w:date="2022-11-05T12:30:00Z">
        <w:r w:rsidR="000D00AA">
          <w:rPr>
            <w:sz w:val="24"/>
            <w:szCs w:val="24"/>
          </w:rPr>
          <w:t>he</w:t>
        </w:r>
      </w:ins>
      <w:ins w:id="394" w:author="Sarah Hoffman" w:date="2022-11-05T12:29:00Z">
        <w:r w:rsidR="00C5709A">
          <w:rPr>
            <w:sz w:val="24"/>
            <w:szCs w:val="24"/>
          </w:rPr>
          <w:t xml:space="preserve"> </w:t>
        </w:r>
      </w:ins>
      <w:ins w:id="395" w:author="Sarah Hoffman" w:date="2022-11-05T12:30:00Z">
        <w:r w:rsidR="000D00AA">
          <w:rPr>
            <w:sz w:val="24"/>
            <w:szCs w:val="24"/>
          </w:rPr>
          <w:t xml:space="preserve">study investigating commercial thinning </w:t>
        </w:r>
      </w:ins>
      <w:ins w:id="396" w:author="Sarah Hoffman" w:date="2022-11-05T12:34:00Z">
        <w:r w:rsidR="000D00AA">
          <w:rPr>
            <w:sz w:val="24"/>
            <w:szCs w:val="24"/>
          </w:rPr>
          <w:t>tested</w:t>
        </w:r>
      </w:ins>
      <w:ins w:id="397" w:author="Sarah Hoffman" w:date="2022-11-05T12:31:00Z">
        <w:r w:rsidR="000D00AA">
          <w:rPr>
            <w:sz w:val="24"/>
            <w:szCs w:val="24"/>
          </w:rPr>
          <w:t xml:space="preserve"> two </w:t>
        </w:r>
        <w:r w:rsidR="000D00AA">
          <w:rPr>
            <w:sz w:val="24"/>
            <w:szCs w:val="24"/>
          </w:rPr>
          <w:lastRenderedPageBreak/>
          <w:t xml:space="preserve">treatments types which included a lightly thinned treatment and a heavily thinned treatment. </w:t>
        </w:r>
      </w:ins>
      <w:ins w:id="398" w:author="Sarah Hoffman" w:date="2022-11-05T12:32:00Z">
        <w:r w:rsidR="000D00AA">
          <w:rPr>
            <w:sz w:val="24"/>
            <w:szCs w:val="24"/>
          </w:rPr>
          <w:t>For t</w:t>
        </w:r>
      </w:ins>
      <w:ins w:id="399" w:author="Sarah Hoffman" w:date="2022-11-05T12:31:00Z">
        <w:r w:rsidR="000D00AA">
          <w:rPr>
            <w:sz w:val="24"/>
            <w:szCs w:val="24"/>
          </w:rPr>
          <w:t>he hardwood rotation study</w:t>
        </w:r>
      </w:ins>
      <w:ins w:id="400" w:author="Sarah Hoffman" w:date="2022-11-05T12:33:00Z">
        <w:r w:rsidR="000D00AA">
          <w:rPr>
            <w:sz w:val="24"/>
            <w:szCs w:val="24"/>
          </w:rPr>
          <w:t>, 12 year and 25 year ro</w:t>
        </w:r>
      </w:ins>
      <w:ins w:id="401" w:author="Sarah Hoffman" w:date="2022-11-05T12:34:00Z">
        <w:r w:rsidR="000D00AA">
          <w:rPr>
            <w:sz w:val="24"/>
            <w:szCs w:val="24"/>
          </w:rPr>
          <w:t>t</w:t>
        </w:r>
      </w:ins>
      <w:ins w:id="402" w:author="Sarah Hoffman" w:date="2022-11-05T12:33:00Z">
        <w:r w:rsidR="000D00AA">
          <w:rPr>
            <w:sz w:val="24"/>
            <w:szCs w:val="24"/>
          </w:rPr>
          <w:t>ations of red alder and cottonwood</w:t>
        </w:r>
      </w:ins>
      <w:ins w:id="403" w:author="Sarah Hoffman" w:date="2022-11-05T12:35:00Z">
        <w:r w:rsidR="000D00AA">
          <w:rPr>
            <w:sz w:val="24"/>
            <w:szCs w:val="24"/>
          </w:rPr>
          <w:t xml:space="preserve"> were conducted </w:t>
        </w:r>
        <w:proofErr w:type="spellStart"/>
        <w:r w:rsidR="000D00AA">
          <w:rPr>
            <w:sz w:val="24"/>
            <w:szCs w:val="24"/>
          </w:rPr>
          <w:t>exp</w:t>
        </w:r>
      </w:ins>
      <w:ins w:id="404" w:author="Sarah Hoffman" w:date="2022-11-05T12:36:00Z">
        <w:r w:rsidR="000D00AA">
          <w:rPr>
            <w:sz w:val="24"/>
            <w:szCs w:val="24"/>
          </w:rPr>
          <w:t>erimentally.</w:t>
        </w:r>
      </w:ins>
      <w:ins w:id="405" w:author="LeBoldus, Jared" w:date="2022-10-27T09:26:00Z">
        <w:del w:id="406" w:author="Sarah Hoffman" w:date="2022-11-05T12:36:00Z">
          <w:r w:rsidDel="000D00AA">
            <w:rPr>
              <w:i/>
              <w:iCs/>
              <w:sz w:val="24"/>
              <w:szCs w:val="24"/>
            </w:rPr>
            <w:delText xml:space="preserve"> </w:delText>
          </w:r>
        </w:del>
      </w:ins>
      <w:ins w:id="407" w:author="LeBoldus, Jared" w:date="2022-10-27T09:44:00Z">
        <w:r>
          <w:rPr>
            <w:i/>
            <w:iCs/>
            <w:sz w:val="24"/>
            <w:szCs w:val="24"/>
          </w:rPr>
          <w:t>XXXX</w:t>
        </w:r>
        <w:proofErr w:type="spellEnd"/>
        <w:r>
          <w:rPr>
            <w:i/>
            <w:iCs/>
            <w:sz w:val="24"/>
            <w:szCs w:val="24"/>
          </w:rPr>
          <w:t xml:space="preserve"> IWOULD ADD A SENTENCE BRIEFLY DESCRIBING THE TWO EXPERIMENTSXXXXX </w:t>
        </w:r>
      </w:ins>
      <w:ins w:id="408" w:author="LeBoldus, Jared" w:date="2022-10-27T09:26:00Z">
        <w:r>
          <w:rPr>
            <w:sz w:val="24"/>
            <w:szCs w:val="24"/>
          </w:rPr>
          <w:t>The objectives were to: (</w:t>
        </w:r>
        <w:proofErr w:type="spellStart"/>
        <w:r>
          <w:rPr>
            <w:sz w:val="24"/>
            <w:szCs w:val="24"/>
          </w:rPr>
          <w:t>i</w:t>
        </w:r>
        <w:proofErr w:type="spellEnd"/>
        <w:r>
          <w:rPr>
            <w:sz w:val="24"/>
            <w:szCs w:val="24"/>
          </w:rPr>
          <w:t>) evaluate the effect of thinning on Douglas-fir growth and LRR</w:t>
        </w:r>
        <w:r>
          <w:rPr>
            <w:i/>
            <w:iCs/>
            <w:sz w:val="24"/>
            <w:szCs w:val="24"/>
          </w:rPr>
          <w:t>-</w:t>
        </w:r>
        <w:r>
          <w:rPr>
            <w:sz w:val="24"/>
            <w:szCs w:val="24"/>
          </w:rPr>
          <w:t xml:space="preserve">induced mortality; (ii) compare the rate of spread of </w:t>
        </w:r>
        <w:r>
          <w:rPr>
            <w:i/>
            <w:iCs/>
            <w:sz w:val="24"/>
            <w:szCs w:val="24"/>
          </w:rPr>
          <w:t xml:space="preserve">C. </w:t>
        </w:r>
        <w:proofErr w:type="spellStart"/>
        <w:r>
          <w:rPr>
            <w:i/>
            <w:iCs/>
            <w:sz w:val="24"/>
            <w:szCs w:val="24"/>
          </w:rPr>
          <w:t>sulphurascens</w:t>
        </w:r>
        <w:proofErr w:type="spellEnd"/>
        <w:r>
          <w:rPr>
            <w:sz w:val="24"/>
            <w:szCs w:val="24"/>
          </w:rPr>
          <w:t xml:space="preserve"> in thinned and </w:t>
        </w:r>
        <w:proofErr w:type="spellStart"/>
        <w:r>
          <w:rPr>
            <w:sz w:val="24"/>
            <w:szCs w:val="24"/>
          </w:rPr>
          <w:t>unthinned</w:t>
        </w:r>
        <w:proofErr w:type="spellEnd"/>
        <w:r>
          <w:rPr>
            <w:sz w:val="24"/>
            <w:szCs w:val="24"/>
          </w:rPr>
          <w:t xml:space="preserve"> stands; (iii) evaluate the effect of hardwood rotations on Douglas-fir growth and LRR-induced mortality; (iv) validate the ability of the </w:t>
        </w:r>
      </w:ins>
      <w:ins w:id="409" w:author="LeBoldus, Jared" w:date="2022-10-27T09:42:00Z">
        <w:r>
          <w:rPr>
            <w:sz w:val="24"/>
            <w:szCs w:val="24"/>
          </w:rPr>
          <w:t>FVS</w:t>
        </w:r>
      </w:ins>
      <w:ins w:id="410" w:author="LeBoldus, Jared" w:date="2022-10-27T09:26:00Z">
        <w:r>
          <w:rPr>
            <w:sz w:val="24"/>
            <w:szCs w:val="24"/>
          </w:rPr>
          <w:t xml:space="preserve"> and </w:t>
        </w:r>
      </w:ins>
      <w:ins w:id="411" w:author="LeBoldus, Jared" w:date="2022-10-27T09:42:00Z">
        <w:r>
          <w:rPr>
            <w:sz w:val="24"/>
            <w:szCs w:val="24"/>
          </w:rPr>
          <w:t>WRDM</w:t>
        </w:r>
      </w:ins>
      <w:ins w:id="412" w:author="LeBoldus, Jared" w:date="2022-10-27T09:26:00Z">
        <w:r>
          <w:rPr>
            <w:sz w:val="24"/>
            <w:szCs w:val="24"/>
          </w:rPr>
          <w:t xml:space="preserve"> to predict growth and yield of stands severely impacted by </w:t>
        </w:r>
        <w:r>
          <w:rPr>
            <w:i/>
            <w:iCs/>
            <w:sz w:val="24"/>
            <w:szCs w:val="24"/>
          </w:rPr>
          <w:t xml:space="preserve">C. </w:t>
        </w:r>
        <w:proofErr w:type="spellStart"/>
        <w:r>
          <w:rPr>
            <w:i/>
            <w:iCs/>
            <w:sz w:val="24"/>
            <w:szCs w:val="24"/>
          </w:rPr>
          <w:t>sulphurascens</w:t>
        </w:r>
        <w:proofErr w:type="spellEnd"/>
        <w:r>
          <w:rPr>
            <w:i/>
            <w:iCs/>
            <w:sz w:val="24"/>
            <w:szCs w:val="24"/>
          </w:rPr>
          <w:t xml:space="preserve"> </w:t>
        </w:r>
        <w:r>
          <w:rPr>
            <w:sz w:val="24"/>
            <w:szCs w:val="24"/>
          </w:rPr>
          <w:t>following thinning and alternate host rotation treatments.</w:t>
        </w:r>
      </w:ins>
      <w:del w:id="413" w:author="LeBoldus, Jared" w:date="2022-10-27T09:19:00Z">
        <w:r>
          <w:rPr>
            <w:sz w:val="24"/>
            <w:szCs w:val="24"/>
            <w:highlight w:val="white"/>
          </w:rPr>
          <w:delText>valuable for better understanding the spread and impact of forest pathogens in response to climate change.</w:delText>
        </w:r>
        <w:r>
          <w:rPr>
            <w:sz w:val="24"/>
            <w:szCs w:val="24"/>
          </w:rPr>
          <w:delText xml:space="preserve"> These studies might influence management options, to adjust for alternative forest products or reduced profits (</w:delText>
        </w:r>
        <w:r>
          <w:rPr>
            <w:sz w:val="24"/>
            <w:szCs w:val="24"/>
            <w:highlight w:val="white"/>
          </w:rPr>
          <w:delText>Hansen and Goheen, 2000; Thies and Sturrock, 1995)</w:delText>
        </w:r>
        <w:r>
          <w:rPr>
            <w:sz w:val="24"/>
            <w:szCs w:val="24"/>
          </w:rPr>
          <w:delText>. The long-term forest plot studies provide valuable data that can be used statistically alongside with models, to make predictions and to further understand forest dynamics</w:delText>
        </w:r>
      </w:del>
      <w:del w:id="414" w:author="LeBoldus, Jared" w:date="2022-10-27T09:20:00Z">
        <w:r>
          <w:rPr>
            <w:sz w:val="24"/>
            <w:szCs w:val="24"/>
          </w:rPr>
          <w:delText>.</w:delText>
        </w:r>
      </w:del>
      <w:bookmarkStart w:id="415" w:name="move117754269"/>
      <w:bookmarkEnd w:id="415"/>
    </w:p>
    <w:p w14:paraId="0E4D5A1A" w14:textId="77777777" w:rsidR="00E43978" w:rsidRDefault="00000000">
      <w:pPr>
        <w:spacing w:line="480" w:lineRule="auto"/>
        <w:ind w:firstLine="720"/>
        <w:rPr>
          <w:del w:id="416" w:author="LeBoldus, Jared" w:date="2022-10-27T09:07:00Z"/>
          <w:sz w:val="24"/>
          <w:szCs w:val="24"/>
        </w:rPr>
      </w:pPr>
      <w:del w:id="417" w:author="LeBoldus, Jared" w:date="2022-10-27T09:07:00Z">
        <w:r>
          <w:rPr>
            <w:sz w:val="24"/>
            <w:szCs w:val="24"/>
          </w:rPr>
          <w:delText xml:space="preserve">The Woods Creek study was established to investigate the thinning the impacts of thinning operations on LRR. </w:delText>
        </w:r>
      </w:del>
    </w:p>
    <w:p w14:paraId="48865111" w14:textId="77777777" w:rsidR="00E43978" w:rsidRDefault="00000000">
      <w:pPr>
        <w:spacing w:line="480" w:lineRule="auto"/>
        <w:ind w:firstLine="720"/>
        <w:rPr>
          <w:del w:id="418" w:author="LeBoldus, Jared" w:date="2022-10-27T09:05:00Z"/>
          <w:sz w:val="24"/>
          <w:szCs w:val="24"/>
        </w:rPr>
      </w:pPr>
      <w:del w:id="419" w:author="LeBoldus, Jared" w:date="2022-10-27T09:05:00Z">
        <w:r>
          <w:rPr>
            <w:sz w:val="24"/>
            <w:szCs w:val="24"/>
          </w:rPr>
          <w:delText xml:space="preserve">Another management strategy when dealing with a disease of the site is planting of alternate resistant hosts. Red alder (Alnus rubra Bong.) has been shown to resist attack from C. sulphurascens. This is likely due to the phenolics, and fatty acids produced by red alder. (Trappe, 1972; Li et al., 1969; Li et al., 1970). Aside from resistance, the wood value of red alder has increased within recent years and sawlogs are able to be produced within short rotations (Harrington, 2006). These findings led to a hypothesis that clear cutting LRR sites and then growing purely red alder might starve out the C. sulphurascens after several decades (Harrington, 2006). The study design for the Apiary site was centered around this hypothesis.  </w:delText>
        </w:r>
        <w:bookmarkStart w:id="420" w:name="move1177539231"/>
        <w:bookmarkEnd w:id="420"/>
      </w:del>
    </w:p>
    <w:p w14:paraId="63E0C6CD" w14:textId="77777777" w:rsidR="00E43978" w:rsidRDefault="00000000">
      <w:pPr>
        <w:tabs>
          <w:tab w:val="left" w:pos="1440"/>
        </w:tabs>
        <w:spacing w:line="480" w:lineRule="auto"/>
        <w:ind w:firstLine="720"/>
        <w:rPr>
          <w:del w:id="421" w:author="LeBoldus, Jared" w:date="2022-10-27T09:43:00Z"/>
          <w:sz w:val="24"/>
          <w:szCs w:val="24"/>
        </w:rPr>
      </w:pPr>
      <w:del w:id="422" w:author="LeBoldus, Jared" w:date="2022-10-27T09:10:00Z">
        <w:r>
          <w:rPr>
            <w:sz w:val="24"/>
            <w:szCs w:val="24"/>
          </w:rPr>
          <w:delText xml:space="preserve">Root disease fungi create losses of forest carbon storage within forests that are as great as losses that occur from wildfire and harvesting of timber (Woods and Watts 2019; Healey et al., 2016). These pathogens are not readily detected on a site based on above-ground symptoms (Klopfenstein et al., 2009). Certain forest pathogens such as </w:delText>
        </w:r>
        <w:r>
          <w:rPr>
            <w:i/>
            <w:sz w:val="24"/>
            <w:szCs w:val="24"/>
          </w:rPr>
          <w:delText>Phytophthora ramorum</w:delText>
        </w:r>
        <w:r>
          <w:rPr>
            <w:sz w:val="24"/>
            <w:szCs w:val="24"/>
          </w:rPr>
          <w:delText xml:space="preserve"> Werres et al., the causal agent of Sudden Oak Death or </w:delText>
        </w:r>
        <w:r>
          <w:rPr>
            <w:i/>
            <w:sz w:val="24"/>
            <w:szCs w:val="24"/>
          </w:rPr>
          <w:delText xml:space="preserve">Phaeocryptopus gaeumannii </w:delText>
        </w:r>
        <w:r>
          <w:rPr>
            <w:sz w:val="24"/>
            <w:szCs w:val="24"/>
          </w:rPr>
          <w:delText xml:space="preserve">(T.Rohde) </w:delText>
        </w:r>
      </w:del>
      <w:r>
        <w:fldChar w:fldCharType="begin"/>
      </w:r>
      <w:r>
        <w:instrText>HYPERLINK "https://en.wikipedia.org/wiki/Franz_Petrak" \h</w:instrText>
      </w:r>
      <w:r>
        <w:fldChar w:fldCharType="separate"/>
      </w:r>
      <w:del w:id="423" w:author="LeBoldus, Jared" w:date="2022-10-27T09:10:00Z">
        <w:r>
          <w:rPr>
            <w:sz w:val="24"/>
            <w:szCs w:val="24"/>
          </w:rPr>
          <w:delText>Petrak</w:delText>
        </w:r>
      </w:del>
      <w:r>
        <w:rPr>
          <w:sz w:val="24"/>
          <w:szCs w:val="24"/>
        </w:rPr>
        <w:fldChar w:fldCharType="end"/>
      </w:r>
      <w:del w:id="424" w:author="LeBoldus, Jared" w:date="2022-10-27T09:10:00Z">
        <w:r>
          <w:rPr>
            <w:sz w:val="24"/>
            <w:szCs w:val="24"/>
          </w:rPr>
          <w:delText xml:space="preserve">, which is responsible for Swiss needle cast, can be monitored and detected through aerial surveys. The only way to confirm the presence of </w:delText>
        </w:r>
        <w:r>
          <w:rPr>
            <w:i/>
            <w:sz w:val="24"/>
            <w:szCs w:val="24"/>
          </w:rPr>
          <w:delText xml:space="preserve">C. sulphurascens </w:delText>
        </w:r>
        <w:r>
          <w:rPr>
            <w:sz w:val="24"/>
            <w:szCs w:val="24"/>
          </w:rPr>
          <w:delText>and to reliably determine the distribution and disease severity within a stand, is through ground-based surveys (</w:delText>
        </w:r>
        <w:r>
          <w:rPr>
            <w:sz w:val="24"/>
            <w:szCs w:val="24"/>
            <w:highlight w:val="white"/>
          </w:rPr>
          <w:delText>Sturrock and Garbutt, 1994</w:delText>
        </w:r>
        <w:r>
          <w:rPr>
            <w:sz w:val="24"/>
            <w:szCs w:val="24"/>
          </w:rPr>
          <w:delText xml:space="preserve">). </w:delText>
        </w:r>
      </w:del>
      <w:bookmarkStart w:id="425" w:name="move1177542391"/>
      <w:del w:id="426" w:author="LeBoldus, Jared" w:date="2022-10-27T09:35:00Z">
        <w:r>
          <w:rPr>
            <w:sz w:val="24"/>
            <w:szCs w:val="24"/>
          </w:rPr>
          <w:delText xml:space="preserve">While much is known about the biology of this fungus, its impact on timber volume in managed stands is unknown (Lawson et al., 1983). </w:delText>
        </w:r>
      </w:del>
      <w:bookmarkEnd w:id="425"/>
      <w:del w:id="427" w:author="LeBoldus, Jared" w:date="2022-10-27T09:43:00Z">
        <w:r>
          <w:rPr>
            <w:sz w:val="24"/>
            <w:szCs w:val="24"/>
          </w:rPr>
          <w:delText xml:space="preserve">Prior to these two studies, basal area yield or volume data of host species in areas infected with root disease was not readily available </w:delText>
        </w:r>
        <w:r>
          <w:rPr>
            <w:rFonts w:ascii="Georgia" w:eastAsia="Georgia" w:hAnsi="Georgia" w:cs="Georgia"/>
            <w:sz w:val="27"/>
            <w:szCs w:val="27"/>
          </w:rPr>
          <w:delText>(</w:delText>
        </w:r>
        <w:r>
          <w:rPr>
            <w:sz w:val="24"/>
            <w:szCs w:val="24"/>
            <w:highlight w:val="white"/>
          </w:rPr>
          <w:delText>Morrison et al., 2014).</w:delText>
        </w:r>
        <w:r>
          <w:rPr>
            <w:sz w:val="24"/>
            <w:szCs w:val="24"/>
          </w:rPr>
          <w:delText xml:space="preserve"> </w:delText>
        </w:r>
      </w:del>
    </w:p>
    <w:p w14:paraId="41378735" w14:textId="77777777" w:rsidR="00E43978" w:rsidRDefault="00000000">
      <w:pPr>
        <w:spacing w:line="480" w:lineRule="auto"/>
        <w:ind w:firstLine="720"/>
        <w:rPr>
          <w:del w:id="428" w:author="LeBoldus, Jared" w:date="2022-10-27T09:10:00Z"/>
        </w:rPr>
      </w:pPr>
      <w:del w:id="429" w:author="LeBoldus, Jared" w:date="2022-10-27T09:10:00Z">
        <w:r>
          <w:rPr>
            <w:sz w:val="24"/>
            <w:szCs w:val="24"/>
          </w:rPr>
          <w:delText xml:space="preserve">Long-term forest plot studies can be powerful sources of information, yet they have been scarce and often lack incremental or detailed data over long periods of time (Norris et al., 2014). Data from these studies </w:delText>
        </w:r>
        <w:r>
          <w:rPr>
            <w:sz w:val="24"/>
            <w:szCs w:val="24"/>
            <w:highlight w:val="white"/>
          </w:rPr>
          <w:delText>can be valuable for better understanding the spread and impact of forest pathogens in response to climate change.</w:delText>
        </w:r>
        <w:r>
          <w:rPr>
            <w:sz w:val="24"/>
            <w:szCs w:val="24"/>
          </w:rPr>
          <w:delText xml:space="preserve"> These studies might influence management options, to adjust for alternative forest products or reduced profits (</w:delText>
        </w:r>
        <w:r>
          <w:rPr>
            <w:sz w:val="24"/>
            <w:szCs w:val="24"/>
            <w:highlight w:val="white"/>
          </w:rPr>
          <w:delText>Hansen and Goheen, 2000; Thies and Sturrock, 1995)</w:delText>
        </w:r>
        <w:r>
          <w:rPr>
            <w:sz w:val="24"/>
            <w:szCs w:val="24"/>
          </w:rPr>
          <w:delText>. The long-term forest plot studies provide valuable data that can be used statistically alongside with models, to make predictions and to further understand forest dynamics.</w:delText>
        </w:r>
        <w:bookmarkStart w:id="430" w:name="move1177542691"/>
        <w:bookmarkEnd w:id="430"/>
      </w:del>
    </w:p>
    <w:p w14:paraId="0A4AC2D7" w14:textId="77777777" w:rsidR="00E43978" w:rsidRDefault="00000000">
      <w:pPr>
        <w:spacing w:line="480" w:lineRule="auto"/>
        <w:ind w:firstLine="720"/>
        <w:rPr>
          <w:del w:id="431" w:author="LeBoldus, Jared" w:date="2022-10-27T09:20:00Z"/>
        </w:rPr>
      </w:pPr>
      <w:del w:id="432" w:author="LeBoldus, Jared" w:date="2022-10-27T09:20:00Z">
        <w:r>
          <w:rPr>
            <w:sz w:val="24"/>
            <w:szCs w:val="24"/>
          </w:rPr>
          <w:delText xml:space="preserve">Models are typically used within forest management to circumvent limited data availability (Pretzsch et al., 2014; Pretzsch et al., 2008). These growth models have been created to aid in the decision-making process for forest management by synthesizing the interplay between complicated biological processes and silvicultural techniques </w:delText>
        </w:r>
        <w:bookmarkStart w:id="433" w:name="bb0230"/>
        <w:r>
          <w:rPr>
            <w:sz w:val="24"/>
            <w:szCs w:val="24"/>
          </w:rPr>
          <w:delText xml:space="preserve">(Woods and Watts, 2019; </w:delText>
        </w:r>
        <w:r>
          <w:fldChar w:fldCharType="begin"/>
        </w:r>
        <w:r>
          <w:rPr>
            <w:sz w:val="24"/>
            <w:szCs w:val="24"/>
          </w:rPr>
          <w:delInstrText>HYPERLINK "https://www.sciencedirect.com/science/article/pii/S0378112719312332?via%3Dihub" \l "b0230"</w:delInstrText>
        </w:r>
      </w:del>
      <w:r>
        <w:rPr>
          <w:sz w:val="24"/>
          <w:szCs w:val="24"/>
        </w:rPr>
        <w:fldChar w:fldCharType="separate"/>
      </w:r>
      <w:del w:id="434" w:author="LeBoldus, Jared" w:date="2022-10-27T09:20:00Z">
        <w:r>
          <w:rPr>
            <w:sz w:val="24"/>
            <w:szCs w:val="24"/>
          </w:rPr>
          <w:delText>Skovsgaard and Vanclay, 2008</w:delText>
        </w:r>
      </w:del>
      <w:r>
        <w:rPr>
          <w:sz w:val="24"/>
          <w:szCs w:val="24"/>
        </w:rPr>
        <w:fldChar w:fldCharType="end"/>
      </w:r>
      <w:bookmarkEnd w:id="433"/>
      <w:del w:id="435" w:author="LeBoldus, Jared" w:date="2022-10-27T09:20:00Z">
        <w:r>
          <w:rPr>
            <w:sz w:val="24"/>
            <w:szCs w:val="24"/>
          </w:rPr>
          <w:delText>). The Forest Vegetation Simulator (FVS) is one such model that is commonly used within the United States Forest Service (USFS) as a tool for developing forest health and management strategies. The Western Root Disease Model (WRDM) is an extension of FVS that is used for investigating the spread of root disease from a below ground perspective (Peet and Hunt, 2005).</w:delText>
        </w:r>
        <w:r>
          <w:rPr>
            <w:sz w:val="20"/>
            <w:szCs w:val="20"/>
            <w:highlight w:val="white"/>
          </w:rPr>
          <w:delText xml:space="preserve"> </w:delText>
        </w:r>
      </w:del>
    </w:p>
    <w:p w14:paraId="712169A0" w14:textId="77777777" w:rsidR="00E43978" w:rsidRDefault="00000000">
      <w:pPr>
        <w:spacing w:line="480" w:lineRule="auto"/>
        <w:ind w:firstLine="720"/>
        <w:rPr>
          <w:del w:id="436" w:author="LeBoldus, Jared" w:date="2022-10-27T09:25:00Z"/>
          <w:sz w:val="24"/>
          <w:szCs w:val="24"/>
        </w:rPr>
      </w:pPr>
      <w:del w:id="437" w:author="LeBoldus, Jared" w:date="2022-10-27T09:24:00Z">
        <w:r>
          <w:rPr>
            <w:sz w:val="24"/>
            <w:szCs w:val="24"/>
          </w:rPr>
          <w:delText xml:space="preserve">There have been few studies conducted that have used long-term permanent plots to assess the accuracy of the WRDM. </w:delText>
        </w:r>
      </w:del>
      <w:del w:id="438" w:author="LeBoldus, Jared" w:date="2022-10-27T09:25:00Z">
        <w:r>
          <w:rPr>
            <w:sz w:val="24"/>
            <w:szCs w:val="24"/>
          </w:rPr>
          <w:delText xml:space="preserve">Up until 2008, none of these studies had been published to assess the precision of the WRDM within central Oregon, USA (Maffei et al., 2008). Whereas Maffei et al., 2008 and Frankel et al., 1998 provided studies on the effects of </w:delText>
        </w:r>
        <w:r>
          <w:rPr>
            <w:i/>
            <w:iCs/>
            <w:sz w:val="24"/>
            <w:szCs w:val="24"/>
          </w:rPr>
          <w:delText xml:space="preserve">Amillaria </w:delText>
        </w:r>
        <w:r>
          <w:rPr>
            <w:sz w:val="24"/>
            <w:szCs w:val="24"/>
          </w:rPr>
          <w:delText>(</w:delText>
        </w:r>
      </w:del>
      <w:r>
        <w:fldChar w:fldCharType="begin"/>
      </w:r>
      <w:r>
        <w:instrText>HYPERLINK "https://en.wikipedia.org/wiki/Elias_Magnus_Fries" \t "Elias Magnus Fries" \h</w:instrText>
      </w:r>
      <w:r>
        <w:fldChar w:fldCharType="separate"/>
      </w:r>
      <w:del w:id="439" w:author="LeBoldus, Jared" w:date="2022-10-27T09:25:00Z">
        <w:r>
          <w:rPr>
            <w:sz w:val="24"/>
            <w:szCs w:val="24"/>
          </w:rPr>
          <w:delText>Fr.</w:delText>
        </w:r>
      </w:del>
      <w:r>
        <w:rPr>
          <w:sz w:val="24"/>
          <w:szCs w:val="24"/>
        </w:rPr>
        <w:fldChar w:fldCharType="end"/>
      </w:r>
      <w:del w:id="440" w:author="LeBoldus, Jared" w:date="2022-10-27T09:25:00Z">
        <w:r>
          <w:rPr>
            <w:sz w:val="24"/>
            <w:szCs w:val="24"/>
          </w:rPr>
          <w:delText xml:space="preserve">) Staude and </w:delText>
        </w:r>
        <w:r>
          <w:rPr>
            <w:i/>
            <w:iCs/>
            <w:sz w:val="24"/>
            <w:szCs w:val="24"/>
          </w:rPr>
          <w:delText>annosus</w:delText>
        </w:r>
        <w:r>
          <w:rPr>
            <w:sz w:val="24"/>
            <w:szCs w:val="24"/>
          </w:rPr>
          <w:delText xml:space="preserve"> (</w:delText>
        </w:r>
      </w:del>
      <w:r>
        <w:fldChar w:fldCharType="begin"/>
      </w:r>
      <w:r>
        <w:instrText>HYPERLINK "https://en.wikipedia.org/wiki/Elias_Magnus_Fries" \t "Elias Magnus Fries" \h</w:instrText>
      </w:r>
      <w:r>
        <w:fldChar w:fldCharType="separate"/>
      </w:r>
      <w:del w:id="441" w:author="LeBoldus, Jared" w:date="2022-10-27T09:25:00Z">
        <w:r>
          <w:rPr>
            <w:sz w:val="24"/>
            <w:szCs w:val="24"/>
          </w:rPr>
          <w:delText>Fr.</w:delText>
        </w:r>
      </w:del>
      <w:r>
        <w:rPr>
          <w:sz w:val="24"/>
          <w:szCs w:val="24"/>
        </w:rPr>
        <w:fldChar w:fldCharType="end"/>
      </w:r>
      <w:del w:id="442" w:author="LeBoldus, Jared" w:date="2022-10-27T09:25:00Z">
        <w:r>
          <w:rPr>
            <w:sz w:val="24"/>
            <w:szCs w:val="24"/>
          </w:rPr>
          <w:delText xml:space="preserve">) </w:delText>
        </w:r>
      </w:del>
      <w:r>
        <w:fldChar w:fldCharType="begin"/>
      </w:r>
      <w:r>
        <w:instrText>HYPERLINK "https://en.wikipedia.org/wiki/Bref." \h</w:instrText>
      </w:r>
      <w:r>
        <w:fldChar w:fldCharType="separate"/>
      </w:r>
      <w:del w:id="443" w:author="LeBoldus, Jared" w:date="2022-10-27T09:25:00Z">
        <w:r>
          <w:rPr>
            <w:sz w:val="24"/>
            <w:szCs w:val="24"/>
          </w:rPr>
          <w:delText>Bref.</w:delText>
        </w:r>
      </w:del>
      <w:r>
        <w:rPr>
          <w:sz w:val="24"/>
          <w:szCs w:val="24"/>
        </w:rPr>
        <w:fldChar w:fldCharType="end"/>
      </w:r>
      <w:del w:id="444" w:author="LeBoldus, Jared" w:date="2022-10-27T09:25:00Z">
        <w:r>
          <w:rPr>
            <w:sz w:val="24"/>
            <w:szCs w:val="24"/>
          </w:rPr>
          <w:delText xml:space="preserve"> (1888) root disease respectively, to the best of the authors’ knowledge, there has not been a long-term study to assess quality control for the WRDM and LRR caused by </w:delText>
        </w:r>
        <w:r>
          <w:rPr>
            <w:i/>
            <w:iCs/>
            <w:sz w:val="24"/>
            <w:szCs w:val="24"/>
          </w:rPr>
          <w:delText>C. sulphurascens</w:delText>
        </w:r>
        <w:r>
          <w:rPr>
            <w:sz w:val="24"/>
            <w:szCs w:val="24"/>
          </w:rPr>
          <w:delText>.</w:delText>
        </w:r>
      </w:del>
    </w:p>
    <w:p w14:paraId="29DE0FD2" w14:textId="77777777" w:rsidR="00E43978" w:rsidRDefault="00000000">
      <w:pPr>
        <w:spacing w:line="480" w:lineRule="auto"/>
        <w:ind w:firstLine="720"/>
        <w:rPr>
          <w:del w:id="445" w:author="LeBoldus, Jared" w:date="2022-10-27T09:26:00Z"/>
          <w:sz w:val="24"/>
          <w:szCs w:val="24"/>
        </w:rPr>
      </w:pPr>
      <w:del w:id="446" w:author="LeBoldus, Jared" w:date="2022-10-27T09:26:00Z">
        <w:r>
          <w:rPr>
            <w:sz w:val="24"/>
            <w:szCs w:val="24"/>
          </w:rPr>
          <w:delText xml:space="preserve">The overall aim of these two studies was to develop a better understanding of the interaction between forest management practices and </w:delText>
        </w:r>
        <w:r>
          <w:rPr>
            <w:i/>
            <w:iCs/>
            <w:sz w:val="24"/>
            <w:szCs w:val="24"/>
          </w:rPr>
          <w:delText>C. sulphurascens</w:delText>
        </w:r>
        <w:r>
          <w:rPr>
            <w:sz w:val="24"/>
            <w:szCs w:val="24"/>
          </w:rPr>
          <w:delText xml:space="preserve">, the cause of LRR. Specifically, </w:delText>
        </w:r>
        <w:r>
          <w:rPr>
            <w:rFonts w:eastAsia="NSimSun" w:cs="Lucida Sans"/>
            <w:kern w:val="2"/>
            <w:sz w:val="24"/>
            <w:szCs w:val="24"/>
            <w:lang w:val="en-US" w:eastAsia="zh-CN" w:bidi="hi-IN"/>
          </w:rPr>
          <w:delText xml:space="preserve">the studies aimed to </w:delText>
        </w:r>
        <w:r>
          <w:rPr>
            <w:sz w:val="24"/>
            <w:szCs w:val="24"/>
          </w:rPr>
          <w:delText xml:space="preserve">determine the effects of commercial thinning </w:delText>
        </w:r>
        <w:r>
          <w:rPr>
            <w:rFonts w:eastAsia="NSimSun" w:cs="Lucida Sans"/>
            <w:kern w:val="2"/>
            <w:sz w:val="24"/>
            <w:szCs w:val="24"/>
            <w:lang w:val="en-US" w:eastAsia="zh-CN" w:bidi="hi-IN"/>
          </w:rPr>
          <w:delText xml:space="preserve">treatments </w:delText>
        </w:r>
        <w:r>
          <w:rPr>
            <w:sz w:val="24"/>
            <w:szCs w:val="24"/>
          </w:rPr>
          <w:delText xml:space="preserve">and hardwood rotations on growth and mortality of Douglas-fir on sites with high </w:delText>
        </w:r>
        <w:r>
          <w:rPr>
            <w:rFonts w:eastAsia="NSimSun" w:cs="Lucida Sans"/>
            <w:kern w:val="2"/>
            <w:sz w:val="24"/>
            <w:szCs w:val="24"/>
            <w:lang w:val="en-US" w:eastAsia="zh-CN" w:bidi="hi-IN"/>
          </w:rPr>
          <w:delText xml:space="preserve">incidence of </w:delText>
        </w:r>
        <w:r>
          <w:rPr>
            <w:sz w:val="24"/>
            <w:szCs w:val="24"/>
          </w:rPr>
          <w:delText>LRR</w:delText>
        </w:r>
        <w:r>
          <w:rPr>
            <w:i/>
            <w:iCs/>
            <w:sz w:val="24"/>
            <w:szCs w:val="24"/>
          </w:rPr>
          <w:delText xml:space="preserve">. </w:delText>
        </w:r>
        <w:r>
          <w:rPr>
            <w:sz w:val="24"/>
            <w:szCs w:val="24"/>
          </w:rPr>
          <w:delText>The objectives were to: (i) evaluate the effect of thinning on Douglas-fir growth and LRR</w:delText>
        </w:r>
        <w:r>
          <w:rPr>
            <w:i/>
            <w:iCs/>
            <w:sz w:val="24"/>
            <w:szCs w:val="24"/>
          </w:rPr>
          <w:delText>-</w:delText>
        </w:r>
        <w:r>
          <w:rPr>
            <w:sz w:val="24"/>
            <w:szCs w:val="24"/>
          </w:rPr>
          <w:delText xml:space="preserve">induced mortality; (ii) compare the rate of spread of </w:delText>
        </w:r>
        <w:r>
          <w:rPr>
            <w:i/>
            <w:iCs/>
            <w:sz w:val="24"/>
            <w:szCs w:val="24"/>
          </w:rPr>
          <w:delText>C. sulphurascens</w:delText>
        </w:r>
        <w:r>
          <w:rPr>
            <w:sz w:val="24"/>
            <w:szCs w:val="24"/>
          </w:rPr>
          <w:delText xml:space="preserve"> in thinned and unthinned stands; (iii) evaluate the effect of hardwood rotations on Douglas-fir growth and LRR-induced mortality; (iv) validate the ability of the Forest Vegetation Simulator and Western Root Disease Model to predict growth and yield of stands severely impacted by </w:delText>
        </w:r>
        <w:r>
          <w:rPr>
            <w:i/>
            <w:iCs/>
            <w:sz w:val="24"/>
            <w:szCs w:val="24"/>
          </w:rPr>
          <w:delText xml:space="preserve">C. sulphurascens </w:delText>
        </w:r>
        <w:r>
          <w:rPr>
            <w:sz w:val="24"/>
            <w:szCs w:val="24"/>
          </w:rPr>
          <w:delText>following thinning and alternate host rotation treatments.</w:delText>
        </w:r>
      </w:del>
    </w:p>
    <w:p w14:paraId="45B888E5" w14:textId="77777777" w:rsidR="00E43978" w:rsidRDefault="00000000">
      <w:pPr>
        <w:spacing w:line="480" w:lineRule="auto"/>
      </w:pPr>
      <w:r>
        <w:br/>
      </w:r>
      <w:r>
        <w:rPr>
          <w:b/>
          <w:sz w:val="28"/>
          <w:szCs w:val="28"/>
        </w:rPr>
        <w:t>2. Methods</w:t>
      </w:r>
    </w:p>
    <w:p w14:paraId="53688C23" w14:textId="21795765" w:rsidR="00E43978" w:rsidRDefault="00000000">
      <w:pPr>
        <w:spacing w:line="480" w:lineRule="auto"/>
      </w:pPr>
      <w:r>
        <w:rPr>
          <w:b/>
          <w:sz w:val="24"/>
          <w:szCs w:val="24"/>
        </w:rPr>
        <w:t xml:space="preserve">2.1 Woods </w:t>
      </w:r>
      <w:ins w:id="447" w:author="Sarah Hoffman" w:date="2022-11-05T12:39:00Z">
        <w:r w:rsidR="009A15E4">
          <w:rPr>
            <w:b/>
            <w:sz w:val="24"/>
            <w:szCs w:val="24"/>
          </w:rPr>
          <w:t>c</w:t>
        </w:r>
      </w:ins>
      <w:del w:id="448" w:author="Sarah Hoffman" w:date="2022-11-05T12:39:00Z">
        <w:r w:rsidDel="009A15E4">
          <w:rPr>
            <w:b/>
            <w:sz w:val="24"/>
            <w:szCs w:val="24"/>
          </w:rPr>
          <w:delText>C</w:delText>
        </w:r>
      </w:del>
      <w:r>
        <w:rPr>
          <w:b/>
          <w:sz w:val="24"/>
          <w:szCs w:val="24"/>
        </w:rPr>
        <w:t>reek thinning study</w:t>
      </w:r>
    </w:p>
    <w:p w14:paraId="6CD4F779" w14:textId="77777777" w:rsidR="00E43978" w:rsidRDefault="00000000">
      <w:pPr>
        <w:spacing w:line="480" w:lineRule="auto"/>
        <w:rPr>
          <w:sz w:val="24"/>
          <w:szCs w:val="24"/>
        </w:rPr>
      </w:pPr>
      <w:r>
        <w:rPr>
          <w:b/>
          <w:sz w:val="24"/>
          <w:szCs w:val="24"/>
        </w:rPr>
        <w:t>2.1.1 Study area</w:t>
      </w:r>
    </w:p>
    <w:p w14:paraId="4126D837" w14:textId="5046C0F6" w:rsidR="00E43978" w:rsidRDefault="00000000">
      <w:pPr>
        <w:spacing w:line="480" w:lineRule="auto"/>
        <w:ind w:firstLine="720"/>
        <w:rPr>
          <w:ins w:id="449" w:author="LeBoldus, Jared" w:date="2022-10-27T09:53:00Z"/>
          <w:sz w:val="24"/>
          <w:szCs w:val="24"/>
        </w:rPr>
      </w:pPr>
      <w:r>
        <w:rPr>
          <w:sz w:val="24"/>
          <w:szCs w:val="24"/>
        </w:rPr>
        <w:t>Th</w:t>
      </w:r>
      <w:ins w:id="450" w:author="LeBoldus, Jared" w:date="2022-10-27T09:49:00Z">
        <w:r>
          <w:rPr>
            <w:sz w:val="24"/>
            <w:szCs w:val="24"/>
          </w:rPr>
          <w:t>e woods creek thinning</w:t>
        </w:r>
      </w:ins>
      <w:del w:id="451" w:author="LeBoldus, Jared" w:date="2022-10-27T09:49:00Z">
        <w:r>
          <w:rPr>
            <w:sz w:val="24"/>
            <w:szCs w:val="24"/>
          </w:rPr>
          <w:delText>is</w:delText>
        </w:r>
      </w:del>
      <w:r>
        <w:rPr>
          <w:sz w:val="24"/>
          <w:szCs w:val="24"/>
        </w:rPr>
        <w:t xml:space="preserve"> study was conducted </w:t>
      </w:r>
      <w:ins w:id="452" w:author="LeBoldus, Jared" w:date="2022-10-27T10:12:00Z">
        <w:r>
          <w:rPr>
            <w:sz w:val="24"/>
            <w:szCs w:val="24"/>
          </w:rPr>
          <w:t>on the northeast slope of</w:t>
        </w:r>
      </w:ins>
      <w:ins w:id="453" w:author="LeBoldus, Jared" w:date="2022-10-27T10:11:00Z">
        <w:r>
          <w:rPr>
            <w:sz w:val="24"/>
            <w:szCs w:val="24"/>
          </w:rPr>
          <w:t xml:space="preserve"> </w:t>
        </w:r>
        <w:proofErr w:type="spellStart"/>
        <w:r>
          <w:rPr>
            <w:sz w:val="24"/>
            <w:szCs w:val="24"/>
          </w:rPr>
          <w:t>Mary</w:t>
        </w:r>
        <w:del w:id="454" w:author="Sarah Hoffman" w:date="2022-11-05T12:46:00Z">
          <w:r w:rsidDel="00D7132C">
            <w:rPr>
              <w:sz w:val="24"/>
              <w:szCs w:val="24"/>
            </w:rPr>
            <w:delText>’</w:delText>
          </w:r>
        </w:del>
        <w:r>
          <w:rPr>
            <w:sz w:val="24"/>
            <w:szCs w:val="24"/>
          </w:rPr>
          <w:t>s</w:t>
        </w:r>
        <w:proofErr w:type="spellEnd"/>
        <w:r>
          <w:rPr>
            <w:sz w:val="24"/>
            <w:szCs w:val="24"/>
          </w:rPr>
          <w:t xml:space="preserve"> Peak in</w:t>
        </w:r>
      </w:ins>
      <w:del w:id="455" w:author="LeBoldus, Jared" w:date="2022-10-27T10:11:00Z">
        <w:r>
          <w:rPr>
            <w:sz w:val="24"/>
            <w:szCs w:val="24"/>
          </w:rPr>
          <w:delText>in</w:delText>
        </w:r>
      </w:del>
      <w:r>
        <w:rPr>
          <w:sz w:val="24"/>
          <w:szCs w:val="24"/>
        </w:rPr>
        <w:t xml:space="preserve"> the Coast Range of the Siuslaw National Forest located in western Oregon, USA</w:t>
      </w:r>
      <w:ins w:id="456" w:author="LeBoldus, Jared" w:date="2022-10-27T09:51:00Z">
        <w:r>
          <w:rPr>
            <w:sz w:val="24"/>
            <w:szCs w:val="24"/>
          </w:rPr>
          <w:t xml:space="preserve"> (</w:t>
        </w:r>
      </w:ins>
      <w:r w:rsidR="00CF7B89">
        <w:rPr>
          <w:sz w:val="24"/>
          <w:szCs w:val="24"/>
        </w:rPr>
        <w:t>Latitude 44.53263, Longitude -123.53433</w:t>
      </w:r>
      <w:ins w:id="457" w:author="LeBoldus, Jared" w:date="2022-10-27T09:51:00Z">
        <w:r>
          <w:rPr>
            <w:sz w:val="24"/>
            <w:szCs w:val="24"/>
          </w:rPr>
          <w:t>)</w:t>
        </w:r>
      </w:ins>
      <w:r>
        <w:rPr>
          <w:sz w:val="24"/>
          <w:szCs w:val="24"/>
        </w:rPr>
        <w:t xml:space="preserve">. Forests here </w:t>
      </w:r>
      <w:del w:id="458" w:author="LeBoldus, Jared" w:date="2022-10-27T09:51:00Z">
        <w:r>
          <w:rPr>
            <w:sz w:val="24"/>
            <w:szCs w:val="24"/>
          </w:rPr>
          <w:delText xml:space="preserve">contain </w:delText>
        </w:r>
      </w:del>
      <w:ins w:id="459" w:author="LeBoldus, Jared" w:date="2022-10-27T09:51:00Z">
        <w:r>
          <w:rPr>
            <w:sz w:val="24"/>
            <w:szCs w:val="24"/>
          </w:rPr>
          <w:t xml:space="preserve">are composed of </w:t>
        </w:r>
      </w:ins>
      <w:r>
        <w:rPr>
          <w:sz w:val="24"/>
          <w:szCs w:val="24"/>
        </w:rPr>
        <w:t xml:space="preserve">mostly mature and old-growth Douglas-fir, along with various other tree species </w:t>
      </w:r>
      <w:del w:id="460" w:author="LeBoldus, Jared" w:date="2022-10-27T09:45:00Z">
        <w:r>
          <w:rPr>
            <w:sz w:val="24"/>
            <w:szCs w:val="24"/>
          </w:rPr>
          <w:delText>to include</w:delText>
        </w:r>
      </w:del>
      <w:ins w:id="461" w:author="LeBoldus, Jared" w:date="2022-10-27T09:45:00Z">
        <w:r>
          <w:rPr>
            <w:sz w:val="24"/>
            <w:szCs w:val="24"/>
          </w:rPr>
          <w:t>including</w:t>
        </w:r>
      </w:ins>
      <w:r>
        <w:rPr>
          <w:sz w:val="24"/>
          <w:szCs w:val="24"/>
        </w:rPr>
        <w:t xml:space="preserve"> western hemlock (</w:t>
      </w:r>
      <w:hyperlink r:id="rId11" w:tgtFrame="Learn more about Tsuga heterophylla from ScienceDirect's AI-generated Topic Pages">
        <w:r>
          <w:rPr>
            <w:i/>
            <w:iCs/>
            <w:sz w:val="24"/>
            <w:szCs w:val="24"/>
          </w:rPr>
          <w:t>Tsuga heterophylla</w:t>
        </w:r>
      </w:hyperlink>
      <w:r>
        <w:rPr>
          <w:i/>
          <w:iCs/>
          <w:sz w:val="24"/>
          <w:szCs w:val="24"/>
        </w:rPr>
        <w:t xml:space="preserve"> </w:t>
      </w:r>
      <w:r>
        <w:rPr>
          <w:sz w:val="24"/>
          <w:szCs w:val="24"/>
        </w:rPr>
        <w:t>(</w:t>
      </w:r>
      <w:proofErr w:type="spellStart"/>
      <w:r>
        <w:rPr>
          <w:sz w:val="24"/>
          <w:szCs w:val="24"/>
        </w:rPr>
        <w:t>Rafn</w:t>
      </w:r>
      <w:proofErr w:type="spellEnd"/>
      <w:r>
        <w:rPr>
          <w:sz w:val="24"/>
          <w:szCs w:val="24"/>
        </w:rPr>
        <w:t xml:space="preserve">.) </w:t>
      </w:r>
      <w:proofErr w:type="spellStart"/>
      <w:r>
        <w:rPr>
          <w:sz w:val="24"/>
          <w:szCs w:val="24"/>
        </w:rPr>
        <w:t>Sarg</w:t>
      </w:r>
      <w:proofErr w:type="spellEnd"/>
      <w:r>
        <w:rPr>
          <w:sz w:val="24"/>
          <w:szCs w:val="24"/>
        </w:rPr>
        <w:t>.), western red cedar (</w:t>
      </w:r>
      <w:hyperlink r:id="rId12" w:tgtFrame="Learn more about Thuja plicata from ScienceDirect's AI-generated Topic Pages">
        <w:r>
          <w:rPr>
            <w:i/>
            <w:iCs/>
            <w:sz w:val="24"/>
            <w:szCs w:val="24"/>
          </w:rPr>
          <w:t>Thuja plicata</w:t>
        </w:r>
      </w:hyperlink>
      <w:r>
        <w:rPr>
          <w:i/>
          <w:iCs/>
          <w:sz w:val="24"/>
          <w:szCs w:val="24"/>
        </w:rPr>
        <w:t xml:space="preserve"> </w:t>
      </w:r>
      <w:r>
        <w:rPr>
          <w:sz w:val="24"/>
          <w:szCs w:val="24"/>
        </w:rPr>
        <w:t>Donn ex D. Don), grand fir (</w:t>
      </w:r>
      <w:r>
        <w:rPr>
          <w:i/>
          <w:iCs/>
          <w:sz w:val="24"/>
          <w:szCs w:val="24"/>
        </w:rPr>
        <w:t>Abies grandis</w:t>
      </w:r>
      <w:r>
        <w:rPr>
          <w:sz w:val="24"/>
          <w:szCs w:val="24"/>
        </w:rPr>
        <w:t xml:space="preserve"> (</w:t>
      </w:r>
      <w:hyperlink r:id="rId13" w:tgtFrame="David Douglas (botanist)">
        <w:r>
          <w:rPr>
            <w:sz w:val="24"/>
            <w:szCs w:val="24"/>
          </w:rPr>
          <w:t>Douglas</w:t>
        </w:r>
      </w:hyperlink>
      <w:r>
        <w:rPr>
          <w:sz w:val="24"/>
          <w:szCs w:val="24"/>
        </w:rPr>
        <w:t xml:space="preserve"> ex </w:t>
      </w:r>
      <w:hyperlink r:id="rId14" w:tgtFrame="David Don">
        <w:r>
          <w:rPr>
            <w:sz w:val="24"/>
            <w:szCs w:val="24"/>
          </w:rPr>
          <w:t>D. Don</w:t>
        </w:r>
      </w:hyperlink>
      <w:r>
        <w:rPr>
          <w:sz w:val="24"/>
          <w:szCs w:val="24"/>
        </w:rPr>
        <w:t xml:space="preserve">) </w:t>
      </w:r>
      <w:hyperlink r:id="rId15" w:tgtFrame="John Lindley">
        <w:r>
          <w:rPr>
            <w:sz w:val="24"/>
            <w:szCs w:val="24"/>
          </w:rPr>
          <w:t>Lindley</w:t>
        </w:r>
      </w:hyperlink>
      <w:r>
        <w:rPr>
          <w:sz w:val="24"/>
          <w:szCs w:val="24"/>
        </w:rPr>
        <w:t>), noble fir (</w:t>
      </w:r>
      <w:r>
        <w:rPr>
          <w:i/>
          <w:iCs/>
          <w:sz w:val="24"/>
          <w:szCs w:val="24"/>
        </w:rPr>
        <w:t xml:space="preserve">Abies </w:t>
      </w:r>
      <w:proofErr w:type="spellStart"/>
      <w:r>
        <w:rPr>
          <w:i/>
          <w:iCs/>
          <w:sz w:val="24"/>
          <w:szCs w:val="24"/>
        </w:rPr>
        <w:t>procera</w:t>
      </w:r>
      <w:proofErr w:type="spellEnd"/>
      <w:r>
        <w:rPr>
          <w:sz w:val="24"/>
          <w:szCs w:val="24"/>
        </w:rPr>
        <w:t xml:space="preserve">, </w:t>
      </w:r>
      <w:proofErr w:type="spellStart"/>
      <w:r>
        <w:rPr>
          <w:sz w:val="24"/>
          <w:szCs w:val="24"/>
        </w:rPr>
        <w:t>Rehder</w:t>
      </w:r>
      <w:proofErr w:type="spellEnd"/>
      <w:r>
        <w:rPr>
          <w:sz w:val="24"/>
          <w:szCs w:val="24"/>
        </w:rPr>
        <w:t>), bigleaf maple (</w:t>
      </w:r>
      <w:r>
        <w:rPr>
          <w:i/>
          <w:iCs/>
          <w:sz w:val="24"/>
          <w:szCs w:val="24"/>
        </w:rPr>
        <w:t xml:space="preserve">Acer </w:t>
      </w:r>
      <w:proofErr w:type="spellStart"/>
      <w:r>
        <w:rPr>
          <w:i/>
          <w:iCs/>
          <w:sz w:val="24"/>
          <w:szCs w:val="24"/>
        </w:rPr>
        <w:t>macrophyllum</w:t>
      </w:r>
      <w:proofErr w:type="spellEnd"/>
      <w:r>
        <w:rPr>
          <w:i/>
          <w:iCs/>
          <w:sz w:val="24"/>
          <w:szCs w:val="24"/>
        </w:rPr>
        <w:t xml:space="preserve"> </w:t>
      </w:r>
      <w:proofErr w:type="spellStart"/>
      <w:r>
        <w:rPr>
          <w:sz w:val="24"/>
          <w:szCs w:val="24"/>
        </w:rPr>
        <w:t>Pursh</w:t>
      </w:r>
      <w:proofErr w:type="spellEnd"/>
      <w:r>
        <w:rPr>
          <w:sz w:val="24"/>
          <w:szCs w:val="24"/>
        </w:rPr>
        <w:t>), red alder (Alnus rubra Bong.), golden chinquapin (</w:t>
      </w:r>
      <w:proofErr w:type="spellStart"/>
      <w:r>
        <w:rPr>
          <w:i/>
          <w:iCs/>
          <w:sz w:val="24"/>
          <w:szCs w:val="24"/>
        </w:rPr>
        <w:t>Chrysolepis</w:t>
      </w:r>
      <w:proofErr w:type="spellEnd"/>
      <w:r>
        <w:rPr>
          <w:i/>
          <w:iCs/>
          <w:sz w:val="24"/>
          <w:szCs w:val="24"/>
        </w:rPr>
        <w:t xml:space="preserve"> </w:t>
      </w:r>
      <w:proofErr w:type="spellStart"/>
      <w:r>
        <w:rPr>
          <w:i/>
          <w:iCs/>
          <w:sz w:val="24"/>
          <w:szCs w:val="24"/>
        </w:rPr>
        <w:t>chrysophylla</w:t>
      </w:r>
      <w:proofErr w:type="spellEnd"/>
      <w:r>
        <w:rPr>
          <w:sz w:val="24"/>
          <w:szCs w:val="24"/>
        </w:rPr>
        <w:t xml:space="preserve"> (</w:t>
      </w:r>
      <w:hyperlink r:id="rId16" w:tgtFrame="David Douglas (botanist)">
        <w:r>
          <w:rPr>
            <w:sz w:val="24"/>
            <w:szCs w:val="24"/>
          </w:rPr>
          <w:t>Douglas</w:t>
        </w:r>
      </w:hyperlink>
      <w:r>
        <w:rPr>
          <w:sz w:val="24"/>
          <w:szCs w:val="24"/>
        </w:rPr>
        <w:t xml:space="preserve"> ex </w:t>
      </w:r>
      <w:hyperlink r:id="rId17" w:tgtFrame="William Jackson Hooker">
        <w:r>
          <w:rPr>
            <w:sz w:val="24"/>
            <w:szCs w:val="24"/>
          </w:rPr>
          <w:t>Hook.</w:t>
        </w:r>
      </w:hyperlink>
      <w:r>
        <w:rPr>
          <w:sz w:val="24"/>
          <w:szCs w:val="24"/>
        </w:rPr>
        <w:t xml:space="preserve">) </w:t>
      </w:r>
      <w:hyperlink r:id="rId18" w:tgtFrame="Hjelmq. (page does not exist)">
        <w:proofErr w:type="spellStart"/>
        <w:r>
          <w:rPr>
            <w:sz w:val="24"/>
            <w:szCs w:val="24"/>
          </w:rPr>
          <w:t>Hjelmq</w:t>
        </w:r>
        <w:proofErr w:type="spellEnd"/>
        <w:r>
          <w:rPr>
            <w:sz w:val="24"/>
            <w:szCs w:val="24"/>
          </w:rPr>
          <w:t>.</w:t>
        </w:r>
      </w:hyperlink>
      <w:r>
        <w:rPr>
          <w:sz w:val="24"/>
          <w:szCs w:val="24"/>
        </w:rPr>
        <w:t xml:space="preserve">), </w:t>
      </w:r>
      <w:r>
        <w:rPr>
          <w:sz w:val="24"/>
          <w:szCs w:val="24"/>
        </w:rPr>
        <w:lastRenderedPageBreak/>
        <w:t>willow</w:t>
      </w:r>
      <w:ins w:id="462" w:author="LeBoldus, Jared" w:date="2022-10-27T09:45:00Z">
        <w:r>
          <w:rPr>
            <w:sz w:val="24"/>
            <w:szCs w:val="24"/>
          </w:rPr>
          <w:t xml:space="preserve"> spp.</w:t>
        </w:r>
      </w:ins>
      <w:r>
        <w:rPr>
          <w:sz w:val="24"/>
          <w:szCs w:val="24"/>
        </w:rPr>
        <w:t xml:space="preserve"> (</w:t>
      </w:r>
      <w:r>
        <w:rPr>
          <w:i/>
          <w:iCs/>
          <w:sz w:val="24"/>
          <w:szCs w:val="24"/>
        </w:rPr>
        <w:t>Salix</w:t>
      </w:r>
      <w:r>
        <w:rPr>
          <w:sz w:val="24"/>
          <w:szCs w:val="24"/>
        </w:rPr>
        <w:t xml:space="preserve"> </w:t>
      </w:r>
      <w:proofErr w:type="spellStart"/>
      <w:r>
        <w:rPr>
          <w:sz w:val="24"/>
          <w:szCs w:val="24"/>
        </w:rPr>
        <w:t>alab</w:t>
      </w:r>
      <w:proofErr w:type="spellEnd"/>
      <w:r>
        <w:rPr>
          <w:sz w:val="24"/>
          <w:szCs w:val="24"/>
        </w:rPr>
        <w:t xml:space="preserve"> L.), and silver birch (</w:t>
      </w:r>
      <w:r>
        <w:rPr>
          <w:i/>
          <w:iCs/>
          <w:sz w:val="24"/>
          <w:szCs w:val="24"/>
        </w:rPr>
        <w:t>Betula pendula</w:t>
      </w:r>
      <w:r>
        <w:rPr>
          <w:sz w:val="24"/>
          <w:szCs w:val="24"/>
        </w:rPr>
        <w:t xml:space="preserve"> Roth). </w:t>
      </w:r>
      <w:commentRangeStart w:id="463"/>
      <w:r w:rsidR="00016895">
        <w:rPr>
          <w:sz w:val="24"/>
          <w:szCs w:val="24"/>
        </w:rPr>
        <w:t>In 1990,</w:t>
      </w:r>
      <w:ins w:id="464" w:author="Sarah Hoffman" w:date="2022-11-06T12:40:00Z">
        <w:r w:rsidR="00016895">
          <w:rPr>
            <w:sz w:val="24"/>
            <w:szCs w:val="24"/>
          </w:rPr>
          <w:t xml:space="preserve"> the</w:t>
        </w:r>
      </w:ins>
      <w:ins w:id="465" w:author="Sarah Hoffman" w:date="2022-11-06T12:41:00Z">
        <w:r w:rsidR="00016895">
          <w:rPr>
            <w:sz w:val="24"/>
            <w:szCs w:val="24"/>
          </w:rPr>
          <w:t xml:space="preserve"> study area </w:t>
        </w:r>
      </w:ins>
      <w:r w:rsidR="00016895">
        <w:rPr>
          <w:sz w:val="24"/>
          <w:szCs w:val="24"/>
        </w:rPr>
        <w:t xml:space="preserve">was made up of 82% Douglas-fir trees, 11% western hemlock, and a combination of 7% other species. </w:t>
      </w:r>
      <w:commentRangeEnd w:id="463"/>
      <w:r w:rsidR="00016895">
        <w:commentReference w:id="463"/>
      </w:r>
      <w:r>
        <w:rPr>
          <w:sz w:val="24"/>
          <w:szCs w:val="24"/>
        </w:rPr>
        <w:t xml:space="preserve">Mean annual precipitation </w:t>
      </w:r>
      <w:del w:id="466" w:author="LeBoldus, Jared" w:date="2022-10-27T09:45:00Z">
        <w:r>
          <w:rPr>
            <w:sz w:val="24"/>
            <w:szCs w:val="24"/>
          </w:rPr>
          <w:delText>of this area is</w:delText>
        </w:r>
      </w:del>
      <w:ins w:id="467" w:author="LeBoldus, Jared" w:date="2022-10-27T09:45:00Z">
        <w:r>
          <w:rPr>
            <w:sz w:val="24"/>
            <w:szCs w:val="24"/>
          </w:rPr>
          <w:t>ranges from</w:t>
        </w:r>
      </w:ins>
      <w:r>
        <w:rPr>
          <w:sz w:val="24"/>
          <w:szCs w:val="24"/>
        </w:rPr>
        <w:t xml:space="preserve"> 225 - 235 cm (Lan et al., 2019; </w:t>
      </w:r>
      <w:r>
        <w:rPr>
          <w:sz w:val="24"/>
          <w:szCs w:val="24"/>
          <w:highlight w:val="white"/>
        </w:rPr>
        <w:t>PRISM Climate Group, Oregon State University, 2018</w:t>
      </w:r>
      <w:r>
        <w:rPr>
          <w:sz w:val="24"/>
          <w:szCs w:val="24"/>
        </w:rPr>
        <w:t>). Mean annual temperature is 10.6</w:t>
      </w:r>
      <w:r w:rsidR="003107AA" w:rsidRPr="003107AA">
        <w:rPr>
          <w:rFonts w:ascii="Times New Roman" w:hAnsi="Times New Roman" w:cs="Times New Roman"/>
          <w:color w:val="4D5156"/>
          <w:sz w:val="24"/>
          <w:szCs w:val="24"/>
          <w:shd w:val="clear" w:color="auto" w:fill="FFFFFF"/>
        </w:rPr>
        <w:t>°C</w:t>
      </w:r>
      <w:r>
        <w:rPr>
          <w:sz w:val="24"/>
          <w:szCs w:val="24"/>
        </w:rPr>
        <w:t xml:space="preserve"> (Lan et al., 2019; </w:t>
      </w:r>
      <w:r>
        <w:rPr>
          <w:sz w:val="24"/>
          <w:szCs w:val="24"/>
          <w:highlight w:val="white"/>
        </w:rPr>
        <w:t>PRISM Climate Group, Oregon State University, 2018</w:t>
      </w:r>
      <w:r>
        <w:rPr>
          <w:sz w:val="24"/>
          <w:szCs w:val="24"/>
        </w:rPr>
        <w:t>)</w:t>
      </w:r>
      <w:ins w:id="468" w:author="LeBoldus, Jared" w:date="2022-10-27T09:49:00Z">
        <w:r>
          <w:rPr>
            <w:sz w:val="24"/>
            <w:szCs w:val="24"/>
          </w:rPr>
          <w:t>.</w:t>
        </w:r>
      </w:ins>
      <w:del w:id="469" w:author="LeBoldus, Jared" w:date="2022-10-27T09:49:00Z">
        <w:r>
          <w:rPr>
            <w:sz w:val="24"/>
            <w:szCs w:val="24"/>
          </w:rPr>
          <w:delText>,</w:delText>
        </w:r>
      </w:del>
      <w:r>
        <w:rPr>
          <w:sz w:val="24"/>
          <w:szCs w:val="24"/>
        </w:rPr>
        <w:t xml:space="preserve"> </w:t>
      </w:r>
      <w:del w:id="470" w:author="LeBoldus, Jared" w:date="2022-10-27T09:49:00Z">
        <w:r>
          <w:rPr>
            <w:sz w:val="24"/>
            <w:szCs w:val="24"/>
          </w:rPr>
          <w:delText xml:space="preserve">with </w:delText>
        </w:r>
      </w:del>
      <w:ins w:id="471" w:author="LeBoldus, Jared" w:date="2022-10-27T09:49:00Z">
        <w:r>
          <w:rPr>
            <w:sz w:val="24"/>
            <w:szCs w:val="24"/>
          </w:rPr>
          <w:t xml:space="preserve">The </w:t>
        </w:r>
      </w:ins>
      <w:r>
        <w:rPr>
          <w:sz w:val="24"/>
          <w:szCs w:val="24"/>
        </w:rPr>
        <w:t>soil type</w:t>
      </w:r>
      <w:ins w:id="472" w:author="LeBoldus, Jared" w:date="2022-10-27T09:49:00Z">
        <w:r>
          <w:rPr>
            <w:sz w:val="24"/>
            <w:szCs w:val="24"/>
          </w:rPr>
          <w:t>s in this region</w:t>
        </w:r>
      </w:ins>
      <w:del w:id="473" w:author="LeBoldus, Jared" w:date="2022-10-27T09:49:00Z">
        <w:r>
          <w:rPr>
            <w:sz w:val="24"/>
            <w:szCs w:val="24"/>
          </w:rPr>
          <w:delText>s</w:delText>
        </w:r>
      </w:del>
      <w:r>
        <w:rPr>
          <w:sz w:val="24"/>
          <w:szCs w:val="24"/>
        </w:rPr>
        <w:t xml:space="preserve"> of the study area </w:t>
      </w:r>
      <w:del w:id="474" w:author="LeBoldus, Jared" w:date="2022-10-27T09:46:00Z">
        <w:r>
          <w:rPr>
            <w:sz w:val="24"/>
            <w:szCs w:val="24"/>
          </w:rPr>
          <w:delText xml:space="preserve">containing </w:delText>
        </w:r>
      </w:del>
      <w:ins w:id="475" w:author="LeBoldus, Jared" w:date="2022-10-27T09:46:00Z">
        <w:r>
          <w:rPr>
            <w:sz w:val="24"/>
            <w:szCs w:val="24"/>
          </w:rPr>
          <w:t xml:space="preserve">are </w:t>
        </w:r>
      </w:ins>
      <w:r>
        <w:rPr>
          <w:sz w:val="24"/>
          <w:szCs w:val="24"/>
        </w:rPr>
        <w:t>mostly gravelly clay loam and gravelly silty clay (</w:t>
      </w:r>
      <w:r>
        <w:rPr>
          <w:sz w:val="24"/>
          <w:szCs w:val="24"/>
          <w:highlight w:val="white"/>
        </w:rPr>
        <w:t>Soil Survey Staff, 2021)</w:t>
      </w:r>
      <w:ins w:id="476" w:author="LeBoldus, Jared" w:date="2022-10-27T09:46:00Z">
        <w:r>
          <w:rPr>
            <w:sz w:val="24"/>
            <w:szCs w:val="24"/>
          </w:rPr>
          <w:t xml:space="preserve">. </w:t>
        </w:r>
      </w:ins>
      <w:ins w:id="477" w:author="LeBoldus, Jared" w:date="2022-10-27T09:53:00Z">
        <w:r>
          <w:rPr>
            <w:sz w:val="24"/>
            <w:szCs w:val="24"/>
          </w:rPr>
          <w:t>The study site was selected based on the known incidence of LRR (Bloomberg et al., 1980). The area was clear cut between 1910 and 1920, burned after harvest, and reestablished naturally from seed (</w:t>
        </w:r>
        <w:proofErr w:type="spellStart"/>
        <w:r>
          <w:rPr>
            <w:sz w:val="24"/>
            <w:szCs w:val="24"/>
          </w:rPr>
          <w:t>Tkacz</w:t>
        </w:r>
        <w:proofErr w:type="spellEnd"/>
        <w:r>
          <w:rPr>
            <w:sz w:val="24"/>
            <w:szCs w:val="24"/>
          </w:rPr>
          <w:t xml:space="preserve"> and Hansen, 1982)</w:t>
        </w:r>
        <w:bookmarkStart w:id="478" w:name="move117756809"/>
        <w:bookmarkEnd w:id="478"/>
        <w:r>
          <w:rPr>
            <w:sz w:val="24"/>
            <w:szCs w:val="24"/>
          </w:rPr>
          <w:t>.</w:t>
        </w:r>
      </w:ins>
    </w:p>
    <w:p w14:paraId="0A41882E" w14:textId="2F4AFB07" w:rsidR="00E43978" w:rsidRDefault="00000000">
      <w:pPr>
        <w:spacing w:line="480" w:lineRule="auto"/>
        <w:rPr>
          <w:ins w:id="479" w:author="LeBoldus, Jared" w:date="2022-10-27T10:00:00Z"/>
          <w:sz w:val="24"/>
          <w:szCs w:val="24"/>
        </w:rPr>
      </w:pPr>
      <w:ins w:id="480" w:author="LeBoldus, Jared" w:date="2022-10-27T09:54:00Z">
        <w:r>
          <w:rPr>
            <w:sz w:val="24"/>
            <w:szCs w:val="24"/>
          </w:rPr>
          <w:tab/>
        </w:r>
      </w:ins>
      <w:ins w:id="481" w:author="LeBoldus, Jared" w:date="2022-10-27T09:59:00Z">
        <w:r>
          <w:rPr>
            <w:sz w:val="24"/>
            <w:szCs w:val="24"/>
          </w:rPr>
          <w:t>To</w:t>
        </w:r>
      </w:ins>
      <w:ins w:id="482" w:author="LeBoldus, Jared" w:date="2022-10-27T09:58:00Z">
        <w:r>
          <w:rPr>
            <w:sz w:val="24"/>
            <w:szCs w:val="24"/>
          </w:rPr>
          <w:t xml:space="preserve"> evalu</w:t>
        </w:r>
      </w:ins>
      <w:ins w:id="483" w:author="LeBoldus, Jared" w:date="2022-10-27T09:59:00Z">
        <w:r>
          <w:rPr>
            <w:sz w:val="24"/>
            <w:szCs w:val="24"/>
          </w:rPr>
          <w:t>a</w:t>
        </w:r>
      </w:ins>
      <w:ins w:id="484" w:author="LeBoldus, Jared" w:date="2022-10-27T09:58:00Z">
        <w:r>
          <w:rPr>
            <w:sz w:val="24"/>
            <w:szCs w:val="24"/>
          </w:rPr>
          <w:t xml:space="preserve">te the effect of thinning on LRR </w:t>
        </w:r>
      </w:ins>
      <w:ins w:id="485" w:author="LeBoldus, Jared" w:date="2022-10-27T09:59:00Z">
        <w:r>
          <w:rPr>
            <w:sz w:val="24"/>
            <w:szCs w:val="24"/>
          </w:rPr>
          <w:t>a</w:t>
        </w:r>
      </w:ins>
      <w:ins w:id="486" w:author="LeBoldus, Jared" w:date="2022-10-27T09:55:00Z">
        <w:r>
          <w:rPr>
            <w:sz w:val="24"/>
            <w:szCs w:val="24"/>
          </w:rPr>
          <w:t xml:space="preserve"> study was establis</w:t>
        </w:r>
      </w:ins>
      <w:ins w:id="487" w:author="LeBoldus, Jared" w:date="2022-10-27T09:56:00Z">
        <w:r>
          <w:rPr>
            <w:sz w:val="24"/>
            <w:szCs w:val="24"/>
          </w:rPr>
          <w:t>h</w:t>
        </w:r>
      </w:ins>
      <w:ins w:id="488" w:author="LeBoldus, Jared" w:date="2022-10-27T09:55:00Z">
        <w:r>
          <w:rPr>
            <w:sz w:val="24"/>
            <w:szCs w:val="24"/>
          </w:rPr>
          <w:t>ed in 19</w:t>
        </w:r>
      </w:ins>
      <w:ins w:id="489" w:author="LeBoldus, Jared" w:date="2022-10-27T09:56:00Z">
        <w:r>
          <w:rPr>
            <w:sz w:val="24"/>
            <w:szCs w:val="24"/>
          </w:rPr>
          <w:t>8</w:t>
        </w:r>
      </w:ins>
      <w:ins w:id="490" w:author="LeBoldus, Jared" w:date="2022-10-27T10:08:00Z">
        <w:r>
          <w:rPr>
            <w:sz w:val="24"/>
            <w:szCs w:val="24"/>
          </w:rPr>
          <w:t>5</w:t>
        </w:r>
      </w:ins>
      <w:ins w:id="491" w:author="LeBoldus, Jared" w:date="2022-10-27T09:55:00Z">
        <w:r>
          <w:rPr>
            <w:sz w:val="24"/>
            <w:szCs w:val="24"/>
          </w:rPr>
          <w:t xml:space="preserve"> across ca. 162 ha</w:t>
        </w:r>
      </w:ins>
      <w:ins w:id="492" w:author="LeBoldus, Jared" w:date="2022-10-27T09:56:00Z">
        <w:r>
          <w:rPr>
            <w:sz w:val="24"/>
            <w:szCs w:val="24"/>
          </w:rPr>
          <w:t xml:space="preserve"> of forest land</w:t>
        </w:r>
      </w:ins>
      <w:ins w:id="493" w:author="LeBoldus, Jared" w:date="2022-10-27T10:06:00Z">
        <w:r>
          <w:rPr>
            <w:sz w:val="24"/>
            <w:szCs w:val="24"/>
          </w:rPr>
          <w:t xml:space="preserve"> (Fig. 1)</w:t>
        </w:r>
      </w:ins>
      <w:ins w:id="494" w:author="LeBoldus, Jared" w:date="2022-10-27T09:55:00Z">
        <w:r>
          <w:rPr>
            <w:sz w:val="24"/>
            <w:szCs w:val="24"/>
          </w:rPr>
          <w:t xml:space="preserve">. </w:t>
        </w:r>
      </w:ins>
      <w:ins w:id="495" w:author="LeBoldus, Jared" w:date="2022-10-27T09:54:00Z">
        <w:r>
          <w:rPr>
            <w:sz w:val="24"/>
            <w:szCs w:val="24"/>
          </w:rPr>
          <w:t>The experimental design was a randomized complete block desi</w:t>
        </w:r>
      </w:ins>
      <w:ins w:id="496" w:author="LeBoldus, Jared" w:date="2022-10-27T09:56:00Z">
        <w:r>
          <w:rPr>
            <w:sz w:val="24"/>
            <w:szCs w:val="24"/>
          </w:rPr>
          <w:t>gn</w:t>
        </w:r>
      </w:ins>
      <w:ins w:id="497" w:author="LeBoldus, Jared" w:date="2022-10-27T09:57:00Z">
        <w:r>
          <w:rPr>
            <w:sz w:val="24"/>
            <w:szCs w:val="24"/>
          </w:rPr>
          <w:t xml:space="preserve"> with three treatments and </w:t>
        </w:r>
      </w:ins>
      <w:ins w:id="498" w:author="LeBoldus, Jared" w:date="2022-10-27T09:59:00Z">
        <w:r>
          <w:rPr>
            <w:sz w:val="24"/>
            <w:szCs w:val="24"/>
          </w:rPr>
          <w:t>5</w:t>
        </w:r>
      </w:ins>
      <w:ins w:id="499" w:author="LeBoldus, Jared" w:date="2022-10-27T09:57:00Z">
        <w:r>
          <w:rPr>
            <w:sz w:val="24"/>
            <w:szCs w:val="24"/>
          </w:rPr>
          <w:t xml:space="preserve"> blocks</w:t>
        </w:r>
      </w:ins>
      <w:del w:id="500" w:author="LeBoldus, Jared" w:date="2022-10-27T09:50:00Z">
        <w:r>
          <w:rPr>
            <w:sz w:val="24"/>
            <w:szCs w:val="24"/>
          </w:rPr>
          <w:delText>The Woods Creek thinning study took place within the Siuslaw National Forest was chosen with prior knowledge that there was a high incidence rate of LRR. This was based upon a line intercept survey</w:delText>
        </w:r>
      </w:del>
      <w:del w:id="501" w:author="LeBoldus, Jared" w:date="2022-10-27T09:53:00Z">
        <w:r>
          <w:rPr>
            <w:sz w:val="24"/>
            <w:szCs w:val="24"/>
          </w:rPr>
          <w:delText xml:space="preserve"> (Bloomberg et al., 1980)</w:delText>
        </w:r>
      </w:del>
      <w:del w:id="502" w:author="LeBoldus, Jared" w:date="2022-10-27T09:52:00Z">
        <w:r>
          <w:rPr>
            <w:sz w:val="24"/>
            <w:szCs w:val="24"/>
          </w:rPr>
          <w:delText xml:space="preserve"> that was conducted in 1978</w:delText>
        </w:r>
      </w:del>
      <w:del w:id="503" w:author="LeBoldus, Jared" w:date="2022-10-27T09:53:00Z">
        <w:r>
          <w:rPr>
            <w:sz w:val="24"/>
            <w:szCs w:val="24"/>
          </w:rPr>
          <w:delText xml:space="preserve">. </w:delText>
        </w:r>
      </w:del>
      <w:ins w:id="504" w:author="LeBoldus, Jared" w:date="2022-10-27T09:57:00Z">
        <w:r>
          <w:rPr>
            <w:sz w:val="24"/>
            <w:szCs w:val="24"/>
          </w:rPr>
          <w:t xml:space="preserve"> </w:t>
        </w:r>
      </w:ins>
      <w:ins w:id="505" w:author="LeBoldus, Jared" w:date="2022-10-27T09:59:00Z">
        <w:r>
          <w:rPr>
            <w:sz w:val="24"/>
            <w:szCs w:val="24"/>
          </w:rPr>
          <w:t>per tr</w:t>
        </w:r>
      </w:ins>
      <w:ins w:id="506" w:author="LeBoldus, Jared" w:date="2022-10-27T10:00:00Z">
        <w:r>
          <w:rPr>
            <w:sz w:val="24"/>
            <w:szCs w:val="24"/>
          </w:rPr>
          <w:t xml:space="preserve">eatment </w:t>
        </w:r>
      </w:ins>
      <w:bookmarkStart w:id="507" w:name="move1177568091"/>
      <w:del w:id="508" w:author="LeBoldus, Jared" w:date="2022-10-27T09:53:00Z">
        <w:r>
          <w:rPr>
            <w:sz w:val="24"/>
            <w:szCs w:val="24"/>
          </w:rPr>
          <w:delText xml:space="preserve">The area was clear cut between 1910 and 1920, burned after reharvest, and reestablished naturally from seed (Tkacz and Hansen, 1982). </w:delText>
        </w:r>
      </w:del>
      <w:bookmarkEnd w:id="507"/>
      <w:del w:id="509" w:author="LeBoldus, Jared" w:date="2022-10-27T09:57:00Z">
        <w:r>
          <w:rPr>
            <w:sz w:val="24"/>
            <w:szCs w:val="24"/>
          </w:rPr>
          <w:delText xml:space="preserve">The study area encompassed 15 stands </w:delText>
        </w:r>
      </w:del>
      <w:r>
        <w:rPr>
          <w:sz w:val="24"/>
          <w:szCs w:val="24"/>
        </w:rPr>
        <w:t>(mean = 9.7 h</w:t>
      </w:r>
      <w:ins w:id="510" w:author="LeBoldus, Jared" w:date="2022-10-27T09:58:00Z">
        <w:r>
          <w:rPr>
            <w:sz w:val="24"/>
            <w:szCs w:val="24"/>
          </w:rPr>
          <w:t>a</w:t>
        </w:r>
      </w:ins>
      <w:del w:id="511" w:author="LeBoldus, Jared" w:date="2022-10-27T09:58:00Z">
        <w:r>
          <w:rPr>
            <w:sz w:val="24"/>
            <w:szCs w:val="24"/>
          </w:rPr>
          <w:delText>ectares</w:delText>
        </w:r>
      </w:del>
      <w:r>
        <w:rPr>
          <w:sz w:val="24"/>
          <w:szCs w:val="24"/>
        </w:rPr>
        <w:t xml:space="preserve">, range = 6.7 - 14.7 </w:t>
      </w:r>
      <w:del w:id="512" w:author="LeBoldus, Jared" w:date="2022-10-27T09:58:00Z">
        <w:r>
          <w:rPr>
            <w:sz w:val="24"/>
            <w:szCs w:val="24"/>
          </w:rPr>
          <w:delText>hectares</w:delText>
        </w:r>
      </w:del>
      <w:ins w:id="513" w:author="LeBoldus, Jared" w:date="2022-10-27T09:58:00Z">
        <w:r>
          <w:rPr>
            <w:sz w:val="24"/>
            <w:szCs w:val="24"/>
          </w:rPr>
          <w:t>ha</w:t>
        </w:r>
      </w:ins>
      <w:r>
        <w:rPr>
          <w:sz w:val="24"/>
          <w:szCs w:val="24"/>
        </w:rPr>
        <w:t xml:space="preserve">) </w:t>
      </w:r>
      <w:del w:id="514" w:author="LeBoldus, Jared" w:date="2022-10-27T09:58:00Z">
        <w:r>
          <w:rPr>
            <w:sz w:val="24"/>
            <w:szCs w:val="24"/>
          </w:rPr>
          <w:delText xml:space="preserve">across ~162 hectares </w:delText>
        </w:r>
      </w:del>
      <w:r>
        <w:rPr>
          <w:sz w:val="24"/>
          <w:szCs w:val="24"/>
        </w:rPr>
        <w:t>(</w:t>
      </w:r>
      <w:r>
        <w:rPr>
          <w:bCs/>
          <w:sz w:val="24"/>
          <w:szCs w:val="24"/>
          <w:rPrChange w:id="515" w:author="LeBoldus, Jared" w:date="2022-10-27T09:58:00Z">
            <w:rPr/>
          </w:rPrChange>
        </w:rPr>
        <w:t>Fi</w:t>
      </w:r>
      <w:ins w:id="516" w:author="LeBoldus, Jared" w:date="2022-10-27T09:58:00Z">
        <w:r>
          <w:rPr>
            <w:bCs/>
            <w:sz w:val="24"/>
            <w:szCs w:val="24"/>
          </w:rPr>
          <w:t>g.</w:t>
        </w:r>
      </w:ins>
      <w:del w:id="517" w:author="LeBoldus, Jared" w:date="2022-10-27T09:58:00Z">
        <w:r>
          <w:rPr>
            <w:bCs/>
            <w:sz w:val="24"/>
            <w:szCs w:val="24"/>
          </w:rPr>
          <w:delText>gure</w:delText>
        </w:r>
      </w:del>
      <w:r>
        <w:rPr>
          <w:bCs/>
          <w:sz w:val="24"/>
          <w:szCs w:val="24"/>
          <w:rPrChange w:id="518" w:author="LeBoldus, Jared" w:date="2022-10-27T09:58:00Z">
            <w:rPr/>
          </w:rPrChange>
        </w:rPr>
        <w:t xml:space="preserve"> 1</w:t>
      </w:r>
      <w:r>
        <w:rPr>
          <w:sz w:val="24"/>
          <w:szCs w:val="24"/>
        </w:rPr>
        <w:t xml:space="preserve">). </w:t>
      </w:r>
      <w:bookmarkStart w:id="519" w:name="move117757279"/>
      <w:ins w:id="520" w:author="LeBoldus, Jared" w:date="2022-10-27T10:01:00Z">
        <w:r>
          <w:rPr>
            <w:sz w:val="24"/>
            <w:szCs w:val="24"/>
          </w:rPr>
          <w:t xml:space="preserve">The treatments included an </w:t>
        </w:r>
        <w:proofErr w:type="spellStart"/>
        <w:r>
          <w:rPr>
            <w:sz w:val="24"/>
            <w:szCs w:val="24"/>
          </w:rPr>
          <w:t>unthinned</w:t>
        </w:r>
        <w:proofErr w:type="spellEnd"/>
        <w:r>
          <w:rPr>
            <w:sz w:val="24"/>
            <w:szCs w:val="24"/>
          </w:rPr>
          <w:t xml:space="preserve"> control</w:t>
        </w:r>
      </w:ins>
      <w:ins w:id="521" w:author="LeBoldus, Jared" w:date="2022-10-27T10:02:00Z">
        <w:r>
          <w:rPr>
            <w:sz w:val="24"/>
            <w:szCs w:val="24"/>
          </w:rPr>
          <w:t xml:space="preserve"> (BA</w:t>
        </w:r>
      </w:ins>
      <w:ins w:id="522" w:author="LeBoldus, Jared" w:date="2022-10-27T10:03:00Z">
        <w:r>
          <w:rPr>
            <w:sz w:val="24"/>
            <w:szCs w:val="24"/>
          </w:rPr>
          <w:t xml:space="preserve"> = 61.4 m</w:t>
        </w:r>
        <w:r>
          <w:rPr>
            <w:color w:val="333333"/>
            <w:sz w:val="24"/>
            <w:szCs w:val="24"/>
            <w:vertAlign w:val="superscript"/>
          </w:rPr>
          <w:t>2</w:t>
        </w:r>
        <w:r>
          <w:rPr>
            <w:sz w:val="24"/>
            <w:szCs w:val="24"/>
          </w:rPr>
          <w:t>ha</w:t>
        </w:r>
        <w:r>
          <w:rPr>
            <w:sz w:val="24"/>
            <w:szCs w:val="24"/>
            <w:vertAlign w:val="superscript"/>
          </w:rPr>
          <w:t>-1</w:t>
        </w:r>
        <w:r>
          <w:rPr>
            <w:sz w:val="24"/>
            <w:szCs w:val="24"/>
          </w:rPr>
          <w:t>; quadratic mean diameter</w:t>
        </w:r>
      </w:ins>
      <w:ins w:id="523" w:author="LeBoldus, Jared" w:date="2022-10-27T10:05:00Z">
        <w:r>
          <w:rPr>
            <w:sz w:val="24"/>
            <w:szCs w:val="24"/>
          </w:rPr>
          <w:t xml:space="preserve"> (QMD</w:t>
        </w:r>
      </w:ins>
      <w:r w:rsidR="003B5B8C">
        <w:rPr>
          <w:sz w:val="24"/>
          <w:szCs w:val="24"/>
        </w:rPr>
        <w:t xml:space="preserve">) </w:t>
      </w:r>
      <w:ins w:id="524" w:author="LeBoldus, Jared" w:date="2022-10-27T10:05:00Z">
        <w:r>
          <w:rPr>
            <w:sz w:val="24"/>
            <w:szCs w:val="24"/>
          </w:rPr>
          <w:t>=</w:t>
        </w:r>
      </w:ins>
      <w:ins w:id="525" w:author="LeBoldus, Jared" w:date="2022-10-27T10:03:00Z">
        <w:r>
          <w:rPr>
            <w:sz w:val="24"/>
            <w:szCs w:val="24"/>
          </w:rPr>
          <w:t xml:space="preserve"> </w:t>
        </w:r>
      </w:ins>
      <w:ins w:id="526" w:author="LeBoldus, Jared" w:date="2022-10-27T10:04:00Z">
        <w:r>
          <w:rPr>
            <w:sz w:val="24"/>
            <w:szCs w:val="24"/>
          </w:rPr>
          <w:t>41cm)</w:t>
        </w:r>
      </w:ins>
      <w:ins w:id="527" w:author="LeBoldus, Jared" w:date="2022-10-27T10:01:00Z">
        <w:r>
          <w:rPr>
            <w:sz w:val="24"/>
            <w:szCs w:val="24"/>
          </w:rPr>
          <w:t xml:space="preserve">, </w:t>
        </w:r>
        <w:bookmarkEnd w:id="519"/>
        <w:r>
          <w:rPr>
            <w:sz w:val="24"/>
            <w:szCs w:val="24"/>
          </w:rPr>
          <w:t>a light thinning</w:t>
        </w:r>
      </w:ins>
      <w:ins w:id="528" w:author="LeBoldus, Jared" w:date="2022-10-27T10:04:00Z">
        <w:r>
          <w:rPr>
            <w:sz w:val="24"/>
            <w:szCs w:val="24"/>
          </w:rPr>
          <w:t xml:space="preserve"> (BA = 43.1 m</w:t>
        </w:r>
        <w:r>
          <w:rPr>
            <w:color w:val="333333"/>
            <w:sz w:val="24"/>
            <w:szCs w:val="24"/>
            <w:vertAlign w:val="superscript"/>
          </w:rPr>
          <w:t>2</w:t>
        </w:r>
        <w:r>
          <w:rPr>
            <w:sz w:val="24"/>
            <w:szCs w:val="24"/>
          </w:rPr>
          <w:t>ha</w:t>
        </w:r>
        <w:r>
          <w:rPr>
            <w:sz w:val="24"/>
            <w:szCs w:val="24"/>
            <w:vertAlign w:val="superscript"/>
          </w:rPr>
          <w:t>-1</w:t>
        </w:r>
        <w:r>
          <w:rPr>
            <w:sz w:val="24"/>
            <w:szCs w:val="24"/>
          </w:rPr>
          <w:t xml:space="preserve">; </w:t>
        </w:r>
      </w:ins>
      <w:ins w:id="529" w:author="LeBoldus, Jared" w:date="2022-10-27T10:05:00Z">
        <w:r>
          <w:rPr>
            <w:sz w:val="24"/>
            <w:szCs w:val="24"/>
          </w:rPr>
          <w:t>QMD</w:t>
        </w:r>
      </w:ins>
      <w:ins w:id="530" w:author="LeBoldus, Jared" w:date="2022-10-27T10:04:00Z">
        <w:r>
          <w:rPr>
            <w:sz w:val="24"/>
            <w:szCs w:val="24"/>
          </w:rPr>
          <w:t>= 47cm</w:t>
        </w:r>
      </w:ins>
      <w:ins w:id="531" w:author="LeBoldus, Jared" w:date="2022-10-27T10:05:00Z">
        <w:r>
          <w:rPr>
            <w:sz w:val="24"/>
            <w:szCs w:val="24"/>
          </w:rPr>
          <w:t>)</w:t>
        </w:r>
      </w:ins>
      <w:ins w:id="532" w:author="LeBoldus, Jared" w:date="2022-10-27T10:02:00Z">
        <w:r>
          <w:rPr>
            <w:sz w:val="24"/>
            <w:szCs w:val="24"/>
          </w:rPr>
          <w:t xml:space="preserve"> and a thinning</w:t>
        </w:r>
      </w:ins>
      <w:ins w:id="533" w:author="LeBoldus, Jared" w:date="2022-10-27T10:05:00Z">
        <w:r>
          <w:rPr>
            <w:sz w:val="24"/>
            <w:szCs w:val="24"/>
          </w:rPr>
          <w:t xml:space="preserve"> (BA = 35.3 m</w:t>
        </w:r>
        <w:r>
          <w:rPr>
            <w:color w:val="333333"/>
            <w:sz w:val="24"/>
            <w:szCs w:val="24"/>
            <w:vertAlign w:val="superscript"/>
          </w:rPr>
          <w:t>2</w:t>
        </w:r>
        <w:r>
          <w:rPr>
            <w:sz w:val="24"/>
            <w:szCs w:val="24"/>
          </w:rPr>
          <w:t>ha</w:t>
        </w:r>
        <w:r>
          <w:rPr>
            <w:sz w:val="24"/>
            <w:szCs w:val="24"/>
            <w:vertAlign w:val="superscript"/>
          </w:rPr>
          <w:t>-1</w:t>
        </w:r>
        <w:r>
          <w:rPr>
            <w:sz w:val="24"/>
            <w:szCs w:val="24"/>
          </w:rPr>
          <w:t xml:space="preserve">; QMD = </w:t>
        </w:r>
      </w:ins>
      <w:ins w:id="534" w:author="LeBoldus, Jared" w:date="2022-10-27T10:06:00Z">
        <w:r>
          <w:rPr>
            <w:sz w:val="24"/>
            <w:szCs w:val="24"/>
          </w:rPr>
          <w:t>55cm)</w:t>
        </w:r>
      </w:ins>
      <w:ins w:id="535" w:author="LeBoldus, Jared" w:date="2022-10-27T10:07:00Z">
        <w:r>
          <w:rPr>
            <w:sz w:val="24"/>
            <w:szCs w:val="24"/>
          </w:rPr>
          <w:t xml:space="preserve"> (Hansen, unpublished data)</w:t>
        </w:r>
      </w:ins>
      <w:ins w:id="536" w:author="LeBoldus, Jared" w:date="2022-10-27T10:06:00Z">
        <w:r>
          <w:rPr>
            <w:sz w:val="24"/>
            <w:szCs w:val="24"/>
          </w:rPr>
          <w:t>.</w:t>
        </w:r>
      </w:ins>
      <w:ins w:id="537" w:author="LeBoldus, Jared" w:date="2022-10-27T10:08:00Z">
        <w:r>
          <w:rPr>
            <w:sz w:val="24"/>
            <w:szCs w:val="24"/>
          </w:rPr>
          <w:t xml:space="preserve"> </w:t>
        </w:r>
      </w:ins>
      <w:bookmarkStart w:id="538" w:name="move117757751"/>
      <w:ins w:id="539" w:author="LeBoldus, Jared" w:date="2022-10-27T10:09:00Z">
        <w:r>
          <w:rPr>
            <w:sz w:val="24"/>
            <w:szCs w:val="24"/>
          </w:rPr>
          <w:t>P</w:t>
        </w:r>
      </w:ins>
      <w:ins w:id="540" w:author="LeBoldus, Jared" w:date="2022-10-27T10:08:00Z">
        <w:r>
          <w:rPr>
            <w:sz w:val="24"/>
            <w:szCs w:val="24"/>
          </w:rPr>
          <w:t>rior to any treatments being conducted, a total of 75 circular, fixed radius plots</w:t>
        </w:r>
      </w:ins>
      <w:ins w:id="541" w:author="LeBoldus, Jared" w:date="2022-10-27T10:10:00Z">
        <w:r>
          <w:rPr>
            <w:sz w:val="24"/>
            <w:szCs w:val="24"/>
          </w:rPr>
          <w:t xml:space="preserve"> (11.3 m</w:t>
        </w:r>
      </w:ins>
      <w:del w:id="542" w:author="LeBoldus, Jared" w:date="2022-10-27T10:10:00Z">
        <w:r>
          <w:rPr>
            <w:sz w:val="24"/>
            <w:szCs w:val="24"/>
          </w:rPr>
          <w:delText xml:space="preserve"> </w:delText>
        </w:r>
      </w:del>
      <w:ins w:id="543" w:author="LeBoldus, Jared" w:date="2022-10-27T10:10:00Z">
        <w:r>
          <w:rPr>
            <w:sz w:val="24"/>
            <w:szCs w:val="24"/>
          </w:rPr>
          <w:t xml:space="preserve">) </w:t>
        </w:r>
      </w:ins>
      <w:ins w:id="544" w:author="LeBoldus, Jared" w:date="2022-10-27T10:08:00Z">
        <w:r>
          <w:rPr>
            <w:sz w:val="24"/>
            <w:szCs w:val="24"/>
          </w:rPr>
          <w:t>were established</w:t>
        </w:r>
      </w:ins>
      <w:ins w:id="545" w:author="LeBoldus, Jared" w:date="2022-10-27T10:09:00Z">
        <w:r>
          <w:rPr>
            <w:sz w:val="24"/>
            <w:szCs w:val="24"/>
          </w:rPr>
          <w:t xml:space="preserve"> within the study area</w:t>
        </w:r>
      </w:ins>
      <w:ins w:id="546" w:author="LeBoldus, Jared" w:date="2022-10-27T10:08:00Z">
        <w:r>
          <w:rPr>
            <w:sz w:val="24"/>
            <w:szCs w:val="24"/>
          </w:rPr>
          <w:t xml:space="preserve"> (</w:t>
        </w:r>
        <w:r>
          <w:rPr>
            <w:bCs/>
            <w:sz w:val="24"/>
            <w:szCs w:val="24"/>
          </w:rPr>
          <w:t>Fig</w:t>
        </w:r>
      </w:ins>
      <w:del w:id="547" w:author="LeBoldus, Jared" w:date="2022-10-27T10:09:00Z">
        <w:r>
          <w:rPr>
            <w:bCs/>
            <w:sz w:val="24"/>
            <w:szCs w:val="24"/>
          </w:rPr>
          <w:delText>ure</w:delText>
        </w:r>
      </w:del>
      <w:ins w:id="548" w:author="LeBoldus, Jared" w:date="2022-10-27T10:09:00Z">
        <w:r>
          <w:rPr>
            <w:bCs/>
            <w:sz w:val="24"/>
            <w:szCs w:val="24"/>
          </w:rPr>
          <w:t>.</w:t>
        </w:r>
      </w:ins>
      <w:ins w:id="549" w:author="LeBoldus, Jared" w:date="2022-10-27T10:08:00Z">
        <w:r>
          <w:rPr>
            <w:bCs/>
            <w:sz w:val="24"/>
            <w:szCs w:val="24"/>
          </w:rPr>
          <w:t xml:space="preserve"> 1</w:t>
        </w:r>
        <w:r>
          <w:rPr>
            <w:sz w:val="24"/>
            <w:szCs w:val="24"/>
          </w:rPr>
          <w:t xml:space="preserve">). </w:t>
        </w:r>
      </w:ins>
      <w:ins w:id="550" w:author="LeBoldus, Jared" w:date="2022-10-27T10:09:00Z">
        <w:r>
          <w:rPr>
            <w:sz w:val="24"/>
            <w:szCs w:val="24"/>
          </w:rPr>
          <w:t xml:space="preserve">There </w:t>
        </w:r>
      </w:ins>
      <w:r w:rsidR="003B5B8C">
        <w:rPr>
          <w:sz w:val="24"/>
          <w:szCs w:val="24"/>
        </w:rPr>
        <w:t>was</w:t>
      </w:r>
      <w:ins w:id="551" w:author="LeBoldus, Jared" w:date="2022-10-27T10:09:00Z">
        <w:r>
          <w:rPr>
            <w:sz w:val="24"/>
            <w:szCs w:val="24"/>
          </w:rPr>
          <w:t xml:space="preserve"> a total of </w:t>
        </w:r>
      </w:ins>
      <w:ins w:id="552" w:author="LeBoldus, Jared" w:date="2022-10-27T10:08:00Z">
        <w:r>
          <w:rPr>
            <w:sz w:val="24"/>
            <w:szCs w:val="24"/>
          </w:rPr>
          <w:t>25 plots in each of the three different treatment areas</w:t>
        </w:r>
      </w:ins>
      <w:ins w:id="553" w:author="LeBoldus, Jared" w:date="2022-10-27T10:10:00Z">
        <w:r>
          <w:rPr>
            <w:sz w:val="24"/>
            <w:szCs w:val="24"/>
          </w:rPr>
          <w:t xml:space="preserve"> with 5 plots in each block</w:t>
        </w:r>
      </w:ins>
      <w:ins w:id="554" w:author="LeBoldus, Jared" w:date="2022-10-27T10:08:00Z">
        <w:r>
          <w:rPr>
            <w:sz w:val="24"/>
            <w:szCs w:val="24"/>
          </w:rPr>
          <w:t>. The location of the plots was on the northeast slope of Mary’s Peak, Oregon, USA. Plot</w:t>
        </w:r>
      </w:ins>
      <w:ins w:id="555" w:author="LeBoldus, Jared" w:date="2022-10-27T10:11:00Z">
        <w:r>
          <w:rPr>
            <w:sz w:val="24"/>
            <w:szCs w:val="24"/>
          </w:rPr>
          <w:t xml:space="preserve"> locations</w:t>
        </w:r>
      </w:ins>
      <w:del w:id="556" w:author="LeBoldus, Jared" w:date="2022-10-27T10:11:00Z">
        <w:r>
          <w:rPr>
            <w:sz w:val="24"/>
            <w:szCs w:val="24"/>
          </w:rPr>
          <w:delText>s</w:delText>
        </w:r>
      </w:del>
      <w:ins w:id="557" w:author="LeBoldus, Jared" w:date="2022-10-27T10:08:00Z">
        <w:r>
          <w:rPr>
            <w:sz w:val="24"/>
            <w:szCs w:val="24"/>
          </w:rPr>
          <w:t xml:space="preserve"> were semi randomized and chosen with respect to access points such as trails and roads. </w:t>
        </w:r>
      </w:ins>
      <w:ins w:id="558" w:author="LeBoldus, Jared" w:date="2022-10-27T10:12:00Z">
        <w:r>
          <w:rPr>
            <w:sz w:val="24"/>
            <w:szCs w:val="24"/>
          </w:rPr>
          <w:t xml:space="preserve">The elevation of the plots ranged from 381 - 634m (mean = 511m). </w:t>
        </w:r>
      </w:ins>
      <w:del w:id="559" w:author="LeBoldus, Jared" w:date="2022-10-27T10:11:00Z">
        <w:r>
          <w:rPr>
            <w:sz w:val="24"/>
            <w:szCs w:val="24"/>
          </w:rPr>
          <w:delText>Each plot was 0.04 hectares with a plot radius of 11.3 m.</w:delText>
        </w:r>
      </w:del>
      <w:bookmarkEnd w:id="538"/>
    </w:p>
    <w:p w14:paraId="421C51E9" w14:textId="77777777" w:rsidR="00E43978" w:rsidRDefault="00000000">
      <w:pPr>
        <w:spacing w:line="480" w:lineRule="auto"/>
        <w:ind w:firstLine="720"/>
        <w:rPr>
          <w:del w:id="560" w:author="LeBoldus, Jared" w:date="2022-10-27T10:07:00Z"/>
        </w:rPr>
      </w:pPr>
      <w:del w:id="561" w:author="LeBoldus, Jared" w:date="2022-10-27T10:07:00Z">
        <w:r>
          <w:rPr>
            <w:sz w:val="24"/>
            <w:szCs w:val="24"/>
          </w:rPr>
          <w:lastRenderedPageBreak/>
          <w:delText xml:space="preserve">Three categories of treatment areas were originally designed for this study, with five replicates for each treatment. </w:delText>
        </w:r>
      </w:del>
      <w:bookmarkStart w:id="562" w:name="move1177572791"/>
      <w:del w:id="563" w:author="LeBoldus, Jared" w:date="2022-10-27T10:01:00Z">
        <w:r>
          <w:rPr>
            <w:sz w:val="24"/>
            <w:szCs w:val="24"/>
          </w:rPr>
          <w:delText xml:space="preserve">The treatment categories included the control, that contained five stands where no thinning occurred. </w:delText>
        </w:r>
      </w:del>
      <w:bookmarkEnd w:id="562"/>
      <w:del w:id="564" w:author="LeBoldus, Jared" w:date="2022-10-27T10:07:00Z">
        <w:r>
          <w:rPr>
            <w:sz w:val="24"/>
            <w:szCs w:val="24"/>
          </w:rPr>
          <w:delText>The basal area of the control stands was 61.4 m</w:delText>
        </w:r>
        <w:r>
          <w:rPr>
            <w:color w:val="333333"/>
            <w:sz w:val="24"/>
            <w:szCs w:val="24"/>
            <w:vertAlign w:val="superscript"/>
          </w:rPr>
          <w:delText>2</w:delText>
        </w:r>
        <w:r>
          <w:rPr>
            <w:sz w:val="24"/>
            <w:szCs w:val="24"/>
          </w:rPr>
          <w:delText>ha</w:delText>
        </w:r>
        <w:r>
          <w:rPr>
            <w:sz w:val="24"/>
            <w:szCs w:val="24"/>
            <w:vertAlign w:val="superscript"/>
          </w:rPr>
          <w:delText>-1</w:delText>
        </w:r>
        <w:r>
          <w:rPr>
            <w:sz w:val="24"/>
            <w:szCs w:val="24"/>
          </w:rPr>
          <w:delText xml:space="preserve"> in 1990 with a stand mean quadratic mean diameter of 41 cm. The lightly thinned treatment area was made up of five stands that were thinned to 43.1 m</w:delText>
        </w:r>
        <w:r>
          <w:rPr>
            <w:color w:val="333333"/>
            <w:sz w:val="24"/>
            <w:szCs w:val="24"/>
            <w:vertAlign w:val="superscript"/>
          </w:rPr>
          <w:delText>2</w:delText>
        </w:r>
        <w:r>
          <w:rPr>
            <w:sz w:val="24"/>
            <w:szCs w:val="24"/>
          </w:rPr>
          <w:delText>ha</w:delText>
        </w:r>
        <w:r>
          <w:rPr>
            <w:sz w:val="24"/>
            <w:szCs w:val="24"/>
            <w:vertAlign w:val="superscript"/>
          </w:rPr>
          <w:delText>-1</w:delText>
        </w:r>
        <w:r>
          <w:rPr>
            <w:sz w:val="24"/>
            <w:szCs w:val="24"/>
          </w:rPr>
          <w:delText xml:space="preserve"> of basal area with a stand mean quadratic mean diameter of 47 cm. The thinned area was made up of five stands that were thinned to 35.3 m</w:delText>
        </w:r>
        <w:r>
          <w:rPr>
            <w:color w:val="333333"/>
            <w:sz w:val="24"/>
            <w:szCs w:val="24"/>
            <w:vertAlign w:val="superscript"/>
          </w:rPr>
          <w:delText>2</w:delText>
        </w:r>
        <w:r>
          <w:rPr>
            <w:sz w:val="24"/>
            <w:szCs w:val="24"/>
          </w:rPr>
          <w:delText>ha</w:delText>
        </w:r>
        <w:r>
          <w:rPr>
            <w:sz w:val="24"/>
            <w:szCs w:val="24"/>
            <w:vertAlign w:val="superscript"/>
          </w:rPr>
          <w:delText>-1</w:delText>
        </w:r>
        <w:r>
          <w:rPr>
            <w:sz w:val="24"/>
            <w:szCs w:val="24"/>
          </w:rPr>
          <w:delText xml:space="preserve"> of basal area with a stand mean quadratic mean diameter of 55 cm</w:delText>
        </w:r>
        <w:commentRangeStart w:id="565"/>
        <w:r>
          <w:rPr>
            <w:sz w:val="24"/>
            <w:szCs w:val="24"/>
          </w:rPr>
          <w:delText>.</w:delText>
        </w:r>
        <w:commentRangeEnd w:id="565"/>
        <w:r>
          <w:commentReference w:id="565"/>
        </w:r>
        <w:r>
          <w:rPr>
            <w:sz w:val="24"/>
            <w:szCs w:val="24"/>
          </w:rPr>
          <w:delText xml:space="preserve"> </w:delText>
        </w:r>
      </w:del>
      <w:del w:id="566" w:author="LeBoldus, Jared" w:date="2022-10-27T10:13:00Z">
        <w:r>
          <w:rPr>
            <w:sz w:val="24"/>
            <w:szCs w:val="24"/>
          </w:rPr>
          <w:br/>
        </w:r>
      </w:del>
    </w:p>
    <w:p w14:paraId="537F2605" w14:textId="77777777" w:rsidR="00E43978" w:rsidRDefault="00000000">
      <w:pPr>
        <w:spacing w:line="480" w:lineRule="auto"/>
        <w:ind w:firstLine="720"/>
        <w:rPr>
          <w:del w:id="567" w:author="LeBoldus, Jared" w:date="2022-10-27T10:13:00Z"/>
        </w:rPr>
        <w:pPrChange w:id="568" w:author="LeBoldus, Jared" w:date="2022-10-27T10:07:00Z">
          <w:pPr>
            <w:spacing w:line="480" w:lineRule="auto"/>
          </w:pPr>
        </w:pPrChange>
      </w:pPr>
      <w:del w:id="569" w:author="LeBoldus, Jared" w:date="2022-10-27T10:13:00Z">
        <w:r>
          <w:rPr>
            <w:b/>
            <w:bCs/>
            <w:sz w:val="24"/>
            <w:szCs w:val="24"/>
          </w:rPr>
          <w:delText xml:space="preserve">2.1.2 Plot network </w:delText>
        </w:r>
      </w:del>
    </w:p>
    <w:p w14:paraId="4FE26781" w14:textId="77777777" w:rsidR="00E43978" w:rsidRDefault="00000000">
      <w:pPr>
        <w:spacing w:line="480" w:lineRule="auto"/>
        <w:ind w:firstLine="720"/>
        <w:rPr>
          <w:del w:id="570" w:author="LeBoldus, Jared" w:date="2022-10-27T10:13:00Z"/>
        </w:rPr>
      </w:pPr>
      <w:bookmarkStart w:id="571" w:name="move1177577511"/>
      <w:del w:id="572" w:author="LeBoldus, Jared" w:date="2022-10-27T10:08:00Z">
        <w:r>
          <w:rPr>
            <w:sz w:val="24"/>
            <w:szCs w:val="24"/>
          </w:rPr>
          <w:delText>In 1985, prior to any treatments being conducted, a total of 75 circular, fixed radius plots were established (</w:delText>
        </w:r>
        <w:r>
          <w:rPr>
            <w:b/>
            <w:sz w:val="24"/>
            <w:szCs w:val="24"/>
          </w:rPr>
          <w:delText>Figure 1</w:delText>
        </w:r>
        <w:r>
          <w:rPr>
            <w:sz w:val="24"/>
            <w:szCs w:val="24"/>
          </w:rPr>
          <w:delText xml:space="preserve">). The plot network contained 25 plots in each of the three different treatment areas. The location of the plots was on the northeast slope of Mary’s Peak, Oregon, USA. Plots were semi randomized and chosen with respect to access points such as trails and roads. Each plot was 0.04 hectares with a plot radius of 11.3 m. </w:delText>
        </w:r>
      </w:del>
      <w:bookmarkEnd w:id="571"/>
      <w:del w:id="573" w:author="LeBoldus, Jared" w:date="2022-10-27T10:12:00Z">
        <w:r>
          <w:rPr>
            <w:sz w:val="24"/>
            <w:szCs w:val="24"/>
          </w:rPr>
          <w:delText xml:space="preserve">The elevation of the plots ranged from 381 - 634m (mean = 511m). </w:delText>
        </w:r>
      </w:del>
      <w:del w:id="574" w:author="LeBoldus, Jared" w:date="2022-10-27T10:13:00Z">
        <w:r>
          <w:rPr>
            <w:sz w:val="24"/>
            <w:szCs w:val="24"/>
          </w:rPr>
          <w:delText xml:space="preserve">Elevation was found by using a Digital Elevation Model (DEM) in ArcGIS Pro 2.8.0 </w:delText>
        </w:r>
        <w:r>
          <w:rPr>
            <w:sz w:val="24"/>
            <w:szCs w:val="24"/>
            <w:highlight w:val="white"/>
          </w:rPr>
          <w:delText>(ESRI, 2011)</w:delText>
        </w:r>
        <w:r>
          <w:rPr>
            <w:sz w:val="24"/>
            <w:szCs w:val="24"/>
          </w:rPr>
          <w:delText>. The DEM was downloaded from the USGS Earth Explorer online website (</w:delText>
        </w:r>
      </w:del>
      <w:r>
        <w:fldChar w:fldCharType="begin"/>
      </w:r>
      <w:r>
        <w:instrText>HYPERLINK "http://earthexplorer.usgs.gov/" \h</w:instrText>
      </w:r>
      <w:r>
        <w:fldChar w:fldCharType="separate"/>
      </w:r>
      <w:del w:id="575" w:author="LeBoldus, Jared" w:date="2022-10-27T10:13:00Z">
        <w:r>
          <w:rPr>
            <w:rStyle w:val="Hyperlink"/>
            <w:color w:val="auto"/>
            <w:sz w:val="24"/>
            <w:szCs w:val="24"/>
          </w:rPr>
          <w:delText>http://earthexplorer.usgs.gov</w:delText>
        </w:r>
      </w:del>
      <w:r>
        <w:rPr>
          <w:rStyle w:val="Hyperlink"/>
          <w:color w:val="auto"/>
          <w:sz w:val="24"/>
          <w:szCs w:val="24"/>
        </w:rPr>
        <w:fldChar w:fldCharType="end"/>
      </w:r>
      <w:del w:id="576" w:author="LeBoldus, Jared" w:date="2022-10-27T10:13:00Z">
        <w:r>
          <w:rPr>
            <w:sz w:val="24"/>
            <w:szCs w:val="24"/>
          </w:rPr>
          <w:delText xml:space="preserve">). </w:delText>
        </w:r>
      </w:del>
    </w:p>
    <w:p w14:paraId="3BA9A9F6" w14:textId="77777777" w:rsidR="00E43978" w:rsidRDefault="00E43978">
      <w:pPr>
        <w:spacing w:line="480" w:lineRule="auto"/>
        <w:rPr>
          <w:sz w:val="24"/>
          <w:szCs w:val="24"/>
        </w:rPr>
      </w:pPr>
    </w:p>
    <w:p w14:paraId="6B9DD843" w14:textId="11726144" w:rsidR="00E43978" w:rsidRPr="00B252A5" w:rsidRDefault="00000000">
      <w:pPr>
        <w:spacing w:line="480" w:lineRule="auto"/>
        <w:rPr>
          <w:sz w:val="24"/>
          <w:szCs w:val="24"/>
        </w:rPr>
      </w:pPr>
      <w:commentRangeStart w:id="577"/>
      <w:commentRangeEnd w:id="577"/>
      <w:r>
        <w:commentReference w:id="577"/>
      </w:r>
    </w:p>
    <w:p w14:paraId="217E8577" w14:textId="77777777" w:rsidR="00E43978" w:rsidRDefault="00000000">
      <w:pPr>
        <w:spacing w:line="480" w:lineRule="auto"/>
      </w:pPr>
      <w:r>
        <w:rPr>
          <w:b/>
          <w:iCs/>
          <w:sz w:val="24"/>
          <w:szCs w:val="24"/>
        </w:rPr>
        <w:t>2.1.3 Data collection</w:t>
      </w:r>
    </w:p>
    <w:p w14:paraId="0DD2FB47" w14:textId="72380022" w:rsidR="00E43978" w:rsidRDefault="00000000">
      <w:pPr>
        <w:spacing w:line="480" w:lineRule="auto"/>
        <w:ind w:firstLine="720"/>
      </w:pPr>
      <w:r>
        <w:rPr>
          <w:sz w:val="24"/>
          <w:szCs w:val="24"/>
        </w:rPr>
        <w:t>Beginning in 1985, the plots were surveyed and each tree within the plot was tagged with a tree identification number. The tree species, diameter at breast height (DBH)</w:t>
      </w:r>
      <w:del w:id="578" w:author="LeBoldus, Jared" w:date="2022-10-27T10:13:00Z">
        <w:r>
          <w:rPr>
            <w:sz w:val="24"/>
            <w:szCs w:val="24"/>
          </w:rPr>
          <w:delText xml:space="preserve"> measurements</w:delText>
        </w:r>
      </w:del>
      <w:r>
        <w:rPr>
          <w:sz w:val="24"/>
          <w:szCs w:val="24"/>
        </w:rPr>
        <w:t>, and tree health condition codes</w:t>
      </w:r>
      <w:ins w:id="579" w:author="LeBoldus, Jared" w:date="2022-10-27T10:15:00Z">
        <w:r>
          <w:rPr>
            <w:sz w:val="24"/>
            <w:szCs w:val="24"/>
          </w:rPr>
          <w:t xml:space="preserve"> </w:t>
        </w:r>
        <w:bookmarkStart w:id="580" w:name="move117758121"/>
        <w:r>
          <w:rPr>
            <w:sz w:val="24"/>
            <w:szCs w:val="24"/>
          </w:rPr>
          <w:t>(1 = healthy, 2 = live tree with symptoms, 3 = dead from</w:t>
        </w:r>
        <w:r>
          <w:rPr>
            <w:i/>
            <w:sz w:val="24"/>
            <w:szCs w:val="24"/>
          </w:rPr>
          <w:t xml:space="preserve"> C. </w:t>
        </w:r>
        <w:proofErr w:type="spellStart"/>
        <w:r>
          <w:rPr>
            <w:i/>
            <w:sz w:val="24"/>
            <w:szCs w:val="24"/>
          </w:rPr>
          <w:t>sulphurascens</w:t>
        </w:r>
        <w:proofErr w:type="spellEnd"/>
        <w:r>
          <w:rPr>
            <w:sz w:val="24"/>
            <w:szCs w:val="24"/>
          </w:rPr>
          <w:t xml:space="preserve">, 4 = dead not from </w:t>
        </w:r>
        <w:r>
          <w:rPr>
            <w:i/>
            <w:sz w:val="24"/>
            <w:szCs w:val="24"/>
          </w:rPr>
          <w:t xml:space="preserve">C. </w:t>
        </w:r>
        <w:proofErr w:type="spellStart"/>
        <w:r>
          <w:rPr>
            <w:i/>
            <w:sz w:val="24"/>
            <w:szCs w:val="24"/>
          </w:rPr>
          <w:t>sulphurascens</w:t>
        </w:r>
        <w:proofErr w:type="spellEnd"/>
        <w:r>
          <w:rPr>
            <w:sz w:val="24"/>
            <w:szCs w:val="24"/>
          </w:rPr>
          <w:t>)</w:t>
        </w:r>
      </w:ins>
      <w:bookmarkEnd w:id="580"/>
      <w:r>
        <w:rPr>
          <w:sz w:val="24"/>
          <w:szCs w:val="24"/>
        </w:rPr>
        <w:t xml:space="preserve"> were recorded.  </w:t>
      </w:r>
      <w:bookmarkStart w:id="581" w:name="move117758149"/>
      <w:ins w:id="582" w:author="LeBoldus, Jared" w:date="2022-10-27T10:15:00Z">
        <w:r>
          <w:rPr>
            <w:sz w:val="24"/>
            <w:szCs w:val="24"/>
          </w:rPr>
          <w:t xml:space="preserve">Windblown trees or stumps were given a code of 4 if signs of LRR were not present. </w:t>
        </w:r>
      </w:ins>
      <w:ins w:id="583" w:author="LeBoldus, Jared" w:date="2022-10-27T10:16:00Z">
        <w:r>
          <w:rPr>
            <w:sz w:val="24"/>
            <w:szCs w:val="24"/>
          </w:rPr>
          <w:t xml:space="preserve">New seedlings were </w:t>
        </w:r>
        <w:proofErr w:type="spellStart"/>
        <w:r>
          <w:rPr>
            <w:sz w:val="24"/>
            <w:szCs w:val="24"/>
          </w:rPr>
          <w:t>addded</w:t>
        </w:r>
        <w:proofErr w:type="spellEnd"/>
        <w:r>
          <w:rPr>
            <w:sz w:val="24"/>
            <w:szCs w:val="24"/>
          </w:rPr>
          <w:t xml:space="preserve"> to the plots when they reached a</w:t>
        </w:r>
      </w:ins>
      <w:r w:rsidR="00B252A5">
        <w:rPr>
          <w:sz w:val="24"/>
          <w:szCs w:val="24"/>
        </w:rPr>
        <w:t xml:space="preserve"> </w:t>
      </w:r>
      <w:ins w:id="584" w:author="LeBoldus, Jared" w:date="2022-10-27T10:16:00Z">
        <w:r>
          <w:rPr>
            <w:sz w:val="24"/>
            <w:szCs w:val="24"/>
          </w:rPr>
          <w:t xml:space="preserve">minimum </w:t>
        </w:r>
      </w:ins>
      <w:ins w:id="585" w:author="LeBoldus, Jared" w:date="2022-10-27T10:17:00Z">
        <w:r>
          <w:rPr>
            <w:sz w:val="24"/>
            <w:szCs w:val="24"/>
          </w:rPr>
          <w:t>DBH of</w:t>
        </w:r>
      </w:ins>
      <w:ins w:id="586" w:author="LeBoldus, Jared" w:date="2022-10-27T10:16:00Z">
        <w:r>
          <w:rPr>
            <w:sz w:val="24"/>
            <w:szCs w:val="24"/>
          </w:rPr>
          <w:t xml:space="preserve"> 15.24 cm. </w:t>
        </w:r>
      </w:ins>
      <w:ins w:id="587" w:author="LeBoldus, Jared" w:date="2022-10-27T10:15:00Z">
        <w:r>
          <w:rPr>
            <w:sz w:val="24"/>
            <w:szCs w:val="24"/>
          </w:rPr>
          <w:t xml:space="preserve">Plots were surveyed in 1990, 1995, 2000, 2009, and 2020. </w:t>
        </w:r>
      </w:ins>
      <w:bookmarkEnd w:id="581"/>
      <w:del w:id="588" w:author="LeBoldus, Jared" w:date="2022-10-27T10:14:00Z">
        <w:r>
          <w:rPr>
            <w:sz w:val="24"/>
            <w:szCs w:val="24"/>
          </w:rPr>
          <w:delText xml:space="preserve">DBH was taken ~1.37 m from the highest point of the surface of the soil, on the uphill side of the tree. A line had been spray painted at breast height from previous surveys, to ensure consistent measurements were replicated. </w:delText>
        </w:r>
      </w:del>
      <w:del w:id="589" w:author="LeBoldus, Jared" w:date="2022-10-27T10:16:00Z">
        <w:r>
          <w:rPr>
            <w:sz w:val="24"/>
            <w:szCs w:val="24"/>
          </w:rPr>
          <w:delText xml:space="preserve">The breakpoint DBH was 15.24 cm and all ingrown trees that were &gt; 15.24 cm were added to the plots. </w:delText>
        </w:r>
      </w:del>
      <w:del w:id="590" w:author="LeBoldus, Jared" w:date="2022-10-27T10:15:00Z">
        <w:r>
          <w:rPr>
            <w:sz w:val="24"/>
            <w:szCs w:val="24"/>
          </w:rPr>
          <w:delText>Tree health conditions were assigned a code from 1 - 4</w:delText>
        </w:r>
        <w:bookmarkStart w:id="591" w:name="move1177581211"/>
        <w:r>
          <w:rPr>
            <w:sz w:val="24"/>
            <w:szCs w:val="24"/>
          </w:rPr>
          <w:delText xml:space="preserve"> (1 = healthy, 2 = live tree with symptoms, 3 = dead from</w:delText>
        </w:r>
        <w:r>
          <w:rPr>
            <w:i/>
            <w:sz w:val="24"/>
            <w:szCs w:val="24"/>
          </w:rPr>
          <w:delText xml:space="preserve"> C. sulphurascens</w:delText>
        </w:r>
        <w:r>
          <w:rPr>
            <w:sz w:val="24"/>
            <w:szCs w:val="24"/>
          </w:rPr>
          <w:delText xml:space="preserve">, 4 = dead not from </w:delText>
        </w:r>
        <w:r>
          <w:rPr>
            <w:i/>
            <w:sz w:val="24"/>
            <w:szCs w:val="24"/>
          </w:rPr>
          <w:delText>C. sulphurascens</w:delText>
        </w:r>
        <w:r>
          <w:rPr>
            <w:sz w:val="24"/>
            <w:szCs w:val="24"/>
          </w:rPr>
          <w:delText>)</w:delText>
        </w:r>
        <w:bookmarkEnd w:id="591"/>
        <w:r>
          <w:rPr>
            <w:sz w:val="24"/>
            <w:szCs w:val="24"/>
          </w:rPr>
          <w:delText xml:space="preserve">. </w:delText>
        </w:r>
        <w:bookmarkStart w:id="592" w:name="move1177581491"/>
        <w:r>
          <w:rPr>
            <w:sz w:val="24"/>
            <w:szCs w:val="24"/>
          </w:rPr>
          <w:delText xml:space="preserve">Windblown trees or stumps were given a code of 4 if signs of LRR were not present. Plots were surveyed in 1990, 1995, 2000, 2009, and 2020. </w:delText>
        </w:r>
        <w:bookmarkEnd w:id="592"/>
        <w:r>
          <w:rPr>
            <w:sz w:val="24"/>
            <w:szCs w:val="24"/>
          </w:rPr>
          <w:br/>
        </w:r>
      </w:del>
    </w:p>
    <w:p w14:paraId="71FE8C7C" w14:textId="6F3B0BBF" w:rsidR="00E43978" w:rsidRDefault="00000000">
      <w:pPr>
        <w:tabs>
          <w:tab w:val="left" w:pos="6390"/>
        </w:tabs>
        <w:spacing w:line="480" w:lineRule="auto"/>
        <w:ind w:firstLine="720"/>
      </w:pPr>
      <w:r>
        <w:rPr>
          <w:sz w:val="24"/>
          <w:szCs w:val="24"/>
        </w:rPr>
        <w:t xml:space="preserve">Confirmation of </w:t>
      </w:r>
      <w:r>
        <w:rPr>
          <w:i/>
          <w:sz w:val="24"/>
          <w:szCs w:val="24"/>
        </w:rPr>
        <w:t xml:space="preserve">C. </w:t>
      </w:r>
      <w:proofErr w:type="spellStart"/>
      <w:r>
        <w:rPr>
          <w:i/>
          <w:sz w:val="24"/>
          <w:szCs w:val="24"/>
        </w:rPr>
        <w:t>sulphurascens</w:t>
      </w:r>
      <w:proofErr w:type="spellEnd"/>
      <w:r>
        <w:rPr>
          <w:i/>
          <w:sz w:val="24"/>
          <w:szCs w:val="24"/>
        </w:rPr>
        <w:t xml:space="preserve"> </w:t>
      </w:r>
      <w:r>
        <w:rPr>
          <w:sz w:val="24"/>
          <w:szCs w:val="24"/>
        </w:rPr>
        <w:t xml:space="preserve">was determined in the field by </w:t>
      </w:r>
      <w:del w:id="593" w:author="LeBoldus, Jared" w:date="2022-10-27T10:17:00Z">
        <w:r>
          <w:rPr>
            <w:sz w:val="24"/>
            <w:szCs w:val="24"/>
          </w:rPr>
          <w:delText>observation of</w:delText>
        </w:r>
      </w:del>
      <w:ins w:id="594" w:author="LeBoldus, Jared" w:date="2022-10-27T10:17:00Z">
        <w:r>
          <w:rPr>
            <w:sz w:val="24"/>
            <w:szCs w:val="24"/>
          </w:rPr>
          <w:t>the presence</w:t>
        </w:r>
      </w:ins>
      <w:r>
        <w:rPr>
          <w:sz w:val="24"/>
          <w:szCs w:val="24"/>
        </w:rPr>
        <w:t xml:space="preserve"> pitted wood in advanced decay </w:t>
      </w:r>
      <w:del w:id="595" w:author="LeBoldus, Jared" w:date="2022-10-27T10:17:00Z">
        <w:r>
          <w:rPr>
            <w:sz w:val="24"/>
            <w:szCs w:val="24"/>
          </w:rPr>
          <w:delText xml:space="preserve">and </w:delText>
        </w:r>
      </w:del>
      <w:ins w:id="596" w:author="LeBoldus, Jared" w:date="2022-10-27T10:17:00Z">
        <w:r>
          <w:rPr>
            <w:sz w:val="24"/>
            <w:szCs w:val="24"/>
          </w:rPr>
          <w:t xml:space="preserve">with </w:t>
        </w:r>
      </w:ins>
      <w:proofErr w:type="spellStart"/>
      <w:r>
        <w:rPr>
          <w:sz w:val="24"/>
          <w:szCs w:val="24"/>
        </w:rPr>
        <w:t>setal</w:t>
      </w:r>
      <w:proofErr w:type="spellEnd"/>
      <w:r>
        <w:rPr>
          <w:sz w:val="24"/>
          <w:szCs w:val="24"/>
        </w:rPr>
        <w:t xml:space="preserve"> hyphae </w:t>
      </w:r>
      <w:ins w:id="597" w:author="LeBoldus, Jared" w:date="2022-10-27T10:17:00Z">
        <w:r>
          <w:rPr>
            <w:sz w:val="24"/>
            <w:szCs w:val="24"/>
          </w:rPr>
          <w:t xml:space="preserve">or the presence of ectotrophic mycelium </w:t>
        </w:r>
      </w:ins>
      <w:del w:id="598" w:author="LeBoldus, Jared" w:date="2022-10-27T10:17:00Z">
        <w:r>
          <w:rPr>
            <w:sz w:val="24"/>
            <w:szCs w:val="24"/>
          </w:rPr>
          <w:delText xml:space="preserve">under a hand lens </w:delText>
        </w:r>
      </w:del>
      <w:r>
        <w:rPr>
          <w:sz w:val="24"/>
          <w:szCs w:val="24"/>
        </w:rPr>
        <w:t xml:space="preserve">(Hansen, 1979). If </w:t>
      </w:r>
      <w:del w:id="599" w:author="LeBoldus, Jared" w:date="2022-10-27T10:18:00Z">
        <w:r>
          <w:rPr>
            <w:sz w:val="24"/>
            <w:szCs w:val="24"/>
          </w:rPr>
          <w:delText>determination could not be identified in the</w:delText>
        </w:r>
      </w:del>
      <w:ins w:id="600" w:author="LeBoldus, Jared" w:date="2022-10-27T10:18:00Z">
        <w:r>
          <w:rPr>
            <w:sz w:val="24"/>
            <w:szCs w:val="24"/>
          </w:rPr>
          <w:t>the presence of LRR could not be confirmed in the</w:t>
        </w:r>
      </w:ins>
      <w:r>
        <w:rPr>
          <w:sz w:val="24"/>
          <w:szCs w:val="24"/>
        </w:rPr>
        <w:t xml:space="preserve"> field, samples</w:t>
      </w:r>
      <w:r w:rsidR="00B252A5">
        <w:rPr>
          <w:sz w:val="24"/>
          <w:szCs w:val="24"/>
        </w:rPr>
        <w:t xml:space="preserve"> were</w:t>
      </w:r>
      <w:r>
        <w:rPr>
          <w:sz w:val="24"/>
          <w:szCs w:val="24"/>
        </w:rPr>
        <w:t xml:space="preserve"> </w:t>
      </w:r>
      <w:ins w:id="601" w:author="LeBoldus, Jared" w:date="2022-10-27T10:19:00Z">
        <w:r>
          <w:rPr>
            <w:sz w:val="24"/>
            <w:szCs w:val="24"/>
          </w:rPr>
          <w:t xml:space="preserve">collected </w:t>
        </w:r>
      </w:ins>
      <w:del w:id="602" w:author="LeBoldus, Jared" w:date="2022-10-27T10:19:00Z">
        <w:r>
          <w:rPr>
            <w:sz w:val="24"/>
            <w:szCs w:val="24"/>
          </w:rPr>
          <w:delText>were brought back to the lab and grown on</w:delText>
        </w:r>
      </w:del>
      <w:ins w:id="603" w:author="LeBoldus, Jared" w:date="2022-10-27T10:19:00Z">
        <w:r>
          <w:rPr>
            <w:sz w:val="24"/>
            <w:szCs w:val="24"/>
          </w:rPr>
          <w:t>and plated on</w:t>
        </w:r>
      </w:ins>
      <w:r>
        <w:rPr>
          <w:sz w:val="24"/>
          <w:szCs w:val="24"/>
        </w:rPr>
        <w:t xml:space="preserve"> </w:t>
      </w:r>
      <w:ins w:id="604" w:author="LeBoldus, Jared" w:date="2022-10-27T10:21:00Z">
        <w:r>
          <w:rPr>
            <w:sz w:val="24"/>
            <w:szCs w:val="24"/>
          </w:rPr>
          <w:t>M</w:t>
        </w:r>
      </w:ins>
      <w:del w:id="605" w:author="LeBoldus, Jared" w:date="2022-10-27T10:21:00Z">
        <w:r>
          <w:rPr>
            <w:sz w:val="24"/>
            <w:szCs w:val="24"/>
          </w:rPr>
          <w:delText>m</w:delText>
        </w:r>
      </w:del>
      <w:r>
        <w:rPr>
          <w:sz w:val="24"/>
          <w:szCs w:val="24"/>
        </w:rPr>
        <w:t xml:space="preserve">alt </w:t>
      </w:r>
      <w:ins w:id="606" w:author="LeBoldus, Jared" w:date="2022-10-27T10:21:00Z">
        <w:r>
          <w:rPr>
            <w:sz w:val="24"/>
            <w:szCs w:val="24"/>
          </w:rPr>
          <w:t>E</w:t>
        </w:r>
      </w:ins>
      <w:del w:id="607" w:author="LeBoldus, Jared" w:date="2022-10-27T10:21:00Z">
        <w:r>
          <w:rPr>
            <w:sz w:val="24"/>
            <w:szCs w:val="24"/>
          </w:rPr>
          <w:delText>e</w:delText>
        </w:r>
      </w:del>
      <w:r>
        <w:rPr>
          <w:sz w:val="24"/>
          <w:szCs w:val="24"/>
        </w:rPr>
        <w:t xml:space="preserve">xtract </w:t>
      </w:r>
      <w:ins w:id="608" w:author="LeBoldus, Jared" w:date="2022-10-27T10:21:00Z">
        <w:r>
          <w:rPr>
            <w:sz w:val="24"/>
            <w:szCs w:val="24"/>
          </w:rPr>
          <w:t>A</w:t>
        </w:r>
      </w:ins>
      <w:del w:id="609" w:author="LeBoldus, Jared" w:date="2022-10-27T10:21:00Z">
        <w:r>
          <w:rPr>
            <w:sz w:val="24"/>
            <w:szCs w:val="24"/>
          </w:rPr>
          <w:delText>a</w:delText>
        </w:r>
      </w:del>
      <w:r>
        <w:rPr>
          <w:sz w:val="24"/>
          <w:szCs w:val="24"/>
        </w:rPr>
        <w:t>gar (1</w:t>
      </w:r>
      <w:commentRangeStart w:id="610"/>
      <w:r>
        <w:rPr>
          <w:sz w:val="24"/>
          <w:szCs w:val="24"/>
        </w:rPr>
        <w:t xml:space="preserve">.5% malt extract, 1.5% </w:t>
      </w:r>
      <w:proofErr w:type="spellStart"/>
      <w:r>
        <w:rPr>
          <w:sz w:val="24"/>
          <w:szCs w:val="24"/>
        </w:rPr>
        <w:t>Bacto</w:t>
      </w:r>
      <w:proofErr w:type="spellEnd"/>
      <w:r>
        <w:rPr>
          <w:sz w:val="24"/>
          <w:szCs w:val="24"/>
        </w:rPr>
        <w:t xml:space="preserve"> agar</w:t>
      </w:r>
      <w:commentRangeEnd w:id="610"/>
      <w:r>
        <w:commentReference w:id="610"/>
      </w:r>
      <w:r>
        <w:rPr>
          <w:sz w:val="24"/>
          <w:szCs w:val="24"/>
        </w:rPr>
        <w:t xml:space="preserve">) </w:t>
      </w:r>
      <w:r w:rsidR="00B252A5">
        <w:rPr>
          <w:sz w:val="24"/>
          <w:szCs w:val="24"/>
        </w:rPr>
        <w:t xml:space="preserve">and </w:t>
      </w:r>
      <w:del w:id="611" w:author="LeBoldus, Jared" w:date="2022-10-27T10:19:00Z">
        <w:r>
          <w:rPr>
            <w:sz w:val="24"/>
            <w:szCs w:val="24"/>
          </w:rPr>
          <w:delText>in a low temperature</w:delText>
        </w:r>
      </w:del>
      <w:ins w:id="612" w:author="LeBoldus, Jared" w:date="2022-10-27T10:19:00Z">
        <w:r>
          <w:rPr>
            <w:sz w:val="24"/>
            <w:szCs w:val="24"/>
          </w:rPr>
          <w:t>incubated at 20°C for 4 - 6 weeks</w:t>
        </w:r>
      </w:ins>
      <w:r>
        <w:rPr>
          <w:sz w:val="24"/>
          <w:szCs w:val="24"/>
        </w:rPr>
        <w:t xml:space="preserve"> </w:t>
      </w:r>
      <w:ins w:id="613" w:author="LeBoldus, Jared" w:date="2022-10-27T10:20:00Z">
        <w:r>
          <w:rPr>
            <w:sz w:val="24"/>
            <w:szCs w:val="24"/>
          </w:rPr>
          <w:t xml:space="preserve">in an </w:t>
        </w:r>
      </w:ins>
      <w:r>
        <w:rPr>
          <w:sz w:val="24"/>
          <w:szCs w:val="24"/>
        </w:rPr>
        <w:t xml:space="preserve">incubator </w:t>
      </w:r>
      <w:del w:id="614" w:author="LeBoldus, Jared" w:date="2022-10-27T10:20:00Z">
        <w:r>
          <w:rPr>
            <w:sz w:val="24"/>
            <w:szCs w:val="24"/>
          </w:rPr>
          <w:delText xml:space="preserve">815 </w:delText>
        </w:r>
      </w:del>
      <w:r>
        <w:rPr>
          <w:sz w:val="24"/>
          <w:szCs w:val="24"/>
        </w:rPr>
        <w:t>(Precision Scientific Inc., Chicago, IL)</w:t>
      </w:r>
      <w:del w:id="615" w:author="LeBoldus, Jared" w:date="2022-10-27T10:20:00Z">
        <w:r>
          <w:rPr>
            <w:sz w:val="24"/>
            <w:szCs w:val="24"/>
          </w:rPr>
          <w:delText xml:space="preserve"> at</w:delText>
        </w:r>
      </w:del>
      <w:del w:id="616" w:author="LeBoldus, Jared" w:date="2022-10-27T10:19:00Z">
        <w:r>
          <w:rPr>
            <w:sz w:val="24"/>
            <w:szCs w:val="24"/>
          </w:rPr>
          <w:delText xml:space="preserve"> 20°C for 4 - 6 weeks</w:delText>
        </w:r>
      </w:del>
      <w:r>
        <w:rPr>
          <w:sz w:val="24"/>
          <w:szCs w:val="24"/>
        </w:rPr>
        <w:t xml:space="preserve">. </w:t>
      </w:r>
      <w:ins w:id="617" w:author="LeBoldus, Jared" w:date="2022-10-27T10:20:00Z">
        <w:r>
          <w:rPr>
            <w:sz w:val="24"/>
            <w:szCs w:val="24"/>
          </w:rPr>
          <w:t xml:space="preserve">Presence of </w:t>
        </w:r>
      </w:ins>
      <w:proofErr w:type="spellStart"/>
      <w:r w:rsidR="00B252A5">
        <w:rPr>
          <w:sz w:val="24"/>
          <w:szCs w:val="24"/>
        </w:rPr>
        <w:t>s</w:t>
      </w:r>
      <w:ins w:id="618" w:author="LeBoldus, Jared" w:date="2022-10-27T10:20:00Z">
        <w:r>
          <w:rPr>
            <w:sz w:val="24"/>
            <w:szCs w:val="24"/>
          </w:rPr>
          <w:t>etal</w:t>
        </w:r>
        <w:proofErr w:type="spellEnd"/>
        <w:r>
          <w:rPr>
            <w:sz w:val="24"/>
            <w:szCs w:val="24"/>
          </w:rPr>
          <w:t xml:space="preserve"> hyphae was</w:t>
        </w:r>
      </w:ins>
      <w:ins w:id="619" w:author="LeBoldus, Jared" w:date="2022-10-27T10:21:00Z">
        <w:r>
          <w:rPr>
            <w:sz w:val="24"/>
            <w:szCs w:val="24"/>
          </w:rPr>
          <w:t xml:space="preserve"> </w:t>
        </w:r>
      </w:ins>
      <w:del w:id="620" w:author="LeBoldus, Jared" w:date="2022-10-27T10:21:00Z">
        <w:r>
          <w:rPr>
            <w:sz w:val="24"/>
            <w:szCs w:val="24"/>
          </w:rPr>
          <w:delText xml:space="preserve">Confirmation of setal hyphae was later </w:delText>
        </w:r>
      </w:del>
      <w:r>
        <w:rPr>
          <w:sz w:val="24"/>
          <w:szCs w:val="24"/>
        </w:rPr>
        <w:t>confirmed by viewing under a dissecting microscope</w:t>
      </w:r>
      <w:ins w:id="621" w:author="LeBoldus, Jared" w:date="2022-10-27T10:21:00Z">
        <w:r>
          <w:rPr>
            <w:sz w:val="24"/>
            <w:szCs w:val="24"/>
          </w:rPr>
          <w:t xml:space="preserve"> (MANUFACTURER</w:t>
        </w:r>
      </w:ins>
      <w:ins w:id="622" w:author="LeBoldus, Jared" w:date="2022-10-27T10:22:00Z">
        <w:r>
          <w:rPr>
            <w:sz w:val="24"/>
            <w:szCs w:val="24"/>
          </w:rPr>
          <w:t>)</w:t>
        </w:r>
      </w:ins>
      <w:r>
        <w:rPr>
          <w:sz w:val="24"/>
          <w:szCs w:val="24"/>
        </w:rPr>
        <w:t xml:space="preserve">. </w:t>
      </w:r>
    </w:p>
    <w:p w14:paraId="4D606C01" w14:textId="77777777" w:rsidR="00E43978" w:rsidRDefault="00E43978">
      <w:pPr>
        <w:tabs>
          <w:tab w:val="left" w:pos="6390"/>
        </w:tabs>
        <w:spacing w:line="480" w:lineRule="auto"/>
        <w:rPr>
          <w:sz w:val="24"/>
          <w:szCs w:val="24"/>
        </w:rPr>
      </w:pPr>
    </w:p>
    <w:p w14:paraId="071C3F0E" w14:textId="77777777" w:rsidR="00E43978" w:rsidRDefault="00000000">
      <w:pPr>
        <w:spacing w:line="480" w:lineRule="auto"/>
        <w:rPr>
          <w:sz w:val="24"/>
          <w:szCs w:val="24"/>
        </w:rPr>
      </w:pPr>
      <w:r>
        <w:rPr>
          <w:b/>
          <w:iCs/>
          <w:sz w:val="24"/>
          <w:szCs w:val="24"/>
        </w:rPr>
        <w:t xml:space="preserve">2.1.4 </w:t>
      </w:r>
      <w:del w:id="623" w:author="LeBoldus, Jared" w:date="2022-10-27T10:54:00Z">
        <w:r>
          <w:rPr>
            <w:b/>
            <w:iCs/>
            <w:sz w:val="24"/>
            <w:szCs w:val="24"/>
          </w:rPr>
          <w:delText xml:space="preserve">Data </w:delText>
        </w:r>
      </w:del>
      <w:ins w:id="624" w:author="LeBoldus, Jared" w:date="2022-10-27T10:54:00Z">
        <w:r>
          <w:rPr>
            <w:b/>
            <w:iCs/>
            <w:sz w:val="24"/>
            <w:szCs w:val="24"/>
          </w:rPr>
          <w:t xml:space="preserve">Statistical </w:t>
        </w:r>
      </w:ins>
      <w:del w:id="625" w:author="LeBoldus, Jared" w:date="2022-10-27T10:22:00Z">
        <w:r>
          <w:rPr>
            <w:b/>
            <w:iCs/>
            <w:sz w:val="24"/>
            <w:szCs w:val="24"/>
          </w:rPr>
          <w:delText xml:space="preserve">cleaning and </w:delText>
        </w:r>
      </w:del>
      <w:r>
        <w:rPr>
          <w:b/>
          <w:iCs/>
          <w:sz w:val="24"/>
          <w:szCs w:val="24"/>
        </w:rPr>
        <w:t>analysis</w:t>
      </w:r>
    </w:p>
    <w:p w14:paraId="61ABA3A5" w14:textId="2DAED87C" w:rsidR="00E43978" w:rsidRDefault="00000000">
      <w:pPr>
        <w:spacing w:line="480" w:lineRule="auto"/>
        <w:ind w:firstLine="720"/>
        <w:rPr>
          <w:del w:id="626" w:author="LeBoldus, Jared" w:date="2022-10-27T10:33:00Z"/>
        </w:rPr>
      </w:pPr>
      <w:del w:id="627" w:author="LeBoldus, Jared" w:date="2022-10-27T10:23:00Z">
        <w:r>
          <w:rPr>
            <w:sz w:val="24"/>
            <w:szCs w:val="24"/>
          </w:rPr>
          <w:delText>Extensive data cleaning and validation was required to identify data entry errors, inconsistencies in variable names or values, to identify missing data, and to make sure that data from different years adhered to the same format. Data was also subset and reshaped (wide to long) and stand-level summary statistics were generated to facilitate statistics and visualization for specific questions such as mean DBH. The data was primarily cleaned in</w:delText>
        </w:r>
      </w:del>
      <w:ins w:id="628" w:author="LeBoldus, Jared" w:date="2022-10-27T10:23:00Z">
        <w:r>
          <w:rPr>
            <w:sz w:val="24"/>
            <w:szCs w:val="24"/>
          </w:rPr>
          <w:t xml:space="preserve">Data processing and </w:t>
        </w:r>
      </w:ins>
      <w:ins w:id="629" w:author="LeBoldus, Jared" w:date="2022-10-27T10:29:00Z">
        <w:r>
          <w:rPr>
            <w:sz w:val="24"/>
            <w:szCs w:val="24"/>
          </w:rPr>
          <w:t>analysis</w:t>
        </w:r>
      </w:ins>
      <w:ins w:id="630" w:author="LeBoldus, Jared" w:date="2022-10-27T10:23:00Z">
        <w:r>
          <w:rPr>
            <w:sz w:val="24"/>
            <w:szCs w:val="24"/>
          </w:rPr>
          <w:t xml:space="preserve"> was conducted in</w:t>
        </w:r>
      </w:ins>
      <w:r>
        <w:rPr>
          <w:sz w:val="24"/>
          <w:szCs w:val="24"/>
        </w:rPr>
        <w:t xml:space="preserve"> Microsoft Excel</w:t>
      </w:r>
      <w:r>
        <w:t xml:space="preserve"> </w:t>
      </w:r>
      <w:r>
        <w:rPr>
          <w:sz w:val="24"/>
          <w:szCs w:val="24"/>
        </w:rPr>
        <w:t xml:space="preserve">and RStudio </w:t>
      </w:r>
      <w:del w:id="631" w:author="LeBoldus, Jared" w:date="2022-10-27T10:23:00Z">
        <w:r>
          <w:rPr>
            <w:sz w:val="24"/>
            <w:szCs w:val="24"/>
          </w:rPr>
          <w:delText>(</w:delText>
        </w:r>
      </w:del>
      <w:r>
        <w:rPr>
          <w:sz w:val="24"/>
          <w:szCs w:val="24"/>
        </w:rPr>
        <w:t>v. 1.4.1103</w:t>
      </w:r>
      <w:del w:id="632" w:author="LeBoldus, Jared" w:date="2022-10-27T10:23:00Z">
        <w:r>
          <w:rPr>
            <w:sz w:val="24"/>
            <w:szCs w:val="24"/>
          </w:rPr>
          <w:delText>,</w:delText>
        </w:r>
      </w:del>
      <w:r>
        <w:rPr>
          <w:sz w:val="24"/>
          <w:szCs w:val="24"/>
        </w:rPr>
        <w:t xml:space="preserve"> </w:t>
      </w:r>
      <w:ins w:id="633" w:author="LeBoldus, Jared" w:date="2022-10-27T10:23:00Z">
        <w:r>
          <w:rPr>
            <w:sz w:val="24"/>
            <w:szCs w:val="24"/>
          </w:rPr>
          <w:t>(</w:t>
        </w:r>
      </w:ins>
      <w:r>
        <w:rPr>
          <w:rFonts w:eastAsia="Times New Roman"/>
          <w:sz w:val="24"/>
          <w:szCs w:val="24"/>
        </w:rPr>
        <w:t>RStudio Team, 2021</w:t>
      </w:r>
      <w:r>
        <w:rPr>
          <w:sz w:val="24"/>
          <w:szCs w:val="24"/>
        </w:rPr>
        <w:t xml:space="preserve">). </w:t>
      </w:r>
      <w:ins w:id="634" w:author="LeBoldus, Jared" w:date="2022-10-27T10:31:00Z">
        <w:r>
          <w:rPr>
            <w:sz w:val="24"/>
            <w:szCs w:val="24"/>
          </w:rPr>
          <w:t>Over the course of this study, a total of 1,900 trees with more than 7,500 measurements were recorded. For the final analysis</w:t>
        </w:r>
      </w:ins>
      <w:ins w:id="635" w:author="LeBoldus, Jared" w:date="2022-10-27T10:47:00Z">
        <w:r>
          <w:rPr>
            <w:sz w:val="24"/>
            <w:szCs w:val="24"/>
          </w:rPr>
          <w:t xml:space="preserve"> only data </w:t>
        </w:r>
        <w:r>
          <w:rPr>
            <w:sz w:val="24"/>
            <w:szCs w:val="24"/>
          </w:rPr>
          <w:lastRenderedPageBreak/>
          <w:t>collected post thinni</w:t>
        </w:r>
      </w:ins>
      <w:ins w:id="636" w:author="LeBoldus, Jared" w:date="2022-10-27T10:48:00Z">
        <w:r>
          <w:rPr>
            <w:sz w:val="24"/>
            <w:szCs w:val="24"/>
          </w:rPr>
          <w:t>ng (1990 – 2020)</w:t>
        </w:r>
      </w:ins>
      <w:r w:rsidR="00B252A5">
        <w:rPr>
          <w:sz w:val="24"/>
          <w:szCs w:val="24"/>
        </w:rPr>
        <w:t xml:space="preserve"> </w:t>
      </w:r>
      <w:ins w:id="637" w:author="LeBoldus, Jared" w:date="2022-10-27T10:48:00Z">
        <w:r>
          <w:rPr>
            <w:sz w:val="24"/>
            <w:szCs w:val="24"/>
          </w:rPr>
          <w:t>was used</w:t>
        </w:r>
      </w:ins>
      <w:del w:id="638" w:author="LeBoldus, Jared" w:date="2022-10-27T10:48:00Z">
        <w:r>
          <w:rPr>
            <w:sz w:val="24"/>
            <w:szCs w:val="24"/>
          </w:rPr>
          <w:delText>, only data from 1990 - 2020 was used, as this was the years after the thinning treatments had been completed</w:delText>
        </w:r>
      </w:del>
      <w:ins w:id="639" w:author="LeBoldus, Jared" w:date="2022-10-27T10:31:00Z">
        <w:r>
          <w:rPr>
            <w:sz w:val="24"/>
            <w:szCs w:val="24"/>
          </w:rPr>
          <w:t xml:space="preserve">. The reduced dataset included </w:t>
        </w:r>
      </w:ins>
      <w:ins w:id="640" w:author="LeBoldus, Jared" w:date="2022-10-27T10:48:00Z">
        <w:r>
          <w:rPr>
            <w:sz w:val="24"/>
            <w:szCs w:val="24"/>
          </w:rPr>
          <w:t>ca.</w:t>
        </w:r>
      </w:ins>
      <w:ins w:id="641" w:author="LeBoldus, Jared" w:date="2022-10-27T10:31:00Z">
        <w:r>
          <w:rPr>
            <w:sz w:val="24"/>
            <w:szCs w:val="24"/>
          </w:rPr>
          <w:t xml:space="preserve"> 1,100 different trees with approximately 4,100 measurements.</w:t>
        </w:r>
      </w:ins>
      <w:ins w:id="642" w:author="LeBoldus, Jared" w:date="2022-10-27T10:48:00Z">
        <w:r>
          <w:rPr>
            <w:sz w:val="24"/>
            <w:szCs w:val="24"/>
          </w:rPr>
          <w:t xml:space="preserve"> To</w:t>
        </w:r>
      </w:ins>
      <w:ins w:id="643" w:author="LeBoldus, Jared" w:date="2022-10-27T10:32:00Z">
        <w:r>
          <w:rPr>
            <w:sz w:val="24"/>
            <w:szCs w:val="24"/>
          </w:rPr>
          <w:t xml:space="preserve"> r</w:t>
        </w:r>
      </w:ins>
      <w:ins w:id="644" w:author="LeBoldus, Jared" w:date="2022-10-27T10:48:00Z">
        <w:r>
          <w:rPr>
            <w:sz w:val="24"/>
            <w:szCs w:val="24"/>
          </w:rPr>
          <w:t>e</w:t>
        </w:r>
      </w:ins>
      <w:ins w:id="645" w:author="LeBoldus, Jared" w:date="2022-10-27T10:32:00Z">
        <w:r>
          <w:rPr>
            <w:sz w:val="24"/>
            <w:szCs w:val="24"/>
          </w:rPr>
          <w:t>ach this reduced data set the following steps were conducted</w:t>
        </w:r>
      </w:ins>
      <w:ins w:id="646" w:author="LeBoldus, Jared" w:date="2022-10-27T10:33:00Z">
        <w:r>
          <w:rPr>
            <w:sz w:val="24"/>
            <w:szCs w:val="24"/>
          </w:rPr>
          <w:t xml:space="preserve">. </w:t>
        </w:r>
      </w:ins>
      <w:bookmarkStart w:id="647" w:name="move117759079"/>
      <w:bookmarkEnd w:id="647"/>
    </w:p>
    <w:p w14:paraId="10B1ED8D" w14:textId="556935BC" w:rsidR="00E43978" w:rsidRDefault="00000000">
      <w:pPr>
        <w:spacing w:line="480" w:lineRule="auto"/>
        <w:ind w:firstLine="720"/>
        <w:rPr>
          <w:ins w:id="648" w:author="LeBoldus, Jared" w:date="2022-10-27T10:35:00Z"/>
          <w:rStyle w:val="Hyperlink"/>
          <w:color w:val="auto"/>
          <w:sz w:val="24"/>
          <w:szCs w:val="24"/>
        </w:rPr>
      </w:pPr>
      <w:del w:id="649" w:author="LeBoldus, Jared" w:date="2022-10-27T10:24:00Z">
        <w:r>
          <w:rPr>
            <w:sz w:val="24"/>
            <w:szCs w:val="24"/>
          </w:rPr>
          <w:delText>First</w:delText>
        </w:r>
      </w:del>
      <w:ins w:id="650" w:author="LeBoldus, Jared" w:date="2022-10-27T10:24:00Z">
        <w:r>
          <w:rPr>
            <w:sz w:val="24"/>
            <w:szCs w:val="24"/>
          </w:rPr>
          <w:t>Initially</w:t>
        </w:r>
      </w:ins>
      <w:r>
        <w:rPr>
          <w:sz w:val="24"/>
          <w:szCs w:val="24"/>
        </w:rPr>
        <w:t xml:space="preserve">, </w:t>
      </w:r>
      <w:del w:id="651" w:author="LeBoldus, Jared" w:date="2022-10-27T10:24:00Z">
        <w:r>
          <w:rPr>
            <w:sz w:val="24"/>
            <w:szCs w:val="24"/>
          </w:rPr>
          <w:delText xml:space="preserve">formatting was done for all years to make the data consistent. Next the sheet was sorted to ensure that there were no measurements included within the data that had &lt; 15.24cm DBH. </w:delText>
        </w:r>
      </w:del>
      <w:ins w:id="652" w:author="LeBoldus, Jared" w:date="2022-10-27T10:24:00Z">
        <w:r>
          <w:rPr>
            <w:sz w:val="24"/>
            <w:szCs w:val="24"/>
          </w:rPr>
          <w:t>a</w:t>
        </w:r>
      </w:ins>
      <w:del w:id="653" w:author="LeBoldus, Jared" w:date="2022-10-27T10:24:00Z">
        <w:r>
          <w:rPr>
            <w:sz w:val="24"/>
            <w:szCs w:val="24"/>
          </w:rPr>
          <w:delText>A</w:delText>
        </w:r>
      </w:del>
      <w:r>
        <w:rPr>
          <w:sz w:val="24"/>
          <w:szCs w:val="24"/>
        </w:rPr>
        <w:t xml:space="preserve">ll </w:t>
      </w:r>
      <w:del w:id="654" w:author="LeBoldus, Jared" w:date="2022-10-27T10:26:00Z">
        <w:r>
          <w:rPr>
            <w:sz w:val="24"/>
            <w:szCs w:val="24"/>
          </w:rPr>
          <w:delText xml:space="preserve">data </w:delText>
        </w:r>
      </w:del>
      <w:ins w:id="655" w:author="LeBoldus, Jared" w:date="2022-10-27T10:26:00Z">
        <w:r>
          <w:rPr>
            <w:sz w:val="24"/>
            <w:szCs w:val="24"/>
          </w:rPr>
          <w:t xml:space="preserve">trees </w:t>
        </w:r>
      </w:ins>
      <w:r>
        <w:rPr>
          <w:sz w:val="24"/>
          <w:szCs w:val="24"/>
        </w:rPr>
        <w:t xml:space="preserve">with </w:t>
      </w:r>
      <w:ins w:id="656" w:author="LeBoldus, Jared" w:date="2022-10-27T10:24:00Z">
        <w:r>
          <w:rPr>
            <w:sz w:val="24"/>
            <w:szCs w:val="24"/>
          </w:rPr>
          <w:t xml:space="preserve"> a DBH </w:t>
        </w:r>
      </w:ins>
      <w:r>
        <w:rPr>
          <w:sz w:val="24"/>
          <w:szCs w:val="24"/>
        </w:rPr>
        <w:t xml:space="preserve">&lt; 15.24cm </w:t>
      </w:r>
      <w:del w:id="657" w:author="LeBoldus, Jared" w:date="2022-10-27T10:24:00Z">
        <w:r>
          <w:rPr>
            <w:sz w:val="24"/>
            <w:szCs w:val="24"/>
          </w:rPr>
          <w:delText>DBH were</w:delText>
        </w:r>
      </w:del>
      <w:ins w:id="658" w:author="LeBoldus, Jared" w:date="2022-10-27T10:26:00Z">
        <w:r>
          <w:rPr>
            <w:sz w:val="24"/>
            <w:szCs w:val="24"/>
          </w:rPr>
          <w:t>were</w:t>
        </w:r>
      </w:ins>
      <w:ins w:id="659" w:author="LeBoldus, Jared" w:date="2022-10-27T10:24:00Z">
        <w:r>
          <w:rPr>
            <w:sz w:val="24"/>
            <w:szCs w:val="24"/>
          </w:rPr>
          <w:t xml:space="preserve"> removed</w:t>
        </w:r>
      </w:ins>
      <w:del w:id="660" w:author="LeBoldus, Jared" w:date="2022-10-27T10:24:00Z">
        <w:r>
          <w:rPr>
            <w:sz w:val="24"/>
            <w:szCs w:val="24"/>
          </w:rPr>
          <w:delText xml:space="preserve"> deleted</w:delText>
        </w:r>
      </w:del>
      <w:r>
        <w:rPr>
          <w:sz w:val="24"/>
          <w:szCs w:val="24"/>
        </w:rPr>
        <w:t xml:space="preserve">, </w:t>
      </w:r>
      <w:ins w:id="661" w:author="Sarah Hoffman" w:date="2022-11-05T21:45:00Z">
        <w:r w:rsidR="00B252A5">
          <w:rPr>
            <w:sz w:val="24"/>
            <w:szCs w:val="24"/>
          </w:rPr>
          <w:t xml:space="preserve">These trees were removed as previous surveys had included </w:t>
        </w:r>
      </w:ins>
      <w:ins w:id="662" w:author="Sarah Hoffman" w:date="2022-11-05T21:46:00Z">
        <w:r w:rsidR="00B252A5">
          <w:rPr>
            <w:sz w:val="24"/>
            <w:szCs w:val="24"/>
          </w:rPr>
          <w:t xml:space="preserve">them but the breakpoint DBH chosen </w:t>
        </w:r>
      </w:ins>
      <w:ins w:id="663" w:author="Sarah Hoffman" w:date="2022-11-05T21:47:00Z">
        <w:r w:rsidR="00B252A5">
          <w:rPr>
            <w:sz w:val="24"/>
            <w:szCs w:val="24"/>
          </w:rPr>
          <w:t>for the data analysis was 15.24 cm.</w:t>
        </w:r>
      </w:ins>
      <w:ins w:id="664" w:author="Sarah Hoffman" w:date="2022-11-05T21:46:00Z">
        <w:r w:rsidR="00B252A5">
          <w:rPr>
            <w:sz w:val="24"/>
            <w:szCs w:val="24"/>
          </w:rPr>
          <w:t xml:space="preserve"> </w:t>
        </w:r>
      </w:ins>
      <w:del w:id="665" w:author="LeBoldus, Jared" w:date="2022-10-27T10:27:00Z">
        <w:r>
          <w:rPr>
            <w:sz w:val="24"/>
            <w:szCs w:val="24"/>
          </w:rPr>
          <w:delText>and a list was made to document all the trees that were removed</w:delText>
        </w:r>
      </w:del>
      <w:ins w:id="666" w:author="LeBoldus, Jared" w:date="2022-10-27T10:27:00Z">
        <w:r>
          <w:rPr>
            <w:sz w:val="24"/>
            <w:szCs w:val="24"/>
          </w:rPr>
          <w:t>YOU NEED TO ADD A SENETENCE EXPLAINING WHY</w:t>
        </w:r>
      </w:ins>
      <w:r>
        <w:rPr>
          <w:sz w:val="24"/>
          <w:szCs w:val="24"/>
        </w:rPr>
        <w:t xml:space="preserve">. </w:t>
      </w:r>
      <w:commentRangeStart w:id="667"/>
      <w:r>
        <w:rPr>
          <w:sz w:val="24"/>
          <w:szCs w:val="24"/>
        </w:rPr>
        <w:t xml:space="preserve">There were several large trees that were within the plots and added as part of the 2020 data collection. These trees had not been accounted for during any of the previous years. Any of these trees that were &gt; 25cm were also removed as part of the data </w:t>
      </w:r>
      <w:del w:id="668" w:author="LeBoldus, Jared" w:date="2022-10-27T10:33:00Z">
        <w:r>
          <w:rPr>
            <w:sz w:val="24"/>
            <w:szCs w:val="24"/>
          </w:rPr>
          <w:delText>cleaning process</w:delText>
        </w:r>
      </w:del>
      <w:ins w:id="669" w:author="LeBoldus, Jared" w:date="2022-10-27T10:33:00Z">
        <w:r>
          <w:rPr>
            <w:sz w:val="24"/>
            <w:szCs w:val="24"/>
          </w:rPr>
          <w:t>processing</w:t>
        </w:r>
      </w:ins>
      <w:r>
        <w:rPr>
          <w:sz w:val="24"/>
          <w:szCs w:val="24"/>
        </w:rPr>
        <w:t xml:space="preserve"> to account for larger outlier trees that might skew the data. </w:t>
      </w:r>
      <w:commentRangeEnd w:id="667"/>
      <w:ins w:id="670" w:author="LeBoldus, Jared" w:date="2022-10-27T10:33:00Z">
        <w:r>
          <w:commentReference w:id="667"/>
        </w:r>
        <w:r>
          <w:rPr>
            <w:sz w:val="24"/>
            <w:szCs w:val="24"/>
          </w:rPr>
          <w:t xml:space="preserve">Trees with missing health condition codes were removed. </w:t>
        </w:r>
      </w:ins>
      <w:ins w:id="671" w:author="LeBoldus, Jared" w:date="2022-10-27T10:30:00Z">
        <w:r>
          <w:rPr>
            <w:sz w:val="24"/>
            <w:szCs w:val="24"/>
          </w:rPr>
          <w:t xml:space="preserve">Detailed steps of the data processing can be found at the </w:t>
        </w:r>
        <w:proofErr w:type="spellStart"/>
        <w:r>
          <w:rPr>
            <w:sz w:val="24"/>
            <w:szCs w:val="24"/>
          </w:rPr>
          <w:t>Github</w:t>
        </w:r>
        <w:proofErr w:type="spellEnd"/>
        <w:r>
          <w:rPr>
            <w:sz w:val="24"/>
            <w:szCs w:val="24"/>
          </w:rPr>
          <w:t xml:space="preserve"> repository: </w:t>
        </w:r>
      </w:ins>
      <w:r>
        <w:fldChar w:fldCharType="begin"/>
      </w:r>
      <w:r>
        <w:instrText>HYPERLINK "https://mcmurtrs.github.io/WoodsCreek/" \h</w:instrText>
      </w:r>
      <w:r>
        <w:fldChar w:fldCharType="separate"/>
      </w:r>
      <w:ins w:id="672" w:author="LeBoldus, Jared" w:date="2022-10-27T10:30:00Z">
        <w:r>
          <w:rPr>
            <w:rStyle w:val="Hyperlink"/>
            <w:sz w:val="24"/>
            <w:szCs w:val="24"/>
          </w:rPr>
          <w:t>https://mcmurtrs.github.io/WoodsCreek/</w:t>
        </w:r>
      </w:ins>
      <w:r>
        <w:rPr>
          <w:rStyle w:val="Hyperlink"/>
          <w:sz w:val="24"/>
          <w:szCs w:val="24"/>
        </w:rPr>
        <w:fldChar w:fldCharType="end"/>
      </w:r>
      <w:ins w:id="673" w:author="LeBoldus, Jared" w:date="2022-10-27T10:30:00Z">
        <w:r>
          <w:rPr>
            <w:rStyle w:val="Hyperlink"/>
            <w:color w:val="auto"/>
            <w:sz w:val="24"/>
            <w:szCs w:val="24"/>
          </w:rPr>
          <w:t xml:space="preserve">. </w:t>
        </w:r>
      </w:ins>
      <w:del w:id="674" w:author="LeBoldus, Jared" w:date="2022-10-27T10:30:00Z">
        <w:r>
          <w:rPr>
            <w:sz w:val="24"/>
            <w:szCs w:val="24"/>
          </w:rPr>
          <w:delText xml:space="preserve">Condition codes for all trees were then recorded if any were missing and could be positively identified from previous/current years or through the notes documented from previous years. Detailed steps of the data cleaning methods can be found at the Github repository: </w:delText>
        </w:r>
      </w:del>
      <w:r>
        <w:fldChar w:fldCharType="begin"/>
      </w:r>
      <w:r>
        <w:instrText>HYPERLINK "https://mcmurtrs.github.io/WoodsCreek/" \h</w:instrText>
      </w:r>
      <w:r>
        <w:fldChar w:fldCharType="separate"/>
      </w:r>
      <w:del w:id="675" w:author="LeBoldus, Jared" w:date="2022-10-27T10:30:00Z">
        <w:r>
          <w:rPr>
            <w:rStyle w:val="Hyperlink"/>
            <w:sz w:val="24"/>
            <w:szCs w:val="24"/>
          </w:rPr>
          <w:delText>https://mcmurtrs.github.io/WoodsCreek/</w:delText>
        </w:r>
      </w:del>
      <w:r>
        <w:rPr>
          <w:rStyle w:val="Hyperlink"/>
          <w:sz w:val="24"/>
          <w:szCs w:val="24"/>
        </w:rPr>
        <w:fldChar w:fldCharType="end"/>
      </w:r>
      <w:del w:id="676" w:author="LeBoldus, Jared" w:date="2022-10-27T10:30:00Z">
        <w:r>
          <w:rPr>
            <w:rStyle w:val="Hyperlink"/>
            <w:color w:val="auto"/>
            <w:sz w:val="24"/>
            <w:szCs w:val="24"/>
          </w:rPr>
          <w:delText>.</w:delText>
        </w:r>
      </w:del>
    </w:p>
    <w:p w14:paraId="14F2F053" w14:textId="77777777" w:rsidR="00E43978" w:rsidRDefault="00E43978">
      <w:pPr>
        <w:spacing w:line="480" w:lineRule="auto"/>
        <w:rPr>
          <w:ins w:id="677" w:author="LeBoldus, Jared" w:date="2022-10-27T10:35:00Z"/>
          <w:rStyle w:val="Hyperlink"/>
          <w:color w:val="auto"/>
          <w:sz w:val="24"/>
          <w:szCs w:val="24"/>
        </w:rPr>
      </w:pPr>
    </w:p>
    <w:p w14:paraId="46FA592C" w14:textId="77777777" w:rsidR="00E43978" w:rsidRDefault="00000000">
      <w:pPr>
        <w:spacing w:line="480" w:lineRule="auto"/>
        <w:pPrChange w:id="678" w:author="LeBoldus, Jared" w:date="2022-10-27T10:35:00Z">
          <w:pPr>
            <w:spacing w:line="480" w:lineRule="auto"/>
            <w:ind w:firstLine="720"/>
          </w:pPr>
        </w:pPrChange>
      </w:pPr>
      <w:ins w:id="679" w:author="LeBoldus, Jared" w:date="2022-10-27T10:35:00Z">
        <w:r>
          <w:rPr>
            <w:rStyle w:val="Hyperlink"/>
            <w:color w:val="auto"/>
            <w:sz w:val="24"/>
            <w:szCs w:val="24"/>
          </w:rPr>
          <w:t>You combined the two different thinning regimes int</w:t>
        </w:r>
      </w:ins>
      <w:ins w:id="680" w:author="LeBoldus, Jared" w:date="2022-10-27T10:49:00Z">
        <w:r>
          <w:rPr>
            <w:rStyle w:val="Hyperlink"/>
            <w:color w:val="auto"/>
            <w:sz w:val="24"/>
            <w:szCs w:val="24"/>
          </w:rPr>
          <w:t>o</w:t>
        </w:r>
      </w:ins>
      <w:ins w:id="681" w:author="LeBoldus, Jared" w:date="2022-10-27T10:35:00Z">
        <w:r>
          <w:rPr>
            <w:rStyle w:val="Hyperlink"/>
            <w:color w:val="auto"/>
            <w:sz w:val="24"/>
            <w:szCs w:val="24"/>
          </w:rPr>
          <w:t xml:space="preserve"> a single trea</w:t>
        </w:r>
      </w:ins>
      <w:ins w:id="682" w:author="LeBoldus, Jared" w:date="2022-10-27T10:49:00Z">
        <w:r>
          <w:rPr>
            <w:rStyle w:val="Hyperlink"/>
            <w:color w:val="auto"/>
            <w:sz w:val="24"/>
            <w:szCs w:val="24"/>
          </w:rPr>
          <w:t>tment correct?</w:t>
        </w:r>
      </w:ins>
      <w:ins w:id="683" w:author="LeBoldus, Jared" w:date="2022-10-27T10:54:00Z">
        <w:r>
          <w:rPr>
            <w:rStyle w:val="Hyperlink"/>
            <w:color w:val="auto"/>
            <w:sz w:val="24"/>
            <w:szCs w:val="24"/>
          </w:rPr>
          <w:t xml:space="preserve"> You need to say that. You should also pro</w:t>
        </w:r>
      </w:ins>
      <w:ins w:id="684" w:author="LeBoldus, Jared" w:date="2022-10-27T10:55:00Z">
        <w:r>
          <w:rPr>
            <w:rStyle w:val="Hyperlink"/>
            <w:color w:val="auto"/>
            <w:sz w:val="24"/>
            <w:szCs w:val="24"/>
          </w:rPr>
          <w:t xml:space="preserve">bably indicate that you </w:t>
        </w:r>
        <w:proofErr w:type="spellStart"/>
        <w:r>
          <w:rPr>
            <w:rStyle w:val="Hyperlink"/>
            <w:color w:val="auto"/>
            <w:sz w:val="24"/>
            <w:szCs w:val="24"/>
          </w:rPr>
          <w:t>transfromed</w:t>
        </w:r>
        <w:proofErr w:type="spellEnd"/>
        <w:r>
          <w:rPr>
            <w:rStyle w:val="Hyperlink"/>
            <w:color w:val="auto"/>
            <w:sz w:val="24"/>
            <w:szCs w:val="24"/>
          </w:rPr>
          <w:t xml:space="preserve"> everything.</w:t>
        </w:r>
      </w:ins>
    </w:p>
    <w:p w14:paraId="0D3BCF98" w14:textId="77777777" w:rsidR="00E43978" w:rsidRDefault="00000000">
      <w:pPr>
        <w:spacing w:line="480" w:lineRule="auto"/>
        <w:ind w:firstLine="720"/>
        <w:rPr>
          <w:del w:id="685" w:author="LeBoldus, Jared" w:date="2022-10-27T10:31:00Z"/>
        </w:rPr>
      </w:pPr>
      <w:del w:id="686" w:author="LeBoldus, Jared" w:date="2022-10-27T10:31:00Z">
        <w:r>
          <w:rPr>
            <w:sz w:val="24"/>
            <w:szCs w:val="24"/>
          </w:rPr>
          <w:delText>Over the course of this study, data were collected on over 1,900 trees with more than 7,500 tree measurements being recorded. For the final analysis, only data from 1990 - 2020 was used, as this was the years after the thinning treatments had been completed. The reduced dataset included around 1,100 different trees with approximately 4,100 DBH measurements.</w:delText>
        </w:r>
        <w:bookmarkStart w:id="687" w:name="move1177590791"/>
        <w:bookmarkEnd w:id="687"/>
      </w:del>
    </w:p>
    <w:p w14:paraId="4A97AF31" w14:textId="77777777" w:rsidR="00E43978" w:rsidRDefault="00E43978">
      <w:pPr>
        <w:tabs>
          <w:tab w:val="left" w:pos="6390"/>
        </w:tabs>
        <w:spacing w:line="480" w:lineRule="auto"/>
        <w:rPr>
          <w:sz w:val="24"/>
          <w:szCs w:val="24"/>
        </w:rPr>
      </w:pPr>
    </w:p>
    <w:p w14:paraId="11769D73" w14:textId="06DB8110" w:rsidR="00E43978" w:rsidRDefault="00E22EF4">
      <w:pPr>
        <w:tabs>
          <w:tab w:val="left" w:pos="6390"/>
        </w:tabs>
        <w:spacing w:line="480" w:lineRule="auto"/>
        <w:ind w:firstLine="720"/>
        <w:rPr>
          <w:ins w:id="688" w:author="LeBoldus, Jared" w:date="2022-10-27T10:49:00Z"/>
          <w:bCs/>
          <w:iCs/>
          <w:sz w:val="24"/>
          <w:szCs w:val="24"/>
        </w:rPr>
      </w:pPr>
      <w:ins w:id="689" w:author="Sarah Hoffman" w:date="2022-11-05T22:03:00Z">
        <w:r>
          <w:rPr>
            <w:bCs/>
            <w:iCs/>
            <w:sz w:val="24"/>
            <w:szCs w:val="24"/>
          </w:rPr>
          <w:t xml:space="preserve">Data was transformed from wide to long. </w:t>
        </w:r>
      </w:ins>
      <w:ins w:id="690" w:author="LeBoldus, Jared" w:date="2022-10-27T10:49:00Z">
        <w:r w:rsidR="00000000">
          <w:rPr>
            <w:bCs/>
            <w:iCs/>
            <w:sz w:val="24"/>
            <w:szCs w:val="24"/>
          </w:rPr>
          <w:t>All statistical analysis</w:t>
        </w:r>
      </w:ins>
      <w:ins w:id="691" w:author="LeBoldus, Jared" w:date="2022-10-27T10:51:00Z">
        <w:r w:rsidR="00000000">
          <w:rPr>
            <w:bCs/>
            <w:iCs/>
            <w:sz w:val="24"/>
            <w:szCs w:val="24"/>
          </w:rPr>
          <w:t xml:space="preserve"> and data </w:t>
        </w:r>
      </w:ins>
      <w:ins w:id="692" w:author="LeBoldus, Jared" w:date="2022-10-27T10:52:00Z">
        <w:r w:rsidR="00000000">
          <w:rPr>
            <w:bCs/>
            <w:iCs/>
            <w:sz w:val="24"/>
            <w:szCs w:val="24"/>
          </w:rPr>
          <w:t>visualization</w:t>
        </w:r>
      </w:ins>
      <w:ins w:id="693" w:author="LeBoldus, Jared" w:date="2022-10-27T10:49:00Z">
        <w:r w:rsidR="00000000">
          <w:rPr>
            <w:bCs/>
            <w:iCs/>
            <w:sz w:val="24"/>
            <w:szCs w:val="24"/>
          </w:rPr>
          <w:t xml:space="preserve"> was conducted in R</w:t>
        </w:r>
      </w:ins>
      <w:ins w:id="694" w:author="LeBoldus, Jared" w:date="2022-10-27T10:50:00Z">
        <w:r w:rsidR="00000000">
          <w:rPr>
            <w:bCs/>
            <w:iCs/>
            <w:sz w:val="24"/>
            <w:szCs w:val="24"/>
          </w:rPr>
          <w:t xml:space="preserve"> (version?) using the </w:t>
        </w:r>
        <w:r w:rsidR="00000000">
          <w:rPr>
            <w:sz w:val="24"/>
            <w:szCs w:val="24"/>
            <w:highlight w:val="white"/>
          </w:rPr>
          <w:t>packages</w:t>
        </w:r>
      </w:ins>
      <w:ins w:id="695" w:author="LeBoldus, Jared" w:date="2022-10-27T10:51:00Z">
        <w:r w:rsidR="00000000">
          <w:rPr>
            <w:sz w:val="24"/>
            <w:szCs w:val="24"/>
          </w:rPr>
          <w:t xml:space="preserve"> Stats (XXXX),</w:t>
        </w:r>
      </w:ins>
      <w:ins w:id="696" w:author="LeBoldus, Jared" w:date="2022-10-27T10:50:00Z">
        <w:r w:rsidR="00000000">
          <w:rPr>
            <w:sz w:val="24"/>
            <w:szCs w:val="24"/>
          </w:rPr>
          <w:t xml:space="preserve"> </w:t>
        </w:r>
        <w:proofErr w:type="spellStart"/>
        <w:r w:rsidR="00000000">
          <w:rPr>
            <w:sz w:val="24"/>
            <w:szCs w:val="24"/>
          </w:rPr>
          <w:t>tidyverse</w:t>
        </w:r>
        <w:proofErr w:type="spellEnd"/>
        <w:r w:rsidR="00000000">
          <w:rPr>
            <w:sz w:val="24"/>
            <w:szCs w:val="24"/>
          </w:rPr>
          <w:t xml:space="preserve"> (Wickham, 2017)</w:t>
        </w:r>
      </w:ins>
      <w:ins w:id="697" w:author="LeBoldus, Jared" w:date="2022-10-27T10:51:00Z">
        <w:r w:rsidR="00000000">
          <w:rPr>
            <w:sz w:val="24"/>
            <w:szCs w:val="24"/>
          </w:rPr>
          <w:t>,</w:t>
        </w:r>
      </w:ins>
      <w:ins w:id="698" w:author="LeBoldus, Jared" w:date="2022-10-27T10:50:00Z">
        <w:r w:rsidR="00000000">
          <w:rPr>
            <w:sz w:val="24"/>
            <w:szCs w:val="24"/>
          </w:rPr>
          <w:t xml:space="preserve"> and ggplot2 (</w:t>
        </w:r>
        <w:r w:rsidR="00000000">
          <w:rPr>
            <w:color w:val="000000"/>
            <w:sz w:val="24"/>
            <w:szCs w:val="24"/>
            <w:shd w:val="clear" w:color="auto" w:fill="FFFFFF"/>
          </w:rPr>
          <w:t>Wickham, 2009)</w:t>
        </w:r>
      </w:ins>
      <w:ins w:id="699" w:author="LeBoldus, Jared" w:date="2022-10-27T10:51:00Z">
        <w:r w:rsidR="00000000">
          <w:rPr>
            <w:color w:val="000000"/>
            <w:sz w:val="24"/>
            <w:szCs w:val="24"/>
            <w:highlight w:val="white"/>
            <w:shd w:val="clear" w:color="auto" w:fill="FFFFFF"/>
          </w:rPr>
          <w:t xml:space="preserve"> </w:t>
        </w:r>
        <w:bookmarkStart w:id="700" w:name="move117760322"/>
        <w:r w:rsidR="00000000">
          <w:rPr>
            <w:color w:val="000000"/>
            <w:sz w:val="24"/>
            <w:szCs w:val="24"/>
            <w:highlight w:val="white"/>
            <w:shd w:val="clear" w:color="auto" w:fill="FFFFFF"/>
          </w:rPr>
          <w:t xml:space="preserve">The significance was </w:t>
        </w:r>
      </w:ins>
      <w:r w:rsidR="00B1555D">
        <w:rPr>
          <w:color w:val="000000"/>
          <w:sz w:val="24"/>
          <w:szCs w:val="24"/>
          <w:highlight w:val="white"/>
          <w:shd w:val="clear" w:color="auto" w:fill="FFFFFF"/>
        </w:rPr>
        <w:t>assessed</w:t>
      </w:r>
      <w:ins w:id="701" w:author="LeBoldus, Jared" w:date="2022-10-27T10:51:00Z">
        <w:r w:rsidR="00000000">
          <w:rPr>
            <w:color w:val="000000"/>
            <w:sz w:val="24"/>
            <w:szCs w:val="24"/>
            <w:highlight w:val="white"/>
            <w:shd w:val="clear" w:color="auto" w:fill="FFFFFF"/>
          </w:rPr>
          <w:t xml:space="preserve"> at </w:t>
        </w:r>
        <w:r w:rsidR="00000000">
          <w:rPr>
            <w:color w:val="000000"/>
            <w:sz w:val="24"/>
            <w:szCs w:val="24"/>
            <w:shd w:val="clear" w:color="auto" w:fill="FFFFFF"/>
          </w:rPr>
          <w:t>α = 0.05.</w:t>
        </w:r>
      </w:ins>
      <w:bookmarkEnd w:id="700"/>
    </w:p>
    <w:p w14:paraId="0E82F423" w14:textId="77777777" w:rsidR="00E43978" w:rsidRDefault="00E43978">
      <w:pPr>
        <w:tabs>
          <w:tab w:val="left" w:pos="6390"/>
        </w:tabs>
        <w:spacing w:line="480" w:lineRule="auto"/>
        <w:ind w:firstLine="720"/>
        <w:rPr>
          <w:ins w:id="702" w:author="LeBoldus, Jared" w:date="2022-10-27T10:49:00Z"/>
          <w:bCs/>
          <w:iCs/>
          <w:sz w:val="24"/>
          <w:szCs w:val="24"/>
        </w:rPr>
      </w:pPr>
    </w:p>
    <w:p w14:paraId="50DC8E66" w14:textId="77777777" w:rsidR="00E43978" w:rsidRDefault="00000000">
      <w:pPr>
        <w:tabs>
          <w:tab w:val="left" w:pos="6390"/>
        </w:tabs>
        <w:spacing w:line="480" w:lineRule="auto"/>
        <w:ind w:firstLine="720"/>
        <w:rPr>
          <w:bCs/>
          <w:iCs/>
          <w:sz w:val="24"/>
          <w:szCs w:val="24"/>
        </w:rPr>
      </w:pPr>
      <w:commentRangeStart w:id="703"/>
      <w:r>
        <w:rPr>
          <w:bCs/>
          <w:iCs/>
          <w:sz w:val="24"/>
          <w:szCs w:val="24"/>
        </w:rPr>
        <w:lastRenderedPageBreak/>
        <w:t xml:space="preserve">A one-way analysis of variance (ANOVA) was conducted to test the main effect of treatment on arcsine square root transformed cumulative proportional stand mortality caused by LRR. Cumulative proportional stand mortality was defined as number of confirmed dead trees showing LRR symptoms over the total number of trees within the stand. A two-way ANOVA was also used to test the effect of treatment on mortality while using the relative stand presence of </w:t>
      </w:r>
      <w:r>
        <w:rPr>
          <w:bCs/>
          <w:i/>
          <w:sz w:val="24"/>
          <w:szCs w:val="24"/>
        </w:rPr>
        <w:t xml:space="preserve">C. </w:t>
      </w:r>
      <w:proofErr w:type="spellStart"/>
      <w:r>
        <w:rPr>
          <w:bCs/>
          <w:i/>
          <w:sz w:val="24"/>
          <w:szCs w:val="24"/>
        </w:rPr>
        <w:t>sulphurascens</w:t>
      </w:r>
      <w:proofErr w:type="spellEnd"/>
      <w:r>
        <w:rPr>
          <w:bCs/>
          <w:iCs/>
          <w:sz w:val="24"/>
          <w:szCs w:val="24"/>
        </w:rPr>
        <w:t xml:space="preserve"> (stands with fungus present/ stands without fungus present) as a covariate.</w:t>
      </w:r>
      <w:commentRangeEnd w:id="703"/>
      <w:r>
        <w:commentReference w:id="703"/>
      </w:r>
    </w:p>
    <w:p w14:paraId="384FB4EC" w14:textId="77777777" w:rsidR="00E43978" w:rsidRDefault="00000000">
      <w:pPr>
        <w:tabs>
          <w:tab w:val="left" w:pos="6390"/>
        </w:tabs>
        <w:spacing w:line="480" w:lineRule="auto"/>
        <w:ind w:firstLine="720"/>
        <w:rPr>
          <w:del w:id="704" w:author="LeBoldus, Jared" w:date="2022-10-27T10:52:00Z"/>
        </w:rPr>
      </w:pPr>
      <w:del w:id="705" w:author="LeBoldus, Jared" w:date="2022-10-27T10:52:00Z">
        <w:r>
          <w:rPr>
            <w:sz w:val="24"/>
            <w:szCs w:val="24"/>
            <w:highlight w:val="white"/>
          </w:rPr>
          <w:delText>Data cleaning and visualization were performed in R using</w:delText>
        </w:r>
      </w:del>
      <w:del w:id="706" w:author="LeBoldus, Jared" w:date="2022-10-27T10:50:00Z">
        <w:r>
          <w:rPr>
            <w:sz w:val="24"/>
            <w:szCs w:val="24"/>
            <w:highlight w:val="white"/>
          </w:rPr>
          <w:delText xml:space="preserve"> packages</w:delText>
        </w:r>
        <w:r>
          <w:rPr>
            <w:sz w:val="24"/>
            <w:szCs w:val="24"/>
          </w:rPr>
          <w:delText xml:space="preserve"> tidyverse (Wickham, 2017) and ggplot2 (</w:delText>
        </w:r>
        <w:r>
          <w:rPr>
            <w:color w:val="000000"/>
            <w:sz w:val="24"/>
            <w:szCs w:val="24"/>
            <w:shd w:val="clear" w:color="auto" w:fill="FFFFFF"/>
          </w:rPr>
          <w:delText>Wickham, 2009)</w:delText>
        </w:r>
      </w:del>
      <w:del w:id="707" w:author="LeBoldus, Jared" w:date="2022-10-27T10:52:00Z">
        <w:r>
          <w:rPr>
            <w:color w:val="000000"/>
            <w:sz w:val="24"/>
            <w:szCs w:val="24"/>
            <w:shd w:val="clear" w:color="auto" w:fill="FFFFFF"/>
          </w:rPr>
          <w:delText xml:space="preserve">. </w:delText>
        </w:r>
        <w:r>
          <w:rPr>
            <w:color w:val="000000"/>
            <w:sz w:val="24"/>
            <w:szCs w:val="24"/>
            <w:highlight w:val="white"/>
            <w:shd w:val="clear" w:color="auto" w:fill="FFFFFF"/>
          </w:rPr>
          <w:delText xml:space="preserve">ANOVA tests were performed in R using the stats package. </w:delText>
        </w:r>
      </w:del>
      <w:bookmarkStart w:id="708" w:name="move1177603221"/>
      <w:del w:id="709" w:author="LeBoldus, Jared" w:date="2022-10-27T10:51:00Z">
        <w:r>
          <w:rPr>
            <w:color w:val="000000"/>
            <w:sz w:val="24"/>
            <w:szCs w:val="24"/>
            <w:highlight w:val="white"/>
            <w:shd w:val="clear" w:color="auto" w:fill="FFFFFF"/>
          </w:rPr>
          <w:delText xml:space="preserve">The threshold for significance was set at </w:delText>
        </w:r>
        <w:r>
          <w:rPr>
            <w:color w:val="000000"/>
            <w:sz w:val="24"/>
            <w:szCs w:val="24"/>
            <w:shd w:val="clear" w:color="auto" w:fill="FFFFFF"/>
          </w:rPr>
          <w:delText>α = 0.05.</w:delText>
        </w:r>
      </w:del>
      <w:bookmarkEnd w:id="708"/>
    </w:p>
    <w:p w14:paraId="64DCA1B7" w14:textId="77777777" w:rsidR="00E43978" w:rsidRDefault="00E43978">
      <w:pPr>
        <w:spacing w:line="480" w:lineRule="auto"/>
        <w:rPr>
          <w:b/>
          <w:sz w:val="24"/>
          <w:szCs w:val="24"/>
        </w:rPr>
      </w:pPr>
    </w:p>
    <w:p w14:paraId="7F34DD77" w14:textId="77777777" w:rsidR="00E43978" w:rsidRDefault="00000000">
      <w:pPr>
        <w:spacing w:line="480" w:lineRule="auto"/>
        <w:rPr>
          <w:b/>
          <w:sz w:val="24"/>
          <w:szCs w:val="24"/>
        </w:rPr>
      </w:pPr>
      <w:commentRangeStart w:id="710"/>
      <w:commentRangeEnd w:id="710"/>
      <w:r>
        <w:commentReference w:id="710"/>
      </w:r>
    </w:p>
    <w:p w14:paraId="2A212554" w14:textId="77777777" w:rsidR="00E43978" w:rsidRPr="00016895" w:rsidRDefault="00000000" w:rsidP="008D7B40">
      <w:pPr>
        <w:spacing w:line="480" w:lineRule="auto"/>
        <w:rPr>
          <w:bCs/>
          <w:iCs/>
          <w:sz w:val="24"/>
          <w:szCs w:val="24"/>
        </w:rPr>
      </w:pPr>
      <w:r>
        <w:rPr>
          <w:b/>
          <w:sz w:val="24"/>
          <w:szCs w:val="24"/>
        </w:rPr>
        <w:t>2</w:t>
      </w:r>
      <w:r w:rsidRPr="00016895">
        <w:rPr>
          <w:bCs/>
          <w:iCs/>
          <w:sz w:val="24"/>
          <w:szCs w:val="24"/>
        </w:rPr>
        <w:t>.1.6 Forest Vegetation Simulator</w:t>
      </w:r>
    </w:p>
    <w:p w14:paraId="7DB9E70F" w14:textId="1F6B427D" w:rsidR="00852C98" w:rsidRPr="00016895" w:rsidRDefault="001319C2" w:rsidP="00016895">
      <w:pPr>
        <w:spacing w:line="480" w:lineRule="auto"/>
        <w:rPr>
          <w:ins w:id="711" w:author="Sarah Hoffman" w:date="2022-11-05T22:14:00Z"/>
          <w:bCs/>
          <w:iCs/>
          <w:sz w:val="24"/>
          <w:szCs w:val="24"/>
        </w:rPr>
      </w:pPr>
      <w:commentRangeStart w:id="712"/>
      <w:r w:rsidRPr="008D7B40">
        <w:rPr>
          <w:bCs/>
          <w:iCs/>
          <w:sz w:val="24"/>
          <w:szCs w:val="24"/>
        </w:rPr>
        <w:t>For the FVS analysis, two comparisons were made; the first comparison involved the observed data compared to a default run in FVS. The second comparison included a comparison of the observed data with the WRDM extension using default parameters.</w:t>
      </w:r>
      <w:commentRangeEnd w:id="712"/>
      <w:r w:rsidRPr="00913D92">
        <w:rPr>
          <w:bCs/>
          <w:iCs/>
          <w:sz w:val="24"/>
          <w:szCs w:val="24"/>
        </w:rPr>
        <w:commentReference w:id="712"/>
      </w:r>
      <w:ins w:id="713" w:author="Sarah Hoffman" w:date="2022-11-05T23:04:00Z">
        <w:r>
          <w:rPr>
            <w:bCs/>
            <w:iCs/>
            <w:sz w:val="24"/>
            <w:szCs w:val="24"/>
          </w:rPr>
          <w:t xml:space="preserve"> </w:t>
        </w:r>
      </w:ins>
      <w:commentRangeStart w:id="714"/>
      <w:r w:rsidR="00000000" w:rsidRPr="008D7B40">
        <w:rPr>
          <w:bCs/>
          <w:iCs/>
          <w:sz w:val="24"/>
          <w:szCs w:val="24"/>
        </w:rPr>
        <w:t>Individual stand files</w:t>
      </w:r>
      <w:ins w:id="715" w:author="Sarah Hoffman" w:date="2022-11-05T23:04:00Z">
        <w:r>
          <w:rPr>
            <w:bCs/>
            <w:iCs/>
            <w:sz w:val="24"/>
            <w:szCs w:val="24"/>
          </w:rPr>
          <w:t xml:space="preserve"> (five for </w:t>
        </w:r>
        <w:proofErr w:type="spellStart"/>
        <w:r>
          <w:rPr>
            <w:bCs/>
            <w:iCs/>
            <w:sz w:val="24"/>
            <w:szCs w:val="24"/>
          </w:rPr>
          <w:t>unthinned</w:t>
        </w:r>
      </w:ins>
      <w:proofErr w:type="spellEnd"/>
      <w:ins w:id="716" w:author="Sarah Hoffman" w:date="2022-11-05T23:05:00Z">
        <w:r>
          <w:rPr>
            <w:bCs/>
            <w:iCs/>
            <w:sz w:val="24"/>
            <w:szCs w:val="24"/>
          </w:rPr>
          <w:t xml:space="preserve"> stands, five for lightly thinned stands, and five for controls stands)</w:t>
        </w:r>
      </w:ins>
      <w:r w:rsidR="00000000" w:rsidRPr="008D7B40">
        <w:rPr>
          <w:bCs/>
          <w:iCs/>
          <w:sz w:val="24"/>
          <w:szCs w:val="24"/>
        </w:rPr>
        <w:t xml:space="preserve"> </w:t>
      </w:r>
      <w:commentRangeEnd w:id="714"/>
      <w:r w:rsidR="00000000" w:rsidRPr="00016895">
        <w:rPr>
          <w:bCs/>
          <w:iCs/>
          <w:sz w:val="24"/>
          <w:szCs w:val="24"/>
        </w:rPr>
        <w:commentReference w:id="714"/>
      </w:r>
      <w:r w:rsidR="00000000" w:rsidRPr="008D7B40">
        <w:rPr>
          <w:bCs/>
          <w:iCs/>
          <w:sz w:val="24"/>
          <w:szCs w:val="24"/>
        </w:rPr>
        <w:t xml:space="preserve">were each run within FVS v. 3261, RV: 2020.10.10, through the graphical user interface. The variant used for all modelled runs was the Pacific Northwest Coast (PN) variant. Cleaned excel files were formatted to work with FVS. Underlying data errors were initially checked in FVS using the “stand summary data'' option. </w:t>
      </w:r>
      <w:r w:rsidR="00000000" w:rsidRPr="008D7B40">
        <w:rPr>
          <w:bCs/>
          <w:iCs/>
          <w:sz w:val="24"/>
          <w:szCs w:val="24"/>
        </w:rPr>
        <w:br/>
      </w:r>
      <w:r w:rsidR="00000000" w:rsidRPr="008D7B40">
        <w:rPr>
          <w:bCs/>
          <w:iCs/>
          <w:sz w:val="24"/>
          <w:szCs w:val="24"/>
        </w:rPr>
        <w:tab/>
        <w:t xml:space="preserve">The data runs used the data collected from 1990, which included individual tree level, plot level, and stand level data. This data was run with default parameters from 1990-2020 and summarized at the stand level. For the observed data the standard </w:t>
      </w:r>
      <w:r w:rsidR="00000000" w:rsidRPr="008D7B40">
        <w:rPr>
          <w:bCs/>
          <w:iCs/>
          <w:sz w:val="24"/>
          <w:szCs w:val="24"/>
        </w:rPr>
        <w:lastRenderedPageBreak/>
        <w:t xml:space="preserve">basal area calculation was used to calculate basal area. For the WRDM, </w:t>
      </w:r>
      <w:ins w:id="717" w:author="Sarah Hoffman" w:date="2022-11-05T22:55:00Z">
        <w:r w:rsidR="008D7B40" w:rsidRPr="008D7B40">
          <w:rPr>
            <w:bCs/>
            <w:iCs/>
            <w:sz w:val="24"/>
            <w:szCs w:val="24"/>
          </w:rPr>
          <w:t xml:space="preserve">sensitivity analysis was </w:t>
        </w:r>
      </w:ins>
      <w:ins w:id="718" w:author="Sarah Hoffman" w:date="2022-11-05T22:57:00Z">
        <w:r w:rsidR="008D7B40" w:rsidRPr="008D7B40">
          <w:rPr>
            <w:bCs/>
            <w:iCs/>
            <w:sz w:val="24"/>
            <w:szCs w:val="24"/>
          </w:rPr>
          <w:t xml:space="preserve">initially </w:t>
        </w:r>
      </w:ins>
      <w:ins w:id="719" w:author="Sarah Hoffman" w:date="2022-11-05T22:55:00Z">
        <w:r w:rsidR="008D7B40" w:rsidRPr="008D7B40">
          <w:rPr>
            <w:bCs/>
            <w:iCs/>
            <w:sz w:val="24"/>
            <w:szCs w:val="24"/>
          </w:rPr>
          <w:t>conducted on p</w:t>
        </w:r>
        <w:r w:rsidR="008D7B40" w:rsidRPr="00016895">
          <w:rPr>
            <w:bCs/>
            <w:iCs/>
            <w:sz w:val="24"/>
            <w:szCs w:val="24"/>
          </w:rPr>
          <w:t>roportion of root system affected</w:t>
        </w:r>
        <w:r w:rsidR="008D7B40" w:rsidRPr="00016895">
          <w:rPr>
            <w:bCs/>
            <w:iCs/>
            <w:sz w:val="24"/>
            <w:szCs w:val="24"/>
          </w:rPr>
          <w:t>, disease area, proportion of diseased trees, and random seed</w:t>
        </w:r>
      </w:ins>
      <w:ins w:id="720" w:author="Sarah Hoffman" w:date="2022-11-05T23:02:00Z">
        <w:r>
          <w:rPr>
            <w:bCs/>
            <w:iCs/>
            <w:sz w:val="24"/>
            <w:szCs w:val="24"/>
          </w:rPr>
          <w:t xml:space="preserve"> to determine the </w:t>
        </w:r>
        <w:r>
          <w:t>degree to which parameters contribute to different outcomes of model</w:t>
        </w:r>
      </w:ins>
      <w:ins w:id="721" w:author="Sarah Hoffman" w:date="2022-11-05T22:55:00Z">
        <w:r w:rsidR="008D7B40" w:rsidRPr="00016895">
          <w:rPr>
            <w:bCs/>
            <w:iCs/>
            <w:sz w:val="24"/>
            <w:szCs w:val="24"/>
          </w:rPr>
          <w:t xml:space="preserve">. </w:t>
        </w:r>
      </w:ins>
      <w:ins w:id="722" w:author="Sarah Hoffman" w:date="2022-11-05T22:58:00Z">
        <w:r w:rsidR="008D7B40" w:rsidRPr="008D7B40">
          <w:rPr>
            <w:bCs/>
            <w:iCs/>
            <w:sz w:val="24"/>
            <w:szCs w:val="24"/>
          </w:rPr>
          <w:t>Guidance</w:t>
        </w:r>
      </w:ins>
      <w:r w:rsidR="00000000" w:rsidRPr="008D7B40">
        <w:rPr>
          <w:bCs/>
          <w:iCs/>
          <w:sz w:val="24"/>
          <w:szCs w:val="24"/>
        </w:rPr>
        <w:t xml:space="preserve"> from previous investigators</w:t>
      </w:r>
      <w:ins w:id="723" w:author="Sarah Hoffman" w:date="2022-11-05T22:58:00Z">
        <w:r w:rsidR="008D7B40" w:rsidRPr="008D7B40">
          <w:rPr>
            <w:bCs/>
            <w:iCs/>
            <w:sz w:val="24"/>
            <w:szCs w:val="24"/>
          </w:rPr>
          <w:t xml:space="preserve"> were also used to determine </w:t>
        </w:r>
      </w:ins>
      <w:ins w:id="724" w:author="Sarah Hoffman" w:date="2022-11-05T22:59:00Z">
        <w:r w:rsidRPr="008D7B40">
          <w:rPr>
            <w:bCs/>
            <w:iCs/>
            <w:sz w:val="24"/>
            <w:szCs w:val="24"/>
          </w:rPr>
          <w:t>parameters (</w:t>
        </w:r>
      </w:ins>
      <w:r w:rsidR="00000000" w:rsidRPr="00016895">
        <w:rPr>
          <w:bCs/>
          <w:iCs/>
          <w:sz w:val="24"/>
          <w:szCs w:val="24"/>
        </w:rPr>
        <w:t xml:space="preserve">Maffei et al., 2008; </w:t>
      </w:r>
      <w:proofErr w:type="spellStart"/>
      <w:r w:rsidR="00000000" w:rsidRPr="00016895">
        <w:rPr>
          <w:bCs/>
          <w:iCs/>
          <w:sz w:val="24"/>
          <w:szCs w:val="24"/>
        </w:rPr>
        <w:t>Goheen</w:t>
      </w:r>
      <w:proofErr w:type="spellEnd"/>
      <w:r w:rsidR="00000000" w:rsidRPr="00016895">
        <w:rPr>
          <w:bCs/>
          <w:iCs/>
          <w:sz w:val="24"/>
          <w:szCs w:val="24"/>
        </w:rPr>
        <w:t xml:space="preserve"> and Thompson, 1998; Marsden, 1992a; Smith and Zhang ,1997).</w:t>
      </w:r>
      <w:ins w:id="725" w:author="Sarah Hoffman" w:date="2022-11-05T22:15:00Z">
        <w:r w:rsidR="00852C98" w:rsidRPr="00016895">
          <w:rPr>
            <w:bCs/>
            <w:iCs/>
            <w:sz w:val="24"/>
            <w:szCs w:val="24"/>
          </w:rPr>
          <w:t>O</w:t>
        </w:r>
      </w:ins>
      <w:ins w:id="726" w:author="Sarah Hoffman" w:date="2022-11-05T22:14:00Z">
        <w:r w:rsidR="00852C98" w:rsidRPr="008D7B40">
          <w:rPr>
            <w:bCs/>
            <w:iCs/>
            <w:sz w:val="24"/>
            <w:szCs w:val="24"/>
          </w:rPr>
          <w:t xml:space="preserve">ver 30 separate runs were made using FVS and WRDM for the final analysis. All input data files, output data files, and log files can be found at </w:t>
        </w:r>
        <w:r w:rsidR="00852C98" w:rsidRPr="00016895">
          <w:rPr>
            <w:bCs/>
            <w:iCs/>
            <w:sz w:val="24"/>
            <w:szCs w:val="24"/>
          </w:rPr>
          <w:t>https://github.com/mcmurtrs/WoodsCreekFVS</w:t>
        </w:r>
      </w:ins>
    </w:p>
    <w:p w14:paraId="54A1CE2C" w14:textId="5FE237B0" w:rsidR="00E43978" w:rsidRPr="00016895" w:rsidRDefault="00E43978" w:rsidP="008D7B40">
      <w:pPr>
        <w:shd w:val="clear" w:color="auto" w:fill="FFFFFF"/>
        <w:spacing w:after="240" w:line="480" w:lineRule="auto"/>
        <w:ind w:firstLine="720"/>
        <w:rPr>
          <w:bCs/>
          <w:iCs/>
          <w:sz w:val="24"/>
          <w:szCs w:val="24"/>
        </w:rPr>
      </w:pPr>
    </w:p>
    <w:p w14:paraId="5E6F52D6" w14:textId="5C9591C6" w:rsidR="00E43978" w:rsidRDefault="00000000">
      <w:pPr>
        <w:spacing w:line="480" w:lineRule="auto"/>
        <w:ind w:firstLine="720"/>
      </w:pPr>
      <w:r>
        <w:rPr>
          <w:iCs/>
          <w:sz w:val="24"/>
          <w:szCs w:val="24"/>
          <w:highlight w:val="white"/>
        </w:rPr>
        <w:t xml:space="preserve">For the WRDM, </w:t>
      </w:r>
      <w:r>
        <w:rPr>
          <w:i/>
          <w:sz w:val="24"/>
          <w:szCs w:val="24"/>
          <w:highlight w:val="white"/>
        </w:rPr>
        <w:t>Phellinus</w:t>
      </w:r>
      <w:r>
        <w:rPr>
          <w:sz w:val="24"/>
          <w:szCs w:val="24"/>
          <w:highlight w:val="white"/>
        </w:rPr>
        <w:t xml:space="preserve"> root disease was used for the root disease type. The keyword and number for this was RRTYPE = 4. Total stand area in acres was set to 0.5 as each of the 5 plots within each stand was 0.1 acres.</w:t>
      </w:r>
      <w:r>
        <w:rPr>
          <w:sz w:val="24"/>
          <w:szCs w:val="24"/>
        </w:rPr>
        <w:t xml:space="preserve"> The default value of 25% (0.125 acres) was used for total root disease areas. Number of root disease centers was set to the default value of 20. The number of infected and uninfected trees in disease centers was set at the default value of 50%. Level of root system infected was set at the default value of 10% (David</w:t>
      </w:r>
      <w:ins w:id="727" w:author="Sarah Hoffman" w:date="2022-11-05T22:08:00Z">
        <w:r w:rsidR="00E22EF4">
          <w:rPr>
            <w:sz w:val="24"/>
            <w:szCs w:val="24"/>
          </w:rPr>
          <w:t>,</w:t>
        </w:r>
      </w:ins>
      <w:r>
        <w:rPr>
          <w:sz w:val="24"/>
          <w:szCs w:val="24"/>
        </w:rPr>
        <w:t xml:space="preserve"> 2018).</w:t>
      </w:r>
      <w:r>
        <w:rPr>
          <w:sz w:val="24"/>
          <w:szCs w:val="24"/>
          <w:highlight w:val="white"/>
        </w:rPr>
        <w:t xml:space="preserve"> Default parameters were used regarding bark beetles considering that the Douglas-fir beetle (</w:t>
      </w:r>
      <w:proofErr w:type="spellStart"/>
      <w:r>
        <w:rPr>
          <w:i/>
          <w:sz w:val="24"/>
          <w:szCs w:val="24"/>
          <w:highlight w:val="white"/>
        </w:rPr>
        <w:t>Dendroctonus</w:t>
      </w:r>
      <w:proofErr w:type="spellEnd"/>
      <w:r>
        <w:rPr>
          <w:i/>
          <w:sz w:val="24"/>
          <w:szCs w:val="24"/>
          <w:highlight w:val="white"/>
        </w:rPr>
        <w:t xml:space="preserve"> </w:t>
      </w:r>
      <w:proofErr w:type="spellStart"/>
      <w:r>
        <w:rPr>
          <w:i/>
          <w:sz w:val="24"/>
          <w:szCs w:val="24"/>
          <w:highlight w:val="white"/>
        </w:rPr>
        <w:t>pseudotsugae</w:t>
      </w:r>
      <w:proofErr w:type="spellEnd"/>
      <w:r>
        <w:rPr>
          <w:sz w:val="24"/>
          <w:szCs w:val="24"/>
          <w:highlight w:val="white"/>
        </w:rPr>
        <w:t xml:space="preserve"> Hopkins) occurs throughout the </w:t>
      </w:r>
      <w:del w:id="728" w:author="LeBoldus, Jared" w:date="2022-11-04T09:59:00Z">
        <w:r>
          <w:rPr>
            <w:sz w:val="24"/>
            <w:szCs w:val="24"/>
            <w:highlight w:val="white"/>
          </w:rPr>
          <w:delText xml:space="preserve">extensive </w:delText>
        </w:r>
      </w:del>
      <w:r>
        <w:rPr>
          <w:sz w:val="24"/>
          <w:szCs w:val="24"/>
          <w:highlight w:val="white"/>
        </w:rPr>
        <w:t xml:space="preserve">range of </w:t>
      </w:r>
      <w:r>
        <w:rPr>
          <w:sz w:val="24"/>
          <w:szCs w:val="24"/>
        </w:rPr>
        <w:t>Douglas-fir</w:t>
      </w:r>
      <w:r>
        <w:rPr>
          <w:i/>
          <w:sz w:val="24"/>
          <w:szCs w:val="24"/>
        </w:rPr>
        <w:t xml:space="preserve"> </w:t>
      </w:r>
      <w:r>
        <w:rPr>
          <w:sz w:val="24"/>
          <w:szCs w:val="24"/>
        </w:rPr>
        <w:t xml:space="preserve">(Furniss and </w:t>
      </w:r>
      <w:proofErr w:type="spellStart"/>
      <w:r>
        <w:rPr>
          <w:sz w:val="24"/>
          <w:szCs w:val="24"/>
        </w:rPr>
        <w:t>Kegley</w:t>
      </w:r>
      <w:proofErr w:type="spellEnd"/>
      <w:r>
        <w:rPr>
          <w:sz w:val="24"/>
          <w:szCs w:val="24"/>
        </w:rPr>
        <w:t>, 2014).</w:t>
      </w:r>
      <w:r>
        <w:rPr>
          <w:i/>
          <w:sz w:val="24"/>
          <w:szCs w:val="24"/>
        </w:rPr>
        <w:t xml:space="preserve"> </w:t>
      </w:r>
    </w:p>
    <w:p w14:paraId="2B168679" w14:textId="77777777" w:rsidR="00E43978" w:rsidRDefault="00E43978">
      <w:pPr>
        <w:spacing w:line="480" w:lineRule="auto"/>
        <w:rPr>
          <w:sz w:val="24"/>
          <w:szCs w:val="24"/>
        </w:rPr>
      </w:pPr>
    </w:p>
    <w:p w14:paraId="1A318888" w14:textId="77777777" w:rsidR="00E43978" w:rsidRDefault="00000000">
      <w:pPr>
        <w:spacing w:line="480" w:lineRule="auto"/>
      </w:pPr>
      <w:r>
        <w:rPr>
          <w:b/>
          <w:sz w:val="24"/>
          <w:szCs w:val="24"/>
        </w:rPr>
        <w:t xml:space="preserve">2.2 Apiary hardwood rotation study </w:t>
      </w:r>
    </w:p>
    <w:p w14:paraId="794F8233" w14:textId="7A649AF5" w:rsidR="00E43978" w:rsidRDefault="00000000">
      <w:pPr>
        <w:spacing w:line="480" w:lineRule="auto"/>
        <w:rPr>
          <w:ins w:id="729" w:author="Sarah Hoffman" w:date="2022-11-05T22:18:00Z"/>
          <w:b/>
          <w:sz w:val="24"/>
          <w:szCs w:val="24"/>
        </w:rPr>
      </w:pPr>
      <w:r>
        <w:rPr>
          <w:b/>
          <w:sz w:val="24"/>
          <w:szCs w:val="24"/>
        </w:rPr>
        <w:t>2.2.1 Study area</w:t>
      </w:r>
    </w:p>
    <w:p w14:paraId="2EA2A744" w14:textId="7C9DB61A" w:rsidR="00C26AEC" w:rsidRDefault="00420A49" w:rsidP="00420A49">
      <w:pPr>
        <w:spacing w:line="480" w:lineRule="auto"/>
        <w:ind w:firstLine="720"/>
        <w:rPr>
          <w:ins w:id="730" w:author="Sarah Hoffman" w:date="2022-11-06T12:22:00Z"/>
          <w:sz w:val="24"/>
          <w:szCs w:val="24"/>
        </w:rPr>
      </w:pPr>
      <w:ins w:id="731" w:author="Sarah Hoffman" w:date="2022-11-06T12:27:00Z">
        <w:r>
          <w:rPr>
            <w:sz w:val="24"/>
            <w:szCs w:val="24"/>
          </w:rPr>
          <w:lastRenderedPageBreak/>
          <w:t>.</w:t>
        </w:r>
        <w:commentRangeStart w:id="732"/>
        <w:commentRangeEnd w:id="732"/>
        <w:r>
          <w:commentReference w:id="732"/>
        </w:r>
      </w:ins>
      <w:ins w:id="733" w:author="Sarah Hoffman" w:date="2022-11-06T12:22:00Z">
        <w:r w:rsidR="00C26AEC">
          <w:rPr>
            <w:sz w:val="24"/>
            <w:szCs w:val="24"/>
          </w:rPr>
          <w:t xml:space="preserve">14 ha of privately owned forest land in the Oregon coast range near the town of Apiary in NW Oregon, USA (latitude: </w:t>
        </w:r>
        <w:r w:rsidR="00C26AEC" w:rsidRPr="007775B1">
          <w:rPr>
            <w:color w:val="000000"/>
            <w:sz w:val="24"/>
            <w:szCs w:val="24"/>
          </w:rPr>
          <w:t>46.002</w:t>
        </w:r>
        <w:r w:rsidR="00C26AEC">
          <w:rPr>
            <w:color w:val="000000"/>
            <w:sz w:val="24"/>
            <w:szCs w:val="24"/>
          </w:rPr>
          <w:t xml:space="preserve">, longitude: </w:t>
        </w:r>
        <w:r w:rsidR="00C26AEC" w:rsidRPr="007775B1">
          <w:rPr>
            <w:color w:val="000000"/>
            <w:sz w:val="24"/>
            <w:szCs w:val="24"/>
          </w:rPr>
          <w:t>-123.07975</w:t>
        </w:r>
        <w:r w:rsidR="00C26AEC">
          <w:rPr>
            <w:sz w:val="24"/>
            <w:szCs w:val="24"/>
          </w:rPr>
          <w:t>).</w:t>
        </w:r>
      </w:ins>
      <w:ins w:id="734" w:author="Sarah Hoffman" w:date="2022-11-06T12:24:00Z">
        <w:r w:rsidR="00C26AEC">
          <w:rPr>
            <w:sz w:val="24"/>
            <w:szCs w:val="24"/>
          </w:rPr>
          <w:t xml:space="preserve"> </w:t>
        </w:r>
        <w:r w:rsidR="00C26AEC">
          <w:rPr>
            <w:sz w:val="24"/>
            <w:szCs w:val="24"/>
          </w:rPr>
          <w:t>The stand was situated on a 15% NE aspect slope with a mean elevation of 335 m</w:t>
        </w:r>
      </w:ins>
      <w:ins w:id="735" w:author="Sarah Hoffman" w:date="2022-11-06T12:25:00Z">
        <w:r w:rsidR="00C26AEC">
          <w:rPr>
            <w:sz w:val="24"/>
            <w:szCs w:val="24"/>
          </w:rPr>
          <w:t xml:space="preserve"> </w:t>
        </w:r>
        <w:r w:rsidR="00C26AEC">
          <w:rPr>
            <w:sz w:val="24"/>
            <w:szCs w:val="24"/>
          </w:rPr>
          <w:t xml:space="preserve">and was selected based on the high </w:t>
        </w:r>
        <w:proofErr w:type="spellStart"/>
        <w:r w:rsidR="00C26AEC">
          <w:rPr>
            <w:sz w:val="24"/>
            <w:szCs w:val="24"/>
          </w:rPr>
          <w:t>incidece</w:t>
        </w:r>
        <w:proofErr w:type="spellEnd"/>
        <w:r w:rsidR="00C26AEC">
          <w:rPr>
            <w:sz w:val="24"/>
            <w:szCs w:val="24"/>
          </w:rPr>
          <w:t xml:space="preserve"> of LRR</w:t>
        </w:r>
      </w:ins>
      <w:ins w:id="736" w:author="Sarah Hoffman" w:date="2022-11-06T12:24:00Z">
        <w:r w:rsidR="00C26AEC">
          <w:rPr>
            <w:sz w:val="24"/>
            <w:szCs w:val="24"/>
          </w:rPr>
          <w:t xml:space="preserve"> (</w:t>
        </w:r>
        <w:proofErr w:type="spellStart"/>
        <w:r w:rsidR="00C26AEC">
          <w:rPr>
            <w:sz w:val="24"/>
            <w:szCs w:val="24"/>
          </w:rPr>
          <w:t>Thies</w:t>
        </w:r>
        <w:proofErr w:type="spellEnd"/>
        <w:r w:rsidR="00C26AEC">
          <w:rPr>
            <w:sz w:val="24"/>
            <w:szCs w:val="24"/>
          </w:rPr>
          <w:t xml:space="preserve"> &amp; </w:t>
        </w:r>
        <w:proofErr w:type="spellStart"/>
        <w:r w:rsidR="00C26AEC">
          <w:rPr>
            <w:sz w:val="24"/>
            <w:szCs w:val="24"/>
          </w:rPr>
          <w:t>Westlind</w:t>
        </w:r>
        <w:proofErr w:type="spellEnd"/>
        <w:r w:rsidR="00C26AEC">
          <w:rPr>
            <w:sz w:val="24"/>
            <w:szCs w:val="24"/>
          </w:rPr>
          <w:t>, 2005)</w:t>
        </w:r>
        <w:r w:rsidR="00C26AEC">
          <w:rPr>
            <w:sz w:val="24"/>
            <w:szCs w:val="24"/>
          </w:rPr>
          <w:t>.</w:t>
        </w:r>
      </w:ins>
      <w:ins w:id="737" w:author="Sarah Hoffman" w:date="2022-11-06T12:22:00Z">
        <w:r w:rsidR="00C26AEC">
          <w:rPr>
            <w:sz w:val="24"/>
            <w:szCs w:val="24"/>
          </w:rPr>
          <w:t xml:space="preserve"> </w:t>
        </w:r>
        <w:r w:rsidR="00C26AEC" w:rsidRPr="00C26AEC">
          <w:rPr>
            <w:sz w:val="24"/>
            <w:szCs w:val="24"/>
          </w:rPr>
          <w:t xml:space="preserve">Prior to this study, the site had a predominately Douglas-fir natural regeneration, with </w:t>
        </w:r>
        <w:r w:rsidR="00C26AEC">
          <w:rPr>
            <w:sz w:val="24"/>
            <w:szCs w:val="24"/>
          </w:rPr>
          <w:t xml:space="preserve">fewer </w:t>
        </w:r>
        <w:r w:rsidR="00C26AEC" w:rsidRPr="00C26AEC">
          <w:rPr>
            <w:sz w:val="24"/>
            <w:szCs w:val="24"/>
          </w:rPr>
          <w:t>amounts of Western hemlock, western red cedar, choke cherry, and red alder</w:t>
        </w:r>
        <w:r w:rsidR="00C26AEC">
          <w:rPr>
            <w:sz w:val="24"/>
            <w:szCs w:val="24"/>
          </w:rPr>
          <w:t xml:space="preserve"> (</w:t>
        </w:r>
        <w:proofErr w:type="spellStart"/>
        <w:r w:rsidR="00C26AEC">
          <w:rPr>
            <w:sz w:val="24"/>
            <w:szCs w:val="24"/>
          </w:rPr>
          <w:t>Thies</w:t>
        </w:r>
        <w:proofErr w:type="spellEnd"/>
        <w:r w:rsidR="00C26AEC">
          <w:rPr>
            <w:sz w:val="24"/>
            <w:szCs w:val="24"/>
          </w:rPr>
          <w:t xml:space="preserve"> &amp; </w:t>
        </w:r>
        <w:proofErr w:type="spellStart"/>
        <w:r w:rsidR="00C26AEC">
          <w:rPr>
            <w:sz w:val="24"/>
            <w:szCs w:val="24"/>
          </w:rPr>
          <w:t>Westlind</w:t>
        </w:r>
        <w:proofErr w:type="spellEnd"/>
        <w:r w:rsidR="00C26AEC">
          <w:rPr>
            <w:sz w:val="24"/>
            <w:szCs w:val="24"/>
          </w:rPr>
          <w:t>, 2005).</w:t>
        </w:r>
        <w:r w:rsidR="00C26AEC" w:rsidRPr="00C26AEC">
          <w:rPr>
            <w:sz w:val="24"/>
            <w:szCs w:val="24"/>
          </w:rPr>
          <w:t xml:space="preserve"> </w:t>
        </w:r>
        <w:r w:rsidR="00C26AEC">
          <w:rPr>
            <w:sz w:val="24"/>
            <w:szCs w:val="24"/>
          </w:rPr>
          <w:t xml:space="preserve">Mean annual precipitation ranged from 1500 – 1600 mm. Mean annual temperature ranged from 4 - 10°C (PRISM Climate Group, Oregon State University, 2018). The soil is a </w:t>
        </w:r>
        <w:proofErr w:type="spellStart"/>
        <w:r w:rsidR="00C26AEC">
          <w:rPr>
            <w:sz w:val="24"/>
            <w:szCs w:val="24"/>
          </w:rPr>
          <w:t>Bacona</w:t>
        </w:r>
        <w:proofErr w:type="spellEnd"/>
        <w:r w:rsidR="00C26AEC">
          <w:rPr>
            <w:sz w:val="24"/>
            <w:szCs w:val="24"/>
          </w:rPr>
          <w:t xml:space="preserve"> silt loam with a surface layer of dark brown silt loam (</w:t>
        </w:r>
        <w:proofErr w:type="spellStart"/>
        <w:r w:rsidR="00C26AEC">
          <w:rPr>
            <w:sz w:val="24"/>
            <w:szCs w:val="24"/>
          </w:rPr>
          <w:t>Thies</w:t>
        </w:r>
        <w:proofErr w:type="spellEnd"/>
        <w:r w:rsidR="00C26AEC">
          <w:rPr>
            <w:sz w:val="24"/>
            <w:szCs w:val="24"/>
          </w:rPr>
          <w:t xml:space="preserve"> &amp; </w:t>
        </w:r>
        <w:proofErr w:type="spellStart"/>
        <w:r w:rsidR="00C26AEC">
          <w:rPr>
            <w:sz w:val="24"/>
            <w:szCs w:val="24"/>
          </w:rPr>
          <w:t>Westlind</w:t>
        </w:r>
        <w:proofErr w:type="spellEnd"/>
        <w:r w:rsidR="00C26AEC">
          <w:rPr>
            <w:sz w:val="24"/>
            <w:szCs w:val="24"/>
          </w:rPr>
          <w:t xml:space="preserve"> 2005; Langridge 1987)</w:t>
        </w:r>
      </w:ins>
      <w:ins w:id="738" w:author="Sarah Hoffman" w:date="2022-11-06T12:30:00Z">
        <w:r>
          <w:rPr>
            <w:sz w:val="24"/>
            <w:szCs w:val="24"/>
          </w:rPr>
          <w:t>.</w:t>
        </w:r>
      </w:ins>
    </w:p>
    <w:p w14:paraId="7095D2A1" w14:textId="77777777" w:rsidR="00E43978" w:rsidRDefault="00000000">
      <w:pPr>
        <w:spacing w:line="480" w:lineRule="auto"/>
        <w:ind w:firstLine="720"/>
        <w:rPr>
          <w:sz w:val="24"/>
          <w:szCs w:val="24"/>
        </w:rPr>
      </w:pPr>
      <w:del w:id="739" w:author="LeBoldus, Jared" w:date="2022-11-04T10:05:00Z">
        <w:r>
          <w:rPr>
            <w:sz w:val="24"/>
            <w:szCs w:val="24"/>
          </w:rPr>
          <w:delText xml:space="preserve">Like the Woods Creek study area, this location was also selected based on high incidence of LRR. </w:delText>
        </w:r>
      </w:del>
      <w:r>
        <w:rPr>
          <w:sz w:val="24"/>
          <w:szCs w:val="24"/>
        </w:rPr>
        <w:t xml:space="preserve">In March of 1973, the </w:t>
      </w:r>
      <w:del w:id="740" w:author="LeBoldus, Jared" w:date="2022-11-04T10:08:00Z">
        <w:r>
          <w:rPr>
            <w:sz w:val="24"/>
            <w:szCs w:val="24"/>
          </w:rPr>
          <w:delText xml:space="preserve">experimental </w:delText>
        </w:r>
      </w:del>
      <w:ins w:id="741" w:author="LeBoldus, Jared" w:date="2022-11-04T10:08:00Z">
        <w:r>
          <w:rPr>
            <w:sz w:val="24"/>
            <w:szCs w:val="24"/>
          </w:rPr>
          <w:t xml:space="preserve">trial </w:t>
        </w:r>
      </w:ins>
      <w:r>
        <w:rPr>
          <w:rFonts w:eastAsia="NSimSun" w:cs="Lucida Sans"/>
          <w:kern w:val="2"/>
          <w:sz w:val="24"/>
          <w:szCs w:val="24"/>
          <w:lang w:val="en-US" w:eastAsia="zh-CN" w:bidi="hi-IN"/>
        </w:rPr>
        <w:t>area</w:t>
      </w:r>
      <w:r>
        <w:rPr>
          <w:sz w:val="24"/>
          <w:szCs w:val="24"/>
        </w:rPr>
        <w:t xml:space="preserve"> was delimited by establishing a grid of stakes at</w:t>
      </w:r>
      <w:ins w:id="742" w:author="LeBoldus, Jared" w:date="2022-11-04T10:05:00Z">
        <w:r>
          <w:rPr>
            <w:sz w:val="24"/>
            <w:szCs w:val="24"/>
          </w:rPr>
          <w:t xml:space="preserve"> ca</w:t>
        </w:r>
      </w:ins>
      <w:ins w:id="743" w:author="LeBoldus, Jared" w:date="2022-11-04T10:06:00Z">
        <w:r>
          <w:rPr>
            <w:sz w:val="24"/>
            <w:szCs w:val="24"/>
          </w:rPr>
          <w:t>.</w:t>
        </w:r>
      </w:ins>
      <w:r>
        <w:rPr>
          <w:sz w:val="24"/>
          <w:szCs w:val="24"/>
        </w:rPr>
        <w:t xml:space="preserve"> 2-chain (40 m) intervals running NE-SW and S</w:t>
      </w:r>
      <w:r>
        <w:rPr>
          <w:rFonts w:eastAsia="NSimSun" w:cs="Lucida Sans"/>
          <w:kern w:val="2"/>
          <w:sz w:val="24"/>
          <w:szCs w:val="24"/>
          <w:lang w:val="en-US" w:eastAsia="zh-CN" w:bidi="hi-IN"/>
        </w:rPr>
        <w:t xml:space="preserve">E-NW. </w:t>
      </w:r>
      <w:r>
        <w:rPr>
          <w:sz w:val="24"/>
          <w:szCs w:val="24"/>
        </w:rPr>
        <w:t xml:space="preserve">Each </w:t>
      </w:r>
      <w:del w:id="744" w:author="LeBoldus, Jared" w:date="2022-11-04T10:08:00Z">
        <w:r>
          <w:rPr>
            <w:sz w:val="24"/>
            <w:szCs w:val="24"/>
          </w:rPr>
          <w:delText xml:space="preserve">grid </w:delText>
        </w:r>
      </w:del>
      <w:ins w:id="745" w:author="LeBoldus, Jared" w:date="2022-11-04T10:08:00Z">
        <w:r>
          <w:rPr>
            <w:sz w:val="24"/>
            <w:szCs w:val="24"/>
          </w:rPr>
          <w:t xml:space="preserve">block in the grid </w:t>
        </w:r>
      </w:ins>
      <w:del w:id="746" w:author="LeBoldus, Jared" w:date="2022-11-04T10:08:00Z">
        <w:r>
          <w:rPr>
            <w:sz w:val="24"/>
            <w:szCs w:val="24"/>
          </w:rPr>
          <w:delText xml:space="preserve">block </w:delText>
        </w:r>
      </w:del>
      <w:r>
        <w:rPr>
          <w:sz w:val="24"/>
          <w:szCs w:val="24"/>
        </w:rPr>
        <w:t xml:space="preserve">was surveyed for evidence of laminated root rot, with each stump, log, or tree showing signs or symptoms recorded along with its diameter, </w:t>
      </w:r>
      <w:r>
        <w:rPr>
          <w:rFonts w:eastAsia="NSimSun" w:cs="Lucida Sans"/>
          <w:kern w:val="2"/>
          <w:sz w:val="24"/>
          <w:szCs w:val="24"/>
          <w:lang w:val="en-US" w:eastAsia="zh-CN" w:bidi="hi-IN"/>
        </w:rPr>
        <w:t>location relative to chain grid,</w:t>
      </w:r>
      <w:r>
        <w:rPr>
          <w:sz w:val="24"/>
          <w:szCs w:val="24"/>
        </w:rPr>
        <w:t xml:space="preserve"> and approximate date of </w:t>
      </w:r>
      <w:r>
        <w:rPr>
          <w:rFonts w:eastAsia="NSimSun" w:cs="Lucida Sans"/>
          <w:kern w:val="2"/>
          <w:sz w:val="24"/>
          <w:szCs w:val="24"/>
          <w:lang w:val="en-US" w:eastAsia="zh-CN" w:bidi="hi-IN"/>
        </w:rPr>
        <w:t>mortality</w:t>
      </w:r>
      <w:r>
        <w:rPr>
          <w:sz w:val="24"/>
          <w:szCs w:val="24"/>
        </w:rPr>
        <w:t xml:space="preserve">. Signs and symptoms included </w:t>
      </w:r>
      <w:r>
        <w:rPr>
          <w:rFonts w:eastAsia="NSimSun" w:cs="Lucida Sans"/>
          <w:kern w:val="2"/>
          <w:sz w:val="24"/>
          <w:szCs w:val="24"/>
          <w:lang w:val="en-US" w:eastAsia="zh-CN" w:bidi="hi-IN"/>
        </w:rPr>
        <w:t>crescent-shaped decay pockets extending from bole to roots</w:t>
      </w:r>
      <w:r>
        <w:rPr>
          <w:sz w:val="24"/>
          <w:szCs w:val="24"/>
        </w:rPr>
        <w:t xml:space="preserve">, ring lamination, and presence of </w:t>
      </w:r>
      <w:proofErr w:type="spellStart"/>
      <w:r>
        <w:rPr>
          <w:sz w:val="24"/>
          <w:szCs w:val="24"/>
        </w:rPr>
        <w:t>setal</w:t>
      </w:r>
      <w:proofErr w:type="spellEnd"/>
      <w:r>
        <w:rPr>
          <w:sz w:val="24"/>
          <w:szCs w:val="24"/>
        </w:rPr>
        <w:t xml:space="preserve"> hyphae (Hansen 1979). The site was </w:t>
      </w:r>
      <w:del w:id="747" w:author="LeBoldus, Jared" w:date="2022-11-04T10:07:00Z">
        <w:r>
          <w:rPr>
            <w:sz w:val="24"/>
            <w:szCs w:val="24"/>
          </w:rPr>
          <w:delText xml:space="preserve">harvested </w:delText>
        </w:r>
      </w:del>
      <w:ins w:id="748" w:author="LeBoldus, Jared" w:date="2022-11-04T10:07:00Z">
        <w:r>
          <w:rPr>
            <w:sz w:val="24"/>
            <w:szCs w:val="24"/>
          </w:rPr>
          <w:t xml:space="preserve">clear cut </w:t>
        </w:r>
      </w:ins>
      <w:r>
        <w:rPr>
          <w:sz w:val="24"/>
          <w:szCs w:val="24"/>
        </w:rPr>
        <w:t xml:space="preserve">in the autumn of 1973, at which point cut stumps were </w:t>
      </w:r>
      <w:del w:id="749" w:author="LeBoldus, Jared" w:date="2022-11-04T10:07:00Z">
        <w:r>
          <w:rPr>
            <w:sz w:val="24"/>
            <w:szCs w:val="24"/>
          </w:rPr>
          <w:delText>surveyed for presence of laminated root rot and recorded as before.</w:delText>
        </w:r>
      </w:del>
      <w:ins w:id="750" w:author="LeBoldus, Jared" w:date="2022-11-04T10:07:00Z">
        <w:r>
          <w:rPr>
            <w:sz w:val="24"/>
            <w:szCs w:val="24"/>
          </w:rPr>
          <w:t>resurveyed for LRR as describ</w:t>
        </w:r>
      </w:ins>
      <w:ins w:id="751" w:author="LeBoldus, Jared" w:date="2022-11-04T10:09:00Z">
        <w:r>
          <w:rPr>
            <w:sz w:val="24"/>
            <w:szCs w:val="24"/>
          </w:rPr>
          <w:t>e</w:t>
        </w:r>
      </w:ins>
      <w:ins w:id="752" w:author="LeBoldus, Jared" w:date="2022-11-04T10:07:00Z">
        <w:r>
          <w:rPr>
            <w:sz w:val="24"/>
            <w:szCs w:val="24"/>
          </w:rPr>
          <w:t>d above.</w:t>
        </w:r>
      </w:ins>
      <w:r>
        <w:rPr>
          <w:sz w:val="24"/>
          <w:szCs w:val="24"/>
        </w:rPr>
        <w:t xml:space="preserve"> </w:t>
      </w:r>
      <w:r>
        <w:rPr>
          <w:rFonts w:eastAsia="NSimSun" w:cs="Lucida Sans"/>
          <w:kern w:val="2"/>
          <w:sz w:val="24"/>
          <w:szCs w:val="24"/>
          <w:lang w:val="en-US" w:eastAsia="zh-CN" w:bidi="hi-IN"/>
        </w:rPr>
        <w:t>S</w:t>
      </w:r>
      <w:r>
        <w:rPr>
          <w:sz w:val="24"/>
          <w:szCs w:val="24"/>
        </w:rPr>
        <w:t xml:space="preserve">lash </w:t>
      </w:r>
      <w:r>
        <w:rPr>
          <w:rFonts w:eastAsia="NSimSun" w:cs="Lucida Sans"/>
          <w:kern w:val="2"/>
          <w:sz w:val="24"/>
          <w:szCs w:val="24"/>
          <w:lang w:val="en-US" w:eastAsia="zh-CN" w:bidi="hi-IN"/>
        </w:rPr>
        <w:t xml:space="preserve">was broadcast burned in </w:t>
      </w:r>
      <w:r>
        <w:rPr>
          <w:sz w:val="24"/>
          <w:szCs w:val="24"/>
        </w:rPr>
        <w:t xml:space="preserve">the spring of 1974.  </w:t>
      </w:r>
    </w:p>
    <w:p w14:paraId="3EBE5A5B" w14:textId="77777777" w:rsidR="00E43978" w:rsidRDefault="00E43978">
      <w:pPr>
        <w:spacing w:line="480" w:lineRule="auto"/>
        <w:ind w:firstLine="720"/>
        <w:rPr>
          <w:sz w:val="24"/>
          <w:szCs w:val="24"/>
        </w:rPr>
      </w:pPr>
    </w:p>
    <w:p w14:paraId="279D363E" w14:textId="77777777" w:rsidR="00E43978" w:rsidRDefault="00000000">
      <w:pPr>
        <w:spacing w:line="480" w:lineRule="auto"/>
        <w:rPr>
          <w:ins w:id="753" w:author="LeBoldus, Jared" w:date="2022-11-04T10:14:00Z"/>
          <w:b/>
          <w:bCs/>
          <w:sz w:val="24"/>
          <w:szCs w:val="24"/>
        </w:rPr>
      </w:pPr>
      <w:r>
        <w:rPr>
          <w:b/>
          <w:bCs/>
          <w:sz w:val="24"/>
          <w:szCs w:val="24"/>
        </w:rPr>
        <w:t xml:space="preserve">2.2.2 </w:t>
      </w:r>
      <w:del w:id="754" w:author="LeBoldus, Jared" w:date="2022-11-04T10:15:00Z">
        <w:r>
          <w:rPr>
            <w:b/>
            <w:bCs/>
            <w:sz w:val="24"/>
            <w:szCs w:val="24"/>
          </w:rPr>
          <w:delText>Plot network</w:delText>
        </w:r>
      </w:del>
      <w:ins w:id="755" w:author="LeBoldus, Jared" w:date="2022-11-04T10:15:00Z">
        <w:r>
          <w:rPr>
            <w:b/>
            <w:bCs/>
            <w:sz w:val="24"/>
            <w:szCs w:val="24"/>
          </w:rPr>
          <w:t>Experimental Design</w:t>
        </w:r>
      </w:ins>
    </w:p>
    <w:p w14:paraId="5536B28D" w14:textId="08EB0AB5" w:rsidR="00E43978" w:rsidRDefault="00000000">
      <w:pPr>
        <w:spacing w:line="480" w:lineRule="auto"/>
        <w:rPr>
          <w:del w:id="756" w:author="LeBoldus, Jared" w:date="2022-11-04T10:35:00Z"/>
          <w:rFonts w:eastAsia="NSimSun" w:cs="Lucida Sans"/>
          <w:kern w:val="2"/>
          <w:sz w:val="24"/>
          <w:szCs w:val="24"/>
          <w:lang w:val="en-US" w:eastAsia="zh-CN" w:bidi="hi-IN"/>
        </w:rPr>
      </w:pPr>
      <w:ins w:id="757" w:author="LeBoldus, Jared" w:date="2022-11-04T10:15:00Z">
        <w:r>
          <w:rPr>
            <w:sz w:val="24"/>
            <w:szCs w:val="24"/>
          </w:rPr>
          <w:lastRenderedPageBreak/>
          <w:tab/>
          <w:t xml:space="preserve">The experimental design was a randomized complete block design with </w:t>
        </w:r>
      </w:ins>
      <w:ins w:id="758" w:author="LeBoldus, Jared" w:date="2022-11-04T10:16:00Z">
        <w:r>
          <w:rPr>
            <w:sz w:val="24"/>
            <w:szCs w:val="24"/>
          </w:rPr>
          <w:t>five blocks</w:t>
        </w:r>
      </w:ins>
      <w:ins w:id="759" w:author="LeBoldus, Jared" w:date="2022-11-04T10:17:00Z">
        <w:r>
          <w:rPr>
            <w:sz w:val="24"/>
            <w:szCs w:val="24"/>
          </w:rPr>
          <w:t xml:space="preserve">. Blocking occurred </w:t>
        </w:r>
      </w:ins>
      <w:ins w:id="760" w:author="LeBoldus, Jared" w:date="2022-11-04T10:19:00Z">
        <w:r>
          <w:rPr>
            <w:sz w:val="24"/>
            <w:szCs w:val="24"/>
          </w:rPr>
          <w:t>based on the</w:t>
        </w:r>
      </w:ins>
      <w:ins w:id="761" w:author="LeBoldus, Jared" w:date="2022-11-04T10:17:00Z">
        <w:r>
          <w:rPr>
            <w:sz w:val="24"/>
            <w:szCs w:val="24"/>
          </w:rPr>
          <w:t xml:space="preserve"> incidence of LRR</w:t>
        </w:r>
      </w:ins>
      <w:ins w:id="762" w:author="LeBoldus, Jared" w:date="2022-11-04T10:19:00Z">
        <w:r>
          <w:rPr>
            <w:sz w:val="24"/>
            <w:szCs w:val="24"/>
          </w:rPr>
          <w:t>.</w:t>
        </w:r>
      </w:ins>
      <w:ins w:id="763" w:author="LeBoldus, Jared" w:date="2022-11-04T10:20:00Z">
        <w:r>
          <w:rPr>
            <w:sz w:val="24"/>
            <w:szCs w:val="24"/>
          </w:rPr>
          <w:t xml:space="preserve"> Five treatments were randomly assigned </w:t>
        </w:r>
      </w:ins>
      <w:ins w:id="764" w:author="LeBoldus, Jared" w:date="2022-11-04T10:21:00Z">
        <w:r>
          <w:rPr>
            <w:sz w:val="24"/>
            <w:szCs w:val="24"/>
          </w:rPr>
          <w:t xml:space="preserve">blocks, with each treatment by block combination occurring </w:t>
        </w:r>
      </w:ins>
      <w:ins w:id="765" w:author="LeBoldus, Jared" w:date="2022-11-04T10:28:00Z">
        <w:r>
          <w:rPr>
            <w:sz w:val="24"/>
            <w:szCs w:val="24"/>
          </w:rPr>
          <w:t>five times. The treatments consisted of</w:t>
        </w:r>
      </w:ins>
      <w:ins w:id="766" w:author="LeBoldus, Jared" w:date="2022-11-04T10:29:00Z">
        <w:r>
          <w:rPr>
            <w:sz w:val="24"/>
            <w:szCs w:val="24"/>
          </w:rPr>
          <w:t>:</w:t>
        </w:r>
      </w:ins>
      <w:ins w:id="767" w:author="LeBoldus, Jared" w:date="2022-11-04T10:30:00Z">
        <w:r>
          <w:rPr>
            <w:sz w:val="24"/>
            <w:szCs w:val="24"/>
          </w:rPr>
          <w:t xml:space="preserve"> </w:t>
        </w:r>
        <w:r>
          <w:rPr>
            <w:rFonts w:eastAsia="NSimSun" w:cs="Lucida Sans"/>
            <w:kern w:val="2"/>
            <w:sz w:val="24"/>
            <w:szCs w:val="24"/>
            <w:lang w:val="en-US" w:eastAsia="zh-CN" w:bidi="hi-IN"/>
          </w:rPr>
          <w:t>A) 12</w:t>
        </w:r>
      </w:ins>
      <w:ins w:id="768" w:author="Sarah Hoffman" w:date="2022-11-06T12:30:00Z">
        <w:r w:rsidR="00420A49">
          <w:rPr>
            <w:rFonts w:eastAsia="NSimSun" w:cs="Lucida Sans"/>
            <w:kern w:val="2"/>
            <w:sz w:val="24"/>
            <w:szCs w:val="24"/>
            <w:lang w:val="en-US" w:eastAsia="zh-CN" w:bidi="hi-IN"/>
          </w:rPr>
          <w:t xml:space="preserve"> </w:t>
        </w:r>
      </w:ins>
      <w:ins w:id="769" w:author="LeBoldus, Jared" w:date="2022-11-04T10:30:00Z">
        <w:r>
          <w:rPr>
            <w:rFonts w:eastAsia="NSimSun" w:cs="Lucida Sans"/>
            <w:kern w:val="2"/>
            <w:sz w:val="24"/>
            <w:szCs w:val="24"/>
            <w:lang w:val="en-US" w:eastAsia="zh-CN" w:bidi="hi-IN"/>
          </w:rPr>
          <w:t xml:space="preserve">year rotation of red alder followed by Douglas-fir; B) 12 year rotation of cottonwood followed by Douglas-fir; C) Douglas-fir; D) 25 year red alder followed </w:t>
        </w:r>
      </w:ins>
      <w:ins w:id="770" w:author="LeBoldus, Jared" w:date="2022-11-04T10:31:00Z">
        <w:r>
          <w:rPr>
            <w:rFonts w:eastAsia="NSimSun" w:cs="Lucida Sans"/>
            <w:kern w:val="2"/>
            <w:sz w:val="24"/>
            <w:szCs w:val="24"/>
            <w:lang w:val="en-US" w:eastAsia="zh-CN" w:bidi="hi-IN"/>
          </w:rPr>
          <w:t>by</w:t>
        </w:r>
      </w:ins>
      <w:ins w:id="771" w:author="LeBoldus, Jared" w:date="2022-11-04T10:30:00Z">
        <w:r>
          <w:rPr>
            <w:rFonts w:eastAsia="NSimSun" w:cs="Lucida Sans"/>
            <w:kern w:val="2"/>
            <w:sz w:val="24"/>
            <w:szCs w:val="24"/>
            <w:lang w:val="en-US" w:eastAsia="zh-CN" w:bidi="hi-IN"/>
          </w:rPr>
          <w:t xml:space="preserve"> Douglas-fir; and E) 25 year cottonwood </w:t>
        </w:r>
      </w:ins>
      <w:ins w:id="772" w:author="LeBoldus, Jared" w:date="2022-11-04T10:31:00Z">
        <w:r>
          <w:rPr>
            <w:rFonts w:eastAsia="NSimSun" w:cs="Lucida Sans"/>
            <w:kern w:val="2"/>
            <w:sz w:val="24"/>
            <w:szCs w:val="24"/>
            <w:lang w:val="en-US" w:eastAsia="zh-CN" w:bidi="hi-IN"/>
          </w:rPr>
          <w:t>followed by</w:t>
        </w:r>
      </w:ins>
      <w:ins w:id="773" w:author="LeBoldus, Jared" w:date="2022-11-04T10:30:00Z">
        <w:r>
          <w:rPr>
            <w:rFonts w:eastAsia="NSimSun" w:cs="Lucida Sans"/>
            <w:kern w:val="2"/>
            <w:sz w:val="24"/>
            <w:szCs w:val="24"/>
            <w:lang w:val="en-US" w:eastAsia="zh-CN" w:bidi="hi-IN"/>
          </w:rPr>
          <w:t xml:space="preserve"> Douglas-fir.</w:t>
        </w:r>
      </w:ins>
      <w:ins w:id="774" w:author="LeBoldus, Jared" w:date="2022-11-04T10:31:00Z">
        <w:r>
          <w:rPr>
            <w:rFonts w:eastAsia="NSimSun" w:cs="Lucida Sans"/>
            <w:kern w:val="2"/>
            <w:sz w:val="24"/>
            <w:szCs w:val="24"/>
            <w:lang w:val="en-US" w:eastAsia="zh-CN" w:bidi="hi-IN"/>
          </w:rPr>
          <w:t xml:space="preserve"> Within each block five </w:t>
        </w:r>
      </w:ins>
      <w:ins w:id="775" w:author="LeBoldus, Jared" w:date="2022-11-04T10:32:00Z">
        <w:r>
          <w:rPr>
            <w:rFonts w:eastAsia="NSimSun" w:cs="Lucida Sans"/>
            <w:kern w:val="2"/>
            <w:sz w:val="24"/>
            <w:szCs w:val="24"/>
            <w:lang w:val="en-US" w:eastAsia="zh-CN" w:bidi="hi-IN"/>
          </w:rPr>
          <w:t>0.02 ha plots were established. Each plot was selected</w:t>
        </w:r>
      </w:ins>
      <w:ins w:id="776" w:author="LeBoldus, Jared" w:date="2022-11-04T10:33:00Z">
        <w:r>
          <w:rPr>
            <w:rFonts w:eastAsia="NSimSun" w:cs="Lucida Sans"/>
            <w:kern w:val="2"/>
            <w:sz w:val="24"/>
            <w:szCs w:val="24"/>
            <w:lang w:val="en-US" w:eastAsia="zh-CN" w:bidi="hi-IN"/>
          </w:rPr>
          <w:t xml:space="preserve"> to include the maximum number of </w:t>
        </w:r>
        <w:r>
          <w:rPr>
            <w:rFonts w:eastAsia="NSimSun" w:cs="Lucida Sans"/>
            <w:i/>
            <w:iCs/>
            <w:kern w:val="2"/>
            <w:sz w:val="24"/>
            <w:szCs w:val="24"/>
            <w:lang w:val="en-US" w:eastAsia="zh-CN" w:bidi="hi-IN"/>
          </w:rPr>
          <w:t>C. sulphurascens</w:t>
        </w:r>
        <w:r>
          <w:rPr>
            <w:rFonts w:eastAsia="NSimSun" w:cs="Lucida Sans"/>
            <w:kern w:val="2"/>
            <w:sz w:val="24"/>
            <w:szCs w:val="24"/>
            <w:lang w:val="en-US" w:eastAsia="zh-CN" w:bidi="hi-IN"/>
          </w:rPr>
          <w:t xml:space="preserve"> infected stumps while maintaining a </w:t>
        </w:r>
      </w:ins>
      <w:ins w:id="777" w:author="LeBoldus, Jared" w:date="2022-11-04T10:34:00Z">
        <w:r>
          <w:rPr>
            <w:rFonts w:eastAsia="NSimSun" w:cs="Lucida Sans"/>
            <w:kern w:val="2"/>
            <w:sz w:val="24"/>
            <w:szCs w:val="24"/>
            <w:lang w:val="en-US" w:eastAsia="zh-CN" w:bidi="hi-IN"/>
          </w:rPr>
          <w:t>4.8 m buffer from the block boundary.</w:t>
        </w:r>
      </w:ins>
      <w:ins w:id="778" w:author="LeBoldus, Jared" w:date="2022-11-04T10:35:00Z">
        <w:r>
          <w:rPr>
            <w:rFonts w:eastAsia="NSimSun" w:cs="Lucida Sans"/>
            <w:kern w:val="2"/>
            <w:sz w:val="24"/>
            <w:szCs w:val="24"/>
            <w:lang w:val="en-US" w:eastAsia="zh-CN" w:bidi="hi-IN"/>
          </w:rPr>
          <w:t xml:space="preserve"> </w:t>
        </w:r>
        <w:bookmarkStart w:id="779" w:name="move118450544"/>
        <w:r>
          <w:rPr>
            <w:rFonts w:eastAsia="NSimSun" w:cs="Lucida Sans"/>
            <w:kern w:val="2"/>
            <w:sz w:val="24"/>
            <w:szCs w:val="24"/>
            <w:lang w:val="en-US" w:eastAsia="zh-CN" w:bidi="hi-IN"/>
          </w:rPr>
          <w:t>Plot centers were marked with metal stakes and mapped in reference to chain grid and later using GPS (Fig. 2).</w:t>
        </w:r>
      </w:ins>
      <w:bookmarkEnd w:id="779"/>
    </w:p>
    <w:p w14:paraId="2E6CB6BF" w14:textId="77777777" w:rsidR="00E43978" w:rsidRDefault="00000000">
      <w:pPr>
        <w:spacing w:line="480" w:lineRule="auto"/>
        <w:rPr>
          <w:del w:id="780" w:author="LeBoldus, Jared" w:date="2022-11-04T10:35:00Z"/>
        </w:rPr>
        <w:pPrChange w:id="781" w:author="LeBoldus, Jared" w:date="2022-11-04T10:35:00Z">
          <w:pPr>
            <w:spacing w:line="480" w:lineRule="auto"/>
            <w:ind w:firstLine="720"/>
          </w:pPr>
        </w:pPrChange>
      </w:pPr>
      <w:del w:id="782" w:author="LeBoldus, Jared" w:date="2022-11-04T10:35:00Z">
        <w:r>
          <w:rPr>
            <w:sz w:val="24"/>
            <w:szCs w:val="24"/>
          </w:rPr>
          <w:delText xml:space="preserve">Twenty-five </w:delText>
        </w:r>
        <w:commentRangeStart w:id="783"/>
        <w:r>
          <w:rPr>
            <w:sz w:val="24"/>
            <w:szCs w:val="24"/>
          </w:rPr>
          <w:delText>plots</w:delText>
        </w:r>
      </w:del>
      <w:commentRangeEnd w:id="783"/>
      <w:r>
        <w:commentReference w:id="783"/>
      </w:r>
      <w:r>
        <w:rPr>
          <w:sz w:val="24"/>
          <w:szCs w:val="24"/>
        </w:rPr>
        <w:t xml:space="preserve"> were established and </w:t>
      </w:r>
      <w:r>
        <w:rPr>
          <w:rFonts w:eastAsia="NSimSun" w:cs="Lucida Sans"/>
          <w:kern w:val="2"/>
          <w:sz w:val="24"/>
          <w:szCs w:val="24"/>
          <w:lang w:val="en-US" w:eastAsia="zh-CN" w:bidi="hi-IN"/>
        </w:rPr>
        <w:t xml:space="preserve">blocked </w:t>
      </w:r>
      <w:r>
        <w:rPr>
          <w:sz w:val="24"/>
          <w:szCs w:val="24"/>
        </w:rPr>
        <w:t xml:space="preserve">by incidence and distribution of LRR. One </w:t>
      </w:r>
      <w:r>
        <w:rPr>
          <w:rFonts w:eastAsia="NSimSun" w:cs="Lucida Sans"/>
          <w:kern w:val="2"/>
          <w:sz w:val="24"/>
          <w:szCs w:val="24"/>
          <w:lang w:val="en-US" w:eastAsia="zh-CN" w:bidi="hi-IN"/>
        </w:rPr>
        <w:t>block</w:t>
      </w:r>
      <w:r>
        <w:rPr>
          <w:sz w:val="24"/>
          <w:szCs w:val="24"/>
        </w:rPr>
        <w:t xml:space="preserve"> included the five plots at the eastern corner of the site based on high incidence and density of LRR in the area (plots with “0” as first number in the lower left corner of Figure 2). The remaining 20 plots were assigned to an additional 4 </w:t>
      </w:r>
      <w:r>
        <w:rPr>
          <w:rFonts w:eastAsia="NSimSun" w:cs="Lucida Sans"/>
          <w:kern w:val="2"/>
          <w:sz w:val="24"/>
          <w:szCs w:val="24"/>
          <w:lang w:val="en-US" w:eastAsia="zh-CN" w:bidi="hi-IN"/>
        </w:rPr>
        <w:t>blocks</w:t>
      </w:r>
      <w:r>
        <w:rPr>
          <w:sz w:val="24"/>
          <w:szCs w:val="24"/>
        </w:rPr>
        <w:t xml:space="preserve"> based on disease incidence. </w:t>
      </w:r>
      <w:r>
        <w:rPr>
          <w:rFonts w:eastAsia="NSimSun" w:cs="Lucida Sans"/>
          <w:kern w:val="2"/>
          <w:sz w:val="24"/>
          <w:szCs w:val="24"/>
          <w:lang w:val="en-US" w:eastAsia="zh-CN" w:bidi="hi-IN"/>
        </w:rPr>
        <w:t>Five</w:t>
      </w:r>
      <w:r>
        <w:rPr>
          <w:sz w:val="24"/>
          <w:szCs w:val="24"/>
        </w:rPr>
        <w:t xml:space="preserve"> treatments were randomly assigned to plots in each disease severity </w:t>
      </w:r>
      <w:r>
        <w:rPr>
          <w:rFonts w:eastAsia="NSimSun" w:cs="Lucida Sans"/>
          <w:kern w:val="2"/>
          <w:sz w:val="24"/>
          <w:szCs w:val="24"/>
          <w:lang w:val="en-US" w:eastAsia="zh-CN" w:bidi="hi-IN"/>
        </w:rPr>
        <w:t>block</w:t>
      </w:r>
      <w:r>
        <w:rPr>
          <w:sz w:val="24"/>
          <w:szCs w:val="24"/>
        </w:rPr>
        <w:t xml:space="preserve">: </w:t>
      </w:r>
      <w:r>
        <w:rPr>
          <w:rFonts w:eastAsia="NSimSun" w:cs="Lucida Sans"/>
          <w:kern w:val="2"/>
          <w:sz w:val="24"/>
          <w:szCs w:val="24"/>
          <w:lang w:val="en-US" w:eastAsia="zh-CN" w:bidi="hi-IN"/>
        </w:rPr>
        <w:t>A) 12</w:t>
      </w:r>
      <w:del w:id="784" w:author="LeBoldus, Jared" w:date="2022-11-04T10:14:00Z">
        <w:r>
          <w:rPr>
            <w:rFonts w:eastAsia="NSimSun" w:cs="Lucida Sans"/>
            <w:kern w:val="2"/>
            <w:sz w:val="24"/>
            <w:szCs w:val="24"/>
            <w:lang w:val="en-US" w:eastAsia="zh-CN" w:bidi="hi-IN"/>
          </w:rPr>
          <w:delText xml:space="preserve"> </w:delText>
        </w:r>
      </w:del>
      <w:del w:id="785" w:author="LeBoldus, Jared" w:date="2022-11-04T10:35:00Z">
        <w:r>
          <w:rPr>
            <w:rFonts w:eastAsia="NSimSun" w:cs="Lucida Sans"/>
            <w:kern w:val="2"/>
            <w:sz w:val="24"/>
            <w:szCs w:val="24"/>
            <w:lang w:val="en-US" w:eastAsia="zh-CN" w:bidi="hi-IN"/>
          </w:rPr>
          <w:delText xml:space="preserve">year rotation of red alder followed by Douglas-fir; B) 12 year rotation of cottonwood followed by Douglas-fir; C) immediate planting of Douglas-fir; D) 25 year red alder to Douglas-fir; and E) 25 year cottonwood to Douglas-fir. Five .02-hectare (8 m fixed radius) survey subplots were established within in each plot to include the maximum number of </w:delText>
        </w:r>
        <w:r>
          <w:rPr>
            <w:rFonts w:eastAsia="NSimSun" w:cs="Lucida Sans"/>
            <w:i/>
            <w:iCs/>
            <w:kern w:val="2"/>
            <w:sz w:val="24"/>
            <w:szCs w:val="24"/>
            <w:lang w:val="en-US" w:eastAsia="zh-CN" w:bidi="hi-IN"/>
          </w:rPr>
          <w:delText>C. sulphurascens</w:delText>
        </w:r>
        <w:r>
          <w:rPr>
            <w:rFonts w:eastAsia="NSimSun" w:cs="Lucida Sans"/>
            <w:kern w:val="2"/>
            <w:sz w:val="24"/>
            <w:szCs w:val="24"/>
            <w:lang w:val="en-US" w:eastAsia="zh-CN" w:bidi="hi-IN"/>
          </w:rPr>
          <w:delText xml:space="preserve"> infected stumps while maintaining a 4.8 m buffer from the plot boundary (Figure 2). Plot centers were marked with metal stakes and mapped in reference to chain grid and later using GPS</w:delText>
        </w:r>
        <w:bookmarkStart w:id="786" w:name="move1184505441"/>
        <w:bookmarkEnd w:id="786"/>
        <w:r>
          <w:rPr>
            <w:rFonts w:eastAsia="NSimSun" w:cs="Lucida Sans"/>
            <w:kern w:val="2"/>
            <w:sz w:val="24"/>
            <w:szCs w:val="24"/>
            <w:lang w:val="en-US" w:eastAsia="zh-CN" w:bidi="hi-IN"/>
          </w:rPr>
          <w:delText>.</w:delText>
        </w:r>
      </w:del>
    </w:p>
    <w:p w14:paraId="1BAB89F7" w14:textId="51C5DC68" w:rsidR="00E43978" w:rsidRDefault="00000000">
      <w:pPr>
        <w:spacing w:line="480" w:lineRule="auto"/>
        <w:ind w:firstLine="720"/>
        <w:rPr>
          <w:del w:id="787" w:author="LeBoldus, Jared" w:date="2022-11-04T10:39:00Z"/>
        </w:rPr>
      </w:pPr>
      <w:r>
        <w:rPr>
          <w:rFonts w:eastAsia="NSimSun" w:cs="Lucida Sans"/>
          <w:kern w:val="2"/>
          <w:sz w:val="24"/>
          <w:szCs w:val="24"/>
          <w:lang w:val="en-US" w:eastAsia="zh-CN" w:bidi="hi-IN"/>
        </w:rPr>
        <w:t xml:space="preserve">In the fall of 1974 through spring 1975, all plots were </w:t>
      </w:r>
      <w:del w:id="788" w:author="LeBoldus, Jared" w:date="2022-11-04T10:36:00Z">
        <w:r>
          <w:rPr>
            <w:rFonts w:eastAsia="NSimSun" w:cs="Lucida Sans"/>
            <w:kern w:val="2"/>
            <w:sz w:val="24"/>
            <w:szCs w:val="24"/>
            <w:lang w:val="en-US" w:eastAsia="zh-CN" w:bidi="hi-IN"/>
          </w:rPr>
          <w:delText xml:space="preserve">stocked </w:delText>
        </w:r>
      </w:del>
      <w:ins w:id="789" w:author="LeBoldus, Jared" w:date="2022-11-04T10:36:00Z">
        <w:r>
          <w:rPr>
            <w:rFonts w:eastAsia="NSimSun" w:cs="Lucida Sans"/>
            <w:kern w:val="2"/>
            <w:sz w:val="24"/>
            <w:szCs w:val="24"/>
            <w:lang w:val="en-US" w:eastAsia="zh-CN" w:bidi="hi-IN"/>
          </w:rPr>
          <w:t xml:space="preserve">planted </w:t>
        </w:r>
      </w:ins>
      <w:r>
        <w:rPr>
          <w:rFonts w:eastAsia="NSimSun" w:cs="Lucida Sans"/>
          <w:kern w:val="2"/>
          <w:sz w:val="24"/>
          <w:szCs w:val="24"/>
          <w:lang w:val="en-US" w:eastAsia="zh-CN" w:bidi="hi-IN"/>
        </w:rPr>
        <w:t xml:space="preserve">at 2.4 m x 2.4 m spacing (680 trees/ 0.4 hectare, 34 trees/subplot) with 1-year old seedlings of </w:t>
      </w:r>
      <w:del w:id="790" w:author="LeBoldus, Jared" w:date="2022-11-04T10:36:00Z">
        <w:r>
          <w:rPr>
            <w:rFonts w:eastAsia="NSimSun" w:cs="Lucida Sans"/>
            <w:kern w:val="2"/>
            <w:sz w:val="24"/>
            <w:szCs w:val="24"/>
            <w:lang w:val="en-US" w:eastAsia="zh-CN" w:bidi="hi-IN"/>
          </w:rPr>
          <w:delText>their respective</w:delText>
        </w:r>
      </w:del>
      <w:ins w:id="791" w:author="LeBoldus, Jared" w:date="2022-11-04T10:36:00Z">
        <w:r>
          <w:rPr>
            <w:rFonts w:eastAsia="NSimSun" w:cs="Lucida Sans"/>
            <w:kern w:val="2"/>
            <w:sz w:val="24"/>
            <w:szCs w:val="24"/>
            <w:lang w:val="en-US" w:eastAsia="zh-CN" w:bidi="hi-IN"/>
          </w:rPr>
          <w:t>the different</w:t>
        </w:r>
      </w:ins>
      <w:r>
        <w:rPr>
          <w:rFonts w:eastAsia="NSimSun" w:cs="Lucida Sans"/>
          <w:kern w:val="2"/>
          <w:sz w:val="24"/>
          <w:szCs w:val="24"/>
          <w:lang w:val="en-US" w:eastAsia="zh-CN" w:bidi="hi-IN"/>
        </w:rPr>
        <w:t xml:space="preserve"> species. </w:t>
      </w:r>
      <w:del w:id="792" w:author="LeBoldus, Jared" w:date="2022-11-04T10:37:00Z">
        <w:r>
          <w:rPr>
            <w:rFonts w:eastAsia="NSimSun" w:cs="Lucida Sans"/>
            <w:kern w:val="2"/>
            <w:sz w:val="24"/>
            <w:szCs w:val="24"/>
            <w:lang w:val="en-US" w:eastAsia="zh-CN" w:bidi="hi-IN"/>
          </w:rPr>
          <w:delText>Stocking density was chosen to accommodate disease transmission via root proximity while allowing some room for growth over 10 years. Regenerating hardwoods were removed from Douglas-fir plots and vice versa</w:delText>
        </w:r>
      </w:del>
      <w:ins w:id="793" w:author="LeBoldus, Jared" w:date="2022-11-04T10:37:00Z">
        <w:r>
          <w:rPr>
            <w:rFonts w:eastAsia="NSimSun" w:cs="Lucida Sans"/>
            <w:kern w:val="2"/>
            <w:sz w:val="24"/>
            <w:szCs w:val="24"/>
            <w:lang w:val="en-US" w:eastAsia="zh-CN" w:bidi="hi-IN"/>
          </w:rPr>
          <w:t>Competing vegetation</w:t>
        </w:r>
      </w:ins>
      <w:ins w:id="794" w:author="LeBoldus, Jared" w:date="2022-11-04T10:38:00Z">
        <w:r>
          <w:rPr>
            <w:rFonts w:eastAsia="NSimSun" w:cs="Lucida Sans"/>
            <w:kern w:val="2"/>
            <w:sz w:val="24"/>
            <w:szCs w:val="24"/>
            <w:lang w:val="en-US" w:eastAsia="zh-CN" w:bidi="hi-IN"/>
          </w:rPr>
          <w:t>, defined as any plant that was not planted at the time of establishment</w:t>
        </w:r>
      </w:ins>
      <w:ins w:id="795" w:author="LeBoldus, Jared" w:date="2022-11-04T10:37:00Z">
        <w:r>
          <w:rPr>
            <w:rFonts w:eastAsia="NSimSun" w:cs="Lucida Sans"/>
            <w:kern w:val="2"/>
            <w:sz w:val="24"/>
            <w:szCs w:val="24"/>
            <w:lang w:val="en-US" w:eastAsia="zh-CN" w:bidi="hi-IN"/>
          </w:rPr>
          <w:t xml:space="preserve"> was removed </w:t>
        </w:r>
      </w:ins>
      <w:ins w:id="796" w:author="LeBoldus, Jared" w:date="2022-11-04T10:38:00Z">
        <w:r>
          <w:rPr>
            <w:rFonts w:eastAsia="NSimSun" w:cs="Lucida Sans"/>
            <w:kern w:val="2"/>
            <w:sz w:val="24"/>
            <w:szCs w:val="24"/>
            <w:lang w:val="en-US" w:eastAsia="zh-CN" w:bidi="hi-IN"/>
          </w:rPr>
          <w:t>by mechanical thinning</w:t>
        </w:r>
      </w:ins>
      <w:r>
        <w:rPr>
          <w:rFonts w:eastAsia="NSimSun" w:cs="Lucida Sans"/>
          <w:kern w:val="2"/>
          <w:sz w:val="24"/>
          <w:szCs w:val="24"/>
          <w:lang w:val="en-US" w:eastAsia="zh-CN" w:bidi="hi-IN"/>
        </w:rPr>
        <w:t>. For</w:t>
      </w:r>
      <w:ins w:id="797" w:author="LeBoldus, Jared" w:date="2022-11-04T10:39:00Z">
        <w:r>
          <w:rPr>
            <w:rFonts w:eastAsia="NSimSun" w:cs="Lucida Sans"/>
            <w:kern w:val="2"/>
            <w:sz w:val="24"/>
            <w:szCs w:val="24"/>
            <w:lang w:val="en-US" w:eastAsia="zh-CN" w:bidi="hi-IN"/>
          </w:rPr>
          <w:t xml:space="preserve"> the first two years following initial </w:t>
        </w:r>
      </w:ins>
      <w:r w:rsidR="00420A49">
        <w:rPr>
          <w:rFonts w:eastAsia="NSimSun" w:cs="Lucida Sans"/>
          <w:kern w:val="2"/>
          <w:sz w:val="24"/>
          <w:szCs w:val="24"/>
          <w:lang w:val="en-US" w:eastAsia="zh-CN" w:bidi="hi-IN"/>
        </w:rPr>
        <w:t>e</w:t>
      </w:r>
      <w:ins w:id="798" w:author="Sarah Hoffman" w:date="2022-11-06T12:33:00Z">
        <w:r w:rsidR="00420A49">
          <w:rPr>
            <w:rFonts w:eastAsia="NSimSun" w:cs="Lucida Sans"/>
            <w:kern w:val="2"/>
            <w:sz w:val="24"/>
            <w:szCs w:val="24"/>
            <w:lang w:val="en-US" w:eastAsia="zh-CN" w:bidi="hi-IN"/>
          </w:rPr>
          <w:t>stablishment</w:t>
        </w:r>
      </w:ins>
      <w:r>
        <w:rPr>
          <w:rFonts w:eastAsia="NSimSun" w:cs="Lucida Sans"/>
          <w:kern w:val="2"/>
          <w:sz w:val="24"/>
          <w:szCs w:val="24"/>
          <w:lang w:val="en-US" w:eastAsia="zh-CN" w:bidi="hi-IN"/>
        </w:rPr>
        <w:t xml:space="preserve"> </w:t>
      </w:r>
      <w:del w:id="799" w:author="LeBoldus, Jared" w:date="2022-11-04T10:39:00Z">
        <w:r>
          <w:rPr>
            <w:rFonts w:eastAsia="NSimSun" w:cs="Lucida Sans"/>
            <w:kern w:val="2"/>
            <w:sz w:val="24"/>
            <w:szCs w:val="24"/>
            <w:lang w:val="en-US" w:eastAsia="zh-CN" w:bidi="hi-IN"/>
          </w:rPr>
          <w:delText xml:space="preserve">a duration of two years </w:delText>
        </w:r>
      </w:del>
      <w:r>
        <w:rPr>
          <w:rFonts w:eastAsia="NSimSun" w:cs="Lucida Sans"/>
          <w:kern w:val="2"/>
          <w:sz w:val="24"/>
          <w:szCs w:val="24"/>
          <w:lang w:val="en-US" w:eastAsia="zh-CN" w:bidi="hi-IN"/>
        </w:rPr>
        <w:t xml:space="preserve">dead seedlings were </w:t>
      </w:r>
      <w:del w:id="800" w:author="LeBoldus, Jared" w:date="2022-11-04T10:39:00Z">
        <w:r>
          <w:rPr>
            <w:rFonts w:eastAsia="NSimSun" w:cs="Lucida Sans"/>
            <w:kern w:val="2"/>
            <w:sz w:val="24"/>
            <w:szCs w:val="24"/>
            <w:lang w:val="en-US" w:eastAsia="zh-CN" w:bidi="hi-IN"/>
          </w:rPr>
          <w:delText xml:space="preserve">replaced </w:delText>
        </w:r>
      </w:del>
      <w:ins w:id="801" w:author="LeBoldus, Jared" w:date="2022-11-04T10:39:00Z">
        <w:r>
          <w:rPr>
            <w:rFonts w:eastAsia="NSimSun" w:cs="Lucida Sans"/>
            <w:kern w:val="2"/>
            <w:sz w:val="24"/>
            <w:szCs w:val="24"/>
            <w:lang w:val="en-US" w:eastAsia="zh-CN" w:bidi="hi-IN"/>
          </w:rPr>
          <w:t xml:space="preserve">replanted </w:t>
        </w:r>
      </w:ins>
      <w:del w:id="802" w:author="LeBoldus, Jared" w:date="2022-11-04T10:39:00Z">
        <w:r>
          <w:rPr>
            <w:rFonts w:eastAsia="NSimSun" w:cs="Lucida Sans"/>
            <w:kern w:val="2"/>
            <w:sz w:val="24"/>
            <w:szCs w:val="24"/>
            <w:lang w:val="en-US" w:eastAsia="zh-CN" w:bidi="hi-IN"/>
          </w:rPr>
          <w:delText xml:space="preserve">within and near subplots </w:delText>
        </w:r>
      </w:del>
      <w:r>
        <w:rPr>
          <w:rFonts w:eastAsia="NSimSun" w:cs="Lucida Sans"/>
          <w:kern w:val="2"/>
          <w:sz w:val="24"/>
          <w:szCs w:val="24"/>
          <w:lang w:val="en-US" w:eastAsia="zh-CN" w:bidi="hi-IN"/>
        </w:rPr>
        <w:t>to maintain stocking levels</w:t>
      </w:r>
      <w:del w:id="803" w:author="LeBoldus, Jared" w:date="2022-11-04T10:39:00Z">
        <w:r>
          <w:rPr>
            <w:rFonts w:eastAsia="NSimSun" w:cs="Lucida Sans"/>
            <w:kern w:val="2"/>
            <w:sz w:val="24"/>
            <w:szCs w:val="24"/>
            <w:lang w:val="en-US" w:eastAsia="zh-CN" w:bidi="hi-IN"/>
          </w:rPr>
          <w:delText xml:space="preserve"> during establishment</w:delText>
        </w:r>
      </w:del>
      <w:r>
        <w:rPr>
          <w:rFonts w:eastAsia="NSimSun" w:cs="Lucida Sans"/>
          <w:kern w:val="2"/>
          <w:sz w:val="24"/>
          <w:szCs w:val="24"/>
          <w:lang w:val="en-US" w:eastAsia="zh-CN" w:bidi="hi-IN"/>
        </w:rPr>
        <w:t>.</w:t>
      </w:r>
      <w:ins w:id="804" w:author="LeBoldus, Jared" w:date="2022-11-04T10:39:00Z">
        <w:r>
          <w:rPr>
            <w:rFonts w:eastAsia="NSimSun" w:cs="Lucida Sans"/>
            <w:kern w:val="2"/>
            <w:sz w:val="24"/>
            <w:szCs w:val="24"/>
            <w:lang w:val="en-US" w:eastAsia="zh-CN" w:bidi="hi-IN"/>
          </w:rPr>
          <w:t xml:space="preserve"> </w:t>
        </w:r>
      </w:ins>
    </w:p>
    <w:p w14:paraId="1ED894A3" w14:textId="77777777" w:rsidR="00E43978" w:rsidRDefault="00000000">
      <w:pPr>
        <w:spacing w:line="480" w:lineRule="auto"/>
        <w:ind w:firstLine="720"/>
        <w:rPr>
          <w:ins w:id="805" w:author="LeBoldus, Jared" w:date="2022-11-04T10:40:00Z"/>
          <w:rFonts w:eastAsia="NSimSun" w:cs="Lucida Sans"/>
          <w:kern w:val="2"/>
          <w:sz w:val="24"/>
          <w:szCs w:val="24"/>
          <w:lang w:val="en-US" w:eastAsia="zh-CN" w:bidi="hi-IN"/>
        </w:rPr>
      </w:pPr>
      <w:r>
        <w:rPr>
          <w:rFonts w:eastAsia="NSimSun" w:cs="Lucida Sans"/>
          <w:kern w:val="2"/>
          <w:sz w:val="24"/>
          <w:szCs w:val="24"/>
          <w:lang w:val="en-US" w:eastAsia="zh-CN" w:bidi="hi-IN"/>
        </w:rPr>
        <w:t>In the fall of 1986, the 12-year hardwood rotation plots</w:t>
      </w:r>
      <w:ins w:id="806" w:author="LeBoldus, Jared" w:date="2022-11-04T10:40:00Z">
        <w:r>
          <w:rPr>
            <w:rFonts w:eastAsia="NSimSun" w:cs="Lucida Sans"/>
            <w:kern w:val="2"/>
            <w:sz w:val="24"/>
            <w:szCs w:val="24"/>
            <w:lang w:val="en-US" w:eastAsia="zh-CN" w:bidi="hi-IN"/>
          </w:rPr>
          <w:t xml:space="preserve"> (Treatments A and B)</w:t>
        </w:r>
      </w:ins>
      <w:r>
        <w:rPr>
          <w:rFonts w:eastAsia="NSimSun" w:cs="Lucida Sans"/>
          <w:kern w:val="2"/>
          <w:sz w:val="24"/>
          <w:szCs w:val="24"/>
          <w:lang w:val="en-US" w:eastAsia="zh-CN" w:bidi="hi-IN"/>
        </w:rPr>
        <w:t xml:space="preserve"> </w:t>
      </w:r>
      <w:del w:id="807" w:author="LeBoldus, Jared" w:date="2022-11-04T10:40:00Z">
        <w:r>
          <w:rPr>
            <w:rFonts w:eastAsia="NSimSun" w:cs="Lucida Sans"/>
            <w:kern w:val="2"/>
            <w:sz w:val="24"/>
            <w:szCs w:val="24"/>
            <w:lang w:val="en-US" w:eastAsia="zh-CN" w:bidi="hi-IN"/>
          </w:rPr>
          <w:delText xml:space="preserve">(except red alder plots 1 and 3 which were missed) </w:delText>
        </w:r>
      </w:del>
      <w:r>
        <w:rPr>
          <w:rFonts w:eastAsia="NSimSun" w:cs="Lucida Sans"/>
          <w:kern w:val="2"/>
          <w:sz w:val="24"/>
          <w:szCs w:val="24"/>
          <w:lang w:val="en-US" w:eastAsia="zh-CN" w:bidi="hi-IN"/>
        </w:rPr>
        <w:t>were harvested and in</w:t>
      </w:r>
      <w:ins w:id="808" w:author="LeBoldus, Jared" w:date="2022-11-04T10:40:00Z">
        <w:r>
          <w:rPr>
            <w:rFonts w:eastAsia="NSimSun" w:cs="Lucida Sans"/>
            <w:kern w:val="2"/>
            <w:sz w:val="24"/>
            <w:szCs w:val="24"/>
            <w:lang w:val="en-US" w:eastAsia="zh-CN" w:bidi="hi-IN"/>
          </w:rPr>
          <w:t xml:space="preserve"> the</w:t>
        </w:r>
      </w:ins>
      <w:r>
        <w:rPr>
          <w:rFonts w:eastAsia="NSimSun" w:cs="Lucida Sans"/>
          <w:kern w:val="2"/>
          <w:sz w:val="24"/>
          <w:szCs w:val="24"/>
          <w:lang w:val="en-US" w:eastAsia="zh-CN" w:bidi="hi-IN"/>
        </w:rPr>
        <w:t xml:space="preserve"> spring </w:t>
      </w:r>
      <w:ins w:id="809" w:author="LeBoldus, Jared" w:date="2022-11-04T10:41:00Z">
        <w:r>
          <w:rPr>
            <w:rFonts w:eastAsia="NSimSun" w:cs="Lucida Sans"/>
            <w:kern w:val="2"/>
            <w:sz w:val="24"/>
            <w:szCs w:val="24"/>
            <w:lang w:val="en-US" w:eastAsia="zh-CN" w:bidi="hi-IN"/>
          </w:rPr>
          <w:t xml:space="preserve">of </w:t>
        </w:r>
      </w:ins>
      <w:r>
        <w:rPr>
          <w:rFonts w:eastAsia="NSimSun" w:cs="Lucida Sans"/>
          <w:kern w:val="2"/>
          <w:sz w:val="24"/>
          <w:szCs w:val="24"/>
          <w:lang w:val="en-US" w:eastAsia="zh-CN" w:bidi="hi-IN"/>
        </w:rPr>
        <w:t xml:space="preserve">1987 Douglas-fir was planted in those plots </w:t>
      </w:r>
      <w:del w:id="810" w:author="LeBoldus, Jared" w:date="2022-11-04T10:41:00Z">
        <w:r>
          <w:rPr>
            <w:rFonts w:eastAsia="NSimSun" w:cs="Lucida Sans"/>
            <w:kern w:val="2"/>
            <w:sz w:val="24"/>
            <w:szCs w:val="24"/>
            <w:lang w:val="en-US" w:eastAsia="zh-CN" w:bidi="hi-IN"/>
          </w:rPr>
          <w:delText xml:space="preserve">with the same </w:delText>
        </w:r>
      </w:del>
      <w:ins w:id="811" w:author="LeBoldus, Jared" w:date="2022-11-04T10:41:00Z">
        <w:r>
          <w:rPr>
            <w:rFonts w:eastAsia="NSimSun" w:cs="Lucida Sans"/>
            <w:kern w:val="2"/>
            <w:sz w:val="24"/>
            <w:szCs w:val="24"/>
            <w:lang w:val="en-US" w:eastAsia="zh-CN" w:bidi="hi-IN"/>
          </w:rPr>
          <w:t xml:space="preserve">at </w:t>
        </w:r>
      </w:ins>
      <w:r>
        <w:rPr>
          <w:rFonts w:eastAsia="NSimSun" w:cs="Lucida Sans"/>
          <w:kern w:val="2"/>
          <w:sz w:val="24"/>
          <w:szCs w:val="24"/>
          <w:lang w:val="en-US" w:eastAsia="zh-CN" w:bidi="hi-IN"/>
        </w:rPr>
        <w:t>2.4 m x 2.4 m spacing</w:t>
      </w:r>
      <w:ins w:id="812" w:author="LeBoldus, Jared" w:date="2022-11-04T10:41:00Z">
        <w:r>
          <w:rPr>
            <w:rFonts w:eastAsia="NSimSun" w:cs="Lucida Sans"/>
            <w:kern w:val="2"/>
            <w:sz w:val="24"/>
            <w:szCs w:val="24"/>
            <w:lang w:val="en-US" w:eastAsia="zh-CN" w:bidi="hi-IN"/>
          </w:rPr>
          <w:t>.</w:t>
        </w:r>
      </w:ins>
      <w:r>
        <w:rPr>
          <w:rFonts w:eastAsia="NSimSun" w:cs="Lucida Sans"/>
          <w:kern w:val="2"/>
          <w:sz w:val="24"/>
          <w:szCs w:val="24"/>
          <w:lang w:val="en-US" w:eastAsia="zh-CN" w:bidi="hi-IN"/>
        </w:rPr>
        <w:t xml:space="preserve"> </w:t>
      </w:r>
      <w:del w:id="813" w:author="LeBoldus, Jared" w:date="2022-11-04T10:41:00Z">
        <w:r>
          <w:rPr>
            <w:rFonts w:eastAsia="NSimSun" w:cs="Lucida Sans"/>
            <w:kern w:val="2"/>
            <w:sz w:val="24"/>
            <w:szCs w:val="24"/>
            <w:lang w:val="en-US" w:eastAsia="zh-CN" w:bidi="hi-IN"/>
          </w:rPr>
          <w:delText xml:space="preserve">and replacement of initial mortality.  </w:delText>
        </w:r>
      </w:del>
      <w:del w:id="814" w:author="LeBoldus, Jared" w:date="2022-11-04T10:43:00Z">
        <w:r>
          <w:rPr>
            <w:rFonts w:eastAsia="NSimSun" w:cs="Lucida Sans"/>
            <w:kern w:val="2"/>
            <w:sz w:val="24"/>
            <w:szCs w:val="24"/>
            <w:lang w:val="en-US" w:eastAsia="zh-CN" w:bidi="hi-IN"/>
          </w:rPr>
          <w:delText>Extensive re-sprouting of hardwoods occurred following harvest, and thus suppression of these sprouts using cutting and herbicide was conducted</w:delText>
        </w:r>
      </w:del>
      <w:ins w:id="815" w:author="LeBoldus, Jared" w:date="2022-11-04T10:43:00Z">
        <w:r>
          <w:rPr>
            <w:rFonts w:eastAsia="NSimSun" w:cs="Lucida Sans"/>
            <w:kern w:val="2"/>
            <w:sz w:val="24"/>
            <w:szCs w:val="24"/>
            <w:lang w:val="en-US" w:eastAsia="zh-CN" w:bidi="hi-IN"/>
          </w:rPr>
          <w:t xml:space="preserve">Hardwood </w:t>
        </w:r>
        <w:r>
          <w:rPr>
            <w:rFonts w:eastAsia="NSimSun" w:cs="Lucida Sans"/>
            <w:kern w:val="2"/>
            <w:sz w:val="24"/>
            <w:szCs w:val="24"/>
            <w:lang w:val="en-US" w:eastAsia="zh-CN" w:bidi="hi-IN"/>
          </w:rPr>
          <w:lastRenderedPageBreak/>
          <w:t xml:space="preserve">resprouting was managed by mechanical thinning and </w:t>
        </w:r>
        <w:commentRangeStart w:id="816"/>
        <w:r>
          <w:rPr>
            <w:rFonts w:eastAsia="NSimSun" w:cs="Lucida Sans"/>
            <w:kern w:val="2"/>
            <w:sz w:val="24"/>
            <w:szCs w:val="24"/>
            <w:lang w:val="en-US" w:eastAsia="zh-CN" w:bidi="hi-IN"/>
          </w:rPr>
          <w:t xml:space="preserve">herbicide </w:t>
        </w:r>
        <w:commentRangeEnd w:id="816"/>
        <w:r>
          <w:commentReference w:id="816"/>
        </w:r>
        <w:r>
          <w:rPr>
            <w:rFonts w:eastAsia="NSimSun" w:cs="Lucida Sans"/>
            <w:kern w:val="2"/>
            <w:sz w:val="24"/>
            <w:szCs w:val="24"/>
            <w:lang w:val="en-US" w:eastAsia="zh-CN" w:bidi="hi-IN"/>
          </w:rPr>
          <w:t>treatment</w:t>
        </w:r>
      </w:ins>
      <w:r>
        <w:rPr>
          <w:rFonts w:eastAsia="NSimSun" w:cs="Lucida Sans"/>
          <w:kern w:val="2"/>
          <w:sz w:val="24"/>
          <w:szCs w:val="24"/>
          <w:lang w:val="en-US" w:eastAsia="zh-CN" w:bidi="hi-IN"/>
        </w:rPr>
        <w:t xml:space="preserve"> in 1990 and</w:t>
      </w:r>
      <w:ins w:id="817" w:author="LeBoldus, Jared" w:date="2022-11-04T10:43:00Z">
        <w:r>
          <w:rPr>
            <w:rFonts w:eastAsia="NSimSun" w:cs="Lucida Sans"/>
            <w:kern w:val="2"/>
            <w:sz w:val="24"/>
            <w:szCs w:val="24"/>
            <w:lang w:val="en-US" w:eastAsia="zh-CN" w:bidi="hi-IN"/>
          </w:rPr>
          <w:t xml:space="preserve"> again in</w:t>
        </w:r>
      </w:ins>
      <w:r>
        <w:rPr>
          <w:rFonts w:eastAsia="NSimSun" w:cs="Lucida Sans"/>
          <w:kern w:val="2"/>
          <w:sz w:val="24"/>
          <w:szCs w:val="24"/>
          <w:lang w:val="en-US" w:eastAsia="zh-CN" w:bidi="hi-IN"/>
        </w:rPr>
        <w:t xml:space="preserve"> 1992. In the fall of 1999 and spring of 2000, the 25-year hardwood plots were harvested, and Douglas-fir was again planted with 2.4 m x 2.4 m x spacing and replacement of initial mortality. The site was clearcut in 2020 when the first Douglas-fir replanted were 45 years old.</w:t>
      </w:r>
      <w:ins w:id="818" w:author="LeBoldus, Jared" w:date="2022-11-04T10:40:00Z">
        <w:r>
          <w:rPr>
            <w:rFonts w:eastAsia="NSimSun" w:cs="Lucida Sans"/>
            <w:kern w:val="2"/>
            <w:sz w:val="24"/>
            <w:szCs w:val="24"/>
            <w:lang w:val="en-US" w:eastAsia="zh-CN" w:bidi="hi-IN"/>
          </w:rPr>
          <w:br/>
        </w:r>
      </w:ins>
    </w:p>
    <w:p w14:paraId="75CAE4C3" w14:textId="77777777" w:rsidR="00E43978" w:rsidRDefault="00000000">
      <w:pPr>
        <w:spacing w:line="480" w:lineRule="auto"/>
        <w:ind w:firstLine="720"/>
      </w:pPr>
      <w:commentRangeStart w:id="819"/>
      <w:ins w:id="820" w:author="LeBoldus, Jared" w:date="2022-11-04T10:40:00Z">
        <w:r>
          <w:rPr>
            <w:rFonts w:eastAsia="NSimSun" w:cs="Lucida Sans"/>
            <w:kern w:val="2"/>
            <w:sz w:val="24"/>
            <w:szCs w:val="24"/>
            <w:lang w:val="en-US" w:eastAsia="zh-CN" w:bidi="hi-IN"/>
          </w:rPr>
          <w:t>(except red alder plots 1 and 3 which were missed)</w:t>
        </w:r>
      </w:ins>
      <w:commentRangeEnd w:id="819"/>
      <w:r>
        <w:commentReference w:id="819"/>
      </w:r>
    </w:p>
    <w:p w14:paraId="03B70BD9" w14:textId="77777777" w:rsidR="00E43978" w:rsidRDefault="00E43978">
      <w:pPr>
        <w:spacing w:line="480" w:lineRule="auto"/>
        <w:rPr>
          <w:rFonts w:eastAsia="NSimSun" w:cs="Lucida Sans"/>
          <w:b/>
          <w:iCs/>
          <w:kern w:val="2"/>
          <w:sz w:val="24"/>
          <w:szCs w:val="24"/>
          <w:lang w:val="en-US" w:eastAsia="zh-CN" w:bidi="hi-IN"/>
        </w:rPr>
      </w:pPr>
    </w:p>
    <w:p w14:paraId="204E32D0" w14:textId="77777777" w:rsidR="00E43978" w:rsidRDefault="00000000">
      <w:pPr>
        <w:spacing w:line="480" w:lineRule="auto"/>
      </w:pPr>
      <w:r>
        <w:rPr>
          <w:b/>
          <w:iCs/>
          <w:sz w:val="24"/>
          <w:szCs w:val="24"/>
        </w:rPr>
        <w:t>2.2.3 Data collection</w:t>
      </w:r>
    </w:p>
    <w:p w14:paraId="73002B21" w14:textId="77777777" w:rsidR="00E43978" w:rsidRDefault="00000000">
      <w:pPr>
        <w:spacing w:line="480" w:lineRule="auto"/>
        <w:ind w:firstLine="720"/>
        <w:rPr>
          <w:b/>
          <w:iCs/>
          <w:sz w:val="24"/>
          <w:szCs w:val="24"/>
        </w:rPr>
        <w:sectPr w:rsidR="00E43978">
          <w:headerReference w:type="default" r:id="rId19"/>
          <w:footerReference w:type="default" r:id="rId20"/>
          <w:pgSz w:w="12240" w:h="15840"/>
          <w:pgMar w:top="2013" w:right="1440" w:bottom="1440" w:left="1440" w:header="1440" w:footer="0" w:gutter="0"/>
          <w:lnNumType w:countBy="1" w:distance="283" w:restart="continuous"/>
          <w:pgNumType w:start="1"/>
          <w:cols w:space="720"/>
          <w:formProt w:val="0"/>
          <w:docGrid w:linePitch="299" w:charSpace="32768"/>
        </w:sectPr>
      </w:pPr>
      <w:r>
        <w:rPr>
          <w:rFonts w:eastAsia="NSimSun" w:cs="Lucida Sans"/>
          <w:kern w:val="2"/>
          <w:sz w:val="24"/>
          <w:szCs w:val="24"/>
          <w:lang w:val="en-US" w:eastAsia="zh-CN" w:bidi="hi-IN"/>
        </w:rPr>
        <w:t xml:space="preserve">Tree positions were mapped, diameters measured, and </w:t>
      </w:r>
      <w:commentRangeStart w:id="823"/>
      <w:r>
        <w:rPr>
          <w:rFonts w:eastAsia="NSimSun" w:cs="Lucida Sans"/>
          <w:kern w:val="2"/>
          <w:sz w:val="24"/>
          <w:szCs w:val="24"/>
          <w:lang w:val="en-US" w:eastAsia="zh-CN" w:bidi="hi-IN"/>
        </w:rPr>
        <w:t xml:space="preserve">conditions recorded </w:t>
      </w:r>
      <w:commentRangeEnd w:id="823"/>
      <w:r>
        <w:commentReference w:id="823"/>
      </w:r>
      <w:r>
        <w:rPr>
          <w:rFonts w:eastAsia="NSimSun" w:cs="Lucida Sans"/>
          <w:kern w:val="2"/>
          <w:sz w:val="24"/>
          <w:szCs w:val="24"/>
          <w:lang w:val="en-US" w:eastAsia="zh-CN" w:bidi="hi-IN"/>
        </w:rPr>
        <w:t xml:space="preserve">multiple times </w:t>
      </w:r>
      <w:del w:id="824" w:author="LeBoldus, Jared" w:date="2022-11-04T14:30:00Z">
        <w:r>
          <w:rPr>
            <w:rFonts w:eastAsia="NSimSun" w:cs="Lucida Sans"/>
            <w:kern w:val="2"/>
            <w:sz w:val="24"/>
            <w:szCs w:val="24"/>
            <w:lang w:val="en-US" w:eastAsia="zh-CN" w:bidi="hi-IN"/>
          </w:rPr>
          <w:delText>across the study</w:delText>
        </w:r>
      </w:del>
      <w:r>
        <w:rPr>
          <w:rFonts w:eastAsia="NSimSun" w:cs="Lucida Sans"/>
          <w:kern w:val="2"/>
          <w:sz w:val="24"/>
          <w:szCs w:val="24"/>
          <w:lang w:val="en-US" w:eastAsia="zh-CN" w:bidi="hi-IN"/>
        </w:rPr>
        <w:t>: 1986 (</w:t>
      </w:r>
      <w:commentRangeStart w:id="825"/>
      <w:r>
        <w:rPr>
          <w:rFonts w:eastAsia="NSimSun" w:cs="Lucida Sans"/>
          <w:kern w:val="2"/>
          <w:sz w:val="24"/>
          <w:szCs w:val="24"/>
          <w:lang w:val="en-US" w:eastAsia="zh-CN" w:bidi="hi-IN"/>
        </w:rPr>
        <w:t>immediate Douglas-fir plots only</w:t>
      </w:r>
      <w:commentRangeEnd w:id="825"/>
      <w:r>
        <w:commentReference w:id="825"/>
      </w:r>
      <w:r>
        <w:rPr>
          <w:rFonts w:eastAsia="NSimSun" w:cs="Lucida Sans"/>
          <w:kern w:val="2"/>
          <w:sz w:val="24"/>
          <w:szCs w:val="24"/>
          <w:lang w:val="en-US" w:eastAsia="zh-CN" w:bidi="hi-IN"/>
        </w:rPr>
        <w:t>); 1995 (Douglas-fir following 12-year hardwood rotation plots); 2011 (all plots); and 2020 (all plots).</w:t>
      </w:r>
    </w:p>
    <w:p w14:paraId="68837B76" w14:textId="77777777" w:rsidR="00E43978" w:rsidRDefault="00000000">
      <w:pPr>
        <w:spacing w:line="480" w:lineRule="auto"/>
        <w:rPr>
          <w:b/>
          <w:iCs/>
          <w:sz w:val="24"/>
          <w:szCs w:val="24"/>
        </w:rPr>
      </w:pPr>
      <w:r>
        <w:rPr>
          <w:noProof/>
        </w:rPr>
        <w:lastRenderedPageBreak/>
        <w:drawing>
          <wp:inline distT="0" distB="0" distL="0" distR="0" wp14:anchorId="3CE3E9AE" wp14:editId="0E88914E">
            <wp:extent cx="7058660" cy="4609465"/>
            <wp:effectExtent l="0" t="0" r="0" b="0"/>
            <wp:docPr id="3"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5"/>
                    <pic:cNvPicPr>
                      <a:picLocks noChangeAspect="1" noChangeArrowheads="1"/>
                    </pic:cNvPicPr>
                  </pic:nvPicPr>
                  <pic:blipFill>
                    <a:blip r:embed="rId21"/>
                    <a:stretch>
                      <a:fillRect/>
                    </a:stretch>
                  </pic:blipFill>
                  <pic:spPr bwMode="auto">
                    <a:xfrm>
                      <a:off x="0" y="0"/>
                      <a:ext cx="7058660" cy="4609465"/>
                    </a:xfrm>
                    <a:prstGeom prst="rect">
                      <a:avLst/>
                    </a:prstGeom>
                  </pic:spPr>
                </pic:pic>
              </a:graphicData>
            </a:graphic>
          </wp:inline>
        </w:drawing>
      </w:r>
    </w:p>
    <w:p w14:paraId="17243C0E" w14:textId="77777777" w:rsidR="00E43978" w:rsidRDefault="00000000">
      <w:pPr>
        <w:spacing w:line="480" w:lineRule="auto"/>
        <w:rPr>
          <w:ins w:id="826" w:author="LeBoldus, Jared" w:date="2022-10-27T11:00:00Z"/>
          <w:iCs/>
          <w:sz w:val="24"/>
          <w:szCs w:val="24"/>
        </w:rPr>
      </w:pPr>
      <w:r>
        <w:rPr>
          <w:b/>
          <w:iCs/>
          <w:sz w:val="24"/>
          <w:szCs w:val="24"/>
        </w:rPr>
        <w:t xml:space="preserve">Figure 2. </w:t>
      </w:r>
      <w:r>
        <w:rPr>
          <w:iCs/>
          <w:sz w:val="24"/>
          <w:szCs w:val="24"/>
        </w:rPr>
        <w:t xml:space="preserve">Hardwood rotation site near Apiary, OR. Colored polygons delimit plots (experimental units) to which rotation treatments were applied following 1973 clearcut of site: Purple (A), 12-year rotation with red alder before replanting Douglas-fir; Blue (B), 12- year rotation with western cottonwood before replanting with Douglas-fir; Aqua </w:t>
      </w:r>
      <w:r>
        <w:rPr>
          <w:iCs/>
          <w:sz w:val="24"/>
          <w:szCs w:val="24"/>
        </w:rPr>
        <w:lastRenderedPageBreak/>
        <w:t>(C), immediate replanting of Douglas-fir; Green (D), 25-year red alder; Yellow (E), 25-year wester cottonwood. Black circles denote 8m fixed radius measurement subplots. Letter and two numerical digits within each plot indicate treatment, block, and subplot number. Semitransparent shapes indicate the location and status of trees with LRR symptoms prior to the 1973 clearcut: Cross, tree dead &gt; 10 years with signs of LRR; Square, tree dead &lt; 10 years with signs of LRR; Triangle, live tree showing LRR symptoms; Circle, live tree with symptoms detected only following clear cut.</w:t>
      </w:r>
    </w:p>
    <w:p w14:paraId="6420A4EC" w14:textId="77777777" w:rsidR="00E43978" w:rsidRDefault="00E43978">
      <w:pPr>
        <w:spacing w:line="240" w:lineRule="auto"/>
        <w:rPr>
          <w:ins w:id="827" w:author="LeBoldus, Jared" w:date="2022-10-27T11:00:00Z"/>
          <w:iCs/>
          <w:sz w:val="24"/>
          <w:szCs w:val="24"/>
        </w:rPr>
        <w:sectPr w:rsidR="00E43978">
          <w:headerReference w:type="default" r:id="rId22"/>
          <w:footerReference w:type="default" r:id="rId23"/>
          <w:pgSz w:w="15840" w:h="12240" w:orient="landscape"/>
          <w:pgMar w:top="1497" w:right="2013" w:bottom="1440" w:left="1440" w:header="1440" w:footer="0" w:gutter="0"/>
          <w:lnNumType w:countBy="1" w:distance="283" w:restart="continuous"/>
          <w:pgNumType w:start="1"/>
          <w:cols w:space="720"/>
          <w:formProt w:val="0"/>
          <w:docGrid w:linePitch="299" w:charSpace="32768"/>
        </w:sectPr>
      </w:pPr>
    </w:p>
    <w:p w14:paraId="5363E8A5" w14:textId="77777777" w:rsidR="00E43978" w:rsidRDefault="00000000">
      <w:pPr>
        <w:spacing w:line="480" w:lineRule="auto"/>
        <w:rPr>
          <w:b/>
          <w:iCs/>
          <w:sz w:val="24"/>
          <w:szCs w:val="24"/>
        </w:rPr>
      </w:pPr>
      <w:r>
        <w:rPr>
          <w:rFonts w:eastAsia="NSimSun" w:cs="Lucida Sans"/>
          <w:b/>
          <w:bCs/>
          <w:iCs/>
          <w:kern w:val="2"/>
          <w:sz w:val="24"/>
          <w:szCs w:val="24"/>
          <w:lang w:val="en-US" w:eastAsia="zh-CN" w:bidi="hi-IN"/>
        </w:rPr>
        <w:lastRenderedPageBreak/>
        <w:t xml:space="preserve">2.2.4 Data </w:t>
      </w:r>
      <w:del w:id="828" w:author="LeBoldus, Jared" w:date="2022-11-04T14:31:00Z">
        <w:r>
          <w:rPr>
            <w:rFonts w:eastAsia="NSimSun" w:cs="Lucida Sans"/>
            <w:b/>
            <w:bCs/>
            <w:iCs/>
            <w:kern w:val="2"/>
            <w:sz w:val="24"/>
            <w:szCs w:val="24"/>
            <w:lang w:val="en-US" w:eastAsia="zh-CN" w:bidi="hi-IN"/>
          </w:rPr>
          <w:delText xml:space="preserve">cleaning and </w:delText>
        </w:r>
      </w:del>
      <w:r>
        <w:rPr>
          <w:rFonts w:eastAsia="NSimSun" w:cs="Lucida Sans"/>
          <w:b/>
          <w:bCs/>
          <w:iCs/>
          <w:kern w:val="2"/>
          <w:sz w:val="24"/>
          <w:szCs w:val="24"/>
          <w:lang w:val="en-US" w:eastAsia="zh-CN" w:bidi="hi-IN"/>
        </w:rPr>
        <w:t>analysis</w:t>
      </w:r>
    </w:p>
    <w:p w14:paraId="3AE0E5E5" w14:textId="77777777" w:rsidR="00E43978" w:rsidRDefault="00000000">
      <w:pPr>
        <w:tabs>
          <w:tab w:val="left" w:pos="6390"/>
        </w:tabs>
        <w:spacing w:line="480" w:lineRule="auto"/>
        <w:ind w:firstLine="720"/>
        <w:rPr>
          <w:b/>
          <w:iCs/>
          <w:sz w:val="24"/>
          <w:szCs w:val="24"/>
        </w:rPr>
      </w:pPr>
      <w:commentRangeStart w:id="829"/>
      <w:r>
        <w:rPr>
          <w:iCs/>
          <w:sz w:val="24"/>
          <w:szCs w:val="24"/>
        </w:rPr>
        <w:t xml:space="preserve">Because </w:t>
      </w:r>
      <w:commentRangeEnd w:id="829"/>
      <w:r>
        <w:commentReference w:id="829"/>
      </w:r>
      <w:r>
        <w:rPr>
          <w:iCs/>
          <w:sz w:val="24"/>
          <w:szCs w:val="24"/>
        </w:rPr>
        <w:t xml:space="preserve">Douglas-fir replanting was staggered for the different </w:t>
      </w:r>
      <w:del w:id="830" w:author="LeBoldus, Jared" w:date="2022-11-04T14:32:00Z">
        <w:r>
          <w:rPr>
            <w:iCs/>
            <w:sz w:val="24"/>
            <w:szCs w:val="24"/>
          </w:rPr>
          <w:delText xml:space="preserve">rotation </w:delText>
        </w:r>
      </w:del>
      <w:r>
        <w:rPr>
          <w:iCs/>
          <w:sz w:val="24"/>
          <w:szCs w:val="24"/>
        </w:rPr>
        <w:t xml:space="preserve">treatments </w:t>
      </w:r>
      <w:del w:id="831" w:author="LeBoldus, Jared" w:date="2022-11-04T14:32:00Z">
        <w:r>
          <w:rPr>
            <w:iCs/>
            <w:sz w:val="24"/>
            <w:szCs w:val="24"/>
          </w:rPr>
          <w:delText xml:space="preserve">and </w:delText>
        </w:r>
      </w:del>
      <w:ins w:id="832" w:author="LeBoldus, Jared" w:date="2022-11-04T14:32:00Z">
        <w:r>
          <w:rPr>
            <w:iCs/>
            <w:sz w:val="24"/>
            <w:szCs w:val="24"/>
          </w:rPr>
          <w:t xml:space="preserve">the </w:t>
        </w:r>
      </w:ins>
      <w:r>
        <w:rPr>
          <w:iCs/>
          <w:sz w:val="24"/>
          <w:szCs w:val="24"/>
        </w:rPr>
        <w:t xml:space="preserve">stand measurements </w:t>
      </w:r>
      <w:del w:id="833" w:author="LeBoldus, Jared" w:date="2022-11-04T14:32:00Z">
        <w:r>
          <w:rPr>
            <w:iCs/>
            <w:sz w:val="24"/>
            <w:szCs w:val="24"/>
          </w:rPr>
          <w:delText xml:space="preserve">were </w:delText>
        </w:r>
      </w:del>
      <w:ins w:id="834" w:author="LeBoldus, Jared" w:date="2022-11-04T14:32:00Z">
        <w:r>
          <w:rPr>
            <w:iCs/>
            <w:sz w:val="24"/>
            <w:szCs w:val="24"/>
          </w:rPr>
          <w:t xml:space="preserve">did </w:t>
        </w:r>
      </w:ins>
      <w:r>
        <w:rPr>
          <w:iCs/>
          <w:sz w:val="24"/>
          <w:szCs w:val="24"/>
        </w:rPr>
        <w:t xml:space="preserve">not </w:t>
      </w:r>
      <w:del w:id="835" w:author="LeBoldus, Jared" w:date="2022-11-04T14:32:00Z">
        <w:r>
          <w:rPr>
            <w:iCs/>
            <w:sz w:val="24"/>
            <w:szCs w:val="24"/>
          </w:rPr>
          <w:delText xml:space="preserve">at </w:delText>
        </w:r>
      </w:del>
      <w:proofErr w:type="spellStart"/>
      <w:ins w:id="836" w:author="LeBoldus, Jared" w:date="2022-11-04T14:32:00Z">
        <w:r>
          <w:rPr>
            <w:iCs/>
            <w:sz w:val="24"/>
            <w:szCs w:val="24"/>
          </w:rPr>
          <w:t>occurr</w:t>
        </w:r>
        <w:proofErr w:type="spellEnd"/>
        <w:r>
          <w:rPr>
            <w:iCs/>
            <w:sz w:val="24"/>
            <w:szCs w:val="24"/>
          </w:rPr>
          <w:t xml:space="preserve"> at </w:t>
        </w:r>
      </w:ins>
      <w:r>
        <w:rPr>
          <w:iCs/>
          <w:sz w:val="24"/>
          <w:szCs w:val="24"/>
        </w:rPr>
        <w:t xml:space="preserve">consistent ages across all treatments, the measurements were </w:t>
      </w:r>
      <w:del w:id="837" w:author="LeBoldus, Jared" w:date="2022-11-04T14:34:00Z">
        <w:r>
          <w:rPr>
            <w:iCs/>
            <w:sz w:val="24"/>
            <w:szCs w:val="24"/>
          </w:rPr>
          <w:delText xml:space="preserve">binned </w:delText>
        </w:r>
      </w:del>
      <w:ins w:id="838" w:author="LeBoldus, Jared" w:date="2022-11-04T14:34:00Z">
        <w:r>
          <w:rPr>
            <w:iCs/>
            <w:sz w:val="24"/>
            <w:szCs w:val="24"/>
          </w:rPr>
          <w:t xml:space="preserve">combined </w:t>
        </w:r>
      </w:ins>
      <w:r>
        <w:rPr>
          <w:iCs/>
          <w:sz w:val="24"/>
          <w:szCs w:val="24"/>
        </w:rPr>
        <w:t xml:space="preserve">into three </w:t>
      </w:r>
      <w:del w:id="839" w:author="LeBoldus, Jared" w:date="2022-11-04T14:35:00Z">
        <w:r>
          <w:rPr>
            <w:iCs/>
            <w:sz w:val="24"/>
            <w:szCs w:val="24"/>
          </w:rPr>
          <w:delText>periods</w:delText>
        </w:r>
      </w:del>
      <w:ins w:id="840" w:author="LeBoldus, Jared" w:date="2022-11-04T14:35:00Z">
        <w:r>
          <w:rPr>
            <w:iCs/>
            <w:sz w:val="24"/>
            <w:szCs w:val="24"/>
          </w:rPr>
          <w:t>categories</w:t>
        </w:r>
      </w:ins>
      <w:r>
        <w:rPr>
          <w:iCs/>
          <w:sz w:val="24"/>
          <w:szCs w:val="24"/>
        </w:rPr>
        <w:t>: early, middle, and late. The starting and ending measurements for the early period were age 8 and 24 years for the 12-year hardwood rotation treatments and age 11 and 20 years for the 25-year hardwood rotation treatments. The starting and ending measurements for the middle period were age 8 and 33 years for the 12-year hardwood rotation treatments and age 12 and 36 years for the immediate Douglas-fir treatment. The starting and ending measurements for the late period were age 36 and 45 years for the immediate Douglas-fir treatment</w:t>
      </w:r>
      <w:commentRangeStart w:id="841"/>
      <w:r>
        <w:rPr>
          <w:iCs/>
          <w:sz w:val="24"/>
          <w:szCs w:val="24"/>
        </w:rPr>
        <w:t>. Slopes (</w:t>
      </w:r>
      <w:commentRangeEnd w:id="841"/>
      <w:r>
        <w:commentReference w:id="841"/>
      </w:r>
      <w:r>
        <w:rPr>
          <w:iCs/>
          <w:sz w:val="24"/>
          <w:szCs w:val="24"/>
        </w:rPr>
        <w:t>annual increments) across the time periods were used as response variables in the statistical analysis of growth and mortality.</w:t>
      </w:r>
    </w:p>
    <w:p w14:paraId="60E067DE" w14:textId="77777777" w:rsidR="00E43978" w:rsidRDefault="00E43978">
      <w:pPr>
        <w:tabs>
          <w:tab w:val="left" w:pos="6390"/>
        </w:tabs>
        <w:spacing w:line="480" w:lineRule="auto"/>
        <w:rPr>
          <w:b/>
          <w:iCs/>
          <w:sz w:val="24"/>
          <w:szCs w:val="24"/>
        </w:rPr>
      </w:pPr>
    </w:p>
    <w:p w14:paraId="1BFD9C26" w14:textId="77777777" w:rsidR="00E43978" w:rsidRDefault="00000000">
      <w:pPr>
        <w:tabs>
          <w:tab w:val="left" w:pos="6390"/>
        </w:tabs>
        <w:spacing w:line="480" w:lineRule="auto"/>
        <w:rPr>
          <w:b/>
          <w:iCs/>
          <w:sz w:val="24"/>
          <w:szCs w:val="24"/>
        </w:rPr>
      </w:pPr>
      <w:r>
        <w:rPr>
          <w:b/>
          <w:iCs/>
          <w:sz w:val="24"/>
          <w:szCs w:val="24"/>
        </w:rPr>
        <w:t>2.1.5 Statistical analysis</w:t>
      </w:r>
    </w:p>
    <w:p w14:paraId="6B5C11E1" w14:textId="77777777" w:rsidR="00E43978" w:rsidRDefault="00000000">
      <w:pPr>
        <w:tabs>
          <w:tab w:val="left" w:pos="6390"/>
        </w:tabs>
        <w:spacing w:line="480" w:lineRule="auto"/>
        <w:ind w:firstLine="720"/>
        <w:rPr>
          <w:iCs/>
          <w:sz w:val="24"/>
          <w:szCs w:val="24"/>
        </w:rPr>
      </w:pPr>
      <w:commentRangeStart w:id="842"/>
      <w:r>
        <w:rPr>
          <w:iCs/>
          <w:sz w:val="24"/>
          <w:szCs w:val="24"/>
        </w:rPr>
        <w:t xml:space="preserve">Analyses of variance (ANOVAs) based on generalized linear mixed models were used to test the random effect of block and the fixed effect of </w:t>
      </w:r>
      <w:del w:id="843" w:author="LeBoldus, Jared" w:date="2022-11-04T14:38:00Z">
        <w:r>
          <w:rPr>
            <w:iCs/>
            <w:sz w:val="24"/>
            <w:szCs w:val="24"/>
          </w:rPr>
          <w:delText xml:space="preserve">rotation </w:delText>
        </w:r>
      </w:del>
      <w:r>
        <w:rPr>
          <w:iCs/>
          <w:sz w:val="24"/>
          <w:szCs w:val="24"/>
        </w:rPr>
        <w:t xml:space="preserve">treatment on annual </w:t>
      </w:r>
      <w:del w:id="844" w:author="LeBoldus, Jared" w:date="2022-11-04T14:38:00Z">
        <w:r>
          <w:rPr>
            <w:iCs/>
            <w:sz w:val="24"/>
            <w:szCs w:val="24"/>
          </w:rPr>
          <w:delText>basal area</w:delText>
        </w:r>
      </w:del>
      <w:ins w:id="845" w:author="LeBoldus, Jared" w:date="2022-11-04T14:38:00Z">
        <w:r>
          <w:rPr>
            <w:iCs/>
            <w:sz w:val="24"/>
            <w:szCs w:val="24"/>
          </w:rPr>
          <w:t>BA</w:t>
        </w:r>
      </w:ins>
      <w:r>
        <w:rPr>
          <w:iCs/>
          <w:sz w:val="24"/>
          <w:szCs w:val="24"/>
        </w:rPr>
        <w:t xml:space="preserve"> increment and annual arcsine square root transformed proportion of mortality across the tree time periods of the study (early, middle, late). Tukey’s HSD tests were used to determine significant differences between treatment levels. Analyses were performed using the lme4 (Bates et al. 2015) and </w:t>
      </w:r>
      <w:proofErr w:type="spellStart"/>
      <w:r>
        <w:rPr>
          <w:iCs/>
          <w:sz w:val="24"/>
          <w:szCs w:val="24"/>
        </w:rPr>
        <w:t>emmeans</w:t>
      </w:r>
      <w:proofErr w:type="spellEnd"/>
      <w:r>
        <w:rPr>
          <w:iCs/>
          <w:sz w:val="24"/>
          <w:szCs w:val="24"/>
        </w:rPr>
        <w:t xml:space="preserve"> (</w:t>
      </w:r>
      <w:proofErr w:type="spellStart"/>
      <w:r>
        <w:rPr>
          <w:iCs/>
          <w:sz w:val="24"/>
          <w:szCs w:val="24"/>
        </w:rPr>
        <w:t>Lenth</w:t>
      </w:r>
      <w:proofErr w:type="spellEnd"/>
      <w:r>
        <w:rPr>
          <w:iCs/>
          <w:sz w:val="24"/>
          <w:szCs w:val="24"/>
        </w:rPr>
        <w:t xml:space="preserve"> 2022) packages in R. Back-transformed (estimated marginal) means and 95% confidence intervals were reported and used for graphing.</w:t>
      </w:r>
      <w:commentRangeEnd w:id="842"/>
      <w:r>
        <w:commentReference w:id="842"/>
      </w:r>
    </w:p>
    <w:p w14:paraId="4626C7CB" w14:textId="77777777" w:rsidR="00E43978" w:rsidRDefault="00E43978">
      <w:pPr>
        <w:tabs>
          <w:tab w:val="left" w:pos="6390"/>
        </w:tabs>
        <w:spacing w:line="480" w:lineRule="auto"/>
        <w:rPr>
          <w:b/>
          <w:iCs/>
          <w:sz w:val="24"/>
          <w:szCs w:val="24"/>
        </w:rPr>
      </w:pPr>
    </w:p>
    <w:p w14:paraId="58CB95AE" w14:textId="77777777" w:rsidR="00E43978" w:rsidRDefault="00000000">
      <w:pPr>
        <w:tabs>
          <w:tab w:val="left" w:pos="6390"/>
        </w:tabs>
        <w:spacing w:line="480" w:lineRule="auto"/>
        <w:rPr>
          <w:b/>
          <w:iCs/>
          <w:sz w:val="24"/>
          <w:szCs w:val="24"/>
        </w:rPr>
      </w:pPr>
      <w:r>
        <w:rPr>
          <w:b/>
          <w:bCs/>
          <w:iCs/>
          <w:sz w:val="24"/>
          <w:szCs w:val="24"/>
        </w:rPr>
        <w:t>2.1.6 Forest Vegetation Simulator</w:t>
      </w:r>
    </w:p>
    <w:p w14:paraId="153A135F" w14:textId="77777777" w:rsidR="00E43978" w:rsidRDefault="00000000">
      <w:pPr>
        <w:tabs>
          <w:tab w:val="left" w:pos="6390"/>
        </w:tabs>
        <w:spacing w:line="480" w:lineRule="auto"/>
        <w:ind w:firstLine="720"/>
        <w:rPr>
          <w:sz w:val="24"/>
          <w:szCs w:val="24"/>
        </w:rPr>
      </w:pPr>
      <w:r>
        <w:rPr>
          <w:sz w:val="24"/>
          <w:szCs w:val="24"/>
        </w:rPr>
        <w:t>FVS analysis was conducted using the same methods as the Woods Creek study. Measured 1987 diameters for the immediate Douglas</w:t>
      </w:r>
      <w:ins w:id="846" w:author="LeBoldus, Jared" w:date="2022-11-04T14:39:00Z">
        <w:r>
          <w:rPr>
            <w:sz w:val="24"/>
            <w:szCs w:val="24"/>
          </w:rPr>
          <w:t>-</w:t>
        </w:r>
      </w:ins>
      <w:del w:id="847" w:author="LeBoldus, Jared" w:date="2022-11-04T14:39:00Z">
        <w:r>
          <w:rPr>
            <w:sz w:val="24"/>
            <w:szCs w:val="24"/>
          </w:rPr>
          <w:delText xml:space="preserve"> </w:delText>
        </w:r>
      </w:del>
      <w:r>
        <w:rPr>
          <w:sz w:val="24"/>
          <w:szCs w:val="24"/>
        </w:rPr>
        <w:t xml:space="preserve">fir treatment as well as the diameters of dead trees and cut stumps from 1973-4 survey were entered into the models. Input, output, and log files for each FVS and WRDM run can be found at the same </w:t>
      </w:r>
      <w:proofErr w:type="spellStart"/>
      <w:r>
        <w:rPr>
          <w:sz w:val="24"/>
          <w:szCs w:val="24"/>
        </w:rPr>
        <w:t>Github</w:t>
      </w:r>
      <w:proofErr w:type="spellEnd"/>
      <w:r>
        <w:rPr>
          <w:sz w:val="24"/>
          <w:szCs w:val="24"/>
        </w:rPr>
        <w:t xml:space="preserve"> repository as the Woods Creek data. </w:t>
      </w:r>
    </w:p>
    <w:p w14:paraId="7005F136" w14:textId="77777777" w:rsidR="00E43978" w:rsidRDefault="00E43978">
      <w:pPr>
        <w:tabs>
          <w:tab w:val="left" w:pos="6390"/>
        </w:tabs>
        <w:spacing w:line="480" w:lineRule="auto"/>
        <w:rPr>
          <w:sz w:val="24"/>
          <w:szCs w:val="24"/>
        </w:rPr>
      </w:pPr>
    </w:p>
    <w:p w14:paraId="2F038C52" w14:textId="77777777" w:rsidR="00E43978" w:rsidRDefault="00000000">
      <w:pPr>
        <w:spacing w:line="480" w:lineRule="auto"/>
        <w:rPr>
          <w:b/>
          <w:iCs/>
          <w:sz w:val="24"/>
          <w:szCs w:val="24"/>
        </w:rPr>
      </w:pPr>
      <w:r>
        <w:rPr>
          <w:b/>
          <w:sz w:val="28"/>
          <w:szCs w:val="28"/>
        </w:rPr>
        <w:t>3. Results</w:t>
      </w:r>
    </w:p>
    <w:p w14:paraId="362AE840" w14:textId="77777777" w:rsidR="00E43978" w:rsidRDefault="00000000">
      <w:pPr>
        <w:spacing w:line="480" w:lineRule="auto"/>
        <w:rPr>
          <w:b/>
          <w:iCs/>
          <w:sz w:val="24"/>
          <w:szCs w:val="24"/>
        </w:rPr>
      </w:pPr>
      <w:r>
        <w:rPr>
          <w:b/>
          <w:sz w:val="24"/>
          <w:szCs w:val="24"/>
        </w:rPr>
        <w:t xml:space="preserve">3.1 Thinning study, species composition and basal area </w:t>
      </w:r>
    </w:p>
    <w:p w14:paraId="271CBD83" w14:textId="20227632" w:rsidR="00E43978" w:rsidRDefault="00000000">
      <w:pPr>
        <w:spacing w:line="480" w:lineRule="auto"/>
        <w:ind w:firstLine="720"/>
        <w:rPr>
          <w:sz w:val="24"/>
          <w:szCs w:val="24"/>
        </w:rPr>
      </w:pPr>
      <w:r>
        <w:rPr>
          <w:sz w:val="24"/>
          <w:szCs w:val="24"/>
        </w:rPr>
        <w:t>By the conclusion of this study, 77% were Douglas-fir, 17% were western hemlock, and 6% were other species. In total C. Differences between total Douglas-fir basal area from initial to final surveys was a 21% increase (16.79 m</w:t>
      </w:r>
      <w:r>
        <w:rPr>
          <w:b/>
          <w:bCs/>
          <w:sz w:val="24"/>
          <w:szCs w:val="24"/>
          <w:vertAlign w:val="superscript"/>
        </w:rPr>
        <w:t>2</w:t>
      </w:r>
      <w:r>
        <w:rPr>
          <w:sz w:val="24"/>
          <w:szCs w:val="24"/>
        </w:rPr>
        <w:t>ha</w:t>
      </w:r>
      <w:r>
        <w:rPr>
          <w:sz w:val="24"/>
          <w:szCs w:val="24"/>
          <w:vertAlign w:val="superscript"/>
        </w:rPr>
        <w:t>-1</w:t>
      </w:r>
      <w:r>
        <w:rPr>
          <w:sz w:val="24"/>
          <w:szCs w:val="24"/>
        </w:rPr>
        <w:t xml:space="preserve">) for the </w:t>
      </w:r>
      <w:proofErr w:type="spellStart"/>
      <w:r>
        <w:rPr>
          <w:sz w:val="24"/>
          <w:szCs w:val="24"/>
        </w:rPr>
        <w:t>unthinned</w:t>
      </w:r>
      <w:proofErr w:type="spellEnd"/>
      <w:r>
        <w:rPr>
          <w:sz w:val="24"/>
          <w:szCs w:val="24"/>
        </w:rPr>
        <w:t xml:space="preserve"> treatment, a 32% increase (17.01 m</w:t>
      </w:r>
      <w:r>
        <w:rPr>
          <w:b/>
          <w:bCs/>
          <w:sz w:val="24"/>
          <w:szCs w:val="24"/>
          <w:vertAlign w:val="superscript"/>
        </w:rPr>
        <w:t>2</w:t>
      </w:r>
      <w:r>
        <w:rPr>
          <w:sz w:val="24"/>
          <w:szCs w:val="24"/>
        </w:rPr>
        <w:t>ha</w:t>
      </w:r>
      <w:r>
        <w:rPr>
          <w:sz w:val="24"/>
          <w:szCs w:val="24"/>
          <w:vertAlign w:val="superscript"/>
        </w:rPr>
        <w:t>-1</w:t>
      </w:r>
      <w:r>
        <w:rPr>
          <w:sz w:val="24"/>
          <w:szCs w:val="24"/>
        </w:rPr>
        <w:t>) for the lightly thinned, and a 29% increase (18.14 m</w:t>
      </w:r>
      <w:r>
        <w:rPr>
          <w:b/>
          <w:bCs/>
          <w:sz w:val="24"/>
          <w:szCs w:val="24"/>
          <w:vertAlign w:val="superscript"/>
        </w:rPr>
        <w:t>2</w:t>
      </w:r>
      <w:r>
        <w:rPr>
          <w:sz w:val="24"/>
          <w:szCs w:val="24"/>
        </w:rPr>
        <w:t>ha</w:t>
      </w:r>
      <w:r>
        <w:rPr>
          <w:sz w:val="24"/>
          <w:szCs w:val="24"/>
          <w:vertAlign w:val="superscript"/>
        </w:rPr>
        <w:t>-1</w:t>
      </w:r>
      <w:r>
        <w:rPr>
          <w:sz w:val="24"/>
          <w:szCs w:val="24"/>
        </w:rPr>
        <w:t xml:space="preserve">) for the thinned treatment </w:t>
      </w:r>
      <w:commentRangeStart w:id="848"/>
      <w:r>
        <w:rPr>
          <w:sz w:val="24"/>
          <w:szCs w:val="24"/>
        </w:rPr>
        <w:t xml:space="preserve"> </w:t>
      </w:r>
      <w:commentRangeEnd w:id="848"/>
      <w:r>
        <w:commentReference w:id="848"/>
      </w:r>
      <w:r>
        <w:rPr>
          <w:sz w:val="24"/>
          <w:szCs w:val="24"/>
        </w:rPr>
        <w:t xml:space="preserve"> (</w:t>
      </w:r>
      <w:r>
        <w:rPr>
          <w:b/>
          <w:bCs/>
          <w:sz w:val="24"/>
          <w:szCs w:val="24"/>
        </w:rPr>
        <w:t>Fig. x Table y</w:t>
      </w:r>
      <w:r>
        <w:rPr>
          <w:sz w:val="24"/>
          <w:szCs w:val="24"/>
        </w:rPr>
        <w:t xml:space="preserve">). Mean DBH of all trees was 46.5 cm with a maximum DBH of 165.8 cm belonging to a </w:t>
      </w:r>
      <w:r>
        <w:rPr>
          <w:iCs/>
          <w:sz w:val="24"/>
          <w:szCs w:val="24"/>
        </w:rPr>
        <w:t>Douglas-fir</w:t>
      </w:r>
      <w:r>
        <w:rPr>
          <w:i/>
          <w:sz w:val="24"/>
          <w:szCs w:val="24"/>
        </w:rPr>
        <w:t xml:space="preserve"> </w:t>
      </w:r>
      <w:r>
        <w:rPr>
          <w:sz w:val="24"/>
          <w:szCs w:val="24"/>
        </w:rPr>
        <w:t>tree. The largest western hemlock measured had a DBH of 135 cm. The mean mortality DBH for all trees was 29.7 cm.</w:t>
      </w:r>
    </w:p>
    <w:p w14:paraId="149F1166" w14:textId="77777777" w:rsidR="00E43978" w:rsidRDefault="00E43978">
      <w:pPr>
        <w:spacing w:line="480" w:lineRule="auto"/>
        <w:rPr>
          <w:sz w:val="24"/>
          <w:szCs w:val="24"/>
        </w:rPr>
      </w:pPr>
    </w:p>
    <w:p w14:paraId="356B427C" w14:textId="77777777" w:rsidR="00E43978" w:rsidRDefault="00000000">
      <w:pPr>
        <w:spacing w:line="480" w:lineRule="auto"/>
        <w:rPr>
          <w:sz w:val="24"/>
          <w:szCs w:val="24"/>
        </w:rPr>
      </w:pPr>
      <w:r>
        <w:rPr>
          <w:b/>
          <w:sz w:val="24"/>
          <w:szCs w:val="24"/>
        </w:rPr>
        <w:t>Table 1</w:t>
      </w:r>
      <w:r>
        <w:rPr>
          <w:sz w:val="24"/>
          <w:szCs w:val="24"/>
        </w:rPr>
        <w:t xml:space="preserve">: Initial and final stand summary statistics for the Woods Creek study. BA = basal area, CI = 95% confidence interval.  </w:t>
      </w:r>
    </w:p>
    <w:tbl>
      <w:tblPr>
        <w:tblW w:w="10713" w:type="dxa"/>
        <w:tblInd w:w="-360" w:type="dxa"/>
        <w:tblLayout w:type="fixed"/>
        <w:tblLook w:val="04A0" w:firstRow="1" w:lastRow="0" w:firstColumn="1" w:lastColumn="0" w:noHBand="0" w:noVBand="1"/>
      </w:tblPr>
      <w:tblGrid>
        <w:gridCol w:w="1900"/>
        <w:gridCol w:w="782"/>
        <w:gridCol w:w="1006"/>
        <w:gridCol w:w="271"/>
        <w:gridCol w:w="676"/>
        <w:gridCol w:w="405"/>
        <w:gridCol w:w="677"/>
        <w:gridCol w:w="268"/>
        <w:gridCol w:w="678"/>
        <w:gridCol w:w="403"/>
        <w:gridCol w:w="678"/>
        <w:gridCol w:w="266"/>
        <w:gridCol w:w="678"/>
        <w:gridCol w:w="403"/>
        <w:gridCol w:w="678"/>
        <w:gridCol w:w="260"/>
        <w:gridCol w:w="684"/>
      </w:tblGrid>
      <w:tr w:rsidR="00E43978" w14:paraId="2471D955" w14:textId="77777777">
        <w:trPr>
          <w:trHeight w:val="300"/>
        </w:trPr>
        <w:tc>
          <w:tcPr>
            <w:tcW w:w="1900" w:type="dxa"/>
            <w:shd w:val="clear" w:color="auto" w:fill="auto"/>
            <w:vAlign w:val="bottom"/>
          </w:tcPr>
          <w:p w14:paraId="6EE24D03" w14:textId="77777777" w:rsidR="00E43978" w:rsidRDefault="00E43978">
            <w:pPr>
              <w:widowControl w:val="0"/>
              <w:spacing w:line="480" w:lineRule="auto"/>
              <w:rPr>
                <w:rFonts w:eastAsia="Times New Roman"/>
                <w:sz w:val="20"/>
                <w:szCs w:val="20"/>
                <w:lang w:val="en-US"/>
              </w:rPr>
            </w:pPr>
          </w:p>
        </w:tc>
        <w:tc>
          <w:tcPr>
            <w:tcW w:w="782" w:type="dxa"/>
            <w:shd w:val="clear" w:color="auto" w:fill="auto"/>
            <w:vAlign w:val="bottom"/>
          </w:tcPr>
          <w:p w14:paraId="7AB14E3E" w14:textId="77777777" w:rsidR="00E43978" w:rsidRDefault="00E43978">
            <w:pPr>
              <w:widowControl w:val="0"/>
              <w:spacing w:line="480" w:lineRule="auto"/>
              <w:rPr>
                <w:rFonts w:eastAsia="Times New Roman"/>
                <w:sz w:val="20"/>
                <w:szCs w:val="20"/>
                <w:lang w:val="en-US"/>
              </w:rPr>
            </w:pPr>
          </w:p>
        </w:tc>
        <w:tc>
          <w:tcPr>
            <w:tcW w:w="1953" w:type="dxa"/>
            <w:gridSpan w:val="3"/>
            <w:tcBorders>
              <w:bottom w:val="single" w:sz="8" w:space="0" w:color="000000"/>
            </w:tcBorders>
            <w:shd w:val="clear" w:color="auto" w:fill="auto"/>
            <w:vAlign w:val="bottom"/>
          </w:tcPr>
          <w:p w14:paraId="7F139EED" w14:textId="77777777" w:rsidR="00E43978" w:rsidRDefault="00000000">
            <w:pPr>
              <w:widowControl w:val="0"/>
              <w:spacing w:line="240" w:lineRule="auto"/>
              <w:jc w:val="center"/>
              <w:rPr>
                <w:rFonts w:eastAsia="Times New Roman"/>
                <w:b/>
                <w:bCs/>
                <w:sz w:val="20"/>
                <w:szCs w:val="20"/>
                <w:lang w:val="en-US"/>
              </w:rPr>
            </w:pPr>
            <w:proofErr w:type="spellStart"/>
            <w:r>
              <w:rPr>
                <w:rFonts w:eastAsia="Times New Roman"/>
                <w:b/>
                <w:bCs/>
                <w:sz w:val="20"/>
                <w:szCs w:val="20"/>
                <w:lang w:val="en-US"/>
              </w:rPr>
              <w:t>Unthinned</w:t>
            </w:r>
            <w:proofErr w:type="spellEnd"/>
          </w:p>
        </w:tc>
        <w:tc>
          <w:tcPr>
            <w:tcW w:w="405" w:type="dxa"/>
            <w:shd w:val="clear" w:color="auto" w:fill="auto"/>
            <w:vAlign w:val="bottom"/>
          </w:tcPr>
          <w:p w14:paraId="2EC4D46C" w14:textId="77777777" w:rsidR="00E43978" w:rsidRDefault="00E43978">
            <w:pPr>
              <w:widowControl w:val="0"/>
              <w:spacing w:line="240" w:lineRule="auto"/>
              <w:jc w:val="center"/>
              <w:rPr>
                <w:rFonts w:eastAsia="Times New Roman"/>
                <w:b/>
                <w:bCs/>
                <w:sz w:val="20"/>
                <w:szCs w:val="20"/>
                <w:lang w:val="en-US"/>
              </w:rPr>
            </w:pPr>
          </w:p>
        </w:tc>
        <w:tc>
          <w:tcPr>
            <w:tcW w:w="1623" w:type="dxa"/>
            <w:gridSpan w:val="3"/>
            <w:tcBorders>
              <w:bottom w:val="single" w:sz="8" w:space="0" w:color="000000"/>
            </w:tcBorders>
            <w:shd w:val="clear" w:color="auto" w:fill="auto"/>
            <w:vAlign w:val="bottom"/>
          </w:tcPr>
          <w:p w14:paraId="5016037B" w14:textId="77777777" w:rsidR="00E43978"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Light thin</w:t>
            </w:r>
          </w:p>
        </w:tc>
        <w:tc>
          <w:tcPr>
            <w:tcW w:w="403" w:type="dxa"/>
            <w:shd w:val="clear" w:color="auto" w:fill="auto"/>
            <w:vAlign w:val="bottom"/>
          </w:tcPr>
          <w:p w14:paraId="77907420" w14:textId="77777777" w:rsidR="00E43978" w:rsidRDefault="00E43978">
            <w:pPr>
              <w:widowControl w:val="0"/>
              <w:spacing w:line="240" w:lineRule="auto"/>
              <w:jc w:val="center"/>
              <w:rPr>
                <w:rFonts w:eastAsia="Times New Roman"/>
                <w:b/>
                <w:bCs/>
                <w:sz w:val="20"/>
                <w:szCs w:val="20"/>
                <w:lang w:val="en-US"/>
              </w:rPr>
            </w:pPr>
          </w:p>
        </w:tc>
        <w:tc>
          <w:tcPr>
            <w:tcW w:w="1622" w:type="dxa"/>
            <w:gridSpan w:val="3"/>
            <w:tcBorders>
              <w:bottom w:val="single" w:sz="8" w:space="0" w:color="000000"/>
            </w:tcBorders>
            <w:shd w:val="clear" w:color="auto" w:fill="auto"/>
            <w:vAlign w:val="bottom"/>
          </w:tcPr>
          <w:p w14:paraId="7BC3E5C9" w14:textId="77777777" w:rsidR="00E43978"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Thin</w:t>
            </w:r>
          </w:p>
        </w:tc>
        <w:tc>
          <w:tcPr>
            <w:tcW w:w="403" w:type="dxa"/>
            <w:shd w:val="clear" w:color="auto" w:fill="auto"/>
            <w:vAlign w:val="bottom"/>
          </w:tcPr>
          <w:p w14:paraId="25533B18" w14:textId="77777777" w:rsidR="00E43978" w:rsidRDefault="00E43978">
            <w:pPr>
              <w:widowControl w:val="0"/>
              <w:spacing w:line="240" w:lineRule="auto"/>
              <w:jc w:val="center"/>
              <w:rPr>
                <w:rFonts w:eastAsia="Times New Roman"/>
                <w:b/>
                <w:bCs/>
                <w:sz w:val="20"/>
                <w:szCs w:val="20"/>
                <w:lang w:val="en-US"/>
              </w:rPr>
            </w:pPr>
          </w:p>
        </w:tc>
        <w:tc>
          <w:tcPr>
            <w:tcW w:w="1622" w:type="dxa"/>
            <w:gridSpan w:val="3"/>
            <w:tcBorders>
              <w:bottom w:val="single" w:sz="8" w:space="0" w:color="000000"/>
            </w:tcBorders>
            <w:shd w:val="clear" w:color="auto" w:fill="auto"/>
            <w:vAlign w:val="bottom"/>
          </w:tcPr>
          <w:p w14:paraId="050ED0ED" w14:textId="77777777" w:rsidR="00E43978"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TOTAL</w:t>
            </w:r>
          </w:p>
        </w:tc>
      </w:tr>
      <w:tr w:rsidR="00E43978" w14:paraId="6C50230E" w14:textId="77777777">
        <w:trPr>
          <w:trHeight w:val="20"/>
        </w:trPr>
        <w:tc>
          <w:tcPr>
            <w:tcW w:w="1900" w:type="dxa"/>
            <w:shd w:val="clear" w:color="auto" w:fill="auto"/>
            <w:vAlign w:val="bottom"/>
          </w:tcPr>
          <w:p w14:paraId="3EAB656D" w14:textId="77777777" w:rsidR="00E43978" w:rsidRDefault="00E43978">
            <w:pPr>
              <w:widowControl w:val="0"/>
              <w:spacing w:line="480" w:lineRule="auto"/>
              <w:jc w:val="center"/>
              <w:rPr>
                <w:rFonts w:eastAsia="Times New Roman"/>
                <w:sz w:val="20"/>
                <w:szCs w:val="20"/>
                <w:lang w:val="en-US"/>
              </w:rPr>
            </w:pPr>
          </w:p>
        </w:tc>
        <w:tc>
          <w:tcPr>
            <w:tcW w:w="782" w:type="dxa"/>
            <w:shd w:val="clear" w:color="auto" w:fill="auto"/>
            <w:vAlign w:val="bottom"/>
          </w:tcPr>
          <w:p w14:paraId="505ECE61" w14:textId="77777777" w:rsidR="00E43978" w:rsidRDefault="00E43978">
            <w:pPr>
              <w:widowControl w:val="0"/>
              <w:spacing w:line="480" w:lineRule="auto"/>
              <w:jc w:val="center"/>
              <w:rPr>
                <w:rFonts w:eastAsia="Times New Roman"/>
                <w:sz w:val="20"/>
                <w:szCs w:val="20"/>
                <w:lang w:val="en-US"/>
              </w:rPr>
            </w:pPr>
          </w:p>
        </w:tc>
        <w:tc>
          <w:tcPr>
            <w:tcW w:w="1006" w:type="dxa"/>
            <w:tcBorders>
              <w:top w:val="single" w:sz="4" w:space="0" w:color="000000"/>
              <w:bottom w:val="single" w:sz="8" w:space="0" w:color="000000"/>
            </w:tcBorders>
            <w:shd w:val="clear" w:color="auto" w:fill="auto"/>
            <w:vAlign w:val="bottom"/>
          </w:tcPr>
          <w:p w14:paraId="60203986" w14:textId="77777777" w:rsidR="00E43978" w:rsidRDefault="00000000">
            <w:pPr>
              <w:widowControl w:val="0"/>
              <w:spacing w:line="240" w:lineRule="auto"/>
              <w:jc w:val="center"/>
              <w:rPr>
                <w:rFonts w:eastAsia="Times New Roman"/>
                <w:sz w:val="20"/>
                <w:szCs w:val="20"/>
                <w:lang w:val="en-US"/>
              </w:rPr>
            </w:pPr>
            <w:r>
              <w:rPr>
                <w:rFonts w:eastAsia="Times New Roman"/>
                <w:sz w:val="20"/>
                <w:szCs w:val="20"/>
                <w:lang w:val="en-US"/>
              </w:rPr>
              <w:t>1990</w:t>
            </w:r>
          </w:p>
        </w:tc>
        <w:tc>
          <w:tcPr>
            <w:tcW w:w="271" w:type="dxa"/>
            <w:shd w:val="clear" w:color="auto" w:fill="auto"/>
            <w:vAlign w:val="bottom"/>
          </w:tcPr>
          <w:p w14:paraId="4F4BC529" w14:textId="77777777" w:rsidR="00E43978" w:rsidRDefault="00E43978">
            <w:pPr>
              <w:widowControl w:val="0"/>
              <w:spacing w:line="240" w:lineRule="auto"/>
              <w:jc w:val="center"/>
              <w:rPr>
                <w:rFonts w:eastAsia="Times New Roman"/>
                <w:sz w:val="20"/>
                <w:szCs w:val="20"/>
                <w:lang w:val="en-US"/>
              </w:rPr>
            </w:pPr>
          </w:p>
        </w:tc>
        <w:tc>
          <w:tcPr>
            <w:tcW w:w="676" w:type="dxa"/>
            <w:tcBorders>
              <w:top w:val="single" w:sz="4" w:space="0" w:color="000000"/>
              <w:bottom w:val="single" w:sz="8" w:space="0" w:color="000000"/>
            </w:tcBorders>
            <w:shd w:val="clear" w:color="auto" w:fill="auto"/>
            <w:vAlign w:val="bottom"/>
          </w:tcPr>
          <w:p w14:paraId="28D79CEC" w14:textId="77777777" w:rsidR="00E43978" w:rsidRDefault="00000000">
            <w:pPr>
              <w:widowControl w:val="0"/>
              <w:spacing w:line="240" w:lineRule="auto"/>
              <w:jc w:val="center"/>
              <w:rPr>
                <w:rFonts w:eastAsia="Times New Roman"/>
                <w:sz w:val="20"/>
                <w:szCs w:val="20"/>
                <w:lang w:val="en-US"/>
              </w:rPr>
            </w:pPr>
            <w:r>
              <w:rPr>
                <w:rFonts w:eastAsia="Times New Roman"/>
                <w:sz w:val="20"/>
                <w:szCs w:val="20"/>
                <w:lang w:val="en-US"/>
              </w:rPr>
              <w:t>2020</w:t>
            </w:r>
          </w:p>
        </w:tc>
        <w:tc>
          <w:tcPr>
            <w:tcW w:w="405" w:type="dxa"/>
            <w:shd w:val="clear" w:color="auto" w:fill="auto"/>
            <w:vAlign w:val="bottom"/>
          </w:tcPr>
          <w:p w14:paraId="72ABDA34" w14:textId="77777777" w:rsidR="00E43978" w:rsidRDefault="00E43978">
            <w:pPr>
              <w:widowControl w:val="0"/>
              <w:spacing w:line="240" w:lineRule="auto"/>
              <w:jc w:val="center"/>
              <w:rPr>
                <w:rFonts w:eastAsia="Times New Roman"/>
                <w:sz w:val="20"/>
                <w:szCs w:val="20"/>
                <w:lang w:val="en-US"/>
              </w:rPr>
            </w:pPr>
          </w:p>
        </w:tc>
        <w:tc>
          <w:tcPr>
            <w:tcW w:w="677" w:type="dxa"/>
            <w:tcBorders>
              <w:top w:val="single" w:sz="4" w:space="0" w:color="000000"/>
              <w:bottom w:val="single" w:sz="8" w:space="0" w:color="000000"/>
            </w:tcBorders>
            <w:shd w:val="clear" w:color="auto" w:fill="auto"/>
            <w:vAlign w:val="bottom"/>
          </w:tcPr>
          <w:p w14:paraId="45DF003D" w14:textId="77777777" w:rsidR="00E43978" w:rsidRDefault="00000000">
            <w:pPr>
              <w:widowControl w:val="0"/>
              <w:spacing w:line="240" w:lineRule="auto"/>
              <w:jc w:val="center"/>
              <w:rPr>
                <w:rFonts w:eastAsia="Times New Roman"/>
                <w:sz w:val="20"/>
                <w:szCs w:val="20"/>
                <w:lang w:val="en-US"/>
              </w:rPr>
            </w:pPr>
            <w:r>
              <w:rPr>
                <w:rFonts w:eastAsia="Times New Roman"/>
                <w:sz w:val="20"/>
                <w:szCs w:val="20"/>
                <w:lang w:val="en-US"/>
              </w:rPr>
              <w:t>1990</w:t>
            </w:r>
          </w:p>
        </w:tc>
        <w:tc>
          <w:tcPr>
            <w:tcW w:w="268" w:type="dxa"/>
            <w:shd w:val="clear" w:color="auto" w:fill="auto"/>
            <w:vAlign w:val="bottom"/>
          </w:tcPr>
          <w:p w14:paraId="17190E09" w14:textId="77777777" w:rsidR="00E43978" w:rsidRDefault="00E43978">
            <w:pPr>
              <w:widowControl w:val="0"/>
              <w:spacing w:line="240" w:lineRule="auto"/>
              <w:jc w:val="center"/>
              <w:rPr>
                <w:rFonts w:eastAsia="Times New Roman"/>
                <w:sz w:val="20"/>
                <w:szCs w:val="20"/>
                <w:lang w:val="en-US"/>
              </w:rPr>
            </w:pPr>
          </w:p>
        </w:tc>
        <w:tc>
          <w:tcPr>
            <w:tcW w:w="678" w:type="dxa"/>
            <w:tcBorders>
              <w:top w:val="single" w:sz="4" w:space="0" w:color="000000"/>
              <w:bottom w:val="single" w:sz="8" w:space="0" w:color="000000"/>
            </w:tcBorders>
            <w:shd w:val="clear" w:color="auto" w:fill="auto"/>
            <w:vAlign w:val="bottom"/>
          </w:tcPr>
          <w:p w14:paraId="373C3BFF" w14:textId="77777777" w:rsidR="00E43978" w:rsidRDefault="00000000">
            <w:pPr>
              <w:widowControl w:val="0"/>
              <w:spacing w:line="240" w:lineRule="auto"/>
              <w:jc w:val="center"/>
              <w:rPr>
                <w:rFonts w:eastAsia="Times New Roman"/>
                <w:sz w:val="20"/>
                <w:szCs w:val="20"/>
                <w:lang w:val="en-US"/>
              </w:rPr>
            </w:pPr>
            <w:r>
              <w:rPr>
                <w:rFonts w:eastAsia="Times New Roman"/>
                <w:sz w:val="20"/>
                <w:szCs w:val="20"/>
                <w:lang w:val="en-US"/>
              </w:rPr>
              <w:t>2020</w:t>
            </w:r>
          </w:p>
        </w:tc>
        <w:tc>
          <w:tcPr>
            <w:tcW w:w="403" w:type="dxa"/>
            <w:shd w:val="clear" w:color="auto" w:fill="auto"/>
            <w:vAlign w:val="bottom"/>
          </w:tcPr>
          <w:p w14:paraId="1CD67F7A" w14:textId="77777777" w:rsidR="00E43978" w:rsidRDefault="00E43978">
            <w:pPr>
              <w:widowControl w:val="0"/>
              <w:spacing w:line="240" w:lineRule="auto"/>
              <w:jc w:val="center"/>
              <w:rPr>
                <w:rFonts w:eastAsia="Times New Roman"/>
                <w:sz w:val="20"/>
                <w:szCs w:val="20"/>
                <w:lang w:val="en-US"/>
              </w:rPr>
            </w:pPr>
          </w:p>
        </w:tc>
        <w:tc>
          <w:tcPr>
            <w:tcW w:w="678" w:type="dxa"/>
            <w:tcBorders>
              <w:top w:val="single" w:sz="4" w:space="0" w:color="000000"/>
              <w:bottom w:val="single" w:sz="8" w:space="0" w:color="000000"/>
            </w:tcBorders>
            <w:shd w:val="clear" w:color="auto" w:fill="auto"/>
            <w:vAlign w:val="bottom"/>
          </w:tcPr>
          <w:p w14:paraId="6BE53CFD" w14:textId="77777777" w:rsidR="00E43978" w:rsidRDefault="00000000">
            <w:pPr>
              <w:widowControl w:val="0"/>
              <w:spacing w:line="240" w:lineRule="auto"/>
              <w:jc w:val="center"/>
              <w:rPr>
                <w:rFonts w:eastAsia="Times New Roman"/>
                <w:sz w:val="20"/>
                <w:szCs w:val="20"/>
                <w:lang w:val="en-US"/>
              </w:rPr>
            </w:pPr>
            <w:r>
              <w:rPr>
                <w:rFonts w:eastAsia="Times New Roman"/>
                <w:sz w:val="20"/>
                <w:szCs w:val="20"/>
                <w:lang w:val="en-US"/>
              </w:rPr>
              <w:t>1990</w:t>
            </w:r>
          </w:p>
        </w:tc>
        <w:tc>
          <w:tcPr>
            <w:tcW w:w="266" w:type="dxa"/>
            <w:shd w:val="clear" w:color="auto" w:fill="auto"/>
            <w:vAlign w:val="bottom"/>
          </w:tcPr>
          <w:p w14:paraId="5461B5A9" w14:textId="77777777" w:rsidR="00E43978" w:rsidRDefault="00E43978">
            <w:pPr>
              <w:widowControl w:val="0"/>
              <w:spacing w:line="240" w:lineRule="auto"/>
              <w:jc w:val="center"/>
              <w:rPr>
                <w:rFonts w:eastAsia="Times New Roman"/>
                <w:sz w:val="20"/>
                <w:szCs w:val="20"/>
                <w:lang w:val="en-US"/>
              </w:rPr>
            </w:pPr>
          </w:p>
        </w:tc>
        <w:tc>
          <w:tcPr>
            <w:tcW w:w="678" w:type="dxa"/>
            <w:tcBorders>
              <w:top w:val="single" w:sz="4" w:space="0" w:color="000000"/>
              <w:bottom w:val="single" w:sz="8" w:space="0" w:color="000000"/>
            </w:tcBorders>
            <w:shd w:val="clear" w:color="auto" w:fill="auto"/>
            <w:vAlign w:val="bottom"/>
          </w:tcPr>
          <w:p w14:paraId="4383090F" w14:textId="77777777" w:rsidR="00E43978" w:rsidRDefault="00000000">
            <w:pPr>
              <w:widowControl w:val="0"/>
              <w:spacing w:line="240" w:lineRule="auto"/>
              <w:jc w:val="center"/>
              <w:rPr>
                <w:rFonts w:eastAsia="Times New Roman"/>
                <w:sz w:val="20"/>
                <w:szCs w:val="20"/>
                <w:lang w:val="en-US"/>
              </w:rPr>
            </w:pPr>
            <w:r>
              <w:rPr>
                <w:rFonts w:eastAsia="Times New Roman"/>
                <w:sz w:val="20"/>
                <w:szCs w:val="20"/>
                <w:lang w:val="en-US"/>
              </w:rPr>
              <w:t>2020</w:t>
            </w:r>
          </w:p>
        </w:tc>
        <w:tc>
          <w:tcPr>
            <w:tcW w:w="403" w:type="dxa"/>
            <w:shd w:val="clear" w:color="auto" w:fill="auto"/>
            <w:vAlign w:val="bottom"/>
          </w:tcPr>
          <w:p w14:paraId="14FF572C" w14:textId="77777777" w:rsidR="00E43978" w:rsidRDefault="00E43978">
            <w:pPr>
              <w:widowControl w:val="0"/>
              <w:spacing w:line="240" w:lineRule="auto"/>
              <w:jc w:val="center"/>
              <w:rPr>
                <w:rFonts w:eastAsia="Times New Roman"/>
                <w:sz w:val="20"/>
                <w:szCs w:val="20"/>
                <w:lang w:val="en-US"/>
              </w:rPr>
            </w:pPr>
          </w:p>
        </w:tc>
        <w:tc>
          <w:tcPr>
            <w:tcW w:w="678" w:type="dxa"/>
            <w:tcBorders>
              <w:top w:val="single" w:sz="4" w:space="0" w:color="000000"/>
              <w:bottom w:val="single" w:sz="8" w:space="0" w:color="000000"/>
            </w:tcBorders>
            <w:shd w:val="clear" w:color="auto" w:fill="auto"/>
            <w:vAlign w:val="bottom"/>
          </w:tcPr>
          <w:p w14:paraId="22BFFAD8" w14:textId="77777777" w:rsidR="00E43978" w:rsidRDefault="00000000">
            <w:pPr>
              <w:widowControl w:val="0"/>
              <w:spacing w:line="240" w:lineRule="auto"/>
              <w:jc w:val="center"/>
              <w:rPr>
                <w:rFonts w:eastAsia="Times New Roman"/>
                <w:sz w:val="20"/>
                <w:szCs w:val="20"/>
                <w:lang w:val="en-US"/>
              </w:rPr>
            </w:pPr>
            <w:r>
              <w:rPr>
                <w:rFonts w:eastAsia="Times New Roman"/>
                <w:sz w:val="20"/>
                <w:szCs w:val="20"/>
                <w:lang w:val="en-US"/>
              </w:rPr>
              <w:t>1990</w:t>
            </w:r>
          </w:p>
        </w:tc>
        <w:tc>
          <w:tcPr>
            <w:tcW w:w="260" w:type="dxa"/>
            <w:shd w:val="clear" w:color="auto" w:fill="auto"/>
            <w:vAlign w:val="bottom"/>
          </w:tcPr>
          <w:p w14:paraId="3A06EB5D" w14:textId="77777777" w:rsidR="00E43978" w:rsidRDefault="00E43978">
            <w:pPr>
              <w:widowControl w:val="0"/>
              <w:spacing w:line="240" w:lineRule="auto"/>
              <w:jc w:val="center"/>
              <w:rPr>
                <w:rFonts w:eastAsia="Times New Roman"/>
                <w:sz w:val="20"/>
                <w:szCs w:val="20"/>
                <w:lang w:val="en-US"/>
              </w:rPr>
            </w:pPr>
          </w:p>
        </w:tc>
        <w:tc>
          <w:tcPr>
            <w:tcW w:w="684" w:type="dxa"/>
            <w:tcBorders>
              <w:top w:val="single" w:sz="4" w:space="0" w:color="000000"/>
              <w:bottom w:val="single" w:sz="8" w:space="0" w:color="000000"/>
            </w:tcBorders>
            <w:shd w:val="clear" w:color="auto" w:fill="auto"/>
            <w:vAlign w:val="bottom"/>
          </w:tcPr>
          <w:p w14:paraId="36801FC9" w14:textId="77777777" w:rsidR="00E43978" w:rsidRDefault="00000000">
            <w:pPr>
              <w:widowControl w:val="0"/>
              <w:spacing w:line="240" w:lineRule="auto"/>
              <w:jc w:val="center"/>
              <w:rPr>
                <w:rFonts w:eastAsia="Times New Roman"/>
                <w:sz w:val="20"/>
                <w:szCs w:val="20"/>
                <w:lang w:val="en-US"/>
              </w:rPr>
            </w:pPr>
            <w:r>
              <w:rPr>
                <w:rFonts w:eastAsia="Times New Roman"/>
                <w:sz w:val="20"/>
                <w:szCs w:val="20"/>
                <w:lang w:val="en-US"/>
              </w:rPr>
              <w:t>2020</w:t>
            </w:r>
          </w:p>
        </w:tc>
      </w:tr>
      <w:tr w:rsidR="00E43978" w14:paraId="2670B870" w14:textId="77777777">
        <w:trPr>
          <w:trHeight w:val="88"/>
        </w:trPr>
        <w:tc>
          <w:tcPr>
            <w:tcW w:w="1900" w:type="dxa"/>
            <w:tcBorders>
              <w:bottom w:val="single" w:sz="4" w:space="0" w:color="000000"/>
            </w:tcBorders>
            <w:shd w:val="clear" w:color="auto" w:fill="auto"/>
            <w:vAlign w:val="bottom"/>
          </w:tcPr>
          <w:p w14:paraId="595DC366" w14:textId="77777777" w:rsidR="00E43978" w:rsidRDefault="00E43978">
            <w:pPr>
              <w:widowControl w:val="0"/>
              <w:spacing w:line="240" w:lineRule="auto"/>
              <w:jc w:val="center"/>
              <w:rPr>
                <w:rFonts w:eastAsia="Times New Roman"/>
                <w:sz w:val="20"/>
                <w:szCs w:val="20"/>
                <w:lang w:val="en-US"/>
              </w:rPr>
            </w:pPr>
          </w:p>
        </w:tc>
        <w:tc>
          <w:tcPr>
            <w:tcW w:w="782" w:type="dxa"/>
            <w:tcBorders>
              <w:bottom w:val="single" w:sz="4" w:space="0" w:color="000000"/>
            </w:tcBorders>
            <w:shd w:val="clear" w:color="auto" w:fill="auto"/>
            <w:vAlign w:val="bottom"/>
          </w:tcPr>
          <w:p w14:paraId="7D1E0EDF" w14:textId="77777777" w:rsidR="00E43978" w:rsidRDefault="00E43978">
            <w:pPr>
              <w:widowControl w:val="0"/>
              <w:spacing w:line="240" w:lineRule="auto"/>
              <w:jc w:val="center"/>
              <w:rPr>
                <w:rFonts w:eastAsia="Times New Roman"/>
                <w:sz w:val="20"/>
                <w:szCs w:val="20"/>
                <w:lang w:val="en-US"/>
              </w:rPr>
            </w:pPr>
          </w:p>
        </w:tc>
        <w:tc>
          <w:tcPr>
            <w:tcW w:w="1006" w:type="dxa"/>
            <w:tcBorders>
              <w:bottom w:val="single" w:sz="4" w:space="0" w:color="000000"/>
            </w:tcBorders>
            <w:shd w:val="clear" w:color="auto" w:fill="auto"/>
            <w:vAlign w:val="bottom"/>
          </w:tcPr>
          <w:p w14:paraId="052D73A8" w14:textId="77777777" w:rsidR="00E43978" w:rsidRDefault="00E43978">
            <w:pPr>
              <w:widowControl w:val="0"/>
              <w:spacing w:line="240" w:lineRule="auto"/>
              <w:jc w:val="center"/>
              <w:rPr>
                <w:rFonts w:eastAsia="Times New Roman"/>
                <w:sz w:val="20"/>
                <w:szCs w:val="20"/>
                <w:lang w:val="en-US"/>
              </w:rPr>
            </w:pPr>
          </w:p>
        </w:tc>
        <w:tc>
          <w:tcPr>
            <w:tcW w:w="271" w:type="dxa"/>
            <w:tcBorders>
              <w:bottom w:val="single" w:sz="4" w:space="0" w:color="000000"/>
            </w:tcBorders>
            <w:shd w:val="clear" w:color="auto" w:fill="auto"/>
            <w:vAlign w:val="bottom"/>
          </w:tcPr>
          <w:p w14:paraId="3BBAA436" w14:textId="77777777" w:rsidR="00E43978" w:rsidRDefault="00E43978">
            <w:pPr>
              <w:widowControl w:val="0"/>
              <w:spacing w:line="240" w:lineRule="auto"/>
              <w:jc w:val="center"/>
              <w:rPr>
                <w:rFonts w:eastAsia="Times New Roman"/>
                <w:sz w:val="20"/>
                <w:szCs w:val="20"/>
                <w:lang w:val="en-US"/>
              </w:rPr>
            </w:pPr>
          </w:p>
        </w:tc>
        <w:tc>
          <w:tcPr>
            <w:tcW w:w="676" w:type="dxa"/>
            <w:tcBorders>
              <w:bottom w:val="single" w:sz="4" w:space="0" w:color="000000"/>
            </w:tcBorders>
            <w:shd w:val="clear" w:color="auto" w:fill="auto"/>
            <w:vAlign w:val="bottom"/>
          </w:tcPr>
          <w:p w14:paraId="023A7D98" w14:textId="77777777" w:rsidR="00E43978" w:rsidRDefault="00E43978">
            <w:pPr>
              <w:widowControl w:val="0"/>
              <w:spacing w:line="240" w:lineRule="auto"/>
              <w:jc w:val="center"/>
              <w:rPr>
                <w:rFonts w:eastAsia="Times New Roman"/>
                <w:sz w:val="20"/>
                <w:szCs w:val="20"/>
                <w:lang w:val="en-US"/>
              </w:rPr>
            </w:pPr>
          </w:p>
        </w:tc>
        <w:tc>
          <w:tcPr>
            <w:tcW w:w="405" w:type="dxa"/>
            <w:tcBorders>
              <w:bottom w:val="single" w:sz="4" w:space="0" w:color="000000"/>
            </w:tcBorders>
            <w:shd w:val="clear" w:color="auto" w:fill="auto"/>
            <w:vAlign w:val="bottom"/>
          </w:tcPr>
          <w:p w14:paraId="18F0D8C2" w14:textId="77777777" w:rsidR="00E43978" w:rsidRDefault="00E43978">
            <w:pPr>
              <w:widowControl w:val="0"/>
              <w:spacing w:line="240" w:lineRule="auto"/>
              <w:jc w:val="center"/>
              <w:rPr>
                <w:rFonts w:eastAsia="Times New Roman"/>
                <w:sz w:val="20"/>
                <w:szCs w:val="20"/>
                <w:lang w:val="en-US"/>
              </w:rPr>
            </w:pPr>
          </w:p>
        </w:tc>
        <w:tc>
          <w:tcPr>
            <w:tcW w:w="677" w:type="dxa"/>
            <w:tcBorders>
              <w:bottom w:val="single" w:sz="4" w:space="0" w:color="000000"/>
            </w:tcBorders>
            <w:shd w:val="clear" w:color="auto" w:fill="auto"/>
            <w:vAlign w:val="bottom"/>
          </w:tcPr>
          <w:p w14:paraId="6AB84838" w14:textId="77777777" w:rsidR="00E43978" w:rsidRDefault="00E43978">
            <w:pPr>
              <w:widowControl w:val="0"/>
              <w:spacing w:line="240" w:lineRule="auto"/>
              <w:jc w:val="center"/>
              <w:rPr>
                <w:rFonts w:eastAsia="Times New Roman"/>
                <w:sz w:val="20"/>
                <w:szCs w:val="20"/>
                <w:lang w:val="en-US"/>
              </w:rPr>
            </w:pPr>
          </w:p>
        </w:tc>
        <w:tc>
          <w:tcPr>
            <w:tcW w:w="268" w:type="dxa"/>
            <w:tcBorders>
              <w:bottom w:val="single" w:sz="4" w:space="0" w:color="000000"/>
            </w:tcBorders>
            <w:shd w:val="clear" w:color="auto" w:fill="auto"/>
            <w:vAlign w:val="bottom"/>
          </w:tcPr>
          <w:p w14:paraId="3AB77099" w14:textId="77777777" w:rsidR="00E43978" w:rsidRDefault="00E43978">
            <w:pPr>
              <w:widowControl w:val="0"/>
              <w:spacing w:line="240" w:lineRule="auto"/>
              <w:jc w:val="center"/>
              <w:rPr>
                <w:rFonts w:eastAsia="Times New Roman"/>
                <w:sz w:val="20"/>
                <w:szCs w:val="20"/>
                <w:lang w:val="en-US"/>
              </w:rPr>
            </w:pPr>
          </w:p>
        </w:tc>
        <w:tc>
          <w:tcPr>
            <w:tcW w:w="678" w:type="dxa"/>
            <w:tcBorders>
              <w:bottom w:val="single" w:sz="4" w:space="0" w:color="000000"/>
            </w:tcBorders>
            <w:shd w:val="clear" w:color="auto" w:fill="auto"/>
            <w:vAlign w:val="bottom"/>
          </w:tcPr>
          <w:p w14:paraId="2A6778C5" w14:textId="77777777" w:rsidR="00E43978" w:rsidRDefault="00E43978">
            <w:pPr>
              <w:widowControl w:val="0"/>
              <w:spacing w:line="240" w:lineRule="auto"/>
              <w:jc w:val="center"/>
              <w:rPr>
                <w:rFonts w:eastAsia="Times New Roman"/>
                <w:sz w:val="20"/>
                <w:szCs w:val="20"/>
                <w:lang w:val="en-US"/>
              </w:rPr>
            </w:pPr>
          </w:p>
        </w:tc>
        <w:tc>
          <w:tcPr>
            <w:tcW w:w="403" w:type="dxa"/>
            <w:tcBorders>
              <w:bottom w:val="single" w:sz="4" w:space="0" w:color="000000"/>
            </w:tcBorders>
            <w:shd w:val="clear" w:color="auto" w:fill="auto"/>
            <w:vAlign w:val="bottom"/>
          </w:tcPr>
          <w:p w14:paraId="5E90F994" w14:textId="77777777" w:rsidR="00E43978" w:rsidRDefault="00E43978">
            <w:pPr>
              <w:widowControl w:val="0"/>
              <w:spacing w:line="240" w:lineRule="auto"/>
              <w:jc w:val="center"/>
              <w:rPr>
                <w:rFonts w:eastAsia="Times New Roman"/>
                <w:sz w:val="20"/>
                <w:szCs w:val="20"/>
                <w:lang w:val="en-US"/>
              </w:rPr>
            </w:pPr>
          </w:p>
        </w:tc>
        <w:tc>
          <w:tcPr>
            <w:tcW w:w="678" w:type="dxa"/>
            <w:tcBorders>
              <w:bottom w:val="single" w:sz="4" w:space="0" w:color="000000"/>
            </w:tcBorders>
            <w:shd w:val="clear" w:color="auto" w:fill="auto"/>
            <w:vAlign w:val="bottom"/>
          </w:tcPr>
          <w:p w14:paraId="7AC37EB3" w14:textId="77777777" w:rsidR="00E43978" w:rsidRDefault="00E43978">
            <w:pPr>
              <w:widowControl w:val="0"/>
              <w:spacing w:line="240" w:lineRule="auto"/>
              <w:jc w:val="center"/>
              <w:rPr>
                <w:rFonts w:eastAsia="Times New Roman"/>
                <w:sz w:val="20"/>
                <w:szCs w:val="20"/>
                <w:lang w:val="en-US"/>
              </w:rPr>
            </w:pPr>
          </w:p>
        </w:tc>
        <w:tc>
          <w:tcPr>
            <w:tcW w:w="266" w:type="dxa"/>
            <w:tcBorders>
              <w:bottom w:val="single" w:sz="4" w:space="0" w:color="000000"/>
            </w:tcBorders>
            <w:shd w:val="clear" w:color="auto" w:fill="auto"/>
            <w:vAlign w:val="bottom"/>
          </w:tcPr>
          <w:p w14:paraId="38E0945C" w14:textId="77777777" w:rsidR="00E43978" w:rsidRDefault="00E43978">
            <w:pPr>
              <w:widowControl w:val="0"/>
              <w:spacing w:line="240" w:lineRule="auto"/>
              <w:jc w:val="center"/>
              <w:rPr>
                <w:rFonts w:eastAsia="Times New Roman"/>
                <w:sz w:val="20"/>
                <w:szCs w:val="20"/>
                <w:lang w:val="en-US"/>
              </w:rPr>
            </w:pPr>
          </w:p>
        </w:tc>
        <w:tc>
          <w:tcPr>
            <w:tcW w:w="678" w:type="dxa"/>
            <w:tcBorders>
              <w:bottom w:val="single" w:sz="4" w:space="0" w:color="000000"/>
            </w:tcBorders>
            <w:shd w:val="clear" w:color="auto" w:fill="auto"/>
            <w:vAlign w:val="bottom"/>
          </w:tcPr>
          <w:p w14:paraId="1AA866AA" w14:textId="77777777" w:rsidR="00E43978" w:rsidRDefault="00E43978">
            <w:pPr>
              <w:widowControl w:val="0"/>
              <w:spacing w:line="240" w:lineRule="auto"/>
              <w:jc w:val="center"/>
              <w:rPr>
                <w:rFonts w:eastAsia="Times New Roman"/>
                <w:sz w:val="20"/>
                <w:szCs w:val="20"/>
                <w:lang w:val="en-US"/>
              </w:rPr>
            </w:pPr>
          </w:p>
        </w:tc>
        <w:tc>
          <w:tcPr>
            <w:tcW w:w="403" w:type="dxa"/>
            <w:tcBorders>
              <w:bottom w:val="single" w:sz="4" w:space="0" w:color="000000"/>
            </w:tcBorders>
            <w:shd w:val="clear" w:color="auto" w:fill="auto"/>
            <w:vAlign w:val="bottom"/>
          </w:tcPr>
          <w:p w14:paraId="4977480C" w14:textId="77777777" w:rsidR="00E43978" w:rsidRDefault="00E43978">
            <w:pPr>
              <w:widowControl w:val="0"/>
              <w:spacing w:line="240" w:lineRule="auto"/>
              <w:jc w:val="center"/>
              <w:rPr>
                <w:rFonts w:eastAsia="Times New Roman"/>
                <w:sz w:val="20"/>
                <w:szCs w:val="20"/>
                <w:lang w:val="en-US"/>
              </w:rPr>
            </w:pPr>
          </w:p>
        </w:tc>
        <w:tc>
          <w:tcPr>
            <w:tcW w:w="678" w:type="dxa"/>
            <w:tcBorders>
              <w:bottom w:val="single" w:sz="4" w:space="0" w:color="000000"/>
            </w:tcBorders>
            <w:shd w:val="clear" w:color="auto" w:fill="auto"/>
            <w:vAlign w:val="bottom"/>
          </w:tcPr>
          <w:p w14:paraId="0013C85C" w14:textId="77777777" w:rsidR="00E43978" w:rsidRDefault="00E43978">
            <w:pPr>
              <w:widowControl w:val="0"/>
              <w:spacing w:line="240" w:lineRule="auto"/>
              <w:jc w:val="center"/>
              <w:rPr>
                <w:rFonts w:eastAsia="Times New Roman"/>
                <w:sz w:val="20"/>
                <w:szCs w:val="20"/>
                <w:lang w:val="en-US"/>
              </w:rPr>
            </w:pPr>
          </w:p>
        </w:tc>
        <w:tc>
          <w:tcPr>
            <w:tcW w:w="260" w:type="dxa"/>
            <w:tcBorders>
              <w:bottom w:val="single" w:sz="4" w:space="0" w:color="000000"/>
            </w:tcBorders>
            <w:shd w:val="clear" w:color="auto" w:fill="auto"/>
            <w:vAlign w:val="bottom"/>
          </w:tcPr>
          <w:p w14:paraId="11FA164A" w14:textId="77777777" w:rsidR="00E43978" w:rsidRDefault="00E43978">
            <w:pPr>
              <w:widowControl w:val="0"/>
              <w:spacing w:line="240" w:lineRule="auto"/>
              <w:jc w:val="center"/>
              <w:rPr>
                <w:rFonts w:eastAsia="Times New Roman"/>
                <w:sz w:val="20"/>
                <w:szCs w:val="20"/>
                <w:lang w:val="en-US"/>
              </w:rPr>
            </w:pPr>
          </w:p>
        </w:tc>
        <w:tc>
          <w:tcPr>
            <w:tcW w:w="684" w:type="dxa"/>
            <w:tcBorders>
              <w:bottom w:val="single" w:sz="4" w:space="0" w:color="000000"/>
            </w:tcBorders>
            <w:shd w:val="clear" w:color="auto" w:fill="auto"/>
            <w:vAlign w:val="bottom"/>
          </w:tcPr>
          <w:p w14:paraId="4235D672" w14:textId="77777777" w:rsidR="00E43978" w:rsidRDefault="00E43978">
            <w:pPr>
              <w:widowControl w:val="0"/>
              <w:spacing w:line="240" w:lineRule="auto"/>
              <w:jc w:val="center"/>
              <w:rPr>
                <w:rFonts w:eastAsia="Times New Roman"/>
                <w:sz w:val="20"/>
                <w:szCs w:val="20"/>
                <w:lang w:val="en-US"/>
              </w:rPr>
            </w:pPr>
          </w:p>
        </w:tc>
      </w:tr>
      <w:tr w:rsidR="00E43978" w14:paraId="03569451" w14:textId="77777777">
        <w:trPr>
          <w:trHeight w:val="280"/>
        </w:trPr>
        <w:tc>
          <w:tcPr>
            <w:tcW w:w="1900" w:type="dxa"/>
            <w:shd w:val="clear" w:color="auto" w:fill="auto"/>
            <w:vAlign w:val="bottom"/>
          </w:tcPr>
          <w:p w14:paraId="4D606CF7" w14:textId="77777777" w:rsidR="00E43978" w:rsidRDefault="00E43978">
            <w:pPr>
              <w:widowControl w:val="0"/>
              <w:spacing w:beforeAutospacing="1" w:line="240" w:lineRule="auto"/>
              <w:jc w:val="center"/>
              <w:rPr>
                <w:rFonts w:eastAsia="Times New Roman"/>
                <w:sz w:val="20"/>
                <w:szCs w:val="20"/>
                <w:lang w:val="en-US"/>
              </w:rPr>
            </w:pPr>
          </w:p>
        </w:tc>
        <w:tc>
          <w:tcPr>
            <w:tcW w:w="782" w:type="dxa"/>
            <w:shd w:val="clear" w:color="auto" w:fill="auto"/>
            <w:vAlign w:val="bottom"/>
          </w:tcPr>
          <w:p w14:paraId="07411620" w14:textId="77777777" w:rsidR="00E43978" w:rsidRDefault="00000000">
            <w:pPr>
              <w:widowControl w:val="0"/>
              <w:spacing w:line="240" w:lineRule="auto"/>
              <w:jc w:val="center"/>
              <w:rPr>
                <w:rFonts w:eastAsia="Times New Roman"/>
                <w:sz w:val="20"/>
                <w:szCs w:val="20"/>
                <w:lang w:val="en-US"/>
              </w:rPr>
            </w:pPr>
            <w:r>
              <w:rPr>
                <w:rFonts w:eastAsia="Times New Roman"/>
                <w:sz w:val="20"/>
                <w:szCs w:val="20"/>
                <w:lang w:val="en-US"/>
              </w:rPr>
              <w:t>Mean</w:t>
            </w:r>
          </w:p>
        </w:tc>
        <w:tc>
          <w:tcPr>
            <w:tcW w:w="1006" w:type="dxa"/>
            <w:shd w:val="clear" w:color="auto" w:fill="auto"/>
            <w:vAlign w:val="bottom"/>
          </w:tcPr>
          <w:p w14:paraId="66FA8DA8"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77</w:t>
            </w:r>
          </w:p>
        </w:tc>
        <w:tc>
          <w:tcPr>
            <w:tcW w:w="271" w:type="dxa"/>
            <w:shd w:val="clear" w:color="auto" w:fill="auto"/>
            <w:vAlign w:val="bottom"/>
          </w:tcPr>
          <w:p w14:paraId="3519638A" w14:textId="77777777" w:rsidR="00E43978" w:rsidRDefault="00E43978">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2A0C6220"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53.4</w:t>
            </w:r>
          </w:p>
        </w:tc>
        <w:tc>
          <w:tcPr>
            <w:tcW w:w="405" w:type="dxa"/>
            <w:shd w:val="clear" w:color="auto" w:fill="auto"/>
            <w:vAlign w:val="bottom"/>
          </w:tcPr>
          <w:p w14:paraId="381D39EC" w14:textId="77777777" w:rsidR="00E43978" w:rsidRDefault="00E43978">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5443D379"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35.6</w:t>
            </w:r>
          </w:p>
        </w:tc>
        <w:tc>
          <w:tcPr>
            <w:tcW w:w="268" w:type="dxa"/>
            <w:shd w:val="clear" w:color="auto" w:fill="auto"/>
            <w:vAlign w:val="bottom"/>
          </w:tcPr>
          <w:p w14:paraId="4914A066"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375A41EC"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28</w:t>
            </w:r>
          </w:p>
        </w:tc>
        <w:tc>
          <w:tcPr>
            <w:tcW w:w="403" w:type="dxa"/>
            <w:shd w:val="clear" w:color="auto" w:fill="auto"/>
            <w:vAlign w:val="bottom"/>
          </w:tcPr>
          <w:p w14:paraId="1C9FBE8C"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375DC319"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28.2</w:t>
            </w:r>
          </w:p>
        </w:tc>
        <w:tc>
          <w:tcPr>
            <w:tcW w:w="266" w:type="dxa"/>
            <w:shd w:val="clear" w:color="auto" w:fill="auto"/>
            <w:vAlign w:val="bottom"/>
          </w:tcPr>
          <w:p w14:paraId="23125F70"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12E41EDC"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23.6</w:t>
            </w:r>
          </w:p>
        </w:tc>
        <w:tc>
          <w:tcPr>
            <w:tcW w:w="403" w:type="dxa"/>
            <w:shd w:val="clear" w:color="auto" w:fill="auto"/>
            <w:vAlign w:val="bottom"/>
          </w:tcPr>
          <w:p w14:paraId="5480A939"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66E8DE99"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46.9</w:t>
            </w:r>
          </w:p>
        </w:tc>
        <w:tc>
          <w:tcPr>
            <w:tcW w:w="260" w:type="dxa"/>
            <w:shd w:val="clear" w:color="auto" w:fill="auto"/>
            <w:vAlign w:val="bottom"/>
          </w:tcPr>
          <w:p w14:paraId="0EB08D32" w14:textId="77777777" w:rsidR="00E43978" w:rsidRDefault="00E43978">
            <w:pPr>
              <w:widowControl w:val="0"/>
              <w:spacing w:line="240" w:lineRule="auto"/>
              <w:jc w:val="center"/>
              <w:rPr>
                <w:rFonts w:eastAsia="Times New Roman"/>
                <w:color w:val="000000" w:themeColor="text1"/>
                <w:sz w:val="20"/>
                <w:szCs w:val="20"/>
                <w:lang w:val="en-US"/>
              </w:rPr>
            </w:pPr>
          </w:p>
        </w:tc>
        <w:tc>
          <w:tcPr>
            <w:tcW w:w="684" w:type="dxa"/>
            <w:shd w:val="clear" w:color="auto" w:fill="auto"/>
            <w:vAlign w:val="bottom"/>
          </w:tcPr>
          <w:p w14:paraId="26256313"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35</w:t>
            </w:r>
          </w:p>
        </w:tc>
      </w:tr>
      <w:tr w:rsidR="00E43978" w14:paraId="3001FA6A" w14:textId="77777777">
        <w:trPr>
          <w:trHeight w:val="126"/>
        </w:trPr>
        <w:tc>
          <w:tcPr>
            <w:tcW w:w="1900" w:type="dxa"/>
            <w:shd w:val="clear" w:color="auto" w:fill="auto"/>
            <w:vAlign w:val="center"/>
          </w:tcPr>
          <w:p w14:paraId="2B8494AF" w14:textId="77777777" w:rsidR="00E43978" w:rsidRDefault="00000000">
            <w:pPr>
              <w:widowControl w:val="0"/>
              <w:spacing w:beforeAutospacing="1" w:line="240" w:lineRule="auto"/>
              <w:jc w:val="center"/>
              <w:rPr>
                <w:rFonts w:eastAsia="Times New Roman"/>
                <w:b/>
                <w:bCs/>
                <w:sz w:val="20"/>
                <w:szCs w:val="20"/>
                <w:lang w:val="en-US"/>
              </w:rPr>
            </w:pPr>
            <w:r>
              <w:rPr>
                <w:rFonts w:eastAsia="Times New Roman"/>
                <w:b/>
                <w:bCs/>
                <w:sz w:val="20"/>
                <w:szCs w:val="20"/>
                <w:lang w:val="en-US"/>
              </w:rPr>
              <w:t>Live Douglas-fir</w:t>
            </w:r>
          </w:p>
        </w:tc>
        <w:tc>
          <w:tcPr>
            <w:tcW w:w="782" w:type="dxa"/>
            <w:shd w:val="clear" w:color="auto" w:fill="auto"/>
            <w:vAlign w:val="bottom"/>
          </w:tcPr>
          <w:p w14:paraId="1848CC54" w14:textId="77777777" w:rsidR="00E43978"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CI</w:t>
            </w:r>
          </w:p>
        </w:tc>
        <w:tc>
          <w:tcPr>
            <w:tcW w:w="1006" w:type="dxa"/>
            <w:shd w:val="clear" w:color="auto" w:fill="auto"/>
            <w:vAlign w:val="bottom"/>
          </w:tcPr>
          <w:p w14:paraId="3BD36252"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31.3</w:t>
            </w:r>
          </w:p>
        </w:tc>
        <w:tc>
          <w:tcPr>
            <w:tcW w:w="271" w:type="dxa"/>
            <w:shd w:val="clear" w:color="auto" w:fill="auto"/>
            <w:vAlign w:val="bottom"/>
          </w:tcPr>
          <w:p w14:paraId="376FB948" w14:textId="77777777" w:rsidR="00E43978" w:rsidRDefault="00E43978">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5423E2A9"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23.2</w:t>
            </w:r>
          </w:p>
        </w:tc>
        <w:tc>
          <w:tcPr>
            <w:tcW w:w="405" w:type="dxa"/>
            <w:shd w:val="clear" w:color="auto" w:fill="auto"/>
            <w:vAlign w:val="bottom"/>
          </w:tcPr>
          <w:p w14:paraId="7FBB4F9F" w14:textId="77777777" w:rsidR="00E43978" w:rsidRDefault="00E43978">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4FEA8BFC"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6.9</w:t>
            </w:r>
          </w:p>
        </w:tc>
        <w:tc>
          <w:tcPr>
            <w:tcW w:w="268" w:type="dxa"/>
            <w:shd w:val="clear" w:color="auto" w:fill="auto"/>
            <w:vAlign w:val="bottom"/>
          </w:tcPr>
          <w:p w14:paraId="74091AE2"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1C59563A" w14:textId="77777777" w:rsidR="00E43978" w:rsidRDefault="00000000">
            <w:pPr>
              <w:widowControl w:val="0"/>
              <w:spacing w:line="240" w:lineRule="auto"/>
              <w:rPr>
                <w:rFonts w:eastAsia="Times New Roman"/>
                <w:color w:val="000000" w:themeColor="text1"/>
                <w:sz w:val="20"/>
                <w:szCs w:val="20"/>
                <w:lang w:val="en-US"/>
              </w:rPr>
            </w:pPr>
            <w:r>
              <w:rPr>
                <w:rFonts w:eastAsia="Times New Roman"/>
                <w:color w:val="000000" w:themeColor="text1"/>
                <w:sz w:val="20"/>
                <w:szCs w:val="20"/>
                <w:lang w:val="en-US"/>
              </w:rPr>
              <w:t xml:space="preserve">  8.2</w:t>
            </w:r>
          </w:p>
        </w:tc>
        <w:tc>
          <w:tcPr>
            <w:tcW w:w="403" w:type="dxa"/>
            <w:shd w:val="clear" w:color="auto" w:fill="auto"/>
            <w:vAlign w:val="bottom"/>
          </w:tcPr>
          <w:p w14:paraId="2A4DA7F1"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00309D39"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9.9</w:t>
            </w:r>
          </w:p>
        </w:tc>
        <w:tc>
          <w:tcPr>
            <w:tcW w:w="266" w:type="dxa"/>
            <w:shd w:val="clear" w:color="auto" w:fill="auto"/>
            <w:vAlign w:val="bottom"/>
          </w:tcPr>
          <w:p w14:paraId="640C50EC"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478956EF"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8.4</w:t>
            </w:r>
          </w:p>
        </w:tc>
        <w:tc>
          <w:tcPr>
            <w:tcW w:w="403" w:type="dxa"/>
            <w:shd w:val="clear" w:color="auto" w:fill="auto"/>
            <w:vAlign w:val="bottom"/>
          </w:tcPr>
          <w:p w14:paraId="7AD8F7F2"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70ACF90B" w14:textId="77777777" w:rsidR="00E4397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15.2</w:t>
            </w:r>
          </w:p>
        </w:tc>
        <w:tc>
          <w:tcPr>
            <w:tcW w:w="260" w:type="dxa"/>
            <w:shd w:val="clear" w:color="auto" w:fill="auto"/>
            <w:vAlign w:val="bottom"/>
          </w:tcPr>
          <w:p w14:paraId="36DB1E32" w14:textId="77777777" w:rsidR="00E43978" w:rsidRDefault="00E43978">
            <w:pPr>
              <w:widowControl w:val="0"/>
              <w:spacing w:line="240" w:lineRule="auto"/>
              <w:jc w:val="center"/>
              <w:rPr>
                <w:rFonts w:eastAsia="Times New Roman"/>
                <w:color w:val="000000" w:themeColor="text1"/>
                <w:sz w:val="20"/>
                <w:szCs w:val="20"/>
                <w:highlight w:val="yellow"/>
                <w:lang w:val="en-US"/>
              </w:rPr>
            </w:pPr>
          </w:p>
        </w:tc>
        <w:tc>
          <w:tcPr>
            <w:tcW w:w="684" w:type="dxa"/>
            <w:shd w:val="clear" w:color="auto" w:fill="auto"/>
            <w:vAlign w:val="bottom"/>
          </w:tcPr>
          <w:p w14:paraId="0F22401B" w14:textId="77777777" w:rsidR="00E4397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10.5</w:t>
            </w:r>
          </w:p>
        </w:tc>
      </w:tr>
      <w:tr w:rsidR="00E43978" w14:paraId="11131AB5" w14:textId="77777777">
        <w:trPr>
          <w:trHeight w:val="280"/>
        </w:trPr>
        <w:tc>
          <w:tcPr>
            <w:tcW w:w="1900" w:type="dxa"/>
            <w:tcBorders>
              <w:bottom w:val="single" w:sz="8" w:space="0" w:color="000000"/>
            </w:tcBorders>
            <w:shd w:val="clear" w:color="auto" w:fill="auto"/>
            <w:vAlign w:val="center"/>
          </w:tcPr>
          <w:p w14:paraId="56F08D99" w14:textId="77777777" w:rsidR="00E43978" w:rsidRDefault="00E43978">
            <w:pPr>
              <w:widowControl w:val="0"/>
              <w:spacing w:line="240" w:lineRule="auto"/>
              <w:jc w:val="center"/>
              <w:rPr>
                <w:rFonts w:eastAsia="Times New Roman"/>
                <w:sz w:val="20"/>
                <w:szCs w:val="20"/>
                <w:lang w:val="en-US"/>
              </w:rPr>
            </w:pPr>
          </w:p>
        </w:tc>
        <w:tc>
          <w:tcPr>
            <w:tcW w:w="782" w:type="dxa"/>
            <w:tcBorders>
              <w:bottom w:val="single" w:sz="8" w:space="0" w:color="000000"/>
            </w:tcBorders>
            <w:shd w:val="clear" w:color="auto" w:fill="auto"/>
            <w:vAlign w:val="bottom"/>
          </w:tcPr>
          <w:p w14:paraId="6574FF4C" w14:textId="77777777" w:rsidR="00E43978"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Total</w:t>
            </w:r>
          </w:p>
        </w:tc>
        <w:tc>
          <w:tcPr>
            <w:tcW w:w="1006" w:type="dxa"/>
            <w:tcBorders>
              <w:bottom w:val="single" w:sz="8" w:space="0" w:color="000000"/>
            </w:tcBorders>
            <w:shd w:val="clear" w:color="auto" w:fill="auto"/>
            <w:vAlign w:val="bottom"/>
          </w:tcPr>
          <w:p w14:paraId="5472E2D8"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385</w:t>
            </w:r>
          </w:p>
        </w:tc>
        <w:tc>
          <w:tcPr>
            <w:tcW w:w="271" w:type="dxa"/>
            <w:tcBorders>
              <w:bottom w:val="single" w:sz="8" w:space="0" w:color="000000"/>
            </w:tcBorders>
            <w:shd w:val="clear" w:color="auto" w:fill="auto"/>
            <w:vAlign w:val="bottom"/>
          </w:tcPr>
          <w:p w14:paraId="5675694F" w14:textId="77777777" w:rsidR="00E43978" w:rsidRDefault="00E43978">
            <w:pPr>
              <w:widowControl w:val="0"/>
              <w:spacing w:line="240" w:lineRule="auto"/>
              <w:jc w:val="center"/>
              <w:rPr>
                <w:rFonts w:eastAsia="Times New Roman"/>
                <w:color w:val="000000" w:themeColor="text1"/>
                <w:sz w:val="20"/>
                <w:szCs w:val="20"/>
                <w:lang w:val="en-US"/>
              </w:rPr>
            </w:pPr>
          </w:p>
        </w:tc>
        <w:tc>
          <w:tcPr>
            <w:tcW w:w="676" w:type="dxa"/>
            <w:tcBorders>
              <w:bottom w:val="single" w:sz="8" w:space="0" w:color="000000"/>
            </w:tcBorders>
            <w:shd w:val="clear" w:color="auto" w:fill="auto"/>
            <w:vAlign w:val="bottom"/>
          </w:tcPr>
          <w:p w14:paraId="7155EAAA"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267</w:t>
            </w:r>
          </w:p>
        </w:tc>
        <w:tc>
          <w:tcPr>
            <w:tcW w:w="405" w:type="dxa"/>
            <w:tcBorders>
              <w:bottom w:val="single" w:sz="8" w:space="0" w:color="000000"/>
            </w:tcBorders>
            <w:shd w:val="clear" w:color="auto" w:fill="auto"/>
            <w:vAlign w:val="bottom"/>
          </w:tcPr>
          <w:p w14:paraId="08187C57" w14:textId="77777777" w:rsidR="00E43978" w:rsidRDefault="00E43978">
            <w:pPr>
              <w:widowControl w:val="0"/>
              <w:spacing w:line="240" w:lineRule="auto"/>
              <w:jc w:val="center"/>
              <w:rPr>
                <w:rFonts w:eastAsia="Times New Roman"/>
                <w:color w:val="000000" w:themeColor="text1"/>
                <w:sz w:val="20"/>
                <w:szCs w:val="20"/>
                <w:lang w:val="en-US"/>
              </w:rPr>
            </w:pPr>
          </w:p>
        </w:tc>
        <w:tc>
          <w:tcPr>
            <w:tcW w:w="677" w:type="dxa"/>
            <w:tcBorders>
              <w:bottom w:val="single" w:sz="8" w:space="0" w:color="000000"/>
            </w:tcBorders>
            <w:shd w:val="clear" w:color="auto" w:fill="auto"/>
            <w:vAlign w:val="bottom"/>
          </w:tcPr>
          <w:p w14:paraId="2E66BD65"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178</w:t>
            </w:r>
          </w:p>
        </w:tc>
        <w:tc>
          <w:tcPr>
            <w:tcW w:w="268" w:type="dxa"/>
            <w:tcBorders>
              <w:bottom w:val="single" w:sz="8" w:space="0" w:color="000000"/>
            </w:tcBorders>
            <w:shd w:val="clear" w:color="auto" w:fill="auto"/>
            <w:vAlign w:val="bottom"/>
          </w:tcPr>
          <w:p w14:paraId="367C907A"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63BF686B"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140</w:t>
            </w:r>
          </w:p>
        </w:tc>
        <w:tc>
          <w:tcPr>
            <w:tcW w:w="403" w:type="dxa"/>
            <w:tcBorders>
              <w:bottom w:val="single" w:sz="8" w:space="0" w:color="000000"/>
            </w:tcBorders>
            <w:shd w:val="clear" w:color="auto" w:fill="auto"/>
            <w:vAlign w:val="bottom"/>
          </w:tcPr>
          <w:p w14:paraId="4115B161"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7842AE47"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141</w:t>
            </w:r>
          </w:p>
        </w:tc>
        <w:tc>
          <w:tcPr>
            <w:tcW w:w="266" w:type="dxa"/>
            <w:tcBorders>
              <w:bottom w:val="single" w:sz="8" w:space="0" w:color="000000"/>
            </w:tcBorders>
            <w:shd w:val="clear" w:color="auto" w:fill="auto"/>
            <w:vAlign w:val="bottom"/>
          </w:tcPr>
          <w:p w14:paraId="3124C40B"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6A81A359"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118</w:t>
            </w:r>
          </w:p>
        </w:tc>
        <w:tc>
          <w:tcPr>
            <w:tcW w:w="403" w:type="dxa"/>
            <w:tcBorders>
              <w:bottom w:val="single" w:sz="8" w:space="0" w:color="000000"/>
            </w:tcBorders>
            <w:shd w:val="clear" w:color="auto" w:fill="auto"/>
            <w:vAlign w:val="bottom"/>
          </w:tcPr>
          <w:p w14:paraId="0A6486DF"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4D96BDF3"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704</w:t>
            </w:r>
          </w:p>
        </w:tc>
        <w:tc>
          <w:tcPr>
            <w:tcW w:w="260" w:type="dxa"/>
            <w:tcBorders>
              <w:bottom w:val="single" w:sz="8" w:space="0" w:color="000000"/>
            </w:tcBorders>
            <w:shd w:val="clear" w:color="auto" w:fill="auto"/>
            <w:vAlign w:val="bottom"/>
          </w:tcPr>
          <w:p w14:paraId="2B02022C" w14:textId="77777777" w:rsidR="00E43978" w:rsidRDefault="00E43978">
            <w:pPr>
              <w:widowControl w:val="0"/>
              <w:spacing w:line="240" w:lineRule="auto"/>
              <w:jc w:val="center"/>
              <w:rPr>
                <w:rFonts w:eastAsia="Times New Roman"/>
                <w:color w:val="000000" w:themeColor="text1"/>
                <w:sz w:val="20"/>
                <w:szCs w:val="20"/>
                <w:lang w:val="en-US"/>
              </w:rPr>
            </w:pPr>
          </w:p>
        </w:tc>
        <w:tc>
          <w:tcPr>
            <w:tcW w:w="684" w:type="dxa"/>
            <w:tcBorders>
              <w:bottom w:val="single" w:sz="8" w:space="0" w:color="000000"/>
            </w:tcBorders>
            <w:shd w:val="clear" w:color="auto" w:fill="auto"/>
            <w:vAlign w:val="bottom"/>
          </w:tcPr>
          <w:p w14:paraId="071A253C"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525</w:t>
            </w:r>
          </w:p>
        </w:tc>
      </w:tr>
      <w:tr w:rsidR="00E43978" w14:paraId="19F61569" w14:textId="77777777">
        <w:trPr>
          <w:trHeight w:val="280"/>
        </w:trPr>
        <w:tc>
          <w:tcPr>
            <w:tcW w:w="1900" w:type="dxa"/>
            <w:vMerge w:val="restart"/>
            <w:tcBorders>
              <w:bottom w:val="single" w:sz="8" w:space="0" w:color="000000"/>
            </w:tcBorders>
            <w:shd w:val="clear" w:color="auto" w:fill="auto"/>
            <w:vAlign w:val="center"/>
          </w:tcPr>
          <w:p w14:paraId="24F4562A" w14:textId="77777777" w:rsidR="00E43978" w:rsidRDefault="00000000">
            <w:pPr>
              <w:widowControl w:val="0"/>
              <w:spacing w:beforeAutospacing="1" w:line="240" w:lineRule="auto"/>
              <w:jc w:val="center"/>
              <w:rPr>
                <w:rFonts w:eastAsia="Times New Roman"/>
                <w:sz w:val="20"/>
                <w:szCs w:val="20"/>
                <w:lang w:val="en-US"/>
              </w:rPr>
            </w:pPr>
            <w:r>
              <w:rPr>
                <w:rFonts w:eastAsia="Times New Roman"/>
                <w:b/>
                <w:bCs/>
                <w:sz w:val="20"/>
                <w:szCs w:val="20"/>
                <w:lang w:val="en-US"/>
              </w:rPr>
              <w:t>Live Western hemlock</w:t>
            </w:r>
          </w:p>
        </w:tc>
        <w:tc>
          <w:tcPr>
            <w:tcW w:w="782" w:type="dxa"/>
            <w:shd w:val="clear" w:color="auto" w:fill="auto"/>
            <w:vAlign w:val="center"/>
          </w:tcPr>
          <w:p w14:paraId="4C9A5CE1" w14:textId="77777777" w:rsidR="00E43978" w:rsidRDefault="00000000">
            <w:pPr>
              <w:widowControl w:val="0"/>
              <w:spacing w:line="240" w:lineRule="auto"/>
              <w:jc w:val="center"/>
              <w:rPr>
                <w:rFonts w:eastAsia="Times New Roman"/>
                <w:sz w:val="20"/>
                <w:szCs w:val="20"/>
                <w:lang w:val="en-US"/>
              </w:rPr>
            </w:pPr>
            <w:r>
              <w:rPr>
                <w:rFonts w:eastAsia="Times New Roman"/>
                <w:sz w:val="20"/>
                <w:szCs w:val="20"/>
                <w:lang w:val="en-US"/>
              </w:rPr>
              <w:t>Mean</w:t>
            </w:r>
          </w:p>
        </w:tc>
        <w:tc>
          <w:tcPr>
            <w:tcW w:w="1006" w:type="dxa"/>
            <w:shd w:val="clear" w:color="auto" w:fill="auto"/>
            <w:vAlign w:val="bottom"/>
          </w:tcPr>
          <w:p w14:paraId="58E9F27D"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10.6</w:t>
            </w:r>
          </w:p>
        </w:tc>
        <w:tc>
          <w:tcPr>
            <w:tcW w:w="271" w:type="dxa"/>
            <w:shd w:val="clear" w:color="auto" w:fill="auto"/>
            <w:vAlign w:val="bottom"/>
          </w:tcPr>
          <w:p w14:paraId="22087B94" w14:textId="77777777" w:rsidR="00E43978" w:rsidRDefault="00E43978">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3A79B242"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10.2</w:t>
            </w:r>
          </w:p>
        </w:tc>
        <w:tc>
          <w:tcPr>
            <w:tcW w:w="405" w:type="dxa"/>
            <w:shd w:val="clear" w:color="auto" w:fill="auto"/>
            <w:vAlign w:val="bottom"/>
          </w:tcPr>
          <w:p w14:paraId="69B8717B" w14:textId="77777777" w:rsidR="00E43978" w:rsidRDefault="00E43978">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63E65DEA"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2.8</w:t>
            </w:r>
          </w:p>
        </w:tc>
        <w:tc>
          <w:tcPr>
            <w:tcW w:w="268" w:type="dxa"/>
            <w:shd w:val="clear" w:color="auto" w:fill="auto"/>
            <w:vAlign w:val="bottom"/>
          </w:tcPr>
          <w:p w14:paraId="17ADB8DF"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7E99F4D6"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5.8</w:t>
            </w:r>
          </w:p>
        </w:tc>
        <w:tc>
          <w:tcPr>
            <w:tcW w:w="403" w:type="dxa"/>
            <w:shd w:val="clear" w:color="auto" w:fill="auto"/>
            <w:vAlign w:val="bottom"/>
          </w:tcPr>
          <w:p w14:paraId="7352ADED"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45E7446C"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5.4</w:t>
            </w:r>
          </w:p>
        </w:tc>
        <w:tc>
          <w:tcPr>
            <w:tcW w:w="266" w:type="dxa"/>
            <w:shd w:val="clear" w:color="auto" w:fill="auto"/>
            <w:vAlign w:val="bottom"/>
          </w:tcPr>
          <w:p w14:paraId="5438CFA8"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22833381"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8.4</w:t>
            </w:r>
          </w:p>
        </w:tc>
        <w:tc>
          <w:tcPr>
            <w:tcW w:w="403" w:type="dxa"/>
            <w:shd w:val="clear" w:color="auto" w:fill="auto"/>
            <w:vAlign w:val="bottom"/>
          </w:tcPr>
          <w:p w14:paraId="1E5B9CAE"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3B967742" w14:textId="77777777" w:rsidR="00E4397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5.87</w:t>
            </w:r>
          </w:p>
        </w:tc>
        <w:tc>
          <w:tcPr>
            <w:tcW w:w="260" w:type="dxa"/>
            <w:shd w:val="clear" w:color="auto" w:fill="auto"/>
            <w:vAlign w:val="bottom"/>
          </w:tcPr>
          <w:p w14:paraId="1669F3B9" w14:textId="77777777" w:rsidR="00E43978" w:rsidRDefault="00E43978">
            <w:pPr>
              <w:widowControl w:val="0"/>
              <w:spacing w:line="240" w:lineRule="auto"/>
              <w:jc w:val="center"/>
              <w:rPr>
                <w:rFonts w:eastAsia="Times New Roman"/>
                <w:color w:val="000000" w:themeColor="text1"/>
                <w:sz w:val="20"/>
                <w:szCs w:val="20"/>
                <w:highlight w:val="yellow"/>
                <w:lang w:val="en-US"/>
              </w:rPr>
            </w:pPr>
          </w:p>
        </w:tc>
        <w:tc>
          <w:tcPr>
            <w:tcW w:w="684" w:type="dxa"/>
            <w:shd w:val="clear" w:color="auto" w:fill="auto"/>
            <w:vAlign w:val="bottom"/>
          </w:tcPr>
          <w:p w14:paraId="79B7C463" w14:textId="77777777" w:rsidR="00E4397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7.62</w:t>
            </w:r>
          </w:p>
        </w:tc>
      </w:tr>
      <w:tr w:rsidR="00E43978" w14:paraId="7904F370" w14:textId="77777777">
        <w:trPr>
          <w:trHeight w:val="280"/>
        </w:trPr>
        <w:tc>
          <w:tcPr>
            <w:tcW w:w="1900" w:type="dxa"/>
            <w:vMerge/>
            <w:shd w:val="clear" w:color="auto" w:fill="auto"/>
            <w:vAlign w:val="center"/>
          </w:tcPr>
          <w:p w14:paraId="10A011F9" w14:textId="77777777" w:rsidR="00E43978" w:rsidRDefault="00E43978">
            <w:pPr>
              <w:widowControl w:val="0"/>
              <w:spacing w:beforeAutospacing="1" w:line="240" w:lineRule="auto"/>
              <w:jc w:val="center"/>
              <w:rPr>
                <w:rFonts w:eastAsia="Times New Roman"/>
                <w:b/>
                <w:bCs/>
                <w:sz w:val="20"/>
                <w:szCs w:val="20"/>
                <w:lang w:val="en-US"/>
              </w:rPr>
            </w:pPr>
          </w:p>
        </w:tc>
        <w:tc>
          <w:tcPr>
            <w:tcW w:w="782" w:type="dxa"/>
            <w:shd w:val="clear" w:color="auto" w:fill="auto"/>
            <w:vAlign w:val="bottom"/>
          </w:tcPr>
          <w:p w14:paraId="67DE331B" w14:textId="77777777" w:rsidR="00E43978"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CI</w:t>
            </w:r>
          </w:p>
        </w:tc>
        <w:tc>
          <w:tcPr>
            <w:tcW w:w="1006" w:type="dxa"/>
            <w:shd w:val="clear" w:color="auto" w:fill="auto"/>
            <w:vAlign w:val="bottom"/>
          </w:tcPr>
          <w:p w14:paraId="525B6EBF"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11.8</w:t>
            </w:r>
          </w:p>
        </w:tc>
        <w:tc>
          <w:tcPr>
            <w:tcW w:w="271" w:type="dxa"/>
            <w:shd w:val="clear" w:color="auto" w:fill="auto"/>
            <w:vAlign w:val="bottom"/>
          </w:tcPr>
          <w:p w14:paraId="18B46A5C" w14:textId="77777777" w:rsidR="00E43978" w:rsidRDefault="00E43978">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5C60FE26" w14:textId="77777777" w:rsidR="00E43978" w:rsidRDefault="00000000">
            <w:pPr>
              <w:widowControl w:val="0"/>
              <w:spacing w:line="240" w:lineRule="auto"/>
              <w:rPr>
                <w:rFonts w:eastAsia="Times New Roman"/>
                <w:color w:val="000000" w:themeColor="text1"/>
                <w:sz w:val="20"/>
                <w:szCs w:val="20"/>
                <w:lang w:val="en-US"/>
              </w:rPr>
            </w:pPr>
            <w:r>
              <w:rPr>
                <w:rFonts w:eastAsia="Times New Roman"/>
                <w:color w:val="000000" w:themeColor="text1"/>
                <w:sz w:val="20"/>
                <w:szCs w:val="20"/>
                <w:lang w:val="en-US"/>
              </w:rPr>
              <w:t>8.1</w:t>
            </w:r>
          </w:p>
        </w:tc>
        <w:tc>
          <w:tcPr>
            <w:tcW w:w="405" w:type="dxa"/>
            <w:shd w:val="clear" w:color="auto" w:fill="auto"/>
            <w:vAlign w:val="bottom"/>
          </w:tcPr>
          <w:p w14:paraId="1002D086" w14:textId="77777777" w:rsidR="00E43978" w:rsidRDefault="00E43978">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57065A8D" w14:textId="77777777" w:rsidR="00E43978" w:rsidRDefault="00000000">
            <w:pPr>
              <w:widowControl w:val="0"/>
              <w:spacing w:line="240" w:lineRule="auto"/>
              <w:rPr>
                <w:rFonts w:eastAsia="Times New Roman"/>
                <w:color w:val="000000" w:themeColor="text1"/>
                <w:sz w:val="20"/>
                <w:szCs w:val="20"/>
                <w:lang w:val="en-US"/>
              </w:rPr>
            </w:pPr>
            <w:r>
              <w:rPr>
                <w:rFonts w:eastAsia="Times New Roman"/>
                <w:color w:val="000000" w:themeColor="text1"/>
                <w:sz w:val="20"/>
                <w:szCs w:val="20"/>
                <w:lang w:val="en-US"/>
              </w:rPr>
              <w:t>4.0</w:t>
            </w:r>
          </w:p>
        </w:tc>
        <w:tc>
          <w:tcPr>
            <w:tcW w:w="268" w:type="dxa"/>
            <w:shd w:val="clear" w:color="auto" w:fill="auto"/>
            <w:vAlign w:val="bottom"/>
          </w:tcPr>
          <w:p w14:paraId="29CCC411"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2F8A88C8"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6.2</w:t>
            </w:r>
          </w:p>
        </w:tc>
        <w:tc>
          <w:tcPr>
            <w:tcW w:w="403" w:type="dxa"/>
            <w:shd w:val="clear" w:color="auto" w:fill="auto"/>
            <w:vAlign w:val="bottom"/>
          </w:tcPr>
          <w:p w14:paraId="70AE3ADE"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67154B29" w14:textId="77777777" w:rsidR="00E43978" w:rsidRDefault="00000000">
            <w:pPr>
              <w:widowControl w:val="0"/>
              <w:spacing w:line="240" w:lineRule="auto"/>
              <w:rPr>
                <w:rFonts w:eastAsia="Times New Roman"/>
                <w:color w:val="000000" w:themeColor="text1"/>
                <w:sz w:val="20"/>
                <w:szCs w:val="20"/>
                <w:lang w:val="en-US"/>
              </w:rPr>
            </w:pPr>
            <w:r>
              <w:rPr>
                <w:rFonts w:eastAsia="Times New Roman"/>
                <w:color w:val="000000" w:themeColor="text1"/>
                <w:sz w:val="20"/>
                <w:szCs w:val="20"/>
                <w:lang w:val="en-US"/>
              </w:rPr>
              <w:t xml:space="preserve"> 6.6</w:t>
            </w:r>
          </w:p>
        </w:tc>
        <w:tc>
          <w:tcPr>
            <w:tcW w:w="266" w:type="dxa"/>
            <w:shd w:val="clear" w:color="auto" w:fill="auto"/>
            <w:vAlign w:val="bottom"/>
          </w:tcPr>
          <w:p w14:paraId="36F14F1E"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627508F7"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7.7</w:t>
            </w:r>
          </w:p>
        </w:tc>
        <w:tc>
          <w:tcPr>
            <w:tcW w:w="403" w:type="dxa"/>
            <w:shd w:val="clear" w:color="auto" w:fill="auto"/>
            <w:vAlign w:val="bottom"/>
          </w:tcPr>
          <w:p w14:paraId="3EE5C81E"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103AFF51" w14:textId="77777777" w:rsidR="00E4397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4.4</w:t>
            </w:r>
          </w:p>
        </w:tc>
        <w:tc>
          <w:tcPr>
            <w:tcW w:w="260" w:type="dxa"/>
            <w:shd w:val="clear" w:color="auto" w:fill="auto"/>
            <w:vAlign w:val="bottom"/>
          </w:tcPr>
          <w:p w14:paraId="426186CA" w14:textId="77777777" w:rsidR="00E43978" w:rsidRDefault="00E43978">
            <w:pPr>
              <w:widowControl w:val="0"/>
              <w:spacing w:line="240" w:lineRule="auto"/>
              <w:jc w:val="center"/>
              <w:rPr>
                <w:rFonts w:eastAsia="Times New Roman"/>
                <w:color w:val="000000" w:themeColor="text1"/>
                <w:sz w:val="20"/>
                <w:szCs w:val="20"/>
                <w:highlight w:val="yellow"/>
                <w:lang w:val="en-US"/>
              </w:rPr>
            </w:pPr>
          </w:p>
        </w:tc>
        <w:tc>
          <w:tcPr>
            <w:tcW w:w="684" w:type="dxa"/>
            <w:shd w:val="clear" w:color="auto" w:fill="auto"/>
            <w:vAlign w:val="bottom"/>
          </w:tcPr>
          <w:p w14:paraId="327CCE59" w14:textId="77777777" w:rsidR="00E4397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3.9</w:t>
            </w:r>
          </w:p>
        </w:tc>
      </w:tr>
      <w:tr w:rsidR="00E43978" w14:paraId="7C81F8A1" w14:textId="77777777">
        <w:trPr>
          <w:trHeight w:val="280"/>
        </w:trPr>
        <w:tc>
          <w:tcPr>
            <w:tcW w:w="1900" w:type="dxa"/>
            <w:vMerge/>
            <w:tcBorders>
              <w:bottom w:val="single" w:sz="8" w:space="0" w:color="000000"/>
            </w:tcBorders>
            <w:shd w:val="clear" w:color="auto" w:fill="auto"/>
            <w:vAlign w:val="center"/>
          </w:tcPr>
          <w:p w14:paraId="4DFBF7FD" w14:textId="77777777" w:rsidR="00E43978" w:rsidRDefault="00E43978">
            <w:pPr>
              <w:widowControl w:val="0"/>
              <w:spacing w:line="240" w:lineRule="auto"/>
              <w:jc w:val="center"/>
              <w:rPr>
                <w:rFonts w:eastAsia="Times New Roman"/>
                <w:sz w:val="20"/>
                <w:szCs w:val="20"/>
                <w:lang w:val="en-US"/>
              </w:rPr>
            </w:pPr>
          </w:p>
        </w:tc>
        <w:tc>
          <w:tcPr>
            <w:tcW w:w="782" w:type="dxa"/>
            <w:tcBorders>
              <w:bottom w:val="single" w:sz="8" w:space="0" w:color="000000"/>
            </w:tcBorders>
            <w:shd w:val="clear" w:color="auto" w:fill="auto"/>
            <w:vAlign w:val="bottom"/>
          </w:tcPr>
          <w:p w14:paraId="566578C1" w14:textId="77777777" w:rsidR="00E43978"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Total</w:t>
            </w:r>
          </w:p>
        </w:tc>
        <w:tc>
          <w:tcPr>
            <w:tcW w:w="1006" w:type="dxa"/>
            <w:tcBorders>
              <w:bottom w:val="single" w:sz="8" w:space="0" w:color="000000"/>
            </w:tcBorders>
            <w:shd w:val="clear" w:color="auto" w:fill="auto"/>
            <w:vAlign w:val="bottom"/>
          </w:tcPr>
          <w:p w14:paraId="0DD667C5"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53</w:t>
            </w:r>
          </w:p>
        </w:tc>
        <w:tc>
          <w:tcPr>
            <w:tcW w:w="271" w:type="dxa"/>
            <w:tcBorders>
              <w:bottom w:val="single" w:sz="8" w:space="0" w:color="000000"/>
            </w:tcBorders>
            <w:shd w:val="clear" w:color="auto" w:fill="auto"/>
            <w:vAlign w:val="bottom"/>
          </w:tcPr>
          <w:p w14:paraId="7557BA5E" w14:textId="77777777" w:rsidR="00E43978" w:rsidRDefault="00E43978">
            <w:pPr>
              <w:widowControl w:val="0"/>
              <w:spacing w:line="240" w:lineRule="auto"/>
              <w:jc w:val="center"/>
              <w:rPr>
                <w:rFonts w:eastAsia="Times New Roman"/>
                <w:color w:val="000000" w:themeColor="text1"/>
                <w:sz w:val="20"/>
                <w:szCs w:val="20"/>
                <w:lang w:val="en-US"/>
              </w:rPr>
            </w:pPr>
          </w:p>
        </w:tc>
        <w:tc>
          <w:tcPr>
            <w:tcW w:w="676" w:type="dxa"/>
            <w:tcBorders>
              <w:bottom w:val="single" w:sz="8" w:space="0" w:color="000000"/>
            </w:tcBorders>
            <w:shd w:val="clear" w:color="auto" w:fill="auto"/>
            <w:vAlign w:val="bottom"/>
          </w:tcPr>
          <w:p w14:paraId="4195A521"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51</w:t>
            </w:r>
          </w:p>
        </w:tc>
        <w:tc>
          <w:tcPr>
            <w:tcW w:w="405" w:type="dxa"/>
            <w:tcBorders>
              <w:bottom w:val="single" w:sz="8" w:space="0" w:color="000000"/>
            </w:tcBorders>
            <w:shd w:val="clear" w:color="auto" w:fill="auto"/>
            <w:vAlign w:val="bottom"/>
          </w:tcPr>
          <w:p w14:paraId="24ECBBEE" w14:textId="77777777" w:rsidR="00E43978" w:rsidRDefault="00E43978">
            <w:pPr>
              <w:widowControl w:val="0"/>
              <w:spacing w:line="240" w:lineRule="auto"/>
              <w:jc w:val="center"/>
              <w:rPr>
                <w:rFonts w:eastAsia="Times New Roman"/>
                <w:color w:val="000000" w:themeColor="text1"/>
                <w:sz w:val="20"/>
                <w:szCs w:val="20"/>
                <w:lang w:val="en-US"/>
              </w:rPr>
            </w:pPr>
          </w:p>
        </w:tc>
        <w:tc>
          <w:tcPr>
            <w:tcW w:w="677" w:type="dxa"/>
            <w:tcBorders>
              <w:bottom w:val="single" w:sz="8" w:space="0" w:color="000000"/>
            </w:tcBorders>
            <w:shd w:val="clear" w:color="auto" w:fill="auto"/>
            <w:vAlign w:val="bottom"/>
          </w:tcPr>
          <w:p w14:paraId="28F2643E"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14</w:t>
            </w:r>
          </w:p>
        </w:tc>
        <w:tc>
          <w:tcPr>
            <w:tcW w:w="268" w:type="dxa"/>
            <w:tcBorders>
              <w:bottom w:val="single" w:sz="8" w:space="0" w:color="000000"/>
            </w:tcBorders>
            <w:shd w:val="clear" w:color="auto" w:fill="auto"/>
            <w:vAlign w:val="bottom"/>
          </w:tcPr>
          <w:p w14:paraId="75FC5CA3"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6D7AC94E"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29</w:t>
            </w:r>
          </w:p>
        </w:tc>
        <w:tc>
          <w:tcPr>
            <w:tcW w:w="403" w:type="dxa"/>
            <w:tcBorders>
              <w:bottom w:val="single" w:sz="8" w:space="0" w:color="000000"/>
            </w:tcBorders>
            <w:shd w:val="clear" w:color="auto" w:fill="auto"/>
            <w:vAlign w:val="bottom"/>
          </w:tcPr>
          <w:p w14:paraId="1A89AB5A"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2E7F5278"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27</w:t>
            </w:r>
          </w:p>
        </w:tc>
        <w:tc>
          <w:tcPr>
            <w:tcW w:w="266" w:type="dxa"/>
            <w:tcBorders>
              <w:bottom w:val="single" w:sz="8" w:space="0" w:color="000000"/>
            </w:tcBorders>
            <w:shd w:val="clear" w:color="auto" w:fill="auto"/>
            <w:vAlign w:val="bottom"/>
          </w:tcPr>
          <w:p w14:paraId="658B96F7"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372B659C"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42</w:t>
            </w:r>
          </w:p>
        </w:tc>
        <w:tc>
          <w:tcPr>
            <w:tcW w:w="403" w:type="dxa"/>
            <w:tcBorders>
              <w:bottom w:val="single" w:sz="8" w:space="0" w:color="000000"/>
            </w:tcBorders>
            <w:shd w:val="clear" w:color="auto" w:fill="auto"/>
            <w:vAlign w:val="bottom"/>
          </w:tcPr>
          <w:p w14:paraId="16E5F062"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0E43A9DC"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94</w:t>
            </w:r>
          </w:p>
        </w:tc>
        <w:tc>
          <w:tcPr>
            <w:tcW w:w="260" w:type="dxa"/>
            <w:tcBorders>
              <w:bottom w:val="single" w:sz="8" w:space="0" w:color="000000"/>
            </w:tcBorders>
            <w:shd w:val="clear" w:color="auto" w:fill="auto"/>
            <w:vAlign w:val="bottom"/>
          </w:tcPr>
          <w:p w14:paraId="54D8109F" w14:textId="77777777" w:rsidR="00E43978" w:rsidRDefault="00E43978">
            <w:pPr>
              <w:widowControl w:val="0"/>
              <w:spacing w:line="240" w:lineRule="auto"/>
              <w:jc w:val="center"/>
              <w:rPr>
                <w:rFonts w:eastAsia="Times New Roman"/>
                <w:color w:val="000000" w:themeColor="text1"/>
                <w:sz w:val="20"/>
                <w:szCs w:val="20"/>
                <w:lang w:val="en-US"/>
              </w:rPr>
            </w:pPr>
          </w:p>
        </w:tc>
        <w:tc>
          <w:tcPr>
            <w:tcW w:w="684" w:type="dxa"/>
            <w:tcBorders>
              <w:bottom w:val="single" w:sz="8" w:space="0" w:color="000000"/>
            </w:tcBorders>
            <w:shd w:val="clear" w:color="auto" w:fill="auto"/>
            <w:vAlign w:val="bottom"/>
          </w:tcPr>
          <w:p w14:paraId="00028A58"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122</w:t>
            </w:r>
          </w:p>
        </w:tc>
      </w:tr>
      <w:tr w:rsidR="00E43978" w14:paraId="77B9217C" w14:textId="77777777">
        <w:trPr>
          <w:trHeight w:val="280"/>
        </w:trPr>
        <w:tc>
          <w:tcPr>
            <w:tcW w:w="1900" w:type="dxa"/>
            <w:vMerge w:val="restart"/>
            <w:tcBorders>
              <w:bottom w:val="single" w:sz="8" w:space="0" w:color="000000"/>
            </w:tcBorders>
            <w:shd w:val="clear" w:color="auto" w:fill="auto"/>
            <w:vAlign w:val="center"/>
          </w:tcPr>
          <w:p w14:paraId="212C2E34" w14:textId="77777777" w:rsidR="00E43978" w:rsidRDefault="00000000">
            <w:pPr>
              <w:widowControl w:val="0"/>
              <w:spacing w:beforeAutospacing="1" w:line="240" w:lineRule="auto"/>
              <w:jc w:val="center"/>
              <w:rPr>
                <w:rFonts w:eastAsia="Times New Roman"/>
                <w:sz w:val="20"/>
                <w:szCs w:val="20"/>
                <w:lang w:val="en-US"/>
              </w:rPr>
            </w:pPr>
            <w:r>
              <w:rPr>
                <w:rFonts w:eastAsia="Times New Roman"/>
                <w:b/>
                <w:bCs/>
                <w:sz w:val="20"/>
                <w:szCs w:val="20"/>
                <w:lang w:val="en-US"/>
              </w:rPr>
              <w:t>Live other species</w:t>
            </w:r>
          </w:p>
        </w:tc>
        <w:tc>
          <w:tcPr>
            <w:tcW w:w="782" w:type="dxa"/>
            <w:shd w:val="clear" w:color="auto" w:fill="auto"/>
            <w:vAlign w:val="bottom"/>
          </w:tcPr>
          <w:p w14:paraId="36F54FF1" w14:textId="77777777" w:rsidR="00E43978" w:rsidRDefault="00000000">
            <w:pPr>
              <w:widowControl w:val="0"/>
              <w:spacing w:line="240" w:lineRule="auto"/>
              <w:jc w:val="center"/>
              <w:rPr>
                <w:rFonts w:eastAsia="Times New Roman"/>
                <w:sz w:val="20"/>
                <w:szCs w:val="20"/>
                <w:lang w:val="en-US"/>
              </w:rPr>
            </w:pPr>
            <w:r>
              <w:rPr>
                <w:rFonts w:eastAsia="Times New Roman"/>
                <w:sz w:val="20"/>
                <w:szCs w:val="20"/>
                <w:lang w:val="en-US"/>
              </w:rPr>
              <w:t>Mean</w:t>
            </w:r>
          </w:p>
        </w:tc>
        <w:tc>
          <w:tcPr>
            <w:tcW w:w="1006" w:type="dxa"/>
            <w:shd w:val="clear" w:color="auto" w:fill="auto"/>
            <w:vAlign w:val="bottom"/>
          </w:tcPr>
          <w:p w14:paraId="7C089C3A"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7.6</w:t>
            </w:r>
          </w:p>
        </w:tc>
        <w:tc>
          <w:tcPr>
            <w:tcW w:w="271" w:type="dxa"/>
            <w:shd w:val="clear" w:color="auto" w:fill="auto"/>
            <w:vAlign w:val="bottom"/>
          </w:tcPr>
          <w:p w14:paraId="715E4871" w14:textId="77777777" w:rsidR="00E43978" w:rsidRDefault="00E43978">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490DFC21"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3.6</w:t>
            </w:r>
          </w:p>
        </w:tc>
        <w:tc>
          <w:tcPr>
            <w:tcW w:w="405" w:type="dxa"/>
            <w:shd w:val="clear" w:color="auto" w:fill="auto"/>
            <w:vAlign w:val="bottom"/>
          </w:tcPr>
          <w:p w14:paraId="388E592D" w14:textId="77777777" w:rsidR="00E43978" w:rsidRDefault="00E43978">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47FFEF5C"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w:t>
            </w:r>
          </w:p>
        </w:tc>
        <w:tc>
          <w:tcPr>
            <w:tcW w:w="268" w:type="dxa"/>
            <w:shd w:val="clear" w:color="auto" w:fill="auto"/>
            <w:vAlign w:val="bottom"/>
          </w:tcPr>
          <w:p w14:paraId="408E785C"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34AC3664"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2.4</w:t>
            </w:r>
          </w:p>
        </w:tc>
        <w:tc>
          <w:tcPr>
            <w:tcW w:w="403" w:type="dxa"/>
            <w:shd w:val="clear" w:color="auto" w:fill="auto"/>
            <w:vAlign w:val="bottom"/>
          </w:tcPr>
          <w:p w14:paraId="4DAF736B"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5EEBA896"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w:t>
            </w:r>
          </w:p>
        </w:tc>
        <w:tc>
          <w:tcPr>
            <w:tcW w:w="266" w:type="dxa"/>
            <w:shd w:val="clear" w:color="auto" w:fill="auto"/>
            <w:vAlign w:val="bottom"/>
          </w:tcPr>
          <w:p w14:paraId="11AF5EBB"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0FD1F66A"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1.2</w:t>
            </w:r>
          </w:p>
        </w:tc>
        <w:tc>
          <w:tcPr>
            <w:tcW w:w="403" w:type="dxa"/>
            <w:shd w:val="clear" w:color="auto" w:fill="auto"/>
            <w:vAlign w:val="bottom"/>
          </w:tcPr>
          <w:p w14:paraId="04E7091E"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2E5577C0" w14:textId="77777777" w:rsidR="00E4397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4.13</w:t>
            </w:r>
          </w:p>
        </w:tc>
        <w:tc>
          <w:tcPr>
            <w:tcW w:w="260" w:type="dxa"/>
            <w:shd w:val="clear" w:color="auto" w:fill="auto"/>
            <w:vAlign w:val="bottom"/>
          </w:tcPr>
          <w:p w14:paraId="1FDFCEE7" w14:textId="77777777" w:rsidR="00E43978" w:rsidRDefault="00E43978">
            <w:pPr>
              <w:widowControl w:val="0"/>
              <w:spacing w:line="240" w:lineRule="auto"/>
              <w:jc w:val="center"/>
              <w:rPr>
                <w:rFonts w:eastAsia="Times New Roman"/>
                <w:color w:val="000000" w:themeColor="text1"/>
                <w:sz w:val="20"/>
                <w:szCs w:val="20"/>
                <w:highlight w:val="yellow"/>
                <w:lang w:val="en-US"/>
              </w:rPr>
            </w:pPr>
          </w:p>
        </w:tc>
        <w:tc>
          <w:tcPr>
            <w:tcW w:w="684" w:type="dxa"/>
            <w:shd w:val="clear" w:color="auto" w:fill="auto"/>
            <w:vAlign w:val="bottom"/>
          </w:tcPr>
          <w:p w14:paraId="681138B3"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2.4</w:t>
            </w:r>
          </w:p>
        </w:tc>
      </w:tr>
      <w:tr w:rsidR="00E43978" w14:paraId="2CBDBAC0" w14:textId="77777777">
        <w:trPr>
          <w:trHeight w:val="280"/>
        </w:trPr>
        <w:tc>
          <w:tcPr>
            <w:tcW w:w="1900" w:type="dxa"/>
            <w:vMerge/>
            <w:shd w:val="clear" w:color="auto" w:fill="auto"/>
            <w:vAlign w:val="center"/>
          </w:tcPr>
          <w:p w14:paraId="144698EC" w14:textId="77777777" w:rsidR="00E43978" w:rsidRDefault="00E43978">
            <w:pPr>
              <w:widowControl w:val="0"/>
              <w:spacing w:beforeAutospacing="1" w:line="240" w:lineRule="auto"/>
              <w:jc w:val="center"/>
              <w:rPr>
                <w:rFonts w:eastAsia="Times New Roman"/>
                <w:b/>
                <w:bCs/>
                <w:sz w:val="20"/>
                <w:szCs w:val="20"/>
                <w:lang w:val="en-US"/>
              </w:rPr>
            </w:pPr>
          </w:p>
        </w:tc>
        <w:tc>
          <w:tcPr>
            <w:tcW w:w="782" w:type="dxa"/>
            <w:shd w:val="clear" w:color="auto" w:fill="auto"/>
            <w:vAlign w:val="bottom"/>
          </w:tcPr>
          <w:p w14:paraId="73654769" w14:textId="77777777" w:rsidR="00E43978" w:rsidRDefault="00000000">
            <w:pPr>
              <w:widowControl w:val="0"/>
              <w:spacing w:line="240" w:lineRule="auto"/>
              <w:rPr>
                <w:rFonts w:eastAsia="Times New Roman"/>
                <w:b/>
                <w:bCs/>
                <w:sz w:val="20"/>
                <w:szCs w:val="20"/>
                <w:lang w:val="en-US"/>
              </w:rPr>
            </w:pPr>
            <w:r>
              <w:rPr>
                <w:rFonts w:eastAsia="Times New Roman"/>
                <w:b/>
                <w:bCs/>
                <w:sz w:val="20"/>
                <w:szCs w:val="20"/>
                <w:lang w:val="en-US"/>
              </w:rPr>
              <w:t xml:space="preserve">   CI</w:t>
            </w:r>
          </w:p>
        </w:tc>
        <w:tc>
          <w:tcPr>
            <w:tcW w:w="1006" w:type="dxa"/>
            <w:shd w:val="clear" w:color="auto" w:fill="auto"/>
            <w:vAlign w:val="bottom"/>
          </w:tcPr>
          <w:p w14:paraId="0F717165"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7.3</w:t>
            </w:r>
          </w:p>
        </w:tc>
        <w:tc>
          <w:tcPr>
            <w:tcW w:w="271" w:type="dxa"/>
            <w:shd w:val="clear" w:color="auto" w:fill="auto"/>
            <w:vAlign w:val="bottom"/>
          </w:tcPr>
          <w:p w14:paraId="0E17F90D" w14:textId="77777777" w:rsidR="00E43978" w:rsidRDefault="00E43978">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48BA1488" w14:textId="77777777" w:rsidR="00E43978" w:rsidRDefault="00000000">
            <w:pPr>
              <w:widowControl w:val="0"/>
              <w:spacing w:line="240" w:lineRule="auto"/>
              <w:rPr>
                <w:rFonts w:eastAsia="Times New Roman"/>
                <w:color w:val="000000" w:themeColor="text1"/>
                <w:sz w:val="20"/>
                <w:szCs w:val="20"/>
                <w:lang w:val="en-US"/>
              </w:rPr>
            </w:pPr>
            <w:r>
              <w:rPr>
                <w:rFonts w:eastAsia="Times New Roman"/>
                <w:color w:val="000000" w:themeColor="text1"/>
                <w:sz w:val="20"/>
                <w:szCs w:val="20"/>
                <w:lang w:val="en-US"/>
              </w:rPr>
              <w:t xml:space="preserve"> 5.0</w:t>
            </w:r>
          </w:p>
        </w:tc>
        <w:tc>
          <w:tcPr>
            <w:tcW w:w="405" w:type="dxa"/>
            <w:shd w:val="clear" w:color="auto" w:fill="auto"/>
            <w:vAlign w:val="bottom"/>
          </w:tcPr>
          <w:p w14:paraId="25B270B6" w14:textId="77777777" w:rsidR="00E43978" w:rsidRDefault="00E43978">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499ABEA6"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4.4</w:t>
            </w:r>
          </w:p>
        </w:tc>
        <w:tc>
          <w:tcPr>
            <w:tcW w:w="268" w:type="dxa"/>
            <w:shd w:val="clear" w:color="auto" w:fill="auto"/>
            <w:vAlign w:val="bottom"/>
          </w:tcPr>
          <w:p w14:paraId="5090B98D"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5B2B287E"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0.9</w:t>
            </w:r>
          </w:p>
        </w:tc>
        <w:tc>
          <w:tcPr>
            <w:tcW w:w="403" w:type="dxa"/>
            <w:shd w:val="clear" w:color="auto" w:fill="auto"/>
            <w:vAlign w:val="bottom"/>
          </w:tcPr>
          <w:p w14:paraId="21BD548C"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7761527A"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2.2</w:t>
            </w:r>
          </w:p>
        </w:tc>
        <w:tc>
          <w:tcPr>
            <w:tcW w:w="266" w:type="dxa"/>
            <w:shd w:val="clear" w:color="auto" w:fill="auto"/>
            <w:vAlign w:val="bottom"/>
          </w:tcPr>
          <w:p w14:paraId="6BA6076E"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5B780391"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1.1</w:t>
            </w:r>
          </w:p>
        </w:tc>
        <w:tc>
          <w:tcPr>
            <w:tcW w:w="403" w:type="dxa"/>
            <w:shd w:val="clear" w:color="auto" w:fill="auto"/>
            <w:vAlign w:val="bottom"/>
          </w:tcPr>
          <w:p w14:paraId="262DAE37"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418133F8" w14:textId="77777777" w:rsidR="00E4397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3.2</w:t>
            </w:r>
          </w:p>
        </w:tc>
        <w:tc>
          <w:tcPr>
            <w:tcW w:w="260" w:type="dxa"/>
            <w:shd w:val="clear" w:color="auto" w:fill="auto"/>
            <w:vAlign w:val="bottom"/>
          </w:tcPr>
          <w:p w14:paraId="14B38F95" w14:textId="77777777" w:rsidR="00E43978" w:rsidRDefault="00E43978">
            <w:pPr>
              <w:widowControl w:val="0"/>
              <w:spacing w:line="240" w:lineRule="auto"/>
              <w:jc w:val="center"/>
              <w:rPr>
                <w:rFonts w:eastAsia="Times New Roman"/>
                <w:color w:val="000000" w:themeColor="text1"/>
                <w:sz w:val="20"/>
                <w:szCs w:val="20"/>
                <w:highlight w:val="yellow"/>
                <w:lang w:val="en-US"/>
              </w:rPr>
            </w:pPr>
          </w:p>
        </w:tc>
        <w:tc>
          <w:tcPr>
            <w:tcW w:w="684" w:type="dxa"/>
            <w:shd w:val="clear" w:color="auto" w:fill="auto"/>
            <w:vAlign w:val="bottom"/>
          </w:tcPr>
          <w:p w14:paraId="4797FC7A"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1.2</w:t>
            </w:r>
          </w:p>
        </w:tc>
      </w:tr>
      <w:tr w:rsidR="00E43978" w14:paraId="10C91A1F" w14:textId="77777777">
        <w:trPr>
          <w:trHeight w:val="280"/>
        </w:trPr>
        <w:tc>
          <w:tcPr>
            <w:tcW w:w="1900" w:type="dxa"/>
            <w:vMerge/>
            <w:tcBorders>
              <w:bottom w:val="single" w:sz="8" w:space="0" w:color="000000"/>
            </w:tcBorders>
            <w:shd w:val="clear" w:color="auto" w:fill="auto"/>
            <w:vAlign w:val="center"/>
          </w:tcPr>
          <w:p w14:paraId="05B216D8" w14:textId="77777777" w:rsidR="00E43978" w:rsidRDefault="00E43978">
            <w:pPr>
              <w:widowControl w:val="0"/>
              <w:spacing w:line="240" w:lineRule="auto"/>
              <w:jc w:val="center"/>
              <w:rPr>
                <w:rFonts w:eastAsia="Times New Roman"/>
                <w:sz w:val="20"/>
                <w:szCs w:val="20"/>
                <w:lang w:val="en-US"/>
              </w:rPr>
            </w:pPr>
          </w:p>
        </w:tc>
        <w:tc>
          <w:tcPr>
            <w:tcW w:w="782" w:type="dxa"/>
            <w:tcBorders>
              <w:bottom w:val="single" w:sz="8" w:space="0" w:color="000000"/>
            </w:tcBorders>
            <w:shd w:val="clear" w:color="auto" w:fill="auto"/>
            <w:vAlign w:val="bottom"/>
          </w:tcPr>
          <w:p w14:paraId="1C230DB3" w14:textId="77777777" w:rsidR="00E43978"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Total</w:t>
            </w:r>
          </w:p>
        </w:tc>
        <w:tc>
          <w:tcPr>
            <w:tcW w:w="1006" w:type="dxa"/>
            <w:tcBorders>
              <w:bottom w:val="single" w:sz="8" w:space="0" w:color="000000"/>
            </w:tcBorders>
            <w:shd w:val="clear" w:color="auto" w:fill="auto"/>
            <w:vAlign w:val="bottom"/>
          </w:tcPr>
          <w:p w14:paraId="07D14C78"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38</w:t>
            </w:r>
          </w:p>
        </w:tc>
        <w:tc>
          <w:tcPr>
            <w:tcW w:w="271" w:type="dxa"/>
            <w:tcBorders>
              <w:bottom w:val="single" w:sz="8" w:space="0" w:color="000000"/>
            </w:tcBorders>
            <w:shd w:val="clear" w:color="auto" w:fill="auto"/>
            <w:vAlign w:val="bottom"/>
          </w:tcPr>
          <w:p w14:paraId="036F532A" w14:textId="77777777" w:rsidR="00E43978" w:rsidRDefault="00E43978">
            <w:pPr>
              <w:widowControl w:val="0"/>
              <w:spacing w:line="240" w:lineRule="auto"/>
              <w:jc w:val="center"/>
              <w:rPr>
                <w:rFonts w:eastAsia="Times New Roman"/>
                <w:color w:val="000000" w:themeColor="text1"/>
                <w:sz w:val="20"/>
                <w:szCs w:val="20"/>
                <w:lang w:val="en-US"/>
              </w:rPr>
            </w:pPr>
          </w:p>
        </w:tc>
        <w:tc>
          <w:tcPr>
            <w:tcW w:w="676" w:type="dxa"/>
            <w:tcBorders>
              <w:bottom w:val="single" w:sz="8" w:space="0" w:color="000000"/>
            </w:tcBorders>
            <w:shd w:val="clear" w:color="auto" w:fill="auto"/>
            <w:vAlign w:val="bottom"/>
          </w:tcPr>
          <w:p w14:paraId="60D6353E"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18</w:t>
            </w:r>
          </w:p>
        </w:tc>
        <w:tc>
          <w:tcPr>
            <w:tcW w:w="405" w:type="dxa"/>
            <w:tcBorders>
              <w:bottom w:val="single" w:sz="8" w:space="0" w:color="000000"/>
            </w:tcBorders>
            <w:shd w:val="clear" w:color="auto" w:fill="auto"/>
            <w:vAlign w:val="bottom"/>
          </w:tcPr>
          <w:p w14:paraId="14C57434" w14:textId="77777777" w:rsidR="00E43978" w:rsidRDefault="00E43978">
            <w:pPr>
              <w:widowControl w:val="0"/>
              <w:spacing w:line="240" w:lineRule="auto"/>
              <w:jc w:val="center"/>
              <w:rPr>
                <w:rFonts w:eastAsia="Times New Roman"/>
                <w:color w:val="000000" w:themeColor="text1"/>
                <w:sz w:val="20"/>
                <w:szCs w:val="20"/>
                <w:lang w:val="en-US"/>
              </w:rPr>
            </w:pPr>
          </w:p>
        </w:tc>
        <w:tc>
          <w:tcPr>
            <w:tcW w:w="677" w:type="dxa"/>
            <w:tcBorders>
              <w:bottom w:val="single" w:sz="8" w:space="0" w:color="000000"/>
            </w:tcBorders>
            <w:shd w:val="clear" w:color="auto" w:fill="auto"/>
            <w:vAlign w:val="bottom"/>
          </w:tcPr>
          <w:p w14:paraId="760798D9"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15</w:t>
            </w:r>
          </w:p>
        </w:tc>
        <w:tc>
          <w:tcPr>
            <w:tcW w:w="268" w:type="dxa"/>
            <w:tcBorders>
              <w:bottom w:val="single" w:sz="8" w:space="0" w:color="000000"/>
            </w:tcBorders>
            <w:shd w:val="clear" w:color="auto" w:fill="auto"/>
            <w:vAlign w:val="bottom"/>
          </w:tcPr>
          <w:p w14:paraId="1C7FB23F"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69E5E6A3"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12</w:t>
            </w:r>
          </w:p>
        </w:tc>
        <w:tc>
          <w:tcPr>
            <w:tcW w:w="403" w:type="dxa"/>
            <w:tcBorders>
              <w:bottom w:val="single" w:sz="8" w:space="0" w:color="000000"/>
            </w:tcBorders>
            <w:shd w:val="clear" w:color="auto" w:fill="auto"/>
            <w:vAlign w:val="bottom"/>
          </w:tcPr>
          <w:p w14:paraId="33CDED8E"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7E1F4177"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10</w:t>
            </w:r>
          </w:p>
        </w:tc>
        <w:tc>
          <w:tcPr>
            <w:tcW w:w="266" w:type="dxa"/>
            <w:tcBorders>
              <w:bottom w:val="single" w:sz="8" w:space="0" w:color="000000"/>
            </w:tcBorders>
            <w:shd w:val="clear" w:color="auto" w:fill="auto"/>
            <w:vAlign w:val="bottom"/>
          </w:tcPr>
          <w:p w14:paraId="101F6D1E"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20A9C72E"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w:t>
            </w:r>
          </w:p>
        </w:tc>
        <w:tc>
          <w:tcPr>
            <w:tcW w:w="403" w:type="dxa"/>
            <w:tcBorders>
              <w:bottom w:val="single" w:sz="8" w:space="0" w:color="000000"/>
            </w:tcBorders>
            <w:shd w:val="clear" w:color="auto" w:fill="auto"/>
            <w:vAlign w:val="bottom"/>
          </w:tcPr>
          <w:p w14:paraId="2C4AFACA"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5383F15F"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63</w:t>
            </w:r>
          </w:p>
        </w:tc>
        <w:tc>
          <w:tcPr>
            <w:tcW w:w="260" w:type="dxa"/>
            <w:tcBorders>
              <w:bottom w:val="single" w:sz="8" w:space="0" w:color="000000"/>
            </w:tcBorders>
            <w:shd w:val="clear" w:color="auto" w:fill="auto"/>
            <w:vAlign w:val="bottom"/>
          </w:tcPr>
          <w:p w14:paraId="07CFA920" w14:textId="77777777" w:rsidR="00E43978" w:rsidRDefault="00E43978">
            <w:pPr>
              <w:widowControl w:val="0"/>
              <w:spacing w:line="240" w:lineRule="auto"/>
              <w:jc w:val="center"/>
              <w:rPr>
                <w:rFonts w:eastAsia="Times New Roman"/>
                <w:color w:val="000000" w:themeColor="text1"/>
                <w:sz w:val="20"/>
                <w:szCs w:val="20"/>
                <w:lang w:val="en-US"/>
              </w:rPr>
            </w:pPr>
          </w:p>
        </w:tc>
        <w:tc>
          <w:tcPr>
            <w:tcW w:w="684" w:type="dxa"/>
            <w:tcBorders>
              <w:bottom w:val="single" w:sz="8" w:space="0" w:color="000000"/>
            </w:tcBorders>
            <w:shd w:val="clear" w:color="auto" w:fill="auto"/>
            <w:vAlign w:val="bottom"/>
          </w:tcPr>
          <w:p w14:paraId="4497DB69"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36</w:t>
            </w:r>
          </w:p>
        </w:tc>
      </w:tr>
      <w:tr w:rsidR="00E43978" w14:paraId="0B528139" w14:textId="77777777">
        <w:trPr>
          <w:trHeight w:val="290"/>
        </w:trPr>
        <w:tc>
          <w:tcPr>
            <w:tcW w:w="1900" w:type="dxa"/>
            <w:vMerge w:val="restart"/>
            <w:tcBorders>
              <w:bottom w:val="single" w:sz="8" w:space="0" w:color="000000"/>
            </w:tcBorders>
            <w:shd w:val="clear" w:color="auto" w:fill="auto"/>
            <w:vAlign w:val="center"/>
          </w:tcPr>
          <w:p w14:paraId="0DFBDBF9" w14:textId="77777777" w:rsidR="00E43978" w:rsidRDefault="00000000">
            <w:pPr>
              <w:widowControl w:val="0"/>
              <w:spacing w:beforeAutospacing="1" w:line="240" w:lineRule="auto"/>
              <w:jc w:val="center"/>
              <w:rPr>
                <w:rFonts w:eastAsia="Times New Roman"/>
                <w:sz w:val="20"/>
                <w:szCs w:val="20"/>
                <w:lang w:val="en-US"/>
              </w:rPr>
            </w:pPr>
            <w:r>
              <w:rPr>
                <w:rFonts w:eastAsia="Times New Roman"/>
                <w:b/>
                <w:bCs/>
                <w:sz w:val="20"/>
                <w:szCs w:val="20"/>
                <w:lang w:val="en-US"/>
              </w:rPr>
              <w:t>Total</w:t>
            </w:r>
            <w:r>
              <w:rPr>
                <w:rFonts w:eastAsia="Times New Roman"/>
                <w:b/>
                <w:bCs/>
                <w:sz w:val="20"/>
                <w:szCs w:val="20"/>
                <w:lang w:val="en-US"/>
              </w:rPr>
              <w:br/>
              <w:t>live trees</w:t>
            </w:r>
          </w:p>
        </w:tc>
        <w:tc>
          <w:tcPr>
            <w:tcW w:w="782" w:type="dxa"/>
            <w:shd w:val="clear" w:color="auto" w:fill="auto"/>
            <w:vAlign w:val="bottom"/>
          </w:tcPr>
          <w:p w14:paraId="1232A897" w14:textId="77777777" w:rsidR="00E43978" w:rsidRDefault="00000000">
            <w:pPr>
              <w:widowControl w:val="0"/>
              <w:spacing w:line="240" w:lineRule="auto"/>
              <w:jc w:val="center"/>
              <w:rPr>
                <w:rFonts w:eastAsia="Times New Roman"/>
                <w:sz w:val="20"/>
                <w:szCs w:val="20"/>
                <w:lang w:val="en-US"/>
              </w:rPr>
            </w:pPr>
            <w:r>
              <w:rPr>
                <w:rFonts w:eastAsia="Times New Roman"/>
                <w:sz w:val="20"/>
                <w:szCs w:val="20"/>
                <w:lang w:val="en-US"/>
              </w:rPr>
              <w:t>Mean</w:t>
            </w:r>
          </w:p>
        </w:tc>
        <w:tc>
          <w:tcPr>
            <w:tcW w:w="1006" w:type="dxa"/>
            <w:shd w:val="clear" w:color="auto" w:fill="auto"/>
            <w:vAlign w:val="bottom"/>
          </w:tcPr>
          <w:p w14:paraId="3C7A671F"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95.2</w:t>
            </w:r>
          </w:p>
        </w:tc>
        <w:tc>
          <w:tcPr>
            <w:tcW w:w="271" w:type="dxa"/>
            <w:shd w:val="clear" w:color="auto" w:fill="auto"/>
            <w:vAlign w:val="bottom"/>
          </w:tcPr>
          <w:p w14:paraId="3ED2E7EE" w14:textId="77777777" w:rsidR="00E43978" w:rsidRDefault="00E43978">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3C185CDE"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69.4</w:t>
            </w:r>
          </w:p>
        </w:tc>
        <w:tc>
          <w:tcPr>
            <w:tcW w:w="405" w:type="dxa"/>
            <w:shd w:val="clear" w:color="auto" w:fill="auto"/>
            <w:vAlign w:val="bottom"/>
          </w:tcPr>
          <w:p w14:paraId="0DAF8E76" w14:textId="77777777" w:rsidR="00E43978" w:rsidRDefault="00E43978">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22F9083B"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43</w:t>
            </w:r>
          </w:p>
        </w:tc>
        <w:tc>
          <w:tcPr>
            <w:tcW w:w="268" w:type="dxa"/>
            <w:shd w:val="clear" w:color="auto" w:fill="auto"/>
            <w:vAlign w:val="bottom"/>
          </w:tcPr>
          <w:p w14:paraId="46BD7E39"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6EA032C9"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36.2</w:t>
            </w:r>
          </w:p>
        </w:tc>
        <w:tc>
          <w:tcPr>
            <w:tcW w:w="403" w:type="dxa"/>
            <w:shd w:val="clear" w:color="auto" w:fill="auto"/>
            <w:vAlign w:val="bottom"/>
          </w:tcPr>
          <w:p w14:paraId="12C9404F"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4DB4D0C5"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35.6</w:t>
            </w:r>
          </w:p>
        </w:tc>
        <w:tc>
          <w:tcPr>
            <w:tcW w:w="266" w:type="dxa"/>
            <w:shd w:val="clear" w:color="auto" w:fill="auto"/>
            <w:vAlign w:val="bottom"/>
          </w:tcPr>
          <w:p w14:paraId="2CB9E6A4"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72D1E995"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32.8</w:t>
            </w:r>
          </w:p>
        </w:tc>
        <w:tc>
          <w:tcPr>
            <w:tcW w:w="403" w:type="dxa"/>
            <w:shd w:val="clear" w:color="auto" w:fill="auto"/>
            <w:vAlign w:val="bottom"/>
          </w:tcPr>
          <w:p w14:paraId="79FAE852"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29AF80E9" w14:textId="77777777" w:rsidR="00E4397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18.7</w:t>
            </w:r>
          </w:p>
        </w:tc>
        <w:tc>
          <w:tcPr>
            <w:tcW w:w="260" w:type="dxa"/>
            <w:shd w:val="clear" w:color="auto" w:fill="auto"/>
            <w:vAlign w:val="bottom"/>
          </w:tcPr>
          <w:p w14:paraId="4CF12C82" w14:textId="77777777" w:rsidR="00E43978" w:rsidRDefault="00E43978">
            <w:pPr>
              <w:widowControl w:val="0"/>
              <w:spacing w:line="240" w:lineRule="auto"/>
              <w:jc w:val="center"/>
              <w:rPr>
                <w:rFonts w:eastAsia="Times New Roman"/>
                <w:color w:val="000000" w:themeColor="text1"/>
                <w:sz w:val="20"/>
                <w:szCs w:val="20"/>
                <w:highlight w:val="yellow"/>
                <w:lang w:val="en-US"/>
              </w:rPr>
            </w:pPr>
          </w:p>
        </w:tc>
        <w:tc>
          <w:tcPr>
            <w:tcW w:w="684" w:type="dxa"/>
            <w:shd w:val="clear" w:color="auto" w:fill="auto"/>
            <w:vAlign w:val="bottom"/>
          </w:tcPr>
          <w:p w14:paraId="5B45441A" w14:textId="77777777" w:rsidR="00E4397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14.8</w:t>
            </w:r>
          </w:p>
        </w:tc>
      </w:tr>
      <w:tr w:rsidR="00E43978" w14:paraId="7D80B6A6" w14:textId="77777777">
        <w:trPr>
          <w:trHeight w:val="290"/>
        </w:trPr>
        <w:tc>
          <w:tcPr>
            <w:tcW w:w="1900" w:type="dxa"/>
            <w:vMerge/>
            <w:shd w:val="clear" w:color="auto" w:fill="auto"/>
            <w:vAlign w:val="center"/>
          </w:tcPr>
          <w:p w14:paraId="77343122" w14:textId="77777777" w:rsidR="00E43978" w:rsidRDefault="00E43978">
            <w:pPr>
              <w:widowControl w:val="0"/>
              <w:spacing w:beforeAutospacing="1" w:line="240" w:lineRule="auto"/>
              <w:jc w:val="center"/>
              <w:rPr>
                <w:rFonts w:eastAsia="Times New Roman"/>
                <w:b/>
                <w:bCs/>
                <w:sz w:val="20"/>
                <w:szCs w:val="20"/>
                <w:lang w:val="en-US"/>
              </w:rPr>
            </w:pPr>
          </w:p>
        </w:tc>
        <w:tc>
          <w:tcPr>
            <w:tcW w:w="782" w:type="dxa"/>
            <w:shd w:val="clear" w:color="auto" w:fill="auto"/>
            <w:vAlign w:val="bottom"/>
          </w:tcPr>
          <w:p w14:paraId="284DE5DB" w14:textId="77777777" w:rsidR="00E43978"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CI</w:t>
            </w:r>
          </w:p>
        </w:tc>
        <w:tc>
          <w:tcPr>
            <w:tcW w:w="1006" w:type="dxa"/>
            <w:shd w:val="clear" w:color="auto" w:fill="auto"/>
            <w:vAlign w:val="bottom"/>
          </w:tcPr>
          <w:p w14:paraId="4F77C9D1"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19.8</w:t>
            </w:r>
          </w:p>
        </w:tc>
        <w:tc>
          <w:tcPr>
            <w:tcW w:w="271" w:type="dxa"/>
            <w:shd w:val="clear" w:color="auto" w:fill="auto"/>
            <w:vAlign w:val="bottom"/>
          </w:tcPr>
          <w:p w14:paraId="418626CD" w14:textId="77777777" w:rsidR="00E43978" w:rsidRDefault="00E43978">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528B5213"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13.8</w:t>
            </w:r>
          </w:p>
        </w:tc>
        <w:tc>
          <w:tcPr>
            <w:tcW w:w="405" w:type="dxa"/>
            <w:shd w:val="clear" w:color="auto" w:fill="auto"/>
            <w:vAlign w:val="bottom"/>
          </w:tcPr>
          <w:p w14:paraId="45D8874E" w14:textId="77777777" w:rsidR="00E43978" w:rsidRDefault="00E43978">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1ECBA476"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8.5</w:t>
            </w:r>
          </w:p>
        </w:tc>
        <w:tc>
          <w:tcPr>
            <w:tcW w:w="268" w:type="dxa"/>
            <w:shd w:val="clear" w:color="auto" w:fill="auto"/>
            <w:vAlign w:val="bottom"/>
          </w:tcPr>
          <w:p w14:paraId="057116A4"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5E7E47E6"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6.6</w:t>
            </w:r>
          </w:p>
        </w:tc>
        <w:tc>
          <w:tcPr>
            <w:tcW w:w="403" w:type="dxa"/>
            <w:shd w:val="clear" w:color="auto" w:fill="auto"/>
            <w:vAlign w:val="bottom"/>
          </w:tcPr>
          <w:p w14:paraId="2D9936D8"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69D9D2B6"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7.1</w:t>
            </w:r>
          </w:p>
        </w:tc>
        <w:tc>
          <w:tcPr>
            <w:tcW w:w="266" w:type="dxa"/>
            <w:shd w:val="clear" w:color="auto" w:fill="auto"/>
            <w:vAlign w:val="bottom"/>
          </w:tcPr>
          <w:p w14:paraId="64756C94"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07D34927"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6.0</w:t>
            </w:r>
          </w:p>
        </w:tc>
        <w:tc>
          <w:tcPr>
            <w:tcW w:w="403" w:type="dxa"/>
            <w:shd w:val="clear" w:color="auto" w:fill="auto"/>
            <w:vAlign w:val="bottom"/>
          </w:tcPr>
          <w:p w14:paraId="4FAA1969"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4B9DAC7B" w14:textId="77777777" w:rsidR="00E4397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7.7</w:t>
            </w:r>
          </w:p>
        </w:tc>
        <w:tc>
          <w:tcPr>
            <w:tcW w:w="260" w:type="dxa"/>
            <w:shd w:val="clear" w:color="auto" w:fill="auto"/>
            <w:vAlign w:val="bottom"/>
          </w:tcPr>
          <w:p w14:paraId="7AEED4A1" w14:textId="77777777" w:rsidR="00E43978" w:rsidRDefault="00E43978">
            <w:pPr>
              <w:widowControl w:val="0"/>
              <w:spacing w:line="240" w:lineRule="auto"/>
              <w:jc w:val="center"/>
              <w:rPr>
                <w:rFonts w:eastAsia="Times New Roman"/>
                <w:color w:val="000000" w:themeColor="text1"/>
                <w:sz w:val="20"/>
                <w:szCs w:val="20"/>
                <w:highlight w:val="yellow"/>
                <w:lang w:val="en-US"/>
              </w:rPr>
            </w:pPr>
          </w:p>
        </w:tc>
        <w:tc>
          <w:tcPr>
            <w:tcW w:w="684" w:type="dxa"/>
            <w:shd w:val="clear" w:color="auto" w:fill="auto"/>
            <w:vAlign w:val="bottom"/>
          </w:tcPr>
          <w:p w14:paraId="37601E8C" w14:textId="77777777" w:rsidR="00E43978"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5.5</w:t>
            </w:r>
          </w:p>
        </w:tc>
      </w:tr>
      <w:tr w:rsidR="00E43978" w14:paraId="557739F0" w14:textId="77777777">
        <w:trPr>
          <w:trHeight w:val="300"/>
        </w:trPr>
        <w:tc>
          <w:tcPr>
            <w:tcW w:w="1900" w:type="dxa"/>
            <w:vMerge/>
            <w:tcBorders>
              <w:bottom w:val="single" w:sz="8" w:space="0" w:color="000000"/>
            </w:tcBorders>
            <w:shd w:val="clear" w:color="auto" w:fill="auto"/>
            <w:vAlign w:val="center"/>
          </w:tcPr>
          <w:p w14:paraId="4DEBFDAF" w14:textId="77777777" w:rsidR="00E43978" w:rsidRDefault="00E43978">
            <w:pPr>
              <w:widowControl w:val="0"/>
              <w:spacing w:line="240" w:lineRule="auto"/>
              <w:jc w:val="center"/>
              <w:rPr>
                <w:rFonts w:eastAsia="Times New Roman"/>
                <w:sz w:val="20"/>
                <w:szCs w:val="20"/>
                <w:lang w:val="en-US"/>
              </w:rPr>
            </w:pPr>
          </w:p>
        </w:tc>
        <w:tc>
          <w:tcPr>
            <w:tcW w:w="782" w:type="dxa"/>
            <w:tcBorders>
              <w:bottom w:val="single" w:sz="8" w:space="0" w:color="000000"/>
            </w:tcBorders>
            <w:shd w:val="clear" w:color="auto" w:fill="auto"/>
            <w:vAlign w:val="bottom"/>
          </w:tcPr>
          <w:p w14:paraId="716FF451" w14:textId="77777777" w:rsidR="00E43978"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Total</w:t>
            </w:r>
          </w:p>
        </w:tc>
        <w:tc>
          <w:tcPr>
            <w:tcW w:w="1006" w:type="dxa"/>
            <w:tcBorders>
              <w:bottom w:val="single" w:sz="8" w:space="0" w:color="000000"/>
            </w:tcBorders>
            <w:shd w:val="clear" w:color="auto" w:fill="auto"/>
            <w:vAlign w:val="bottom"/>
          </w:tcPr>
          <w:p w14:paraId="6EFCCE25"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476</w:t>
            </w:r>
          </w:p>
        </w:tc>
        <w:tc>
          <w:tcPr>
            <w:tcW w:w="271" w:type="dxa"/>
            <w:tcBorders>
              <w:bottom w:val="single" w:sz="8" w:space="0" w:color="000000"/>
            </w:tcBorders>
            <w:shd w:val="clear" w:color="auto" w:fill="auto"/>
            <w:vAlign w:val="bottom"/>
          </w:tcPr>
          <w:p w14:paraId="737D520E" w14:textId="77777777" w:rsidR="00E43978" w:rsidRDefault="00E43978">
            <w:pPr>
              <w:widowControl w:val="0"/>
              <w:spacing w:line="240" w:lineRule="auto"/>
              <w:jc w:val="center"/>
              <w:rPr>
                <w:rFonts w:eastAsia="Times New Roman"/>
                <w:color w:val="000000" w:themeColor="text1"/>
                <w:sz w:val="20"/>
                <w:szCs w:val="20"/>
                <w:lang w:val="en-US"/>
              </w:rPr>
            </w:pPr>
          </w:p>
        </w:tc>
        <w:tc>
          <w:tcPr>
            <w:tcW w:w="676" w:type="dxa"/>
            <w:tcBorders>
              <w:bottom w:val="single" w:sz="8" w:space="0" w:color="000000"/>
            </w:tcBorders>
            <w:shd w:val="clear" w:color="auto" w:fill="auto"/>
            <w:vAlign w:val="bottom"/>
          </w:tcPr>
          <w:p w14:paraId="29C1E397"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336</w:t>
            </w:r>
          </w:p>
        </w:tc>
        <w:tc>
          <w:tcPr>
            <w:tcW w:w="405" w:type="dxa"/>
            <w:tcBorders>
              <w:bottom w:val="single" w:sz="8" w:space="0" w:color="000000"/>
            </w:tcBorders>
            <w:shd w:val="clear" w:color="auto" w:fill="auto"/>
            <w:vAlign w:val="bottom"/>
          </w:tcPr>
          <w:p w14:paraId="0E44DF1E" w14:textId="77777777" w:rsidR="00E43978" w:rsidRDefault="00E43978">
            <w:pPr>
              <w:widowControl w:val="0"/>
              <w:spacing w:line="240" w:lineRule="auto"/>
              <w:jc w:val="center"/>
              <w:rPr>
                <w:rFonts w:eastAsia="Times New Roman"/>
                <w:color w:val="000000" w:themeColor="text1"/>
                <w:sz w:val="20"/>
                <w:szCs w:val="20"/>
                <w:lang w:val="en-US"/>
              </w:rPr>
            </w:pPr>
          </w:p>
        </w:tc>
        <w:tc>
          <w:tcPr>
            <w:tcW w:w="677" w:type="dxa"/>
            <w:tcBorders>
              <w:bottom w:val="single" w:sz="8" w:space="0" w:color="000000"/>
            </w:tcBorders>
            <w:shd w:val="clear" w:color="auto" w:fill="auto"/>
            <w:vAlign w:val="bottom"/>
          </w:tcPr>
          <w:p w14:paraId="03302B6A"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207</w:t>
            </w:r>
          </w:p>
        </w:tc>
        <w:tc>
          <w:tcPr>
            <w:tcW w:w="268" w:type="dxa"/>
            <w:tcBorders>
              <w:bottom w:val="single" w:sz="8" w:space="0" w:color="000000"/>
            </w:tcBorders>
            <w:shd w:val="clear" w:color="auto" w:fill="auto"/>
            <w:vAlign w:val="bottom"/>
          </w:tcPr>
          <w:p w14:paraId="69FE26BF"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562151CB"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182</w:t>
            </w:r>
          </w:p>
        </w:tc>
        <w:tc>
          <w:tcPr>
            <w:tcW w:w="403" w:type="dxa"/>
            <w:tcBorders>
              <w:bottom w:val="single" w:sz="8" w:space="0" w:color="000000"/>
            </w:tcBorders>
            <w:shd w:val="clear" w:color="auto" w:fill="auto"/>
            <w:vAlign w:val="bottom"/>
          </w:tcPr>
          <w:p w14:paraId="574BB282"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0E0C164C"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178</w:t>
            </w:r>
          </w:p>
        </w:tc>
        <w:tc>
          <w:tcPr>
            <w:tcW w:w="266" w:type="dxa"/>
            <w:tcBorders>
              <w:bottom w:val="single" w:sz="8" w:space="0" w:color="000000"/>
            </w:tcBorders>
            <w:shd w:val="clear" w:color="auto" w:fill="auto"/>
            <w:vAlign w:val="bottom"/>
          </w:tcPr>
          <w:p w14:paraId="00C018C3"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64829853"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166</w:t>
            </w:r>
          </w:p>
        </w:tc>
        <w:tc>
          <w:tcPr>
            <w:tcW w:w="403" w:type="dxa"/>
            <w:tcBorders>
              <w:bottom w:val="single" w:sz="8" w:space="0" w:color="000000"/>
            </w:tcBorders>
            <w:shd w:val="clear" w:color="auto" w:fill="auto"/>
            <w:vAlign w:val="bottom"/>
          </w:tcPr>
          <w:p w14:paraId="011A9DCC"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75243A6D"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860</w:t>
            </w:r>
          </w:p>
        </w:tc>
        <w:tc>
          <w:tcPr>
            <w:tcW w:w="260" w:type="dxa"/>
            <w:tcBorders>
              <w:bottom w:val="single" w:sz="8" w:space="0" w:color="000000"/>
            </w:tcBorders>
            <w:shd w:val="clear" w:color="auto" w:fill="auto"/>
            <w:vAlign w:val="bottom"/>
          </w:tcPr>
          <w:p w14:paraId="09E264F5" w14:textId="77777777" w:rsidR="00E43978" w:rsidRDefault="00E43978">
            <w:pPr>
              <w:widowControl w:val="0"/>
              <w:spacing w:line="240" w:lineRule="auto"/>
              <w:jc w:val="center"/>
              <w:rPr>
                <w:rFonts w:eastAsia="Times New Roman"/>
                <w:color w:val="000000" w:themeColor="text1"/>
                <w:sz w:val="20"/>
                <w:szCs w:val="20"/>
                <w:lang w:val="en-US"/>
              </w:rPr>
            </w:pPr>
          </w:p>
        </w:tc>
        <w:tc>
          <w:tcPr>
            <w:tcW w:w="684" w:type="dxa"/>
            <w:tcBorders>
              <w:bottom w:val="single" w:sz="8" w:space="0" w:color="000000"/>
            </w:tcBorders>
            <w:shd w:val="clear" w:color="auto" w:fill="auto"/>
            <w:vAlign w:val="bottom"/>
          </w:tcPr>
          <w:p w14:paraId="4D47C5AC"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683</w:t>
            </w:r>
          </w:p>
        </w:tc>
      </w:tr>
      <w:tr w:rsidR="00E43978" w14:paraId="0D2233F6" w14:textId="77777777">
        <w:trPr>
          <w:trHeight w:val="290"/>
        </w:trPr>
        <w:tc>
          <w:tcPr>
            <w:tcW w:w="1900" w:type="dxa"/>
            <w:shd w:val="clear" w:color="auto" w:fill="auto"/>
            <w:vAlign w:val="center"/>
          </w:tcPr>
          <w:p w14:paraId="59F69FF3" w14:textId="77777777" w:rsidR="00E43978" w:rsidRDefault="00000000">
            <w:pPr>
              <w:widowControl w:val="0"/>
              <w:spacing w:beforeAutospacing="1" w:line="240" w:lineRule="auto"/>
              <w:jc w:val="center"/>
              <w:rPr>
                <w:rFonts w:eastAsia="Times New Roman"/>
                <w:b/>
                <w:bCs/>
                <w:sz w:val="20"/>
                <w:szCs w:val="20"/>
                <w:lang w:val="en-US"/>
              </w:rPr>
            </w:pPr>
            <w:r>
              <w:rPr>
                <w:rFonts w:eastAsia="Times New Roman"/>
                <w:b/>
                <w:bCs/>
                <w:sz w:val="20"/>
                <w:szCs w:val="20"/>
                <w:lang w:val="en-US"/>
              </w:rPr>
              <w:t>Total BA of</w:t>
            </w:r>
          </w:p>
        </w:tc>
        <w:tc>
          <w:tcPr>
            <w:tcW w:w="782" w:type="dxa"/>
            <w:shd w:val="clear" w:color="auto" w:fill="auto"/>
            <w:vAlign w:val="bottom"/>
          </w:tcPr>
          <w:p w14:paraId="65631F77" w14:textId="77777777" w:rsidR="00E43978" w:rsidRDefault="00000000">
            <w:pPr>
              <w:widowControl w:val="0"/>
              <w:spacing w:line="240" w:lineRule="auto"/>
              <w:jc w:val="center"/>
              <w:rPr>
                <w:rFonts w:eastAsia="Times New Roman"/>
                <w:sz w:val="20"/>
                <w:szCs w:val="20"/>
                <w:lang w:val="en-US"/>
              </w:rPr>
            </w:pPr>
            <w:r>
              <w:rPr>
                <w:rFonts w:eastAsia="Times New Roman"/>
                <w:sz w:val="20"/>
                <w:szCs w:val="20"/>
                <w:lang w:val="en-US"/>
              </w:rPr>
              <w:t>Mean</w:t>
            </w:r>
          </w:p>
        </w:tc>
        <w:tc>
          <w:tcPr>
            <w:tcW w:w="1006" w:type="dxa"/>
            <w:shd w:val="clear" w:color="auto" w:fill="auto"/>
            <w:vAlign w:val="bottom"/>
          </w:tcPr>
          <w:p w14:paraId="26BB118B"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9.3</w:t>
            </w:r>
          </w:p>
        </w:tc>
        <w:tc>
          <w:tcPr>
            <w:tcW w:w="271" w:type="dxa"/>
            <w:shd w:val="clear" w:color="auto" w:fill="auto"/>
            <w:vAlign w:val="bottom"/>
          </w:tcPr>
          <w:p w14:paraId="719CB7E4" w14:textId="77777777" w:rsidR="00E43978" w:rsidRDefault="00E43978">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2447A116"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12.6</w:t>
            </w:r>
          </w:p>
        </w:tc>
        <w:tc>
          <w:tcPr>
            <w:tcW w:w="405" w:type="dxa"/>
            <w:shd w:val="clear" w:color="auto" w:fill="auto"/>
            <w:vAlign w:val="bottom"/>
          </w:tcPr>
          <w:p w14:paraId="6AFB9B30" w14:textId="77777777" w:rsidR="00E43978" w:rsidRDefault="00E43978">
            <w:pPr>
              <w:widowControl w:val="0"/>
              <w:spacing w:line="240" w:lineRule="auto"/>
              <w:jc w:val="center"/>
              <w:rPr>
                <w:rFonts w:eastAsia="Times New Roman"/>
                <w:color w:val="000000" w:themeColor="text1"/>
                <w:sz w:val="20"/>
                <w:szCs w:val="20"/>
                <w:highlight w:val="yellow"/>
                <w:lang w:val="en-US"/>
              </w:rPr>
            </w:pPr>
          </w:p>
        </w:tc>
        <w:tc>
          <w:tcPr>
            <w:tcW w:w="677" w:type="dxa"/>
            <w:shd w:val="clear" w:color="auto" w:fill="auto"/>
            <w:vAlign w:val="bottom"/>
          </w:tcPr>
          <w:p w14:paraId="517D643E"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5.43</w:t>
            </w:r>
          </w:p>
        </w:tc>
        <w:tc>
          <w:tcPr>
            <w:tcW w:w="268" w:type="dxa"/>
            <w:shd w:val="clear" w:color="auto" w:fill="auto"/>
            <w:vAlign w:val="bottom"/>
          </w:tcPr>
          <w:p w14:paraId="527B7643"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6574DD13"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9.72</w:t>
            </w:r>
          </w:p>
        </w:tc>
        <w:tc>
          <w:tcPr>
            <w:tcW w:w="403" w:type="dxa"/>
            <w:shd w:val="clear" w:color="auto" w:fill="auto"/>
            <w:vAlign w:val="bottom"/>
          </w:tcPr>
          <w:p w14:paraId="4F5221F4"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1CED77BE"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5.9</w:t>
            </w:r>
          </w:p>
        </w:tc>
        <w:tc>
          <w:tcPr>
            <w:tcW w:w="266" w:type="dxa"/>
            <w:shd w:val="clear" w:color="auto" w:fill="auto"/>
            <w:vAlign w:val="bottom"/>
          </w:tcPr>
          <w:p w14:paraId="5D176F4A"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67155DB8"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9.5</w:t>
            </w:r>
          </w:p>
        </w:tc>
        <w:tc>
          <w:tcPr>
            <w:tcW w:w="403" w:type="dxa"/>
            <w:shd w:val="clear" w:color="auto" w:fill="auto"/>
            <w:vAlign w:val="bottom"/>
          </w:tcPr>
          <w:p w14:paraId="39B95501"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15FED631"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6.9</w:t>
            </w:r>
          </w:p>
        </w:tc>
        <w:tc>
          <w:tcPr>
            <w:tcW w:w="260" w:type="dxa"/>
            <w:shd w:val="clear" w:color="auto" w:fill="auto"/>
            <w:vAlign w:val="bottom"/>
          </w:tcPr>
          <w:p w14:paraId="6C6BCC92" w14:textId="77777777" w:rsidR="00E43978" w:rsidRDefault="00E43978">
            <w:pPr>
              <w:widowControl w:val="0"/>
              <w:spacing w:line="240" w:lineRule="auto"/>
              <w:jc w:val="center"/>
              <w:rPr>
                <w:rFonts w:eastAsia="Times New Roman"/>
                <w:color w:val="000000" w:themeColor="text1"/>
                <w:sz w:val="20"/>
                <w:szCs w:val="20"/>
                <w:lang w:val="en-US"/>
              </w:rPr>
            </w:pPr>
          </w:p>
        </w:tc>
        <w:tc>
          <w:tcPr>
            <w:tcW w:w="684" w:type="dxa"/>
            <w:shd w:val="clear" w:color="auto" w:fill="auto"/>
            <w:vAlign w:val="bottom"/>
          </w:tcPr>
          <w:p w14:paraId="7E93F4C5" w14:textId="77777777" w:rsidR="00E43978" w:rsidRDefault="00000000">
            <w:pPr>
              <w:widowControl w:val="0"/>
              <w:spacing w:line="240" w:lineRule="auto"/>
              <w:rPr>
                <w:rFonts w:eastAsia="Times New Roman"/>
                <w:color w:val="000000" w:themeColor="text1"/>
                <w:sz w:val="20"/>
                <w:szCs w:val="20"/>
                <w:lang w:val="en-US"/>
              </w:rPr>
            </w:pPr>
            <w:r>
              <w:rPr>
                <w:rFonts w:eastAsia="Times New Roman"/>
                <w:color w:val="000000" w:themeColor="text1"/>
                <w:sz w:val="20"/>
                <w:szCs w:val="20"/>
                <w:lang w:val="en-US"/>
              </w:rPr>
              <w:t>10.6</w:t>
            </w:r>
          </w:p>
        </w:tc>
      </w:tr>
      <w:tr w:rsidR="00E43978" w14:paraId="533436A2" w14:textId="77777777">
        <w:trPr>
          <w:trHeight w:val="290"/>
        </w:trPr>
        <w:tc>
          <w:tcPr>
            <w:tcW w:w="1900" w:type="dxa"/>
            <w:tcBorders>
              <w:bottom w:val="single" w:sz="4" w:space="0" w:color="000000"/>
            </w:tcBorders>
            <w:shd w:val="clear" w:color="auto" w:fill="auto"/>
            <w:vAlign w:val="center"/>
          </w:tcPr>
          <w:p w14:paraId="74302AB9" w14:textId="77777777" w:rsidR="00E43978" w:rsidRDefault="00000000">
            <w:pPr>
              <w:widowControl w:val="0"/>
              <w:spacing w:beforeAutospacing="1" w:line="240" w:lineRule="auto"/>
              <w:jc w:val="center"/>
              <w:rPr>
                <w:b/>
                <w:bCs/>
                <w:sz w:val="20"/>
                <w:szCs w:val="20"/>
              </w:rPr>
            </w:pPr>
            <w:r>
              <w:rPr>
                <w:rFonts w:eastAsia="Times New Roman"/>
                <w:b/>
                <w:bCs/>
                <w:sz w:val="20"/>
                <w:szCs w:val="20"/>
                <w:lang w:val="en-US"/>
              </w:rPr>
              <w:t>Douglas-fir</w:t>
            </w:r>
            <w:r>
              <w:rPr>
                <w:rFonts w:eastAsia="Times New Roman"/>
                <w:b/>
                <w:bCs/>
                <w:sz w:val="20"/>
                <w:szCs w:val="20"/>
                <w:lang w:val="en-US"/>
              </w:rPr>
              <w:br/>
              <w:t>(m</w:t>
            </w:r>
            <w:r>
              <w:rPr>
                <w:b/>
                <w:bCs/>
                <w:sz w:val="20"/>
                <w:szCs w:val="20"/>
                <w:vertAlign w:val="superscript"/>
              </w:rPr>
              <w:t>2</w:t>
            </w:r>
            <w:r>
              <w:rPr>
                <w:rFonts w:eastAsia="Times New Roman"/>
                <w:b/>
                <w:bCs/>
                <w:sz w:val="20"/>
                <w:szCs w:val="20"/>
                <w:lang w:val="en-US"/>
              </w:rPr>
              <w:t>ha</w:t>
            </w:r>
            <w:r>
              <w:rPr>
                <w:rFonts w:eastAsia="Times New Roman"/>
                <w:b/>
                <w:bCs/>
                <w:sz w:val="20"/>
                <w:szCs w:val="20"/>
                <w:vertAlign w:val="superscript"/>
                <w:lang w:val="en-US"/>
              </w:rPr>
              <w:t>-1</w:t>
            </w:r>
            <w:r>
              <w:rPr>
                <w:rFonts w:eastAsia="Times New Roman"/>
                <w:b/>
                <w:bCs/>
                <w:sz w:val="20"/>
                <w:szCs w:val="20"/>
                <w:lang w:val="en-US"/>
              </w:rPr>
              <w:t>)</w:t>
            </w:r>
          </w:p>
        </w:tc>
        <w:tc>
          <w:tcPr>
            <w:tcW w:w="782" w:type="dxa"/>
            <w:tcBorders>
              <w:bottom w:val="single" w:sz="4" w:space="0" w:color="000000"/>
            </w:tcBorders>
            <w:shd w:val="clear" w:color="auto" w:fill="auto"/>
            <w:vAlign w:val="bottom"/>
          </w:tcPr>
          <w:p w14:paraId="76E3EA8C" w14:textId="77777777" w:rsidR="00E43978"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CI</w:t>
            </w:r>
          </w:p>
        </w:tc>
        <w:tc>
          <w:tcPr>
            <w:tcW w:w="1006" w:type="dxa"/>
            <w:tcBorders>
              <w:bottom w:val="single" w:sz="4" w:space="0" w:color="000000"/>
            </w:tcBorders>
            <w:shd w:val="clear" w:color="auto" w:fill="auto"/>
            <w:vAlign w:val="bottom"/>
          </w:tcPr>
          <w:p w14:paraId="20A9FA11"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1.08</w:t>
            </w:r>
          </w:p>
        </w:tc>
        <w:tc>
          <w:tcPr>
            <w:tcW w:w="271" w:type="dxa"/>
            <w:tcBorders>
              <w:bottom w:val="single" w:sz="4" w:space="0" w:color="000000"/>
            </w:tcBorders>
            <w:shd w:val="clear" w:color="auto" w:fill="auto"/>
            <w:vAlign w:val="bottom"/>
          </w:tcPr>
          <w:p w14:paraId="33EB25BC" w14:textId="77777777" w:rsidR="00E43978" w:rsidRDefault="00E43978">
            <w:pPr>
              <w:widowControl w:val="0"/>
              <w:spacing w:line="240" w:lineRule="auto"/>
              <w:jc w:val="center"/>
              <w:rPr>
                <w:rFonts w:eastAsia="Times New Roman"/>
                <w:color w:val="000000" w:themeColor="text1"/>
                <w:sz w:val="20"/>
                <w:szCs w:val="20"/>
                <w:lang w:val="en-US"/>
              </w:rPr>
            </w:pPr>
          </w:p>
        </w:tc>
        <w:tc>
          <w:tcPr>
            <w:tcW w:w="676" w:type="dxa"/>
            <w:tcBorders>
              <w:bottom w:val="single" w:sz="4" w:space="0" w:color="000000"/>
            </w:tcBorders>
            <w:shd w:val="clear" w:color="auto" w:fill="auto"/>
            <w:vAlign w:val="bottom"/>
          </w:tcPr>
          <w:p w14:paraId="5F1362AE"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3.52</w:t>
            </w:r>
          </w:p>
        </w:tc>
        <w:tc>
          <w:tcPr>
            <w:tcW w:w="405" w:type="dxa"/>
            <w:tcBorders>
              <w:bottom w:val="single" w:sz="4" w:space="0" w:color="000000"/>
            </w:tcBorders>
            <w:shd w:val="clear" w:color="auto" w:fill="auto"/>
            <w:vAlign w:val="bottom"/>
          </w:tcPr>
          <w:p w14:paraId="05BD8EB2" w14:textId="77777777" w:rsidR="00E43978" w:rsidRDefault="00E43978">
            <w:pPr>
              <w:widowControl w:val="0"/>
              <w:spacing w:line="240" w:lineRule="auto"/>
              <w:jc w:val="center"/>
              <w:rPr>
                <w:rFonts w:eastAsia="Times New Roman"/>
                <w:color w:val="000000" w:themeColor="text1"/>
                <w:sz w:val="20"/>
                <w:szCs w:val="20"/>
                <w:lang w:val="en-US"/>
              </w:rPr>
            </w:pPr>
          </w:p>
        </w:tc>
        <w:tc>
          <w:tcPr>
            <w:tcW w:w="677" w:type="dxa"/>
            <w:tcBorders>
              <w:bottom w:val="single" w:sz="4" w:space="0" w:color="000000"/>
            </w:tcBorders>
            <w:shd w:val="clear" w:color="auto" w:fill="auto"/>
            <w:vAlign w:val="bottom"/>
          </w:tcPr>
          <w:p w14:paraId="54180234"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0.71</w:t>
            </w:r>
          </w:p>
        </w:tc>
        <w:tc>
          <w:tcPr>
            <w:tcW w:w="268" w:type="dxa"/>
            <w:tcBorders>
              <w:bottom w:val="single" w:sz="4" w:space="0" w:color="000000"/>
            </w:tcBorders>
            <w:shd w:val="clear" w:color="auto" w:fill="auto"/>
            <w:vAlign w:val="bottom"/>
          </w:tcPr>
          <w:p w14:paraId="38195FEE"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tcBorders>
              <w:bottom w:val="single" w:sz="4" w:space="0" w:color="000000"/>
            </w:tcBorders>
            <w:shd w:val="clear" w:color="auto" w:fill="auto"/>
            <w:vAlign w:val="bottom"/>
          </w:tcPr>
          <w:p w14:paraId="4081FB89"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1.33</w:t>
            </w:r>
          </w:p>
        </w:tc>
        <w:tc>
          <w:tcPr>
            <w:tcW w:w="403" w:type="dxa"/>
            <w:tcBorders>
              <w:bottom w:val="single" w:sz="4" w:space="0" w:color="000000"/>
            </w:tcBorders>
            <w:shd w:val="clear" w:color="auto" w:fill="auto"/>
            <w:vAlign w:val="bottom"/>
          </w:tcPr>
          <w:p w14:paraId="559B9AF3"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tcBorders>
              <w:bottom w:val="single" w:sz="4" w:space="0" w:color="000000"/>
            </w:tcBorders>
            <w:shd w:val="clear" w:color="auto" w:fill="auto"/>
            <w:vAlign w:val="bottom"/>
          </w:tcPr>
          <w:p w14:paraId="4D94307F"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1.8</w:t>
            </w:r>
          </w:p>
        </w:tc>
        <w:tc>
          <w:tcPr>
            <w:tcW w:w="266" w:type="dxa"/>
            <w:tcBorders>
              <w:bottom w:val="single" w:sz="4" w:space="0" w:color="000000"/>
            </w:tcBorders>
            <w:shd w:val="clear" w:color="auto" w:fill="auto"/>
            <w:vAlign w:val="bottom"/>
          </w:tcPr>
          <w:p w14:paraId="49155845"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tcBorders>
              <w:bottom w:val="single" w:sz="4" w:space="0" w:color="000000"/>
            </w:tcBorders>
            <w:shd w:val="clear" w:color="auto" w:fill="auto"/>
            <w:vAlign w:val="bottom"/>
          </w:tcPr>
          <w:p w14:paraId="52E82AA1"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1.8</w:t>
            </w:r>
          </w:p>
        </w:tc>
        <w:tc>
          <w:tcPr>
            <w:tcW w:w="403" w:type="dxa"/>
            <w:tcBorders>
              <w:bottom w:val="single" w:sz="4" w:space="0" w:color="000000"/>
            </w:tcBorders>
            <w:shd w:val="clear" w:color="auto" w:fill="auto"/>
            <w:vAlign w:val="bottom"/>
          </w:tcPr>
          <w:p w14:paraId="2FB83AFB" w14:textId="77777777" w:rsidR="00E43978" w:rsidRDefault="00E43978">
            <w:pPr>
              <w:widowControl w:val="0"/>
              <w:spacing w:line="240" w:lineRule="auto"/>
              <w:jc w:val="center"/>
              <w:rPr>
                <w:rFonts w:eastAsia="Times New Roman"/>
                <w:color w:val="000000" w:themeColor="text1"/>
                <w:sz w:val="20"/>
                <w:szCs w:val="20"/>
                <w:lang w:val="en-US"/>
              </w:rPr>
            </w:pPr>
          </w:p>
        </w:tc>
        <w:tc>
          <w:tcPr>
            <w:tcW w:w="678" w:type="dxa"/>
            <w:tcBorders>
              <w:bottom w:val="single" w:sz="4" w:space="0" w:color="000000"/>
            </w:tcBorders>
            <w:shd w:val="clear" w:color="auto" w:fill="auto"/>
            <w:vAlign w:val="bottom"/>
          </w:tcPr>
          <w:p w14:paraId="49BB7684"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1.0</w:t>
            </w:r>
          </w:p>
        </w:tc>
        <w:tc>
          <w:tcPr>
            <w:tcW w:w="260" w:type="dxa"/>
            <w:tcBorders>
              <w:bottom w:val="single" w:sz="4" w:space="0" w:color="000000"/>
            </w:tcBorders>
            <w:shd w:val="clear" w:color="auto" w:fill="auto"/>
            <w:vAlign w:val="bottom"/>
          </w:tcPr>
          <w:p w14:paraId="37BE7CCC" w14:textId="77777777" w:rsidR="00E43978" w:rsidRDefault="00E43978">
            <w:pPr>
              <w:widowControl w:val="0"/>
              <w:spacing w:line="240" w:lineRule="auto"/>
              <w:jc w:val="center"/>
              <w:rPr>
                <w:rFonts w:eastAsia="Times New Roman"/>
                <w:color w:val="000000" w:themeColor="text1"/>
                <w:sz w:val="20"/>
                <w:szCs w:val="20"/>
                <w:lang w:val="en-US"/>
              </w:rPr>
            </w:pPr>
          </w:p>
        </w:tc>
        <w:tc>
          <w:tcPr>
            <w:tcW w:w="684" w:type="dxa"/>
            <w:tcBorders>
              <w:bottom w:val="single" w:sz="4" w:space="0" w:color="000000"/>
            </w:tcBorders>
            <w:shd w:val="clear" w:color="auto" w:fill="auto"/>
            <w:vAlign w:val="bottom"/>
          </w:tcPr>
          <w:p w14:paraId="21C66598" w14:textId="77777777" w:rsidR="00E43978"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1.4</w:t>
            </w:r>
          </w:p>
        </w:tc>
      </w:tr>
      <w:tr w:rsidR="00E43978" w14:paraId="4784DDC2" w14:textId="77777777">
        <w:trPr>
          <w:trHeight w:val="300"/>
        </w:trPr>
        <w:tc>
          <w:tcPr>
            <w:tcW w:w="1900" w:type="dxa"/>
            <w:shd w:val="clear" w:color="auto" w:fill="auto"/>
            <w:vAlign w:val="center"/>
          </w:tcPr>
          <w:p w14:paraId="1520CA75" w14:textId="77777777" w:rsidR="00E43978" w:rsidRDefault="00000000">
            <w:pPr>
              <w:widowControl w:val="0"/>
              <w:spacing w:beforeAutospacing="1" w:line="240" w:lineRule="auto"/>
              <w:jc w:val="center"/>
              <w:rPr>
                <w:rFonts w:eastAsia="Times New Roman"/>
                <w:sz w:val="20"/>
                <w:szCs w:val="20"/>
                <w:lang w:val="en-US"/>
              </w:rPr>
            </w:pPr>
            <w:r>
              <w:rPr>
                <w:rFonts w:eastAsia="Times New Roman"/>
                <w:b/>
                <w:bCs/>
                <w:sz w:val="20"/>
                <w:szCs w:val="20"/>
                <w:lang w:val="en-US"/>
              </w:rPr>
              <w:t>Douglas-fir as</w:t>
            </w:r>
            <w:r>
              <w:rPr>
                <w:rFonts w:eastAsia="Times New Roman"/>
                <w:sz w:val="20"/>
                <w:szCs w:val="20"/>
                <w:lang w:val="en-US"/>
              </w:rPr>
              <w:t xml:space="preserve"> </w:t>
            </w:r>
            <w:r>
              <w:rPr>
                <w:rFonts w:eastAsia="Times New Roman"/>
                <w:b/>
                <w:bCs/>
                <w:sz w:val="20"/>
                <w:szCs w:val="20"/>
                <w:lang w:val="en-US"/>
              </w:rPr>
              <w:t>percentage</w:t>
            </w:r>
          </w:p>
        </w:tc>
        <w:tc>
          <w:tcPr>
            <w:tcW w:w="782" w:type="dxa"/>
            <w:shd w:val="clear" w:color="auto" w:fill="auto"/>
            <w:vAlign w:val="bottom"/>
          </w:tcPr>
          <w:p w14:paraId="2603A9AC" w14:textId="77777777" w:rsidR="00E43978" w:rsidRDefault="00000000">
            <w:pPr>
              <w:widowControl w:val="0"/>
              <w:spacing w:line="240" w:lineRule="auto"/>
              <w:rPr>
                <w:rFonts w:eastAsia="Times New Roman"/>
                <w:b/>
                <w:bCs/>
                <w:sz w:val="20"/>
                <w:szCs w:val="20"/>
                <w:lang w:val="en-US"/>
              </w:rPr>
            </w:pPr>
            <w:r>
              <w:rPr>
                <w:rFonts w:eastAsia="Times New Roman"/>
                <w:b/>
                <w:bCs/>
                <w:sz w:val="20"/>
                <w:szCs w:val="20"/>
                <w:lang w:val="en-US"/>
              </w:rPr>
              <w:t>Total</w:t>
            </w:r>
          </w:p>
        </w:tc>
        <w:tc>
          <w:tcPr>
            <w:tcW w:w="1006" w:type="dxa"/>
            <w:shd w:val="clear" w:color="auto" w:fill="auto"/>
            <w:vAlign w:val="bottom"/>
          </w:tcPr>
          <w:p w14:paraId="7590E3AD" w14:textId="77777777" w:rsidR="00E43978" w:rsidRDefault="00000000">
            <w:pPr>
              <w:widowControl w:val="0"/>
              <w:spacing w:line="240" w:lineRule="auto"/>
              <w:jc w:val="center"/>
              <w:rPr>
                <w:rFonts w:eastAsia="Times New Roman"/>
                <w:sz w:val="20"/>
                <w:szCs w:val="20"/>
                <w:lang w:val="en-US"/>
              </w:rPr>
            </w:pPr>
            <w:r>
              <w:rPr>
                <w:rFonts w:eastAsia="Times New Roman"/>
                <w:sz w:val="20"/>
                <w:szCs w:val="20"/>
                <w:lang w:val="en-US"/>
              </w:rPr>
              <w:t>81%</w:t>
            </w:r>
          </w:p>
        </w:tc>
        <w:tc>
          <w:tcPr>
            <w:tcW w:w="271" w:type="dxa"/>
            <w:shd w:val="clear" w:color="auto" w:fill="auto"/>
            <w:vAlign w:val="bottom"/>
          </w:tcPr>
          <w:p w14:paraId="527B6CE4" w14:textId="77777777" w:rsidR="00E43978" w:rsidRDefault="00E43978">
            <w:pPr>
              <w:widowControl w:val="0"/>
              <w:spacing w:line="240" w:lineRule="auto"/>
              <w:jc w:val="center"/>
              <w:rPr>
                <w:rFonts w:eastAsia="Times New Roman"/>
                <w:sz w:val="20"/>
                <w:szCs w:val="20"/>
                <w:lang w:val="en-US"/>
              </w:rPr>
            </w:pPr>
          </w:p>
        </w:tc>
        <w:tc>
          <w:tcPr>
            <w:tcW w:w="676" w:type="dxa"/>
            <w:shd w:val="clear" w:color="auto" w:fill="auto"/>
            <w:vAlign w:val="bottom"/>
          </w:tcPr>
          <w:p w14:paraId="640D4935" w14:textId="77777777" w:rsidR="00E43978" w:rsidRDefault="00000000">
            <w:pPr>
              <w:widowControl w:val="0"/>
              <w:spacing w:line="240" w:lineRule="auto"/>
              <w:jc w:val="center"/>
              <w:rPr>
                <w:rFonts w:eastAsia="Times New Roman"/>
                <w:sz w:val="20"/>
                <w:szCs w:val="20"/>
                <w:lang w:val="en-US"/>
              </w:rPr>
            </w:pPr>
            <w:r>
              <w:rPr>
                <w:rFonts w:eastAsia="Times New Roman"/>
                <w:sz w:val="20"/>
                <w:szCs w:val="20"/>
                <w:lang w:val="en-US"/>
              </w:rPr>
              <w:t>79%</w:t>
            </w:r>
          </w:p>
        </w:tc>
        <w:tc>
          <w:tcPr>
            <w:tcW w:w="405" w:type="dxa"/>
            <w:shd w:val="clear" w:color="auto" w:fill="auto"/>
            <w:vAlign w:val="bottom"/>
          </w:tcPr>
          <w:p w14:paraId="6CBE630C" w14:textId="77777777" w:rsidR="00E43978" w:rsidRDefault="00E43978">
            <w:pPr>
              <w:widowControl w:val="0"/>
              <w:spacing w:line="240" w:lineRule="auto"/>
              <w:jc w:val="center"/>
              <w:rPr>
                <w:rFonts w:eastAsia="Times New Roman"/>
                <w:sz w:val="20"/>
                <w:szCs w:val="20"/>
                <w:lang w:val="en-US"/>
              </w:rPr>
            </w:pPr>
          </w:p>
        </w:tc>
        <w:tc>
          <w:tcPr>
            <w:tcW w:w="677" w:type="dxa"/>
            <w:shd w:val="clear" w:color="auto" w:fill="auto"/>
            <w:vAlign w:val="bottom"/>
          </w:tcPr>
          <w:p w14:paraId="5EEAB9AB" w14:textId="77777777" w:rsidR="00E43978" w:rsidRDefault="00000000">
            <w:pPr>
              <w:widowControl w:val="0"/>
              <w:spacing w:line="240" w:lineRule="auto"/>
              <w:jc w:val="center"/>
              <w:rPr>
                <w:rFonts w:eastAsia="Times New Roman"/>
                <w:sz w:val="20"/>
                <w:szCs w:val="20"/>
                <w:lang w:val="en-US"/>
              </w:rPr>
            </w:pPr>
            <w:r>
              <w:rPr>
                <w:rFonts w:eastAsia="Times New Roman"/>
                <w:sz w:val="20"/>
                <w:szCs w:val="20"/>
                <w:lang w:val="en-US"/>
              </w:rPr>
              <w:t>86%</w:t>
            </w:r>
          </w:p>
        </w:tc>
        <w:tc>
          <w:tcPr>
            <w:tcW w:w="268" w:type="dxa"/>
            <w:shd w:val="clear" w:color="auto" w:fill="auto"/>
            <w:vAlign w:val="bottom"/>
          </w:tcPr>
          <w:p w14:paraId="6DE1CE21" w14:textId="77777777" w:rsidR="00E43978" w:rsidRDefault="00E43978">
            <w:pPr>
              <w:widowControl w:val="0"/>
              <w:spacing w:line="240" w:lineRule="auto"/>
              <w:jc w:val="center"/>
              <w:rPr>
                <w:rFonts w:eastAsia="Times New Roman"/>
                <w:sz w:val="20"/>
                <w:szCs w:val="20"/>
                <w:lang w:val="en-US"/>
              </w:rPr>
            </w:pPr>
          </w:p>
        </w:tc>
        <w:tc>
          <w:tcPr>
            <w:tcW w:w="678" w:type="dxa"/>
            <w:shd w:val="clear" w:color="auto" w:fill="auto"/>
            <w:vAlign w:val="bottom"/>
          </w:tcPr>
          <w:p w14:paraId="0AADAF3E" w14:textId="77777777" w:rsidR="00E43978" w:rsidRDefault="00000000">
            <w:pPr>
              <w:widowControl w:val="0"/>
              <w:spacing w:line="240" w:lineRule="auto"/>
              <w:jc w:val="center"/>
              <w:rPr>
                <w:rFonts w:eastAsia="Times New Roman"/>
                <w:sz w:val="20"/>
                <w:szCs w:val="20"/>
                <w:lang w:val="en-US"/>
              </w:rPr>
            </w:pPr>
            <w:r>
              <w:rPr>
                <w:rFonts w:eastAsia="Times New Roman"/>
                <w:sz w:val="20"/>
                <w:szCs w:val="20"/>
                <w:lang w:val="en-US"/>
              </w:rPr>
              <w:t>77%</w:t>
            </w:r>
          </w:p>
        </w:tc>
        <w:tc>
          <w:tcPr>
            <w:tcW w:w="403" w:type="dxa"/>
            <w:shd w:val="clear" w:color="auto" w:fill="auto"/>
            <w:vAlign w:val="bottom"/>
          </w:tcPr>
          <w:p w14:paraId="44289CB0" w14:textId="77777777" w:rsidR="00E43978" w:rsidRDefault="00E43978">
            <w:pPr>
              <w:widowControl w:val="0"/>
              <w:spacing w:line="240" w:lineRule="auto"/>
              <w:jc w:val="center"/>
              <w:rPr>
                <w:rFonts w:eastAsia="Times New Roman"/>
                <w:sz w:val="20"/>
                <w:szCs w:val="20"/>
                <w:lang w:val="en-US"/>
              </w:rPr>
            </w:pPr>
          </w:p>
        </w:tc>
        <w:tc>
          <w:tcPr>
            <w:tcW w:w="678" w:type="dxa"/>
            <w:shd w:val="clear" w:color="auto" w:fill="auto"/>
            <w:vAlign w:val="bottom"/>
          </w:tcPr>
          <w:p w14:paraId="650FEA7F" w14:textId="77777777" w:rsidR="00E43978" w:rsidRDefault="00000000">
            <w:pPr>
              <w:widowControl w:val="0"/>
              <w:spacing w:line="240" w:lineRule="auto"/>
              <w:jc w:val="center"/>
              <w:rPr>
                <w:rFonts w:eastAsia="Times New Roman"/>
                <w:sz w:val="20"/>
                <w:szCs w:val="20"/>
                <w:lang w:val="en-US"/>
              </w:rPr>
            </w:pPr>
            <w:r>
              <w:rPr>
                <w:rFonts w:eastAsia="Times New Roman"/>
                <w:sz w:val="20"/>
                <w:szCs w:val="20"/>
                <w:lang w:val="en-US"/>
              </w:rPr>
              <w:t>79%</w:t>
            </w:r>
          </w:p>
        </w:tc>
        <w:tc>
          <w:tcPr>
            <w:tcW w:w="266" w:type="dxa"/>
            <w:shd w:val="clear" w:color="auto" w:fill="auto"/>
            <w:vAlign w:val="bottom"/>
          </w:tcPr>
          <w:p w14:paraId="2EA3ECD2" w14:textId="77777777" w:rsidR="00E43978" w:rsidRDefault="00E43978">
            <w:pPr>
              <w:widowControl w:val="0"/>
              <w:spacing w:line="240" w:lineRule="auto"/>
              <w:jc w:val="center"/>
              <w:rPr>
                <w:rFonts w:eastAsia="Times New Roman"/>
                <w:sz w:val="20"/>
                <w:szCs w:val="20"/>
                <w:lang w:val="en-US"/>
              </w:rPr>
            </w:pPr>
          </w:p>
        </w:tc>
        <w:tc>
          <w:tcPr>
            <w:tcW w:w="678" w:type="dxa"/>
            <w:shd w:val="clear" w:color="auto" w:fill="auto"/>
            <w:vAlign w:val="bottom"/>
          </w:tcPr>
          <w:p w14:paraId="61C0F03B" w14:textId="77777777" w:rsidR="00E43978" w:rsidRDefault="00000000">
            <w:pPr>
              <w:widowControl w:val="0"/>
              <w:spacing w:line="240" w:lineRule="auto"/>
              <w:jc w:val="center"/>
              <w:rPr>
                <w:rFonts w:eastAsia="Times New Roman"/>
                <w:sz w:val="20"/>
                <w:szCs w:val="20"/>
                <w:lang w:val="en-US"/>
              </w:rPr>
            </w:pPr>
            <w:r>
              <w:rPr>
                <w:rFonts w:eastAsia="Times New Roman"/>
                <w:sz w:val="20"/>
                <w:szCs w:val="20"/>
                <w:lang w:val="en-US"/>
              </w:rPr>
              <w:t>71%</w:t>
            </w:r>
          </w:p>
        </w:tc>
        <w:tc>
          <w:tcPr>
            <w:tcW w:w="403" w:type="dxa"/>
            <w:shd w:val="clear" w:color="auto" w:fill="auto"/>
            <w:vAlign w:val="bottom"/>
          </w:tcPr>
          <w:p w14:paraId="41CCED43" w14:textId="77777777" w:rsidR="00E43978" w:rsidRDefault="00E43978">
            <w:pPr>
              <w:widowControl w:val="0"/>
              <w:spacing w:line="240" w:lineRule="auto"/>
              <w:jc w:val="center"/>
              <w:rPr>
                <w:rFonts w:eastAsia="Times New Roman"/>
                <w:sz w:val="20"/>
                <w:szCs w:val="20"/>
                <w:lang w:val="en-US"/>
              </w:rPr>
            </w:pPr>
          </w:p>
        </w:tc>
        <w:tc>
          <w:tcPr>
            <w:tcW w:w="678" w:type="dxa"/>
            <w:shd w:val="clear" w:color="auto" w:fill="auto"/>
            <w:vAlign w:val="bottom"/>
          </w:tcPr>
          <w:p w14:paraId="6DB6F768" w14:textId="77777777" w:rsidR="00E43978" w:rsidRDefault="00000000">
            <w:pPr>
              <w:widowControl w:val="0"/>
              <w:spacing w:line="240" w:lineRule="auto"/>
              <w:jc w:val="center"/>
              <w:rPr>
                <w:rFonts w:eastAsia="Times New Roman"/>
                <w:sz w:val="20"/>
                <w:szCs w:val="20"/>
                <w:lang w:val="en-US"/>
              </w:rPr>
            </w:pPr>
            <w:r>
              <w:rPr>
                <w:rFonts w:eastAsia="Times New Roman"/>
                <w:sz w:val="20"/>
                <w:szCs w:val="20"/>
                <w:lang w:val="en-US"/>
              </w:rPr>
              <w:t>82%</w:t>
            </w:r>
          </w:p>
        </w:tc>
        <w:tc>
          <w:tcPr>
            <w:tcW w:w="260" w:type="dxa"/>
            <w:shd w:val="clear" w:color="auto" w:fill="auto"/>
            <w:vAlign w:val="bottom"/>
          </w:tcPr>
          <w:p w14:paraId="1F3E4958" w14:textId="77777777" w:rsidR="00E43978" w:rsidRDefault="00E43978">
            <w:pPr>
              <w:widowControl w:val="0"/>
              <w:spacing w:line="240" w:lineRule="auto"/>
              <w:jc w:val="center"/>
              <w:rPr>
                <w:rFonts w:eastAsia="Times New Roman"/>
                <w:sz w:val="20"/>
                <w:szCs w:val="20"/>
                <w:lang w:val="en-US"/>
              </w:rPr>
            </w:pPr>
          </w:p>
        </w:tc>
        <w:tc>
          <w:tcPr>
            <w:tcW w:w="684" w:type="dxa"/>
            <w:shd w:val="clear" w:color="auto" w:fill="auto"/>
            <w:vAlign w:val="bottom"/>
          </w:tcPr>
          <w:p w14:paraId="3390727C" w14:textId="77777777" w:rsidR="00E43978" w:rsidRDefault="00000000">
            <w:pPr>
              <w:widowControl w:val="0"/>
              <w:spacing w:line="240" w:lineRule="auto"/>
              <w:jc w:val="center"/>
              <w:rPr>
                <w:rFonts w:eastAsia="Times New Roman"/>
                <w:sz w:val="20"/>
                <w:szCs w:val="20"/>
                <w:lang w:val="en-US"/>
              </w:rPr>
            </w:pPr>
            <w:r>
              <w:rPr>
                <w:rFonts w:eastAsia="Times New Roman"/>
                <w:sz w:val="20"/>
                <w:szCs w:val="20"/>
                <w:lang w:val="en-US"/>
              </w:rPr>
              <w:t>77%</w:t>
            </w:r>
          </w:p>
        </w:tc>
      </w:tr>
      <w:tr w:rsidR="00E43978" w14:paraId="6631759E" w14:textId="77777777">
        <w:trPr>
          <w:trHeight w:hRule="exact" w:val="290"/>
        </w:trPr>
        <w:tc>
          <w:tcPr>
            <w:tcW w:w="1900" w:type="dxa"/>
            <w:tcBorders>
              <w:bottom w:val="single" w:sz="8" w:space="0" w:color="000000"/>
            </w:tcBorders>
            <w:shd w:val="clear" w:color="auto" w:fill="auto"/>
            <w:vAlign w:val="center"/>
          </w:tcPr>
          <w:p w14:paraId="4F3C25BB" w14:textId="77777777" w:rsidR="00E43978" w:rsidRDefault="00000000">
            <w:pPr>
              <w:widowControl w:val="0"/>
              <w:spacing w:beforeAutospacing="1" w:line="240" w:lineRule="auto"/>
              <w:jc w:val="center"/>
              <w:rPr>
                <w:rFonts w:eastAsia="Times New Roman"/>
                <w:sz w:val="20"/>
                <w:szCs w:val="20"/>
                <w:lang w:val="en-US"/>
              </w:rPr>
            </w:pPr>
            <w:r>
              <w:rPr>
                <w:rFonts w:eastAsia="Times New Roman"/>
                <w:b/>
                <w:bCs/>
                <w:sz w:val="20"/>
                <w:szCs w:val="20"/>
                <w:lang w:val="en-US"/>
              </w:rPr>
              <w:t>of total trees</w:t>
            </w:r>
            <w:r>
              <w:rPr>
                <w:rFonts w:eastAsia="Times New Roman"/>
                <w:b/>
                <w:bCs/>
                <w:sz w:val="20"/>
                <w:szCs w:val="20"/>
                <w:lang w:val="en-US"/>
              </w:rPr>
              <w:br/>
            </w:r>
          </w:p>
        </w:tc>
        <w:tc>
          <w:tcPr>
            <w:tcW w:w="782" w:type="dxa"/>
            <w:tcBorders>
              <w:bottom w:val="single" w:sz="8" w:space="0" w:color="000000"/>
            </w:tcBorders>
            <w:shd w:val="clear" w:color="auto" w:fill="auto"/>
            <w:vAlign w:val="bottom"/>
          </w:tcPr>
          <w:p w14:paraId="518050FF" w14:textId="77777777" w:rsidR="00E43978" w:rsidRDefault="00E43978">
            <w:pPr>
              <w:widowControl w:val="0"/>
              <w:spacing w:line="240" w:lineRule="auto"/>
              <w:jc w:val="center"/>
              <w:rPr>
                <w:rFonts w:eastAsia="Times New Roman"/>
                <w:sz w:val="20"/>
                <w:szCs w:val="20"/>
                <w:lang w:val="en-US"/>
              </w:rPr>
            </w:pPr>
          </w:p>
        </w:tc>
        <w:tc>
          <w:tcPr>
            <w:tcW w:w="1006" w:type="dxa"/>
            <w:tcBorders>
              <w:bottom w:val="single" w:sz="8" w:space="0" w:color="000000"/>
            </w:tcBorders>
            <w:shd w:val="clear" w:color="auto" w:fill="auto"/>
            <w:vAlign w:val="bottom"/>
          </w:tcPr>
          <w:p w14:paraId="42B02D37" w14:textId="77777777" w:rsidR="00E43978" w:rsidRDefault="00E43978">
            <w:pPr>
              <w:widowControl w:val="0"/>
              <w:spacing w:line="240" w:lineRule="auto"/>
              <w:jc w:val="center"/>
              <w:rPr>
                <w:rFonts w:eastAsia="Times New Roman"/>
                <w:sz w:val="20"/>
                <w:szCs w:val="20"/>
                <w:lang w:val="en-US"/>
              </w:rPr>
            </w:pPr>
          </w:p>
        </w:tc>
        <w:tc>
          <w:tcPr>
            <w:tcW w:w="271" w:type="dxa"/>
            <w:tcBorders>
              <w:bottom w:val="single" w:sz="8" w:space="0" w:color="000000"/>
            </w:tcBorders>
            <w:shd w:val="clear" w:color="auto" w:fill="auto"/>
            <w:vAlign w:val="bottom"/>
          </w:tcPr>
          <w:p w14:paraId="7BC36401" w14:textId="77777777" w:rsidR="00E43978" w:rsidRDefault="00E43978">
            <w:pPr>
              <w:widowControl w:val="0"/>
              <w:spacing w:line="240" w:lineRule="auto"/>
              <w:jc w:val="center"/>
              <w:rPr>
                <w:rFonts w:eastAsia="Times New Roman"/>
                <w:sz w:val="20"/>
                <w:szCs w:val="20"/>
                <w:lang w:val="en-US"/>
              </w:rPr>
            </w:pPr>
          </w:p>
        </w:tc>
        <w:tc>
          <w:tcPr>
            <w:tcW w:w="676" w:type="dxa"/>
            <w:tcBorders>
              <w:bottom w:val="single" w:sz="8" w:space="0" w:color="000000"/>
            </w:tcBorders>
            <w:shd w:val="clear" w:color="auto" w:fill="auto"/>
            <w:vAlign w:val="bottom"/>
          </w:tcPr>
          <w:p w14:paraId="11E07014" w14:textId="77777777" w:rsidR="00E43978" w:rsidRDefault="00E43978">
            <w:pPr>
              <w:widowControl w:val="0"/>
              <w:spacing w:line="240" w:lineRule="auto"/>
              <w:jc w:val="center"/>
              <w:rPr>
                <w:rFonts w:eastAsia="Times New Roman"/>
                <w:sz w:val="20"/>
                <w:szCs w:val="20"/>
                <w:lang w:val="en-US"/>
              </w:rPr>
            </w:pPr>
          </w:p>
        </w:tc>
        <w:tc>
          <w:tcPr>
            <w:tcW w:w="405" w:type="dxa"/>
            <w:tcBorders>
              <w:bottom w:val="single" w:sz="8" w:space="0" w:color="000000"/>
            </w:tcBorders>
            <w:shd w:val="clear" w:color="auto" w:fill="auto"/>
            <w:vAlign w:val="bottom"/>
          </w:tcPr>
          <w:p w14:paraId="6A387087" w14:textId="77777777" w:rsidR="00E43978" w:rsidRDefault="00E43978">
            <w:pPr>
              <w:widowControl w:val="0"/>
              <w:spacing w:line="240" w:lineRule="auto"/>
              <w:jc w:val="center"/>
              <w:rPr>
                <w:rFonts w:eastAsia="Times New Roman"/>
                <w:sz w:val="20"/>
                <w:szCs w:val="20"/>
                <w:lang w:val="en-US"/>
              </w:rPr>
            </w:pPr>
          </w:p>
        </w:tc>
        <w:tc>
          <w:tcPr>
            <w:tcW w:w="677" w:type="dxa"/>
            <w:tcBorders>
              <w:bottom w:val="single" w:sz="8" w:space="0" w:color="000000"/>
            </w:tcBorders>
            <w:shd w:val="clear" w:color="auto" w:fill="auto"/>
            <w:vAlign w:val="bottom"/>
          </w:tcPr>
          <w:p w14:paraId="1241CCE7" w14:textId="77777777" w:rsidR="00E43978" w:rsidRDefault="00E43978">
            <w:pPr>
              <w:widowControl w:val="0"/>
              <w:spacing w:line="240" w:lineRule="auto"/>
              <w:jc w:val="center"/>
              <w:rPr>
                <w:rFonts w:eastAsia="Times New Roman"/>
                <w:sz w:val="20"/>
                <w:szCs w:val="20"/>
                <w:lang w:val="en-US"/>
              </w:rPr>
            </w:pPr>
          </w:p>
        </w:tc>
        <w:tc>
          <w:tcPr>
            <w:tcW w:w="268" w:type="dxa"/>
            <w:tcBorders>
              <w:bottom w:val="single" w:sz="8" w:space="0" w:color="000000"/>
            </w:tcBorders>
            <w:shd w:val="clear" w:color="auto" w:fill="auto"/>
            <w:vAlign w:val="bottom"/>
          </w:tcPr>
          <w:p w14:paraId="015E75F1" w14:textId="77777777" w:rsidR="00E43978" w:rsidRDefault="00E43978">
            <w:pPr>
              <w:widowControl w:val="0"/>
              <w:spacing w:line="240" w:lineRule="auto"/>
              <w:jc w:val="center"/>
              <w:rPr>
                <w:rFonts w:eastAsia="Times New Roman"/>
                <w:sz w:val="20"/>
                <w:szCs w:val="20"/>
                <w:lang w:val="en-US"/>
              </w:rPr>
            </w:pPr>
          </w:p>
        </w:tc>
        <w:tc>
          <w:tcPr>
            <w:tcW w:w="678" w:type="dxa"/>
            <w:tcBorders>
              <w:bottom w:val="single" w:sz="8" w:space="0" w:color="000000"/>
            </w:tcBorders>
            <w:shd w:val="clear" w:color="auto" w:fill="auto"/>
            <w:vAlign w:val="bottom"/>
          </w:tcPr>
          <w:p w14:paraId="1FDF3E9F" w14:textId="77777777" w:rsidR="00E43978" w:rsidRDefault="00E43978">
            <w:pPr>
              <w:widowControl w:val="0"/>
              <w:spacing w:line="240" w:lineRule="auto"/>
              <w:jc w:val="center"/>
              <w:rPr>
                <w:rFonts w:eastAsia="Times New Roman"/>
                <w:sz w:val="20"/>
                <w:szCs w:val="20"/>
                <w:lang w:val="en-US"/>
              </w:rPr>
            </w:pPr>
          </w:p>
        </w:tc>
        <w:tc>
          <w:tcPr>
            <w:tcW w:w="403" w:type="dxa"/>
            <w:tcBorders>
              <w:bottom w:val="single" w:sz="8" w:space="0" w:color="000000"/>
            </w:tcBorders>
            <w:shd w:val="clear" w:color="auto" w:fill="auto"/>
            <w:vAlign w:val="bottom"/>
          </w:tcPr>
          <w:p w14:paraId="527229B6" w14:textId="77777777" w:rsidR="00E43978" w:rsidRDefault="00E43978">
            <w:pPr>
              <w:widowControl w:val="0"/>
              <w:spacing w:line="240" w:lineRule="auto"/>
              <w:jc w:val="center"/>
              <w:rPr>
                <w:rFonts w:eastAsia="Times New Roman"/>
                <w:sz w:val="20"/>
                <w:szCs w:val="20"/>
                <w:lang w:val="en-US"/>
              </w:rPr>
            </w:pPr>
          </w:p>
        </w:tc>
        <w:tc>
          <w:tcPr>
            <w:tcW w:w="678" w:type="dxa"/>
            <w:tcBorders>
              <w:bottom w:val="single" w:sz="8" w:space="0" w:color="000000"/>
            </w:tcBorders>
            <w:shd w:val="clear" w:color="auto" w:fill="auto"/>
            <w:vAlign w:val="bottom"/>
          </w:tcPr>
          <w:p w14:paraId="00B70932" w14:textId="77777777" w:rsidR="00E43978" w:rsidRDefault="00E43978">
            <w:pPr>
              <w:widowControl w:val="0"/>
              <w:spacing w:line="240" w:lineRule="auto"/>
              <w:jc w:val="center"/>
              <w:rPr>
                <w:rFonts w:eastAsia="Times New Roman"/>
                <w:sz w:val="20"/>
                <w:szCs w:val="20"/>
                <w:lang w:val="en-US"/>
              </w:rPr>
            </w:pPr>
          </w:p>
        </w:tc>
        <w:tc>
          <w:tcPr>
            <w:tcW w:w="266" w:type="dxa"/>
            <w:tcBorders>
              <w:bottom w:val="single" w:sz="8" w:space="0" w:color="000000"/>
            </w:tcBorders>
            <w:shd w:val="clear" w:color="auto" w:fill="auto"/>
            <w:vAlign w:val="bottom"/>
          </w:tcPr>
          <w:p w14:paraId="08E86556" w14:textId="77777777" w:rsidR="00E43978" w:rsidRDefault="00E43978">
            <w:pPr>
              <w:widowControl w:val="0"/>
              <w:spacing w:line="240" w:lineRule="auto"/>
              <w:jc w:val="center"/>
              <w:rPr>
                <w:rFonts w:eastAsia="Times New Roman"/>
                <w:sz w:val="20"/>
                <w:szCs w:val="20"/>
                <w:lang w:val="en-US"/>
              </w:rPr>
            </w:pPr>
          </w:p>
        </w:tc>
        <w:tc>
          <w:tcPr>
            <w:tcW w:w="678" w:type="dxa"/>
            <w:tcBorders>
              <w:bottom w:val="single" w:sz="8" w:space="0" w:color="000000"/>
            </w:tcBorders>
            <w:shd w:val="clear" w:color="auto" w:fill="auto"/>
            <w:vAlign w:val="bottom"/>
          </w:tcPr>
          <w:p w14:paraId="56844120" w14:textId="77777777" w:rsidR="00E43978" w:rsidRDefault="00E43978">
            <w:pPr>
              <w:widowControl w:val="0"/>
              <w:spacing w:line="240" w:lineRule="auto"/>
              <w:jc w:val="center"/>
              <w:rPr>
                <w:rFonts w:eastAsia="Times New Roman"/>
                <w:sz w:val="20"/>
                <w:szCs w:val="20"/>
                <w:lang w:val="en-US"/>
              </w:rPr>
            </w:pPr>
          </w:p>
        </w:tc>
        <w:tc>
          <w:tcPr>
            <w:tcW w:w="403" w:type="dxa"/>
            <w:tcBorders>
              <w:bottom w:val="single" w:sz="8" w:space="0" w:color="000000"/>
            </w:tcBorders>
            <w:shd w:val="clear" w:color="auto" w:fill="auto"/>
            <w:vAlign w:val="bottom"/>
          </w:tcPr>
          <w:p w14:paraId="2AC34666" w14:textId="77777777" w:rsidR="00E43978" w:rsidRDefault="00E43978">
            <w:pPr>
              <w:widowControl w:val="0"/>
              <w:spacing w:line="240" w:lineRule="auto"/>
              <w:jc w:val="center"/>
              <w:rPr>
                <w:rFonts w:eastAsia="Times New Roman"/>
                <w:sz w:val="20"/>
                <w:szCs w:val="20"/>
                <w:lang w:val="en-US"/>
              </w:rPr>
            </w:pPr>
          </w:p>
        </w:tc>
        <w:tc>
          <w:tcPr>
            <w:tcW w:w="678" w:type="dxa"/>
            <w:tcBorders>
              <w:bottom w:val="single" w:sz="8" w:space="0" w:color="000000"/>
            </w:tcBorders>
            <w:shd w:val="clear" w:color="auto" w:fill="auto"/>
            <w:vAlign w:val="bottom"/>
          </w:tcPr>
          <w:p w14:paraId="20708A14" w14:textId="77777777" w:rsidR="00E43978" w:rsidRDefault="00E43978">
            <w:pPr>
              <w:widowControl w:val="0"/>
              <w:spacing w:line="240" w:lineRule="auto"/>
              <w:jc w:val="center"/>
              <w:rPr>
                <w:rFonts w:eastAsia="Times New Roman"/>
                <w:sz w:val="20"/>
                <w:szCs w:val="20"/>
                <w:lang w:val="en-US"/>
              </w:rPr>
            </w:pPr>
          </w:p>
        </w:tc>
        <w:tc>
          <w:tcPr>
            <w:tcW w:w="260" w:type="dxa"/>
            <w:tcBorders>
              <w:bottom w:val="single" w:sz="8" w:space="0" w:color="000000"/>
            </w:tcBorders>
            <w:shd w:val="clear" w:color="auto" w:fill="auto"/>
            <w:vAlign w:val="bottom"/>
          </w:tcPr>
          <w:p w14:paraId="186DDEA2" w14:textId="77777777" w:rsidR="00E43978" w:rsidRDefault="00E43978">
            <w:pPr>
              <w:widowControl w:val="0"/>
              <w:spacing w:line="240" w:lineRule="auto"/>
              <w:jc w:val="center"/>
              <w:rPr>
                <w:rFonts w:eastAsia="Times New Roman"/>
                <w:sz w:val="20"/>
                <w:szCs w:val="20"/>
                <w:lang w:val="en-US"/>
              </w:rPr>
            </w:pPr>
          </w:p>
        </w:tc>
        <w:tc>
          <w:tcPr>
            <w:tcW w:w="684" w:type="dxa"/>
            <w:tcBorders>
              <w:bottom w:val="single" w:sz="8" w:space="0" w:color="000000"/>
            </w:tcBorders>
            <w:shd w:val="clear" w:color="auto" w:fill="auto"/>
            <w:vAlign w:val="bottom"/>
          </w:tcPr>
          <w:p w14:paraId="4A02BDA0" w14:textId="77777777" w:rsidR="00E43978" w:rsidRDefault="00E43978">
            <w:pPr>
              <w:widowControl w:val="0"/>
              <w:spacing w:line="240" w:lineRule="auto"/>
              <w:jc w:val="center"/>
              <w:rPr>
                <w:rFonts w:eastAsia="Times New Roman"/>
                <w:sz w:val="20"/>
                <w:szCs w:val="20"/>
                <w:lang w:val="en-US"/>
              </w:rPr>
            </w:pPr>
          </w:p>
        </w:tc>
      </w:tr>
    </w:tbl>
    <w:p w14:paraId="127A2E14" w14:textId="77777777" w:rsidR="00E43978" w:rsidRDefault="00E43978">
      <w:pPr>
        <w:sectPr w:rsidR="00E43978">
          <w:headerReference w:type="default" r:id="rId24"/>
          <w:footerReference w:type="default" r:id="rId25"/>
          <w:pgSz w:w="12240" w:h="15840"/>
          <w:pgMar w:top="1497" w:right="1497" w:bottom="2013" w:left="1440" w:header="1440" w:footer="0" w:gutter="0"/>
          <w:lnNumType w:countBy="1" w:distance="283" w:restart="continuous"/>
          <w:pgNumType w:start="1"/>
          <w:cols w:space="720"/>
          <w:formProt w:val="0"/>
          <w:docGrid w:linePitch="299" w:charSpace="32768"/>
        </w:sectPr>
      </w:pPr>
    </w:p>
    <w:p w14:paraId="74467C85" w14:textId="77777777" w:rsidR="00E43978" w:rsidRDefault="00000000">
      <w:pPr>
        <w:spacing w:line="480" w:lineRule="auto"/>
        <w:rPr>
          <w:sz w:val="24"/>
          <w:szCs w:val="24"/>
        </w:rPr>
      </w:pPr>
      <w:r>
        <w:rPr>
          <w:b/>
          <w:sz w:val="24"/>
          <w:szCs w:val="24"/>
        </w:rPr>
        <w:lastRenderedPageBreak/>
        <w:t xml:space="preserve">3.2 Thinning study, cumulative proportion mortality of LRR </w:t>
      </w:r>
    </w:p>
    <w:p w14:paraId="4F23F08D" w14:textId="77777777" w:rsidR="00E43978" w:rsidRDefault="00000000">
      <w:pPr>
        <w:spacing w:line="480" w:lineRule="auto"/>
        <w:ind w:firstLine="720"/>
        <w:rPr>
          <w:sz w:val="24"/>
          <w:szCs w:val="24"/>
          <w:highlight w:val="white"/>
        </w:rPr>
      </w:pPr>
      <w:del w:id="849" w:author="LeBoldus, Jared" w:date="2022-11-04T14:58:00Z">
        <w:r>
          <w:rPr>
            <w:sz w:val="24"/>
            <w:szCs w:val="24"/>
            <w:highlight w:val="white"/>
          </w:rPr>
          <w:delText xml:space="preserve">The one-way analysis of variance showed </w:delText>
        </w:r>
        <w:r>
          <w:rPr>
            <w:sz w:val="24"/>
            <w:szCs w:val="24"/>
          </w:rPr>
          <w:delText xml:space="preserve">no significant </w:delText>
        </w:r>
      </w:del>
      <w:ins w:id="850" w:author="LeBoldus, Jared" w:date="2022-11-04T14:58:00Z">
        <w:r>
          <w:rPr>
            <w:sz w:val="24"/>
            <w:szCs w:val="24"/>
          </w:rPr>
          <w:t xml:space="preserve">There was no </w:t>
        </w:r>
      </w:ins>
      <w:del w:id="851" w:author="LeBoldus, Jared" w:date="2022-11-04T14:58:00Z">
        <w:r>
          <w:rPr>
            <w:sz w:val="24"/>
            <w:szCs w:val="24"/>
          </w:rPr>
          <w:delText xml:space="preserve">of </w:delText>
        </w:r>
      </w:del>
      <w:r>
        <w:rPr>
          <w:sz w:val="24"/>
          <w:szCs w:val="24"/>
        </w:rPr>
        <w:t>effect of treatment on proportion of mortality</w:t>
      </w:r>
      <w:r>
        <w:rPr>
          <w:sz w:val="24"/>
          <w:szCs w:val="24"/>
          <w:highlight w:val="white"/>
        </w:rPr>
        <w:t xml:space="preserve"> (F</w:t>
      </w:r>
      <w:r>
        <w:rPr>
          <w:sz w:val="24"/>
          <w:szCs w:val="24"/>
          <w:highlight w:val="white"/>
          <w:vertAlign w:val="subscript"/>
        </w:rPr>
        <w:t>2,12</w:t>
      </w:r>
      <w:r>
        <w:rPr>
          <w:sz w:val="24"/>
          <w:szCs w:val="24"/>
          <w:highlight w:val="white"/>
        </w:rPr>
        <w:t xml:space="preserve"> = 0.484, p = 0.628) </w:t>
      </w:r>
      <w:ins w:id="852" w:author="LeBoldus, Jared" w:date="2022-11-04T15:00:00Z">
        <w:r>
          <w:rPr>
            <w:sz w:val="24"/>
            <w:szCs w:val="24"/>
            <w:highlight w:val="white"/>
          </w:rPr>
          <w:t>(Table 2)</w:t>
        </w:r>
      </w:ins>
      <w:ins w:id="853" w:author="LeBoldus, Jared" w:date="2022-11-04T15:01:00Z">
        <w:r>
          <w:rPr>
            <w:sz w:val="24"/>
            <w:szCs w:val="24"/>
            <w:highlight w:val="white"/>
          </w:rPr>
          <w:t xml:space="preserve"> </w:t>
        </w:r>
      </w:ins>
      <w:ins w:id="854" w:author="LeBoldus, Jared" w:date="2022-11-04T14:59:00Z">
        <w:r>
          <w:rPr>
            <w:sz w:val="24"/>
            <w:szCs w:val="24"/>
            <w:highlight w:val="white"/>
          </w:rPr>
          <w:t>nor was there an effect when the two thinning treatments were combined</w:t>
        </w:r>
      </w:ins>
      <w:ins w:id="855" w:author="LeBoldus, Jared" w:date="2022-11-04T15:00:00Z">
        <w:r>
          <w:rPr>
            <w:sz w:val="24"/>
            <w:szCs w:val="24"/>
            <w:highlight w:val="white"/>
          </w:rPr>
          <w:t xml:space="preserve"> and compared to the control</w:t>
        </w:r>
      </w:ins>
      <w:ins w:id="856" w:author="LeBoldus, Jared" w:date="2022-11-04T15:02:00Z">
        <w:r>
          <w:rPr>
            <w:sz w:val="24"/>
            <w:szCs w:val="24"/>
            <w:highlight w:val="white"/>
          </w:rPr>
          <w:t>s</w:t>
        </w:r>
      </w:ins>
      <w:ins w:id="857" w:author="LeBoldus, Jared" w:date="2022-11-04T15:00:00Z">
        <w:r>
          <w:rPr>
            <w:sz w:val="24"/>
            <w:szCs w:val="24"/>
            <w:highlight w:val="white"/>
          </w:rPr>
          <w:t xml:space="preserve"> </w:t>
        </w:r>
      </w:ins>
      <w:del w:id="858" w:author="LeBoldus, Jared" w:date="2022-11-04T15:00:00Z">
        <w:r>
          <w:rPr>
            <w:sz w:val="24"/>
            <w:szCs w:val="24"/>
            <w:highlight w:val="white"/>
          </w:rPr>
          <w:delText>(Table 2). There was also no significance found when the two thinned treatment areas were combined and compared against the control stands</w:delText>
        </w:r>
      </w:del>
      <w:del w:id="859" w:author="LeBoldus, Jared" w:date="2022-11-04T15:02:00Z">
        <w:r>
          <w:rPr>
            <w:sz w:val="24"/>
            <w:szCs w:val="24"/>
            <w:highlight w:val="white"/>
          </w:rPr>
          <w:delText xml:space="preserve"> </w:delText>
        </w:r>
      </w:del>
      <w:r>
        <w:rPr>
          <w:sz w:val="24"/>
          <w:szCs w:val="24"/>
          <w:highlight w:val="white"/>
        </w:rPr>
        <w:t>(F</w:t>
      </w:r>
      <w:r>
        <w:rPr>
          <w:sz w:val="24"/>
          <w:szCs w:val="24"/>
          <w:highlight w:val="white"/>
          <w:vertAlign w:val="subscript"/>
        </w:rPr>
        <w:t>2,13</w:t>
      </w:r>
      <w:r>
        <w:rPr>
          <w:sz w:val="24"/>
          <w:szCs w:val="24"/>
          <w:highlight w:val="white"/>
        </w:rPr>
        <w:t xml:space="preserve"> = 0.295, p = 0.596). </w:t>
      </w:r>
      <w:ins w:id="860" w:author="LeBoldus, Jared" w:date="2022-11-04T15:01:00Z">
        <w:r>
          <w:rPr>
            <w:sz w:val="24"/>
            <w:szCs w:val="24"/>
            <w:highlight w:val="white"/>
          </w:rPr>
          <w:t>Results were similar for the two</w:t>
        </w:r>
      </w:ins>
      <w:ins w:id="861" w:author="LeBoldus, Jared" w:date="2022-11-04T15:02:00Z">
        <w:r>
          <w:rPr>
            <w:sz w:val="24"/>
            <w:szCs w:val="24"/>
            <w:highlight w:val="white"/>
          </w:rPr>
          <w:t xml:space="preserve">-way analysis of variance with no effect of treatment on the proportion of LRR mortality </w:t>
        </w:r>
      </w:ins>
      <w:r>
        <w:rPr>
          <w:sz w:val="24"/>
          <w:szCs w:val="24"/>
          <w:highlight w:val="white"/>
        </w:rPr>
        <w:t xml:space="preserve">Within the two-way analysis of variance, no significant was found from tree mortality induced by </w:t>
      </w:r>
      <w:r>
        <w:rPr>
          <w:i/>
          <w:iCs/>
          <w:sz w:val="24"/>
          <w:szCs w:val="24"/>
          <w:highlight w:val="white"/>
        </w:rPr>
        <w:t xml:space="preserve">C. </w:t>
      </w:r>
      <w:proofErr w:type="spellStart"/>
      <w:r>
        <w:rPr>
          <w:i/>
          <w:iCs/>
          <w:sz w:val="24"/>
          <w:szCs w:val="24"/>
          <w:highlight w:val="white"/>
        </w:rPr>
        <w:t>sulphurascens</w:t>
      </w:r>
      <w:proofErr w:type="spellEnd"/>
      <w:r>
        <w:rPr>
          <w:sz w:val="24"/>
          <w:szCs w:val="24"/>
          <w:highlight w:val="white"/>
        </w:rPr>
        <w:t xml:space="preserve"> across treatment areas (Table 2).</w:t>
      </w:r>
    </w:p>
    <w:p w14:paraId="30D04357" w14:textId="77777777" w:rsidR="00E43978" w:rsidRDefault="00E43978">
      <w:pPr>
        <w:spacing w:line="480" w:lineRule="auto"/>
        <w:rPr>
          <w:sz w:val="24"/>
          <w:szCs w:val="24"/>
        </w:rPr>
      </w:pPr>
    </w:p>
    <w:p w14:paraId="40B42C95" w14:textId="77777777" w:rsidR="00E43978" w:rsidRDefault="00000000">
      <w:pPr>
        <w:spacing w:line="480" w:lineRule="auto"/>
        <w:rPr>
          <w:sz w:val="24"/>
          <w:szCs w:val="24"/>
        </w:rPr>
      </w:pPr>
      <w:r>
        <w:rPr>
          <w:b/>
          <w:sz w:val="24"/>
          <w:szCs w:val="24"/>
        </w:rPr>
        <w:t>Table 2</w:t>
      </w:r>
      <w:r>
        <w:rPr>
          <w:b/>
          <w:sz w:val="20"/>
          <w:szCs w:val="20"/>
        </w:rPr>
        <w:t xml:space="preserve">: </w:t>
      </w:r>
      <w:r>
        <w:rPr>
          <w:sz w:val="24"/>
          <w:szCs w:val="24"/>
        </w:rPr>
        <w:t>A two</w:t>
      </w:r>
      <w:ins w:id="862" w:author="LeBoldus, Jared" w:date="2022-11-04T14:58:00Z">
        <w:r>
          <w:rPr>
            <w:sz w:val="24"/>
            <w:szCs w:val="24"/>
          </w:rPr>
          <w:t>-</w:t>
        </w:r>
      </w:ins>
      <w:del w:id="863" w:author="LeBoldus, Jared" w:date="2022-11-04T14:58:00Z">
        <w:r>
          <w:rPr>
            <w:sz w:val="24"/>
            <w:szCs w:val="24"/>
          </w:rPr>
          <w:delText xml:space="preserve"> </w:delText>
        </w:r>
      </w:del>
      <w:r>
        <w:rPr>
          <w:sz w:val="24"/>
          <w:szCs w:val="24"/>
        </w:rPr>
        <w:t xml:space="preserve">way ANOVA testing effect on tree mortality from LRR considering relative presence of LRR in the stand. </w:t>
      </w:r>
    </w:p>
    <w:tbl>
      <w:tblPr>
        <w:tblStyle w:val="TableGrid"/>
        <w:tblW w:w="9345" w:type="dxa"/>
        <w:tblInd w:w="226" w:type="dxa"/>
        <w:tblLayout w:type="fixed"/>
        <w:tblLook w:val="04A0" w:firstRow="1" w:lastRow="0" w:firstColumn="1" w:lastColumn="0" w:noHBand="0" w:noVBand="1"/>
      </w:tblPr>
      <w:tblGrid>
        <w:gridCol w:w="1890"/>
        <w:gridCol w:w="1319"/>
        <w:gridCol w:w="1555"/>
        <w:gridCol w:w="1585"/>
        <w:gridCol w:w="1576"/>
        <w:gridCol w:w="1420"/>
      </w:tblGrid>
      <w:tr w:rsidR="00E43978" w14:paraId="036E2FFD" w14:textId="77777777">
        <w:tc>
          <w:tcPr>
            <w:tcW w:w="1889" w:type="dxa"/>
          </w:tcPr>
          <w:p w14:paraId="5B1F3103" w14:textId="77777777" w:rsidR="00E43978" w:rsidRDefault="00000000">
            <w:pPr>
              <w:widowControl w:val="0"/>
              <w:spacing w:line="240" w:lineRule="auto"/>
              <w:jc w:val="center"/>
              <w:rPr>
                <w:b/>
                <w:bCs/>
                <w:sz w:val="24"/>
                <w:szCs w:val="24"/>
              </w:rPr>
            </w:pPr>
            <w:commentRangeStart w:id="864"/>
            <w:r>
              <w:rPr>
                <w:b/>
                <w:bCs/>
                <w:sz w:val="24"/>
                <w:szCs w:val="24"/>
              </w:rPr>
              <w:t xml:space="preserve">Source </w:t>
            </w:r>
            <w:commentRangeEnd w:id="864"/>
            <w:r>
              <w:commentReference w:id="864"/>
            </w:r>
            <w:r>
              <w:rPr>
                <w:b/>
                <w:bCs/>
                <w:sz w:val="24"/>
                <w:szCs w:val="24"/>
              </w:rPr>
              <w:t>of Variation</w:t>
            </w:r>
          </w:p>
        </w:tc>
        <w:tc>
          <w:tcPr>
            <w:tcW w:w="1319" w:type="dxa"/>
          </w:tcPr>
          <w:p w14:paraId="56A8149C" w14:textId="77777777" w:rsidR="00E43978" w:rsidRDefault="00000000">
            <w:pPr>
              <w:widowControl w:val="0"/>
              <w:spacing w:line="240" w:lineRule="auto"/>
              <w:jc w:val="center"/>
              <w:rPr>
                <w:b/>
                <w:bCs/>
                <w:sz w:val="24"/>
                <w:szCs w:val="24"/>
              </w:rPr>
            </w:pPr>
            <w:r>
              <w:rPr>
                <w:b/>
                <w:bCs/>
                <w:sz w:val="24"/>
                <w:szCs w:val="24"/>
              </w:rPr>
              <w:t>Degrees of Freedom</w:t>
            </w:r>
          </w:p>
        </w:tc>
        <w:tc>
          <w:tcPr>
            <w:tcW w:w="1555" w:type="dxa"/>
          </w:tcPr>
          <w:p w14:paraId="092B7A52" w14:textId="77777777" w:rsidR="00E43978" w:rsidRDefault="00000000">
            <w:pPr>
              <w:widowControl w:val="0"/>
              <w:spacing w:line="240" w:lineRule="auto"/>
              <w:jc w:val="center"/>
              <w:rPr>
                <w:b/>
                <w:bCs/>
                <w:sz w:val="24"/>
                <w:szCs w:val="24"/>
              </w:rPr>
            </w:pPr>
            <w:r>
              <w:rPr>
                <w:b/>
                <w:bCs/>
                <w:sz w:val="24"/>
                <w:szCs w:val="24"/>
              </w:rPr>
              <w:t>Sum of Squares</w:t>
            </w:r>
          </w:p>
        </w:tc>
        <w:tc>
          <w:tcPr>
            <w:tcW w:w="1585" w:type="dxa"/>
          </w:tcPr>
          <w:p w14:paraId="64004081" w14:textId="77777777" w:rsidR="00E43978" w:rsidRDefault="00000000">
            <w:pPr>
              <w:widowControl w:val="0"/>
              <w:spacing w:line="240" w:lineRule="auto"/>
              <w:jc w:val="center"/>
              <w:rPr>
                <w:b/>
                <w:bCs/>
                <w:sz w:val="24"/>
                <w:szCs w:val="24"/>
              </w:rPr>
            </w:pPr>
            <w:r>
              <w:rPr>
                <w:b/>
                <w:bCs/>
                <w:sz w:val="24"/>
                <w:szCs w:val="24"/>
              </w:rPr>
              <w:t>Mean Square</w:t>
            </w:r>
          </w:p>
        </w:tc>
        <w:tc>
          <w:tcPr>
            <w:tcW w:w="1576" w:type="dxa"/>
          </w:tcPr>
          <w:p w14:paraId="78B76ED9" w14:textId="77777777" w:rsidR="00E43978" w:rsidRDefault="00000000">
            <w:pPr>
              <w:widowControl w:val="0"/>
              <w:spacing w:line="240" w:lineRule="auto"/>
              <w:jc w:val="center"/>
              <w:rPr>
                <w:b/>
                <w:bCs/>
                <w:sz w:val="24"/>
                <w:szCs w:val="24"/>
              </w:rPr>
            </w:pPr>
            <w:r>
              <w:rPr>
                <w:b/>
                <w:bCs/>
                <w:sz w:val="24"/>
                <w:szCs w:val="24"/>
              </w:rPr>
              <w:t>F</w:t>
            </w:r>
          </w:p>
        </w:tc>
        <w:tc>
          <w:tcPr>
            <w:tcW w:w="1420" w:type="dxa"/>
          </w:tcPr>
          <w:p w14:paraId="302480CE" w14:textId="77777777" w:rsidR="00E43978" w:rsidRDefault="00000000">
            <w:pPr>
              <w:widowControl w:val="0"/>
              <w:spacing w:line="240" w:lineRule="auto"/>
              <w:jc w:val="center"/>
              <w:rPr>
                <w:b/>
                <w:bCs/>
                <w:sz w:val="24"/>
                <w:szCs w:val="24"/>
              </w:rPr>
            </w:pPr>
            <w:r>
              <w:rPr>
                <w:b/>
                <w:bCs/>
                <w:sz w:val="24"/>
                <w:szCs w:val="24"/>
              </w:rPr>
              <w:t>p-Value</w:t>
            </w:r>
          </w:p>
        </w:tc>
      </w:tr>
      <w:tr w:rsidR="00E43978" w14:paraId="2DDDDB85" w14:textId="77777777">
        <w:trPr>
          <w:trHeight w:val="377"/>
        </w:trPr>
        <w:tc>
          <w:tcPr>
            <w:tcW w:w="1889" w:type="dxa"/>
          </w:tcPr>
          <w:p w14:paraId="3533A586" w14:textId="77777777" w:rsidR="00E43978" w:rsidRDefault="00000000">
            <w:pPr>
              <w:widowControl w:val="0"/>
              <w:spacing w:before="120" w:line="480" w:lineRule="auto"/>
              <w:jc w:val="center"/>
              <w:rPr>
                <w:sz w:val="24"/>
                <w:szCs w:val="24"/>
              </w:rPr>
            </w:pPr>
            <w:r>
              <w:rPr>
                <w:sz w:val="24"/>
                <w:szCs w:val="24"/>
              </w:rPr>
              <w:t>Treatment</w:t>
            </w:r>
          </w:p>
        </w:tc>
        <w:tc>
          <w:tcPr>
            <w:tcW w:w="1319" w:type="dxa"/>
          </w:tcPr>
          <w:p w14:paraId="1961CA64" w14:textId="77777777" w:rsidR="00E43978" w:rsidRDefault="00000000">
            <w:pPr>
              <w:widowControl w:val="0"/>
              <w:spacing w:before="120" w:line="480" w:lineRule="auto"/>
              <w:jc w:val="center"/>
              <w:rPr>
                <w:sz w:val="24"/>
                <w:szCs w:val="24"/>
              </w:rPr>
            </w:pPr>
            <w:r>
              <w:rPr>
                <w:sz w:val="24"/>
                <w:szCs w:val="24"/>
              </w:rPr>
              <w:t>2</w:t>
            </w:r>
          </w:p>
        </w:tc>
        <w:tc>
          <w:tcPr>
            <w:tcW w:w="1555" w:type="dxa"/>
          </w:tcPr>
          <w:p w14:paraId="579E2775" w14:textId="77777777" w:rsidR="00E43978" w:rsidRDefault="00000000">
            <w:pPr>
              <w:widowControl w:val="0"/>
              <w:spacing w:before="120" w:line="480" w:lineRule="auto"/>
              <w:jc w:val="center"/>
              <w:rPr>
                <w:sz w:val="24"/>
                <w:szCs w:val="24"/>
              </w:rPr>
            </w:pPr>
            <w:r>
              <w:rPr>
                <w:sz w:val="24"/>
                <w:szCs w:val="24"/>
              </w:rPr>
              <w:t>0.01048</w:t>
            </w:r>
          </w:p>
        </w:tc>
        <w:tc>
          <w:tcPr>
            <w:tcW w:w="1585" w:type="dxa"/>
          </w:tcPr>
          <w:p w14:paraId="695C9821" w14:textId="77777777" w:rsidR="00E43978" w:rsidRDefault="00000000">
            <w:pPr>
              <w:widowControl w:val="0"/>
              <w:spacing w:before="120" w:line="480" w:lineRule="auto"/>
              <w:jc w:val="center"/>
              <w:rPr>
                <w:sz w:val="24"/>
                <w:szCs w:val="24"/>
              </w:rPr>
            </w:pPr>
            <w:r>
              <w:rPr>
                <w:sz w:val="24"/>
                <w:szCs w:val="24"/>
              </w:rPr>
              <w:t>0.00524</w:t>
            </w:r>
          </w:p>
        </w:tc>
        <w:tc>
          <w:tcPr>
            <w:tcW w:w="1576" w:type="dxa"/>
          </w:tcPr>
          <w:p w14:paraId="20452805" w14:textId="77777777" w:rsidR="00E43978" w:rsidRDefault="00000000">
            <w:pPr>
              <w:widowControl w:val="0"/>
              <w:spacing w:before="120" w:line="480" w:lineRule="auto"/>
              <w:jc w:val="center"/>
              <w:rPr>
                <w:sz w:val="24"/>
                <w:szCs w:val="24"/>
              </w:rPr>
            </w:pPr>
            <w:r>
              <w:rPr>
                <w:sz w:val="24"/>
                <w:szCs w:val="24"/>
              </w:rPr>
              <w:t>0.460</w:t>
            </w:r>
          </w:p>
        </w:tc>
        <w:tc>
          <w:tcPr>
            <w:tcW w:w="1420" w:type="dxa"/>
          </w:tcPr>
          <w:p w14:paraId="181D0F3A" w14:textId="77777777" w:rsidR="00E43978" w:rsidRDefault="00000000">
            <w:pPr>
              <w:widowControl w:val="0"/>
              <w:spacing w:before="120" w:line="480" w:lineRule="auto"/>
              <w:jc w:val="center"/>
              <w:rPr>
                <w:sz w:val="24"/>
                <w:szCs w:val="24"/>
              </w:rPr>
            </w:pPr>
            <w:r>
              <w:rPr>
                <w:sz w:val="24"/>
                <w:szCs w:val="24"/>
              </w:rPr>
              <w:t>0.643</w:t>
            </w:r>
          </w:p>
        </w:tc>
      </w:tr>
      <w:tr w:rsidR="00E43978" w14:paraId="7B9D4323" w14:textId="77777777">
        <w:tc>
          <w:tcPr>
            <w:tcW w:w="1889" w:type="dxa"/>
          </w:tcPr>
          <w:p w14:paraId="333B40AE" w14:textId="77777777" w:rsidR="00E43978" w:rsidRDefault="00000000">
            <w:pPr>
              <w:widowControl w:val="0"/>
              <w:spacing w:before="120" w:line="480" w:lineRule="auto"/>
              <w:jc w:val="center"/>
              <w:rPr>
                <w:sz w:val="24"/>
                <w:szCs w:val="24"/>
              </w:rPr>
            </w:pPr>
            <w:r>
              <w:rPr>
                <w:sz w:val="24"/>
                <w:szCs w:val="24"/>
              </w:rPr>
              <w:t>LRR presence</w:t>
            </w:r>
          </w:p>
        </w:tc>
        <w:tc>
          <w:tcPr>
            <w:tcW w:w="1319" w:type="dxa"/>
          </w:tcPr>
          <w:p w14:paraId="032D1201" w14:textId="77777777" w:rsidR="00E43978" w:rsidRDefault="00000000">
            <w:pPr>
              <w:widowControl w:val="0"/>
              <w:spacing w:before="120" w:line="480" w:lineRule="auto"/>
              <w:jc w:val="center"/>
              <w:rPr>
                <w:sz w:val="24"/>
                <w:szCs w:val="24"/>
              </w:rPr>
            </w:pPr>
            <w:r>
              <w:rPr>
                <w:sz w:val="24"/>
                <w:szCs w:val="24"/>
              </w:rPr>
              <w:t>1</w:t>
            </w:r>
          </w:p>
        </w:tc>
        <w:tc>
          <w:tcPr>
            <w:tcW w:w="1555" w:type="dxa"/>
          </w:tcPr>
          <w:p w14:paraId="73186C14" w14:textId="77777777" w:rsidR="00E43978" w:rsidRDefault="00000000">
            <w:pPr>
              <w:widowControl w:val="0"/>
              <w:spacing w:before="120" w:line="480" w:lineRule="auto"/>
              <w:jc w:val="center"/>
              <w:rPr>
                <w:sz w:val="24"/>
                <w:szCs w:val="24"/>
              </w:rPr>
            </w:pPr>
            <w:r>
              <w:rPr>
                <w:sz w:val="24"/>
                <w:szCs w:val="24"/>
              </w:rPr>
              <w:t>0.00467</w:t>
            </w:r>
          </w:p>
        </w:tc>
        <w:tc>
          <w:tcPr>
            <w:tcW w:w="1585" w:type="dxa"/>
          </w:tcPr>
          <w:p w14:paraId="0AF7328F" w14:textId="77777777" w:rsidR="00E43978" w:rsidRDefault="00000000">
            <w:pPr>
              <w:widowControl w:val="0"/>
              <w:spacing w:before="120" w:line="480" w:lineRule="auto"/>
              <w:jc w:val="center"/>
              <w:rPr>
                <w:sz w:val="24"/>
                <w:szCs w:val="24"/>
              </w:rPr>
            </w:pPr>
            <w:r>
              <w:rPr>
                <w:sz w:val="24"/>
                <w:szCs w:val="24"/>
              </w:rPr>
              <w:t>0.004672</w:t>
            </w:r>
          </w:p>
        </w:tc>
        <w:tc>
          <w:tcPr>
            <w:tcW w:w="1576" w:type="dxa"/>
          </w:tcPr>
          <w:p w14:paraId="485B42BC" w14:textId="77777777" w:rsidR="00E43978" w:rsidRDefault="00000000">
            <w:pPr>
              <w:widowControl w:val="0"/>
              <w:spacing w:before="120" w:line="480" w:lineRule="auto"/>
              <w:jc w:val="center"/>
              <w:rPr>
                <w:sz w:val="24"/>
                <w:szCs w:val="24"/>
              </w:rPr>
            </w:pPr>
            <w:r>
              <w:t>0.411</w:t>
            </w:r>
          </w:p>
        </w:tc>
        <w:tc>
          <w:tcPr>
            <w:tcW w:w="1420" w:type="dxa"/>
          </w:tcPr>
          <w:p w14:paraId="701BF545" w14:textId="77777777" w:rsidR="00E43978" w:rsidRDefault="00000000">
            <w:pPr>
              <w:widowControl w:val="0"/>
              <w:spacing w:before="120" w:line="480" w:lineRule="auto"/>
              <w:jc w:val="center"/>
              <w:rPr>
                <w:sz w:val="24"/>
                <w:szCs w:val="24"/>
              </w:rPr>
            </w:pPr>
            <w:r>
              <w:t>0.535</w:t>
            </w:r>
          </w:p>
        </w:tc>
      </w:tr>
      <w:tr w:rsidR="00E43978" w14:paraId="3E12A6B4" w14:textId="77777777">
        <w:tc>
          <w:tcPr>
            <w:tcW w:w="1889" w:type="dxa"/>
            <w:tcBorders>
              <w:top w:val="nil"/>
            </w:tcBorders>
          </w:tcPr>
          <w:p w14:paraId="5B258548" w14:textId="77777777" w:rsidR="00E43978" w:rsidRDefault="00000000">
            <w:pPr>
              <w:widowControl w:val="0"/>
              <w:spacing w:before="120" w:line="480" w:lineRule="auto"/>
              <w:jc w:val="center"/>
              <w:rPr>
                <w:sz w:val="24"/>
                <w:szCs w:val="24"/>
              </w:rPr>
            </w:pPr>
            <w:r>
              <w:rPr>
                <w:sz w:val="24"/>
                <w:szCs w:val="24"/>
              </w:rPr>
              <w:t>Residuals</w:t>
            </w:r>
          </w:p>
        </w:tc>
        <w:tc>
          <w:tcPr>
            <w:tcW w:w="1319" w:type="dxa"/>
            <w:tcBorders>
              <w:top w:val="nil"/>
            </w:tcBorders>
          </w:tcPr>
          <w:p w14:paraId="497706D4" w14:textId="77777777" w:rsidR="00E43978" w:rsidRDefault="00000000">
            <w:pPr>
              <w:widowControl w:val="0"/>
              <w:spacing w:before="120" w:line="480" w:lineRule="auto"/>
              <w:jc w:val="center"/>
              <w:rPr>
                <w:sz w:val="24"/>
                <w:szCs w:val="24"/>
              </w:rPr>
            </w:pPr>
            <w:r>
              <w:rPr>
                <w:sz w:val="24"/>
                <w:szCs w:val="24"/>
              </w:rPr>
              <w:t>11</w:t>
            </w:r>
          </w:p>
        </w:tc>
        <w:tc>
          <w:tcPr>
            <w:tcW w:w="1555" w:type="dxa"/>
            <w:tcBorders>
              <w:top w:val="nil"/>
            </w:tcBorders>
          </w:tcPr>
          <w:p w14:paraId="764DCD87" w14:textId="77777777" w:rsidR="00E43978" w:rsidRDefault="00000000">
            <w:pPr>
              <w:widowControl w:val="0"/>
              <w:spacing w:before="120" w:line="480" w:lineRule="auto"/>
              <w:jc w:val="center"/>
              <w:rPr>
                <w:sz w:val="24"/>
                <w:szCs w:val="24"/>
              </w:rPr>
            </w:pPr>
            <w:r>
              <w:rPr>
                <w:sz w:val="24"/>
                <w:szCs w:val="24"/>
              </w:rPr>
              <w:t>0.12518</w:t>
            </w:r>
          </w:p>
        </w:tc>
        <w:tc>
          <w:tcPr>
            <w:tcW w:w="1585" w:type="dxa"/>
            <w:tcBorders>
              <w:top w:val="nil"/>
            </w:tcBorders>
          </w:tcPr>
          <w:p w14:paraId="21D29E12" w14:textId="77777777" w:rsidR="00E43978" w:rsidRDefault="00000000">
            <w:pPr>
              <w:widowControl w:val="0"/>
              <w:spacing w:before="120" w:line="480" w:lineRule="auto"/>
              <w:jc w:val="center"/>
              <w:rPr>
                <w:sz w:val="24"/>
                <w:szCs w:val="24"/>
              </w:rPr>
            </w:pPr>
            <w:r>
              <w:rPr>
                <w:sz w:val="24"/>
                <w:szCs w:val="24"/>
              </w:rPr>
              <w:t>0.011380</w:t>
            </w:r>
          </w:p>
        </w:tc>
        <w:tc>
          <w:tcPr>
            <w:tcW w:w="1576" w:type="dxa"/>
            <w:tcBorders>
              <w:top w:val="nil"/>
            </w:tcBorders>
          </w:tcPr>
          <w:p w14:paraId="2806CCEA" w14:textId="77777777" w:rsidR="00E43978" w:rsidRDefault="00E43978">
            <w:pPr>
              <w:widowControl w:val="0"/>
              <w:spacing w:before="120" w:line="480" w:lineRule="auto"/>
              <w:jc w:val="center"/>
              <w:rPr>
                <w:sz w:val="24"/>
                <w:szCs w:val="24"/>
              </w:rPr>
            </w:pPr>
          </w:p>
        </w:tc>
        <w:tc>
          <w:tcPr>
            <w:tcW w:w="1420" w:type="dxa"/>
            <w:tcBorders>
              <w:top w:val="nil"/>
            </w:tcBorders>
          </w:tcPr>
          <w:p w14:paraId="27F00593" w14:textId="77777777" w:rsidR="00E43978" w:rsidRDefault="00E43978">
            <w:pPr>
              <w:widowControl w:val="0"/>
              <w:spacing w:before="120" w:line="480" w:lineRule="auto"/>
              <w:jc w:val="center"/>
              <w:rPr>
                <w:sz w:val="24"/>
                <w:szCs w:val="24"/>
              </w:rPr>
            </w:pPr>
          </w:p>
        </w:tc>
      </w:tr>
    </w:tbl>
    <w:p w14:paraId="6C921A1C" w14:textId="77777777" w:rsidR="00E43978" w:rsidRDefault="00E43978">
      <w:pPr>
        <w:spacing w:line="480" w:lineRule="auto"/>
        <w:rPr>
          <w:sz w:val="24"/>
          <w:szCs w:val="24"/>
        </w:rPr>
      </w:pPr>
    </w:p>
    <w:p w14:paraId="3C009264" w14:textId="77777777" w:rsidR="00E43978" w:rsidRDefault="00000000">
      <w:pPr>
        <w:spacing w:line="480" w:lineRule="auto"/>
        <w:rPr>
          <w:sz w:val="24"/>
          <w:szCs w:val="24"/>
        </w:rPr>
      </w:pPr>
      <w:r>
        <w:rPr>
          <w:b/>
          <w:sz w:val="24"/>
          <w:szCs w:val="24"/>
        </w:rPr>
        <w:t xml:space="preserve">3.3 Thinning Study, Prevalence of root disease </w:t>
      </w:r>
    </w:p>
    <w:p w14:paraId="7CFCE7A8" w14:textId="77777777" w:rsidR="00E43978" w:rsidRDefault="00000000">
      <w:pPr>
        <w:spacing w:line="480" w:lineRule="auto"/>
        <w:ind w:firstLine="720"/>
        <w:rPr>
          <w:sz w:val="24"/>
          <w:szCs w:val="24"/>
        </w:rPr>
      </w:pPr>
      <w:r>
        <w:rPr>
          <w:sz w:val="24"/>
          <w:szCs w:val="24"/>
          <w:highlight w:val="white"/>
        </w:rPr>
        <w:t xml:space="preserve">Within every stand, the prevalence of root disease increased over time. At the conclusion of the study, the proportion of total tree mortality from LRR was less in control stands when compared to stands where thinning occurred. </w:t>
      </w:r>
    </w:p>
    <w:p w14:paraId="0D50165D" w14:textId="77777777" w:rsidR="00E43978" w:rsidRDefault="00E43978">
      <w:pPr>
        <w:spacing w:line="480" w:lineRule="auto"/>
        <w:rPr>
          <w:sz w:val="24"/>
          <w:szCs w:val="24"/>
        </w:rPr>
      </w:pPr>
    </w:p>
    <w:p w14:paraId="5476AADA" w14:textId="77777777" w:rsidR="00E43978" w:rsidRDefault="00E43978">
      <w:pPr>
        <w:spacing w:line="480" w:lineRule="auto"/>
        <w:rPr>
          <w:sz w:val="24"/>
          <w:szCs w:val="24"/>
        </w:rPr>
      </w:pPr>
    </w:p>
    <w:p w14:paraId="67854875" w14:textId="6969DEF6" w:rsidR="00E43978" w:rsidRDefault="00E43978">
      <w:pPr>
        <w:spacing w:line="480" w:lineRule="auto"/>
        <w:rPr>
          <w:sz w:val="24"/>
          <w:szCs w:val="24"/>
        </w:rPr>
      </w:pPr>
    </w:p>
    <w:p w14:paraId="7F39937B" w14:textId="77777777" w:rsidR="00E43978" w:rsidRDefault="00000000">
      <w:pPr>
        <w:spacing w:line="480" w:lineRule="auto"/>
        <w:rPr>
          <w:sz w:val="24"/>
          <w:szCs w:val="24"/>
        </w:rPr>
      </w:pPr>
      <w:r>
        <w:rPr>
          <w:noProof/>
          <w:sz w:val="24"/>
          <w:szCs w:val="24"/>
        </w:rPr>
        <w:drawing>
          <wp:anchor distT="0" distB="0" distL="0" distR="0" simplePos="0" relativeHeight="19" behindDoc="0" locked="0" layoutInCell="0" allowOverlap="1" wp14:anchorId="2CAE1BD4" wp14:editId="2E6E5CC6">
            <wp:simplePos x="0" y="0"/>
            <wp:positionH relativeFrom="column">
              <wp:align>center</wp:align>
            </wp:positionH>
            <wp:positionV relativeFrom="paragraph">
              <wp:posOffset>635</wp:posOffset>
            </wp:positionV>
            <wp:extent cx="5943600" cy="3566160"/>
            <wp:effectExtent l="0" t="0" r="0" b="0"/>
            <wp:wrapSquare wrapText="largest"/>
            <wp:docPr id="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pic:cNvPicPr>
                      <a:picLocks noChangeAspect="1" noChangeArrowheads="1"/>
                    </pic:cNvPicPr>
                  </pic:nvPicPr>
                  <pic:blipFill>
                    <a:blip r:embed="rId26"/>
                    <a:stretch>
                      <a:fillRect/>
                    </a:stretch>
                  </pic:blipFill>
                  <pic:spPr bwMode="auto">
                    <a:xfrm>
                      <a:off x="0" y="0"/>
                      <a:ext cx="5943600" cy="3566160"/>
                    </a:xfrm>
                    <a:prstGeom prst="rect">
                      <a:avLst/>
                    </a:prstGeom>
                  </pic:spPr>
                </pic:pic>
              </a:graphicData>
            </a:graphic>
          </wp:anchor>
        </w:drawing>
      </w:r>
    </w:p>
    <w:p w14:paraId="5EDBD3DC" w14:textId="77777777" w:rsidR="00E43978" w:rsidRDefault="00E43978">
      <w:pPr>
        <w:spacing w:line="480" w:lineRule="auto"/>
        <w:rPr>
          <w:b/>
          <w:bCs/>
          <w:sz w:val="24"/>
          <w:szCs w:val="24"/>
        </w:rPr>
      </w:pPr>
    </w:p>
    <w:p w14:paraId="325B9AA1" w14:textId="77777777" w:rsidR="00E43978" w:rsidRDefault="00E43978">
      <w:pPr>
        <w:spacing w:line="480" w:lineRule="auto"/>
        <w:rPr>
          <w:b/>
          <w:bCs/>
          <w:sz w:val="24"/>
          <w:szCs w:val="24"/>
        </w:rPr>
      </w:pPr>
    </w:p>
    <w:p w14:paraId="7F47E80E" w14:textId="17FDF433" w:rsidR="00E43978" w:rsidRDefault="00000000">
      <w:pPr>
        <w:spacing w:line="480" w:lineRule="auto"/>
        <w:rPr>
          <w:sz w:val="24"/>
          <w:szCs w:val="24"/>
        </w:rPr>
      </w:pPr>
      <w:r>
        <w:rPr>
          <w:b/>
          <w:bCs/>
          <w:sz w:val="24"/>
          <w:szCs w:val="24"/>
        </w:rPr>
        <w:t xml:space="preserve">Figure 3. </w:t>
      </w:r>
      <w:r>
        <w:rPr>
          <w:sz w:val="24"/>
          <w:szCs w:val="24"/>
        </w:rPr>
        <w:t>B) Stand mean quadratic mean diameter of the three treatments over time. The ribbons are representative of 95% confidence intervals</w:t>
      </w:r>
      <w:commentRangeStart w:id="865"/>
      <w:r>
        <w:rPr>
          <w:sz w:val="24"/>
          <w:szCs w:val="24"/>
        </w:rPr>
        <w:t xml:space="preserve">. </w:t>
      </w:r>
      <w:commentRangeEnd w:id="865"/>
      <w:r>
        <w:commentReference w:id="865"/>
      </w:r>
      <w:r>
        <w:rPr>
          <w:sz w:val="24"/>
          <w:szCs w:val="24"/>
        </w:rPr>
        <w:br/>
      </w:r>
      <w:r>
        <w:rPr>
          <w:sz w:val="24"/>
          <w:szCs w:val="24"/>
        </w:rPr>
        <w:br/>
        <w:t xml:space="preserve">LRR was found within at least 40% of the plots in all 15 of the total stands (Figure x). By the time the study concluded, LRR had been found in 100% of the plots within two of the </w:t>
      </w:r>
      <w:proofErr w:type="spellStart"/>
      <w:r>
        <w:rPr>
          <w:sz w:val="24"/>
          <w:szCs w:val="24"/>
        </w:rPr>
        <w:t>unthinned</w:t>
      </w:r>
      <w:proofErr w:type="spellEnd"/>
      <w:r>
        <w:rPr>
          <w:sz w:val="24"/>
          <w:szCs w:val="24"/>
        </w:rPr>
        <w:t xml:space="preserve"> stands, two of the stands with light thinning, and one of the thinned stands. When the plots were established, LRR was present within 59% (n = 44/75) of the plots. By the end of the study, it had been found within 83% (n=62/75) of the plots </w:t>
      </w:r>
      <w:r>
        <w:rPr>
          <w:sz w:val="24"/>
          <w:szCs w:val="24"/>
        </w:rPr>
        <w:lastRenderedPageBreak/>
        <w:t xml:space="preserve">(Table 3) At the stand level, 92% (n = 23/25) of the plots in the </w:t>
      </w:r>
      <w:proofErr w:type="spellStart"/>
      <w:r>
        <w:rPr>
          <w:sz w:val="24"/>
          <w:szCs w:val="24"/>
        </w:rPr>
        <w:t>unthinned</w:t>
      </w:r>
      <w:proofErr w:type="spellEnd"/>
      <w:r>
        <w:rPr>
          <w:sz w:val="24"/>
          <w:szCs w:val="24"/>
        </w:rPr>
        <w:t xml:space="preserve"> stands, 80% (n = 20/25) of the plots in the lightly thinned stands, and 76% (n = 19/25) of the plots in the thinned stands had confirmed LRR by the end of the study period. In total, 83% (n = 62/75) of the plots had confirmed LRR at the conclusion of the study.</w:t>
      </w:r>
    </w:p>
    <w:p w14:paraId="049E4B90" w14:textId="77777777" w:rsidR="00E43978" w:rsidRDefault="00E43978">
      <w:pPr>
        <w:spacing w:line="480" w:lineRule="auto"/>
        <w:rPr>
          <w:sz w:val="24"/>
          <w:szCs w:val="24"/>
        </w:rPr>
      </w:pPr>
    </w:p>
    <w:p w14:paraId="47C58B22" w14:textId="77777777" w:rsidR="00E43978" w:rsidRDefault="00000000">
      <w:pPr>
        <w:spacing w:line="480" w:lineRule="auto"/>
        <w:rPr>
          <w:sz w:val="24"/>
          <w:szCs w:val="24"/>
        </w:rPr>
      </w:pPr>
      <w:r>
        <w:rPr>
          <w:b/>
          <w:sz w:val="24"/>
          <w:szCs w:val="24"/>
        </w:rPr>
        <w:t>3.3 Forest Vegetation Simulator and Western Root Disease Models</w:t>
      </w:r>
    </w:p>
    <w:p w14:paraId="00777D8F" w14:textId="77777777" w:rsidR="00E43978" w:rsidRDefault="00000000">
      <w:pPr>
        <w:spacing w:line="480" w:lineRule="auto"/>
        <w:ind w:firstLine="720"/>
        <w:rPr>
          <w:sz w:val="24"/>
          <w:szCs w:val="24"/>
        </w:rPr>
      </w:pPr>
      <w:r>
        <w:rPr>
          <w:sz w:val="24"/>
          <w:szCs w:val="24"/>
          <w:highlight w:val="white"/>
        </w:rPr>
        <w:t xml:space="preserve">Within the results of the modeled data, the mean values of the measured data were found to correspond more closely to the WRDM model run that was made using default parameters. The data determined by the FVS simulation, was not found to be as  statistically significant for the years of 2009 and 2020 in both the control and thinned stands (Fig x table x). </w:t>
      </w:r>
      <w:r>
        <w:rPr>
          <w:sz w:val="24"/>
          <w:szCs w:val="24"/>
        </w:rPr>
        <w:t xml:space="preserve">The basal area predictions made by the WRDM was statistically significant when compared with observed data for all three treatment areas in 2020. </w:t>
      </w:r>
      <w:r>
        <w:rPr>
          <w:sz w:val="24"/>
          <w:szCs w:val="24"/>
          <w:highlight w:val="white"/>
        </w:rPr>
        <w:t xml:space="preserve"> </w:t>
      </w:r>
    </w:p>
    <w:p w14:paraId="28648E7D" w14:textId="77777777" w:rsidR="00CF7B89" w:rsidRDefault="00CF7B89">
      <w:pPr>
        <w:spacing w:line="480" w:lineRule="auto"/>
      </w:pPr>
    </w:p>
    <w:p w14:paraId="53D0B94D" w14:textId="65988CF5" w:rsidR="00E43978" w:rsidRDefault="00000000">
      <w:pPr>
        <w:spacing w:line="480" w:lineRule="auto"/>
        <w:rPr>
          <w:sz w:val="24"/>
          <w:szCs w:val="24"/>
        </w:rPr>
      </w:pPr>
      <w:r>
        <w:rPr>
          <w:b/>
          <w:sz w:val="24"/>
          <w:szCs w:val="24"/>
        </w:rPr>
        <w:t>3.4 Rotation Study, Basal area and cumulative total mortality</w:t>
      </w:r>
    </w:p>
    <w:p w14:paraId="0961ACD2" w14:textId="77777777" w:rsidR="00E43978" w:rsidRDefault="00000000">
      <w:pPr>
        <w:spacing w:line="480" w:lineRule="auto"/>
        <w:ind w:firstLine="720"/>
        <w:rPr>
          <w:sz w:val="24"/>
          <w:szCs w:val="24"/>
        </w:rPr>
      </w:pPr>
      <w:r>
        <w:rPr>
          <w:sz w:val="24"/>
          <w:szCs w:val="24"/>
        </w:rPr>
        <w:t xml:space="preserve">Basal area increased throughout the study (Table 3, Figure 4A), but at a declining rate later in the study (Figure 5) and in blocks with high initial incidence of laminated root rot (Supplement X). Annual basal area increment was reduced in the 25-year cottonwood treatment in the early period (Figure 5, Table 4). </w:t>
      </w:r>
      <w:r>
        <w:rPr>
          <w:b/>
          <w:sz w:val="24"/>
          <w:szCs w:val="24"/>
        </w:rPr>
        <w:t xml:space="preserve"> </w:t>
      </w:r>
      <w:r>
        <w:rPr>
          <w:sz w:val="24"/>
          <w:szCs w:val="24"/>
        </w:rPr>
        <w:t xml:space="preserve">Cumulative total mortality increased consistently through the study (Table 3, Figure 4B), and annual mortality was significantly higher in 12-year red alder and 25-year cottonwood rotation treatments in the early measurement period (Figure 6, Table 4). </w:t>
      </w:r>
    </w:p>
    <w:p w14:paraId="032FB2B5" w14:textId="77777777" w:rsidR="00E43978" w:rsidRDefault="00E43978">
      <w:pPr>
        <w:spacing w:line="480" w:lineRule="auto"/>
        <w:rPr>
          <w:sz w:val="24"/>
          <w:szCs w:val="24"/>
        </w:rPr>
      </w:pPr>
    </w:p>
    <w:p w14:paraId="57E788FE" w14:textId="77777777" w:rsidR="00E43978" w:rsidRDefault="00000000">
      <w:pPr>
        <w:spacing w:line="480" w:lineRule="auto"/>
        <w:rPr>
          <w:sz w:val="24"/>
          <w:szCs w:val="24"/>
        </w:rPr>
      </w:pPr>
      <w:r>
        <w:rPr>
          <w:b/>
          <w:sz w:val="24"/>
          <w:szCs w:val="24"/>
        </w:rPr>
        <w:t>3.5 Rotation Study, cause-specific mortality and sublethal effects</w:t>
      </w:r>
    </w:p>
    <w:p w14:paraId="687F5DCD" w14:textId="77777777" w:rsidR="00E43978" w:rsidRDefault="00000000">
      <w:pPr>
        <w:spacing w:line="480" w:lineRule="auto"/>
        <w:ind w:firstLine="720"/>
        <w:rPr>
          <w:sz w:val="24"/>
          <w:szCs w:val="24"/>
        </w:rPr>
      </w:pPr>
      <w:r>
        <w:rPr>
          <w:sz w:val="24"/>
          <w:szCs w:val="24"/>
        </w:rPr>
        <w:lastRenderedPageBreak/>
        <w:t>Binning the mortality by suspected cause revealed more treatment-depended patterns. Mortality caused by laminated root rot was significantly lower in 25-year cottonwood rotation in the early measurement period and did not differ significantly between treatments in the middle period (Figure 7, Table 4). Conversely, mortality caused by suppression was significantly higher in 25-year cottonwood rotation in the early measurement period and did not differ significantly between treatments in the middle period (Figure 8, Table 4).</w:t>
      </w:r>
    </w:p>
    <w:p w14:paraId="793E7708" w14:textId="77777777" w:rsidR="00E43978" w:rsidRDefault="00000000">
      <w:pPr>
        <w:spacing w:line="480" w:lineRule="auto"/>
        <w:ind w:firstLine="720"/>
        <w:rPr>
          <w:sz w:val="24"/>
          <w:szCs w:val="24"/>
        </w:rPr>
        <w:sectPr w:rsidR="00E43978">
          <w:headerReference w:type="default" r:id="rId27"/>
          <w:footerReference w:type="default" r:id="rId28"/>
          <w:pgSz w:w="12240" w:h="15840"/>
          <w:pgMar w:top="2013" w:right="1440" w:bottom="1440" w:left="1440" w:header="1440" w:footer="0" w:gutter="0"/>
          <w:lnNumType w:countBy="1" w:distance="283" w:restart="continuous"/>
          <w:pgNumType w:start="1"/>
          <w:cols w:space="720"/>
          <w:formProt w:val="0"/>
          <w:docGrid w:linePitch="299" w:charSpace="32768"/>
        </w:sectPr>
      </w:pPr>
      <w:r>
        <w:rPr>
          <w:sz w:val="24"/>
          <w:szCs w:val="24"/>
        </w:rPr>
        <w:t>In addition to killing trees, both suppression and laminated root rot decreased tree diameter growth while trees were alive (Figure 9). The growth reduction effect of suppression was most severe showing a 41-49% reduction in diameter growth compared to trees with no recorded damage condition in the middle measurement period. Tree with LRR showed 0-19% diameter growth reduction.</w:t>
      </w:r>
    </w:p>
    <w:p w14:paraId="6C696DE2" w14:textId="77777777" w:rsidR="00E43978" w:rsidRDefault="00E43978">
      <w:pPr>
        <w:spacing w:line="480" w:lineRule="auto"/>
        <w:rPr>
          <w:sz w:val="24"/>
          <w:szCs w:val="24"/>
        </w:rPr>
      </w:pPr>
    </w:p>
    <w:p w14:paraId="23A95A3C" w14:textId="77777777" w:rsidR="00E43978" w:rsidRDefault="00000000">
      <w:pPr>
        <w:spacing w:line="480" w:lineRule="auto"/>
        <w:rPr>
          <w:sz w:val="24"/>
          <w:szCs w:val="24"/>
        </w:rPr>
      </w:pPr>
      <w:r>
        <w:rPr>
          <w:b/>
          <w:sz w:val="24"/>
          <w:szCs w:val="24"/>
        </w:rPr>
        <w:t>Table 3</w:t>
      </w:r>
      <w:r>
        <w:rPr>
          <w:sz w:val="24"/>
          <w:szCs w:val="24"/>
        </w:rPr>
        <w:t xml:space="preserve">: Stand level summary statistics for the Apiary study. </w:t>
      </w:r>
      <w:commentRangeStart w:id="866"/>
      <w:r>
        <w:rPr>
          <w:sz w:val="24"/>
          <w:szCs w:val="24"/>
        </w:rPr>
        <w:t>SE = standard error</w:t>
      </w:r>
      <w:commentRangeEnd w:id="866"/>
      <w:r>
        <w:commentReference w:id="866"/>
      </w:r>
      <w:r>
        <w:rPr>
          <w:sz w:val="24"/>
          <w:szCs w:val="24"/>
        </w:rPr>
        <w:t xml:space="preserve">.  </w:t>
      </w:r>
    </w:p>
    <w:tbl>
      <w:tblPr>
        <w:tblW w:w="14670" w:type="dxa"/>
        <w:tblInd w:w="30" w:type="dxa"/>
        <w:tblLayout w:type="fixed"/>
        <w:tblCellMar>
          <w:left w:w="30" w:type="dxa"/>
          <w:right w:w="30" w:type="dxa"/>
        </w:tblCellMar>
        <w:tblLook w:val="04A0" w:firstRow="1" w:lastRow="0" w:firstColumn="1" w:lastColumn="0" w:noHBand="0" w:noVBand="1"/>
      </w:tblPr>
      <w:tblGrid>
        <w:gridCol w:w="897"/>
        <w:gridCol w:w="752"/>
        <w:gridCol w:w="610"/>
        <w:gridCol w:w="631"/>
        <w:gridCol w:w="660"/>
        <w:gridCol w:w="632"/>
        <w:gridCol w:w="80"/>
        <w:gridCol w:w="609"/>
        <w:gridCol w:w="635"/>
        <w:gridCol w:w="637"/>
        <w:gridCol w:w="628"/>
        <w:gridCol w:w="92"/>
        <w:gridCol w:w="628"/>
        <w:gridCol w:w="631"/>
        <w:gridCol w:w="632"/>
        <w:gridCol w:w="631"/>
        <w:gridCol w:w="91"/>
        <w:gridCol w:w="629"/>
        <w:gridCol w:w="634"/>
        <w:gridCol w:w="628"/>
        <w:gridCol w:w="632"/>
        <w:gridCol w:w="91"/>
        <w:gridCol w:w="628"/>
        <w:gridCol w:w="631"/>
        <w:gridCol w:w="629"/>
        <w:gridCol w:w="692"/>
      </w:tblGrid>
      <w:tr w:rsidR="00E43978" w14:paraId="389290F9" w14:textId="77777777">
        <w:trPr>
          <w:trHeight w:val="256"/>
        </w:trPr>
        <w:tc>
          <w:tcPr>
            <w:tcW w:w="896" w:type="dxa"/>
            <w:tcBorders>
              <w:top w:val="single" w:sz="4" w:space="0" w:color="000000"/>
            </w:tcBorders>
            <w:vAlign w:val="bottom"/>
          </w:tcPr>
          <w:p w14:paraId="32F76F43" w14:textId="77777777" w:rsidR="00E43978" w:rsidRDefault="00E43978">
            <w:pPr>
              <w:widowControl w:val="0"/>
              <w:rPr>
                <w:sz w:val="20"/>
                <w:szCs w:val="20"/>
              </w:rPr>
            </w:pPr>
          </w:p>
        </w:tc>
        <w:tc>
          <w:tcPr>
            <w:tcW w:w="751" w:type="dxa"/>
            <w:tcBorders>
              <w:top w:val="single" w:sz="4" w:space="0" w:color="000000"/>
            </w:tcBorders>
            <w:vAlign w:val="bottom"/>
          </w:tcPr>
          <w:p w14:paraId="59743168" w14:textId="77777777" w:rsidR="00E43978" w:rsidRDefault="00E43978">
            <w:pPr>
              <w:widowControl w:val="0"/>
              <w:rPr>
                <w:sz w:val="20"/>
                <w:szCs w:val="20"/>
              </w:rPr>
            </w:pPr>
          </w:p>
        </w:tc>
        <w:tc>
          <w:tcPr>
            <w:tcW w:w="2532" w:type="dxa"/>
            <w:gridSpan w:val="4"/>
            <w:tcBorders>
              <w:top w:val="single" w:sz="4" w:space="0" w:color="000000"/>
              <w:bottom w:val="single" w:sz="4" w:space="0" w:color="000000"/>
            </w:tcBorders>
            <w:vAlign w:val="center"/>
          </w:tcPr>
          <w:p w14:paraId="59985B57" w14:textId="77777777" w:rsidR="00E43978" w:rsidRDefault="00000000">
            <w:pPr>
              <w:widowControl w:val="0"/>
              <w:jc w:val="center"/>
              <w:rPr>
                <w:sz w:val="20"/>
                <w:szCs w:val="20"/>
              </w:rPr>
            </w:pPr>
            <w:r>
              <w:rPr>
                <w:b/>
                <w:sz w:val="20"/>
                <w:szCs w:val="20"/>
              </w:rPr>
              <w:t>12y Red Alder</w:t>
            </w:r>
          </w:p>
        </w:tc>
        <w:tc>
          <w:tcPr>
            <w:tcW w:w="79" w:type="dxa"/>
            <w:tcBorders>
              <w:top w:val="single" w:sz="4" w:space="0" w:color="000000"/>
            </w:tcBorders>
            <w:vAlign w:val="bottom"/>
          </w:tcPr>
          <w:p w14:paraId="44F4FC69" w14:textId="77777777" w:rsidR="00E43978" w:rsidRDefault="00E43978">
            <w:pPr>
              <w:widowControl w:val="0"/>
              <w:rPr>
                <w:sz w:val="20"/>
                <w:szCs w:val="20"/>
              </w:rPr>
            </w:pPr>
          </w:p>
        </w:tc>
        <w:tc>
          <w:tcPr>
            <w:tcW w:w="2509" w:type="dxa"/>
            <w:gridSpan w:val="4"/>
            <w:tcBorders>
              <w:top w:val="single" w:sz="4" w:space="0" w:color="000000"/>
              <w:bottom w:val="single" w:sz="4" w:space="0" w:color="000000"/>
            </w:tcBorders>
            <w:vAlign w:val="center"/>
          </w:tcPr>
          <w:p w14:paraId="05841FE4" w14:textId="77777777" w:rsidR="00E43978" w:rsidRDefault="00000000">
            <w:pPr>
              <w:widowControl w:val="0"/>
              <w:jc w:val="center"/>
              <w:rPr>
                <w:sz w:val="20"/>
                <w:szCs w:val="20"/>
              </w:rPr>
            </w:pPr>
            <w:r>
              <w:rPr>
                <w:b/>
                <w:sz w:val="20"/>
                <w:szCs w:val="20"/>
              </w:rPr>
              <w:t>12y Cottonwood</w:t>
            </w:r>
          </w:p>
        </w:tc>
        <w:tc>
          <w:tcPr>
            <w:tcW w:w="92" w:type="dxa"/>
            <w:tcBorders>
              <w:top w:val="single" w:sz="4" w:space="0" w:color="000000"/>
            </w:tcBorders>
            <w:vAlign w:val="bottom"/>
          </w:tcPr>
          <w:p w14:paraId="38C815D7" w14:textId="77777777" w:rsidR="00E43978" w:rsidRDefault="00E43978">
            <w:pPr>
              <w:widowControl w:val="0"/>
              <w:rPr>
                <w:sz w:val="20"/>
                <w:szCs w:val="20"/>
              </w:rPr>
            </w:pPr>
          </w:p>
        </w:tc>
        <w:tc>
          <w:tcPr>
            <w:tcW w:w="2522" w:type="dxa"/>
            <w:gridSpan w:val="4"/>
            <w:tcBorders>
              <w:top w:val="single" w:sz="4" w:space="0" w:color="000000"/>
              <w:bottom w:val="single" w:sz="4" w:space="0" w:color="000000"/>
            </w:tcBorders>
            <w:vAlign w:val="center"/>
          </w:tcPr>
          <w:p w14:paraId="6EFAB2CB" w14:textId="77777777" w:rsidR="00E43978" w:rsidRDefault="00000000">
            <w:pPr>
              <w:widowControl w:val="0"/>
              <w:jc w:val="center"/>
              <w:rPr>
                <w:sz w:val="20"/>
                <w:szCs w:val="20"/>
              </w:rPr>
            </w:pPr>
            <w:r>
              <w:rPr>
                <w:b/>
                <w:sz w:val="20"/>
                <w:szCs w:val="20"/>
              </w:rPr>
              <w:t>25y Red Alder</w:t>
            </w:r>
          </w:p>
        </w:tc>
        <w:tc>
          <w:tcPr>
            <w:tcW w:w="91" w:type="dxa"/>
            <w:tcBorders>
              <w:top w:val="single" w:sz="4" w:space="0" w:color="000000"/>
            </w:tcBorders>
            <w:vAlign w:val="bottom"/>
          </w:tcPr>
          <w:p w14:paraId="22A9FFD9" w14:textId="77777777" w:rsidR="00E43978" w:rsidRDefault="00E43978">
            <w:pPr>
              <w:widowControl w:val="0"/>
              <w:rPr>
                <w:sz w:val="20"/>
                <w:szCs w:val="20"/>
              </w:rPr>
            </w:pPr>
          </w:p>
        </w:tc>
        <w:tc>
          <w:tcPr>
            <w:tcW w:w="2523" w:type="dxa"/>
            <w:gridSpan w:val="4"/>
            <w:tcBorders>
              <w:top w:val="single" w:sz="4" w:space="0" w:color="000000"/>
              <w:bottom w:val="single" w:sz="4" w:space="0" w:color="000000"/>
            </w:tcBorders>
            <w:vAlign w:val="center"/>
          </w:tcPr>
          <w:p w14:paraId="6EC8E319" w14:textId="77777777" w:rsidR="00E43978" w:rsidRDefault="00000000">
            <w:pPr>
              <w:widowControl w:val="0"/>
              <w:jc w:val="center"/>
              <w:rPr>
                <w:sz w:val="20"/>
                <w:szCs w:val="20"/>
              </w:rPr>
            </w:pPr>
            <w:r>
              <w:rPr>
                <w:b/>
                <w:sz w:val="20"/>
                <w:szCs w:val="20"/>
              </w:rPr>
              <w:t>25y Cottonwood</w:t>
            </w:r>
          </w:p>
        </w:tc>
        <w:tc>
          <w:tcPr>
            <w:tcW w:w="91" w:type="dxa"/>
            <w:tcBorders>
              <w:top w:val="single" w:sz="4" w:space="0" w:color="000000"/>
            </w:tcBorders>
            <w:vAlign w:val="center"/>
          </w:tcPr>
          <w:p w14:paraId="2BBD29EC" w14:textId="77777777" w:rsidR="00E43978" w:rsidRDefault="00E43978">
            <w:pPr>
              <w:widowControl w:val="0"/>
              <w:rPr>
                <w:sz w:val="20"/>
                <w:szCs w:val="20"/>
              </w:rPr>
            </w:pPr>
          </w:p>
        </w:tc>
        <w:tc>
          <w:tcPr>
            <w:tcW w:w="2580" w:type="dxa"/>
            <w:gridSpan w:val="4"/>
            <w:tcBorders>
              <w:top w:val="single" w:sz="4" w:space="0" w:color="000000"/>
              <w:bottom w:val="single" w:sz="4" w:space="0" w:color="000000"/>
            </w:tcBorders>
            <w:vAlign w:val="center"/>
          </w:tcPr>
          <w:p w14:paraId="12FE15AF" w14:textId="77777777" w:rsidR="00E43978" w:rsidRDefault="00000000">
            <w:pPr>
              <w:widowControl w:val="0"/>
              <w:rPr>
                <w:sz w:val="20"/>
                <w:szCs w:val="20"/>
              </w:rPr>
            </w:pPr>
            <w:r>
              <w:rPr>
                <w:b/>
                <w:sz w:val="20"/>
                <w:szCs w:val="20"/>
              </w:rPr>
              <w:t>Immediate Douglas-fir</w:t>
            </w:r>
          </w:p>
        </w:tc>
      </w:tr>
      <w:tr w:rsidR="00E43978" w14:paraId="33EE5D20" w14:textId="77777777">
        <w:trPr>
          <w:trHeight w:val="256"/>
        </w:trPr>
        <w:tc>
          <w:tcPr>
            <w:tcW w:w="896" w:type="dxa"/>
            <w:vMerge w:val="restart"/>
            <w:vAlign w:val="bottom"/>
          </w:tcPr>
          <w:p w14:paraId="69D07559" w14:textId="77777777" w:rsidR="00E43978" w:rsidRDefault="00000000">
            <w:pPr>
              <w:widowControl w:val="0"/>
              <w:jc w:val="center"/>
              <w:rPr>
                <w:b/>
                <w:sz w:val="20"/>
                <w:szCs w:val="20"/>
              </w:rPr>
            </w:pPr>
            <w:r>
              <w:rPr>
                <w:b/>
                <w:sz w:val="20"/>
                <w:szCs w:val="20"/>
              </w:rPr>
              <w:t xml:space="preserve">Live </w:t>
            </w:r>
            <w:r>
              <w:rPr>
                <w:b/>
                <w:sz w:val="20"/>
                <w:szCs w:val="20"/>
              </w:rPr>
              <w:br/>
              <w:t>stems</w:t>
            </w:r>
          </w:p>
          <w:p w14:paraId="7D32CFD0" w14:textId="77777777" w:rsidR="00E43978" w:rsidRDefault="00E43978">
            <w:pPr>
              <w:widowControl w:val="0"/>
              <w:jc w:val="center"/>
              <w:rPr>
                <w:b/>
                <w:sz w:val="20"/>
                <w:szCs w:val="20"/>
              </w:rPr>
            </w:pPr>
          </w:p>
        </w:tc>
        <w:tc>
          <w:tcPr>
            <w:tcW w:w="751" w:type="dxa"/>
            <w:vAlign w:val="bottom"/>
          </w:tcPr>
          <w:p w14:paraId="215B61C4" w14:textId="77777777" w:rsidR="00E43978" w:rsidRDefault="00000000">
            <w:pPr>
              <w:widowControl w:val="0"/>
              <w:rPr>
                <w:sz w:val="20"/>
                <w:szCs w:val="20"/>
              </w:rPr>
            </w:pPr>
            <w:r>
              <w:rPr>
                <w:sz w:val="20"/>
                <w:szCs w:val="20"/>
              </w:rPr>
              <w:t>Year</w:t>
            </w:r>
          </w:p>
        </w:tc>
        <w:tc>
          <w:tcPr>
            <w:tcW w:w="609" w:type="dxa"/>
            <w:tcBorders>
              <w:top w:val="single" w:sz="4" w:space="0" w:color="000000"/>
            </w:tcBorders>
            <w:vAlign w:val="bottom"/>
          </w:tcPr>
          <w:p w14:paraId="49C251C7" w14:textId="77777777" w:rsidR="00E43978" w:rsidRDefault="00000000">
            <w:pPr>
              <w:widowControl w:val="0"/>
              <w:jc w:val="right"/>
              <w:rPr>
                <w:sz w:val="20"/>
                <w:szCs w:val="20"/>
              </w:rPr>
            </w:pPr>
            <w:r>
              <w:rPr>
                <w:sz w:val="20"/>
                <w:szCs w:val="20"/>
              </w:rPr>
              <w:t>1987</w:t>
            </w:r>
          </w:p>
        </w:tc>
        <w:tc>
          <w:tcPr>
            <w:tcW w:w="631" w:type="dxa"/>
            <w:tcBorders>
              <w:top w:val="single" w:sz="4" w:space="0" w:color="000000"/>
            </w:tcBorders>
            <w:vAlign w:val="bottom"/>
          </w:tcPr>
          <w:p w14:paraId="3EC81443" w14:textId="77777777" w:rsidR="00E43978" w:rsidRDefault="00000000">
            <w:pPr>
              <w:widowControl w:val="0"/>
              <w:jc w:val="right"/>
              <w:rPr>
                <w:sz w:val="20"/>
                <w:szCs w:val="20"/>
              </w:rPr>
            </w:pPr>
            <w:r>
              <w:rPr>
                <w:sz w:val="20"/>
                <w:szCs w:val="20"/>
              </w:rPr>
              <w:t xml:space="preserve"> 1995</w:t>
            </w:r>
          </w:p>
        </w:tc>
        <w:tc>
          <w:tcPr>
            <w:tcW w:w="660" w:type="dxa"/>
            <w:tcBorders>
              <w:top w:val="single" w:sz="4" w:space="0" w:color="000000"/>
            </w:tcBorders>
            <w:vAlign w:val="bottom"/>
          </w:tcPr>
          <w:p w14:paraId="1CBE276F" w14:textId="77777777" w:rsidR="00E43978" w:rsidRDefault="00000000">
            <w:pPr>
              <w:widowControl w:val="0"/>
              <w:jc w:val="right"/>
              <w:rPr>
                <w:sz w:val="20"/>
                <w:szCs w:val="20"/>
              </w:rPr>
            </w:pPr>
            <w:r>
              <w:rPr>
                <w:sz w:val="20"/>
                <w:szCs w:val="20"/>
              </w:rPr>
              <w:t xml:space="preserve"> 2011</w:t>
            </w:r>
          </w:p>
        </w:tc>
        <w:tc>
          <w:tcPr>
            <w:tcW w:w="632" w:type="dxa"/>
            <w:tcBorders>
              <w:top w:val="single" w:sz="4" w:space="0" w:color="000000"/>
            </w:tcBorders>
            <w:vAlign w:val="bottom"/>
          </w:tcPr>
          <w:p w14:paraId="45FB7FAD" w14:textId="77777777" w:rsidR="00E43978" w:rsidRDefault="00000000">
            <w:pPr>
              <w:widowControl w:val="0"/>
              <w:jc w:val="right"/>
              <w:rPr>
                <w:sz w:val="20"/>
                <w:szCs w:val="20"/>
              </w:rPr>
            </w:pPr>
            <w:r>
              <w:rPr>
                <w:sz w:val="20"/>
                <w:szCs w:val="20"/>
              </w:rPr>
              <w:t xml:space="preserve"> 2020</w:t>
            </w:r>
          </w:p>
        </w:tc>
        <w:tc>
          <w:tcPr>
            <w:tcW w:w="79" w:type="dxa"/>
            <w:vAlign w:val="bottom"/>
          </w:tcPr>
          <w:p w14:paraId="5C5DEC15" w14:textId="77777777" w:rsidR="00E43978" w:rsidRDefault="00E43978">
            <w:pPr>
              <w:widowControl w:val="0"/>
              <w:jc w:val="right"/>
              <w:rPr>
                <w:sz w:val="20"/>
                <w:szCs w:val="20"/>
              </w:rPr>
            </w:pPr>
          </w:p>
        </w:tc>
        <w:tc>
          <w:tcPr>
            <w:tcW w:w="609" w:type="dxa"/>
            <w:tcBorders>
              <w:top w:val="single" w:sz="4" w:space="0" w:color="000000"/>
            </w:tcBorders>
            <w:vAlign w:val="bottom"/>
          </w:tcPr>
          <w:p w14:paraId="1A36D279" w14:textId="77777777" w:rsidR="00E43978" w:rsidRDefault="00000000">
            <w:pPr>
              <w:widowControl w:val="0"/>
              <w:jc w:val="right"/>
              <w:rPr>
                <w:sz w:val="20"/>
                <w:szCs w:val="20"/>
              </w:rPr>
            </w:pPr>
            <w:r>
              <w:rPr>
                <w:sz w:val="20"/>
                <w:szCs w:val="20"/>
              </w:rPr>
              <w:t>1987</w:t>
            </w:r>
          </w:p>
        </w:tc>
        <w:tc>
          <w:tcPr>
            <w:tcW w:w="635" w:type="dxa"/>
            <w:tcBorders>
              <w:top w:val="single" w:sz="4" w:space="0" w:color="000000"/>
            </w:tcBorders>
            <w:vAlign w:val="bottom"/>
          </w:tcPr>
          <w:p w14:paraId="44353490" w14:textId="77777777" w:rsidR="00E43978" w:rsidRDefault="00000000">
            <w:pPr>
              <w:widowControl w:val="0"/>
              <w:jc w:val="right"/>
              <w:rPr>
                <w:sz w:val="20"/>
                <w:szCs w:val="20"/>
              </w:rPr>
            </w:pPr>
            <w:r>
              <w:rPr>
                <w:sz w:val="20"/>
                <w:szCs w:val="20"/>
              </w:rPr>
              <w:t xml:space="preserve"> 1995</w:t>
            </w:r>
          </w:p>
        </w:tc>
        <w:tc>
          <w:tcPr>
            <w:tcW w:w="637" w:type="dxa"/>
            <w:tcBorders>
              <w:top w:val="single" w:sz="4" w:space="0" w:color="000000"/>
            </w:tcBorders>
            <w:vAlign w:val="bottom"/>
          </w:tcPr>
          <w:p w14:paraId="482E5287" w14:textId="77777777" w:rsidR="00E43978" w:rsidRDefault="00000000">
            <w:pPr>
              <w:widowControl w:val="0"/>
              <w:jc w:val="right"/>
              <w:rPr>
                <w:sz w:val="20"/>
                <w:szCs w:val="20"/>
              </w:rPr>
            </w:pPr>
            <w:r>
              <w:rPr>
                <w:sz w:val="20"/>
                <w:szCs w:val="20"/>
              </w:rPr>
              <w:t xml:space="preserve"> 2011</w:t>
            </w:r>
          </w:p>
        </w:tc>
        <w:tc>
          <w:tcPr>
            <w:tcW w:w="628" w:type="dxa"/>
            <w:tcBorders>
              <w:top w:val="single" w:sz="4" w:space="0" w:color="000000"/>
            </w:tcBorders>
            <w:vAlign w:val="bottom"/>
          </w:tcPr>
          <w:p w14:paraId="3420D332" w14:textId="77777777" w:rsidR="00E43978" w:rsidRDefault="00000000">
            <w:pPr>
              <w:widowControl w:val="0"/>
              <w:jc w:val="right"/>
              <w:rPr>
                <w:sz w:val="20"/>
                <w:szCs w:val="20"/>
              </w:rPr>
            </w:pPr>
            <w:r>
              <w:rPr>
                <w:sz w:val="20"/>
                <w:szCs w:val="20"/>
              </w:rPr>
              <w:t xml:space="preserve"> 2020</w:t>
            </w:r>
          </w:p>
        </w:tc>
        <w:tc>
          <w:tcPr>
            <w:tcW w:w="92" w:type="dxa"/>
            <w:vAlign w:val="bottom"/>
          </w:tcPr>
          <w:p w14:paraId="6A52E9F2" w14:textId="77777777" w:rsidR="00E43978" w:rsidRDefault="00E43978">
            <w:pPr>
              <w:widowControl w:val="0"/>
              <w:jc w:val="right"/>
              <w:rPr>
                <w:sz w:val="20"/>
                <w:szCs w:val="20"/>
              </w:rPr>
            </w:pPr>
          </w:p>
        </w:tc>
        <w:tc>
          <w:tcPr>
            <w:tcW w:w="628" w:type="dxa"/>
            <w:tcBorders>
              <w:top w:val="single" w:sz="4" w:space="0" w:color="000000"/>
            </w:tcBorders>
            <w:vAlign w:val="bottom"/>
          </w:tcPr>
          <w:p w14:paraId="09E5DF61" w14:textId="77777777" w:rsidR="00E43978" w:rsidRDefault="00000000">
            <w:pPr>
              <w:widowControl w:val="0"/>
              <w:jc w:val="right"/>
              <w:rPr>
                <w:sz w:val="20"/>
                <w:szCs w:val="20"/>
              </w:rPr>
            </w:pPr>
            <w:r>
              <w:rPr>
                <w:sz w:val="20"/>
                <w:szCs w:val="20"/>
              </w:rPr>
              <w:t>1987</w:t>
            </w:r>
          </w:p>
        </w:tc>
        <w:tc>
          <w:tcPr>
            <w:tcW w:w="631" w:type="dxa"/>
            <w:tcBorders>
              <w:top w:val="single" w:sz="4" w:space="0" w:color="000000"/>
            </w:tcBorders>
            <w:vAlign w:val="bottom"/>
          </w:tcPr>
          <w:p w14:paraId="52B74662" w14:textId="77777777" w:rsidR="00E43978" w:rsidRDefault="00000000">
            <w:pPr>
              <w:widowControl w:val="0"/>
              <w:jc w:val="right"/>
              <w:rPr>
                <w:sz w:val="20"/>
                <w:szCs w:val="20"/>
              </w:rPr>
            </w:pPr>
            <w:r>
              <w:rPr>
                <w:sz w:val="20"/>
                <w:szCs w:val="20"/>
              </w:rPr>
              <w:t>1995</w:t>
            </w:r>
          </w:p>
        </w:tc>
        <w:tc>
          <w:tcPr>
            <w:tcW w:w="632" w:type="dxa"/>
            <w:tcBorders>
              <w:top w:val="single" w:sz="4" w:space="0" w:color="000000"/>
            </w:tcBorders>
            <w:vAlign w:val="bottom"/>
          </w:tcPr>
          <w:p w14:paraId="5C13F5A4" w14:textId="77777777" w:rsidR="00E43978" w:rsidRDefault="00000000">
            <w:pPr>
              <w:widowControl w:val="0"/>
              <w:jc w:val="right"/>
              <w:rPr>
                <w:sz w:val="20"/>
                <w:szCs w:val="20"/>
              </w:rPr>
            </w:pPr>
            <w:r>
              <w:rPr>
                <w:sz w:val="20"/>
                <w:szCs w:val="20"/>
              </w:rPr>
              <w:t>2011</w:t>
            </w:r>
          </w:p>
        </w:tc>
        <w:tc>
          <w:tcPr>
            <w:tcW w:w="631" w:type="dxa"/>
            <w:tcBorders>
              <w:top w:val="single" w:sz="4" w:space="0" w:color="000000"/>
            </w:tcBorders>
            <w:vAlign w:val="bottom"/>
          </w:tcPr>
          <w:p w14:paraId="04C37ED5" w14:textId="77777777" w:rsidR="00E43978" w:rsidRDefault="00000000">
            <w:pPr>
              <w:widowControl w:val="0"/>
              <w:jc w:val="right"/>
              <w:rPr>
                <w:sz w:val="20"/>
                <w:szCs w:val="20"/>
              </w:rPr>
            </w:pPr>
            <w:r>
              <w:rPr>
                <w:sz w:val="20"/>
                <w:szCs w:val="20"/>
              </w:rPr>
              <w:t>2020</w:t>
            </w:r>
          </w:p>
        </w:tc>
        <w:tc>
          <w:tcPr>
            <w:tcW w:w="91" w:type="dxa"/>
            <w:vAlign w:val="bottom"/>
          </w:tcPr>
          <w:p w14:paraId="5AE55438" w14:textId="77777777" w:rsidR="00E43978" w:rsidRDefault="00E43978">
            <w:pPr>
              <w:widowControl w:val="0"/>
              <w:jc w:val="right"/>
              <w:rPr>
                <w:sz w:val="20"/>
                <w:szCs w:val="20"/>
              </w:rPr>
            </w:pPr>
          </w:p>
        </w:tc>
        <w:tc>
          <w:tcPr>
            <w:tcW w:w="629" w:type="dxa"/>
            <w:tcBorders>
              <w:top w:val="single" w:sz="4" w:space="0" w:color="000000"/>
            </w:tcBorders>
            <w:vAlign w:val="bottom"/>
          </w:tcPr>
          <w:p w14:paraId="2ADCD3F1" w14:textId="77777777" w:rsidR="00E43978" w:rsidRDefault="00000000">
            <w:pPr>
              <w:widowControl w:val="0"/>
              <w:jc w:val="right"/>
              <w:rPr>
                <w:sz w:val="20"/>
                <w:szCs w:val="20"/>
              </w:rPr>
            </w:pPr>
            <w:r>
              <w:rPr>
                <w:sz w:val="20"/>
                <w:szCs w:val="20"/>
              </w:rPr>
              <w:t>1987</w:t>
            </w:r>
          </w:p>
        </w:tc>
        <w:tc>
          <w:tcPr>
            <w:tcW w:w="634" w:type="dxa"/>
            <w:tcBorders>
              <w:top w:val="single" w:sz="4" w:space="0" w:color="000000"/>
            </w:tcBorders>
            <w:vAlign w:val="bottom"/>
          </w:tcPr>
          <w:p w14:paraId="74BB9818" w14:textId="77777777" w:rsidR="00E43978" w:rsidRDefault="00000000">
            <w:pPr>
              <w:widowControl w:val="0"/>
              <w:jc w:val="right"/>
              <w:rPr>
                <w:sz w:val="20"/>
                <w:szCs w:val="20"/>
              </w:rPr>
            </w:pPr>
            <w:r>
              <w:rPr>
                <w:sz w:val="20"/>
                <w:szCs w:val="20"/>
              </w:rPr>
              <w:t>1995</w:t>
            </w:r>
          </w:p>
        </w:tc>
        <w:tc>
          <w:tcPr>
            <w:tcW w:w="628" w:type="dxa"/>
            <w:tcBorders>
              <w:top w:val="single" w:sz="4" w:space="0" w:color="000000"/>
            </w:tcBorders>
            <w:vAlign w:val="bottom"/>
          </w:tcPr>
          <w:p w14:paraId="5BC6BEDD" w14:textId="77777777" w:rsidR="00E43978" w:rsidRDefault="00000000">
            <w:pPr>
              <w:widowControl w:val="0"/>
              <w:jc w:val="right"/>
              <w:rPr>
                <w:sz w:val="20"/>
                <w:szCs w:val="20"/>
              </w:rPr>
            </w:pPr>
            <w:r>
              <w:rPr>
                <w:sz w:val="20"/>
                <w:szCs w:val="20"/>
              </w:rPr>
              <w:t>2011</w:t>
            </w:r>
          </w:p>
        </w:tc>
        <w:tc>
          <w:tcPr>
            <w:tcW w:w="632" w:type="dxa"/>
            <w:tcBorders>
              <w:top w:val="single" w:sz="4" w:space="0" w:color="000000"/>
            </w:tcBorders>
            <w:vAlign w:val="bottom"/>
          </w:tcPr>
          <w:p w14:paraId="7294FEB9" w14:textId="77777777" w:rsidR="00E43978" w:rsidRDefault="00000000">
            <w:pPr>
              <w:widowControl w:val="0"/>
              <w:jc w:val="right"/>
              <w:rPr>
                <w:sz w:val="20"/>
                <w:szCs w:val="20"/>
              </w:rPr>
            </w:pPr>
            <w:r>
              <w:rPr>
                <w:sz w:val="20"/>
                <w:szCs w:val="20"/>
              </w:rPr>
              <w:t>2020</w:t>
            </w:r>
          </w:p>
        </w:tc>
        <w:tc>
          <w:tcPr>
            <w:tcW w:w="91" w:type="dxa"/>
            <w:vAlign w:val="bottom"/>
          </w:tcPr>
          <w:p w14:paraId="58FCE243" w14:textId="77777777" w:rsidR="00E43978" w:rsidRDefault="00E43978">
            <w:pPr>
              <w:widowControl w:val="0"/>
              <w:jc w:val="right"/>
              <w:rPr>
                <w:sz w:val="20"/>
                <w:szCs w:val="20"/>
              </w:rPr>
            </w:pPr>
          </w:p>
        </w:tc>
        <w:tc>
          <w:tcPr>
            <w:tcW w:w="628" w:type="dxa"/>
            <w:tcBorders>
              <w:top w:val="single" w:sz="4" w:space="0" w:color="000000"/>
            </w:tcBorders>
            <w:vAlign w:val="bottom"/>
          </w:tcPr>
          <w:p w14:paraId="78810345" w14:textId="77777777" w:rsidR="00E43978" w:rsidRDefault="00000000">
            <w:pPr>
              <w:widowControl w:val="0"/>
              <w:jc w:val="right"/>
              <w:rPr>
                <w:sz w:val="20"/>
                <w:szCs w:val="20"/>
              </w:rPr>
            </w:pPr>
            <w:r>
              <w:rPr>
                <w:sz w:val="20"/>
                <w:szCs w:val="20"/>
              </w:rPr>
              <w:t>1987</w:t>
            </w:r>
          </w:p>
        </w:tc>
        <w:tc>
          <w:tcPr>
            <w:tcW w:w="631" w:type="dxa"/>
            <w:tcBorders>
              <w:top w:val="single" w:sz="4" w:space="0" w:color="000000"/>
            </w:tcBorders>
            <w:vAlign w:val="bottom"/>
          </w:tcPr>
          <w:p w14:paraId="08677398" w14:textId="77777777" w:rsidR="00E43978" w:rsidRDefault="00000000">
            <w:pPr>
              <w:widowControl w:val="0"/>
              <w:jc w:val="right"/>
              <w:rPr>
                <w:sz w:val="20"/>
                <w:szCs w:val="20"/>
              </w:rPr>
            </w:pPr>
            <w:r>
              <w:rPr>
                <w:sz w:val="20"/>
                <w:szCs w:val="20"/>
              </w:rPr>
              <w:t>1995</w:t>
            </w:r>
          </w:p>
        </w:tc>
        <w:tc>
          <w:tcPr>
            <w:tcW w:w="629" w:type="dxa"/>
            <w:tcBorders>
              <w:top w:val="single" w:sz="4" w:space="0" w:color="000000"/>
            </w:tcBorders>
            <w:vAlign w:val="bottom"/>
          </w:tcPr>
          <w:p w14:paraId="03CA35B6" w14:textId="77777777" w:rsidR="00E43978" w:rsidRDefault="00000000">
            <w:pPr>
              <w:widowControl w:val="0"/>
              <w:jc w:val="right"/>
              <w:rPr>
                <w:sz w:val="20"/>
                <w:szCs w:val="20"/>
              </w:rPr>
            </w:pPr>
            <w:r>
              <w:rPr>
                <w:sz w:val="20"/>
                <w:szCs w:val="20"/>
              </w:rPr>
              <w:t>2011</w:t>
            </w:r>
          </w:p>
        </w:tc>
        <w:tc>
          <w:tcPr>
            <w:tcW w:w="692" w:type="dxa"/>
            <w:tcBorders>
              <w:top w:val="single" w:sz="4" w:space="0" w:color="000000"/>
            </w:tcBorders>
            <w:vAlign w:val="bottom"/>
          </w:tcPr>
          <w:p w14:paraId="7F7B3006" w14:textId="77777777" w:rsidR="00E43978" w:rsidRDefault="00000000">
            <w:pPr>
              <w:widowControl w:val="0"/>
              <w:jc w:val="right"/>
              <w:rPr>
                <w:sz w:val="20"/>
                <w:szCs w:val="20"/>
              </w:rPr>
            </w:pPr>
            <w:r>
              <w:rPr>
                <w:sz w:val="20"/>
                <w:szCs w:val="20"/>
              </w:rPr>
              <w:t>2020</w:t>
            </w:r>
          </w:p>
        </w:tc>
      </w:tr>
      <w:tr w:rsidR="00E43978" w14:paraId="66F56F9B" w14:textId="77777777">
        <w:trPr>
          <w:trHeight w:val="256"/>
        </w:trPr>
        <w:tc>
          <w:tcPr>
            <w:tcW w:w="896" w:type="dxa"/>
            <w:vMerge/>
            <w:vAlign w:val="bottom"/>
          </w:tcPr>
          <w:p w14:paraId="5A7773B5" w14:textId="77777777" w:rsidR="00E43978" w:rsidRDefault="00E43978">
            <w:pPr>
              <w:widowControl w:val="0"/>
              <w:jc w:val="center"/>
              <w:rPr>
                <w:b/>
                <w:sz w:val="20"/>
                <w:szCs w:val="20"/>
              </w:rPr>
            </w:pPr>
          </w:p>
        </w:tc>
        <w:tc>
          <w:tcPr>
            <w:tcW w:w="751" w:type="dxa"/>
            <w:vAlign w:val="bottom"/>
          </w:tcPr>
          <w:p w14:paraId="339ED3DA" w14:textId="77777777" w:rsidR="00E43978" w:rsidRDefault="00000000">
            <w:pPr>
              <w:widowControl w:val="0"/>
              <w:rPr>
                <w:sz w:val="20"/>
                <w:szCs w:val="20"/>
              </w:rPr>
            </w:pPr>
            <w:r>
              <w:rPr>
                <w:sz w:val="20"/>
                <w:szCs w:val="20"/>
              </w:rPr>
              <w:t>Age</w:t>
            </w:r>
          </w:p>
        </w:tc>
        <w:tc>
          <w:tcPr>
            <w:tcW w:w="609" w:type="dxa"/>
            <w:tcBorders>
              <w:bottom w:val="single" w:sz="4" w:space="0" w:color="000000"/>
            </w:tcBorders>
            <w:vAlign w:val="bottom"/>
          </w:tcPr>
          <w:p w14:paraId="6F3217A7" w14:textId="77777777" w:rsidR="00E43978" w:rsidRDefault="00000000">
            <w:pPr>
              <w:widowControl w:val="0"/>
              <w:jc w:val="right"/>
              <w:rPr>
                <w:sz w:val="20"/>
                <w:szCs w:val="20"/>
              </w:rPr>
            </w:pPr>
            <w:r>
              <w:rPr>
                <w:sz w:val="20"/>
                <w:szCs w:val="20"/>
              </w:rPr>
              <w:t>NA</w:t>
            </w:r>
          </w:p>
        </w:tc>
        <w:tc>
          <w:tcPr>
            <w:tcW w:w="631" w:type="dxa"/>
            <w:tcBorders>
              <w:bottom w:val="single" w:sz="4" w:space="0" w:color="000000"/>
            </w:tcBorders>
            <w:vAlign w:val="bottom"/>
          </w:tcPr>
          <w:p w14:paraId="6FC24A1E" w14:textId="77777777" w:rsidR="00E43978" w:rsidRDefault="00000000">
            <w:pPr>
              <w:widowControl w:val="0"/>
              <w:jc w:val="right"/>
              <w:rPr>
                <w:sz w:val="20"/>
                <w:szCs w:val="20"/>
              </w:rPr>
            </w:pPr>
            <w:r>
              <w:rPr>
                <w:sz w:val="20"/>
                <w:szCs w:val="20"/>
              </w:rPr>
              <w:t>8</w:t>
            </w:r>
          </w:p>
        </w:tc>
        <w:tc>
          <w:tcPr>
            <w:tcW w:w="660" w:type="dxa"/>
            <w:tcBorders>
              <w:bottom w:val="single" w:sz="4" w:space="0" w:color="000000"/>
            </w:tcBorders>
            <w:vAlign w:val="bottom"/>
          </w:tcPr>
          <w:p w14:paraId="0BA242D5" w14:textId="77777777" w:rsidR="00E43978" w:rsidRDefault="00000000">
            <w:pPr>
              <w:widowControl w:val="0"/>
              <w:jc w:val="right"/>
              <w:rPr>
                <w:sz w:val="20"/>
                <w:szCs w:val="20"/>
              </w:rPr>
            </w:pPr>
            <w:r>
              <w:rPr>
                <w:sz w:val="20"/>
                <w:szCs w:val="20"/>
              </w:rPr>
              <w:t>24</w:t>
            </w:r>
          </w:p>
        </w:tc>
        <w:tc>
          <w:tcPr>
            <w:tcW w:w="632" w:type="dxa"/>
            <w:tcBorders>
              <w:bottom w:val="single" w:sz="4" w:space="0" w:color="000000"/>
            </w:tcBorders>
            <w:vAlign w:val="bottom"/>
          </w:tcPr>
          <w:p w14:paraId="6AEAA870" w14:textId="77777777" w:rsidR="00E43978" w:rsidRDefault="00000000">
            <w:pPr>
              <w:widowControl w:val="0"/>
              <w:jc w:val="right"/>
              <w:rPr>
                <w:sz w:val="20"/>
                <w:szCs w:val="20"/>
              </w:rPr>
            </w:pPr>
            <w:r>
              <w:rPr>
                <w:sz w:val="20"/>
                <w:szCs w:val="20"/>
              </w:rPr>
              <w:t>33</w:t>
            </w:r>
          </w:p>
        </w:tc>
        <w:tc>
          <w:tcPr>
            <w:tcW w:w="79" w:type="dxa"/>
            <w:vAlign w:val="bottom"/>
          </w:tcPr>
          <w:p w14:paraId="474CC055" w14:textId="77777777" w:rsidR="00E43978" w:rsidRDefault="00E43978">
            <w:pPr>
              <w:widowControl w:val="0"/>
              <w:jc w:val="right"/>
              <w:rPr>
                <w:sz w:val="20"/>
                <w:szCs w:val="20"/>
              </w:rPr>
            </w:pPr>
          </w:p>
        </w:tc>
        <w:tc>
          <w:tcPr>
            <w:tcW w:w="609" w:type="dxa"/>
            <w:tcBorders>
              <w:bottom w:val="single" w:sz="4" w:space="0" w:color="000000"/>
            </w:tcBorders>
            <w:vAlign w:val="bottom"/>
          </w:tcPr>
          <w:p w14:paraId="667B493B" w14:textId="77777777" w:rsidR="00E43978" w:rsidRDefault="00000000">
            <w:pPr>
              <w:widowControl w:val="0"/>
              <w:jc w:val="right"/>
              <w:rPr>
                <w:sz w:val="20"/>
                <w:szCs w:val="20"/>
              </w:rPr>
            </w:pPr>
            <w:r>
              <w:rPr>
                <w:sz w:val="20"/>
                <w:szCs w:val="20"/>
              </w:rPr>
              <w:t>NA</w:t>
            </w:r>
          </w:p>
        </w:tc>
        <w:tc>
          <w:tcPr>
            <w:tcW w:w="635" w:type="dxa"/>
            <w:tcBorders>
              <w:bottom w:val="single" w:sz="4" w:space="0" w:color="000000"/>
            </w:tcBorders>
            <w:vAlign w:val="bottom"/>
          </w:tcPr>
          <w:p w14:paraId="22B539CC" w14:textId="77777777" w:rsidR="00E43978" w:rsidRDefault="00000000">
            <w:pPr>
              <w:widowControl w:val="0"/>
              <w:jc w:val="right"/>
              <w:rPr>
                <w:sz w:val="20"/>
                <w:szCs w:val="20"/>
              </w:rPr>
            </w:pPr>
            <w:r>
              <w:rPr>
                <w:sz w:val="20"/>
                <w:szCs w:val="20"/>
              </w:rPr>
              <w:t>8</w:t>
            </w:r>
          </w:p>
        </w:tc>
        <w:tc>
          <w:tcPr>
            <w:tcW w:w="637" w:type="dxa"/>
            <w:tcBorders>
              <w:bottom w:val="single" w:sz="4" w:space="0" w:color="000000"/>
            </w:tcBorders>
            <w:vAlign w:val="bottom"/>
          </w:tcPr>
          <w:p w14:paraId="1D770707" w14:textId="77777777" w:rsidR="00E43978" w:rsidRDefault="00000000">
            <w:pPr>
              <w:widowControl w:val="0"/>
              <w:jc w:val="right"/>
              <w:rPr>
                <w:sz w:val="20"/>
                <w:szCs w:val="20"/>
              </w:rPr>
            </w:pPr>
            <w:r>
              <w:rPr>
                <w:sz w:val="20"/>
                <w:szCs w:val="20"/>
              </w:rPr>
              <w:t>24</w:t>
            </w:r>
          </w:p>
        </w:tc>
        <w:tc>
          <w:tcPr>
            <w:tcW w:w="628" w:type="dxa"/>
            <w:tcBorders>
              <w:bottom w:val="single" w:sz="4" w:space="0" w:color="000000"/>
            </w:tcBorders>
            <w:vAlign w:val="bottom"/>
          </w:tcPr>
          <w:p w14:paraId="7A5548B1" w14:textId="77777777" w:rsidR="00E43978" w:rsidRDefault="00000000">
            <w:pPr>
              <w:widowControl w:val="0"/>
              <w:jc w:val="right"/>
              <w:rPr>
                <w:sz w:val="20"/>
                <w:szCs w:val="20"/>
              </w:rPr>
            </w:pPr>
            <w:r>
              <w:rPr>
                <w:sz w:val="20"/>
                <w:szCs w:val="20"/>
              </w:rPr>
              <w:t>33</w:t>
            </w:r>
          </w:p>
        </w:tc>
        <w:tc>
          <w:tcPr>
            <w:tcW w:w="92" w:type="dxa"/>
            <w:vAlign w:val="bottom"/>
          </w:tcPr>
          <w:p w14:paraId="34D2B480" w14:textId="77777777" w:rsidR="00E43978" w:rsidRDefault="00E43978">
            <w:pPr>
              <w:widowControl w:val="0"/>
              <w:jc w:val="right"/>
              <w:rPr>
                <w:sz w:val="20"/>
                <w:szCs w:val="20"/>
              </w:rPr>
            </w:pPr>
          </w:p>
        </w:tc>
        <w:tc>
          <w:tcPr>
            <w:tcW w:w="628" w:type="dxa"/>
            <w:tcBorders>
              <w:bottom w:val="single" w:sz="4" w:space="0" w:color="000000"/>
            </w:tcBorders>
            <w:vAlign w:val="bottom"/>
          </w:tcPr>
          <w:p w14:paraId="12635244" w14:textId="77777777" w:rsidR="00E43978" w:rsidRDefault="00000000">
            <w:pPr>
              <w:widowControl w:val="0"/>
              <w:jc w:val="right"/>
              <w:rPr>
                <w:sz w:val="20"/>
                <w:szCs w:val="20"/>
              </w:rPr>
            </w:pPr>
            <w:r>
              <w:rPr>
                <w:sz w:val="20"/>
                <w:szCs w:val="20"/>
              </w:rPr>
              <w:t>NA</w:t>
            </w:r>
          </w:p>
        </w:tc>
        <w:tc>
          <w:tcPr>
            <w:tcW w:w="631" w:type="dxa"/>
            <w:tcBorders>
              <w:bottom w:val="single" w:sz="4" w:space="0" w:color="000000"/>
            </w:tcBorders>
            <w:vAlign w:val="bottom"/>
          </w:tcPr>
          <w:p w14:paraId="0757C449" w14:textId="77777777" w:rsidR="00E43978" w:rsidRDefault="00000000">
            <w:pPr>
              <w:widowControl w:val="0"/>
              <w:jc w:val="right"/>
              <w:rPr>
                <w:sz w:val="20"/>
                <w:szCs w:val="20"/>
              </w:rPr>
            </w:pPr>
            <w:r>
              <w:rPr>
                <w:sz w:val="20"/>
                <w:szCs w:val="20"/>
              </w:rPr>
              <w:t>NA</w:t>
            </w:r>
          </w:p>
        </w:tc>
        <w:tc>
          <w:tcPr>
            <w:tcW w:w="632" w:type="dxa"/>
            <w:tcBorders>
              <w:bottom w:val="single" w:sz="4" w:space="0" w:color="000000"/>
            </w:tcBorders>
            <w:vAlign w:val="bottom"/>
          </w:tcPr>
          <w:p w14:paraId="4D11E63B" w14:textId="77777777" w:rsidR="00E43978" w:rsidRDefault="00000000">
            <w:pPr>
              <w:widowControl w:val="0"/>
              <w:jc w:val="right"/>
              <w:rPr>
                <w:sz w:val="20"/>
                <w:szCs w:val="20"/>
              </w:rPr>
            </w:pPr>
            <w:r>
              <w:rPr>
                <w:sz w:val="20"/>
                <w:szCs w:val="20"/>
              </w:rPr>
              <w:t>11</w:t>
            </w:r>
          </w:p>
        </w:tc>
        <w:tc>
          <w:tcPr>
            <w:tcW w:w="631" w:type="dxa"/>
            <w:tcBorders>
              <w:bottom w:val="single" w:sz="4" w:space="0" w:color="000000"/>
            </w:tcBorders>
            <w:vAlign w:val="bottom"/>
          </w:tcPr>
          <w:p w14:paraId="42BA4ABD" w14:textId="77777777" w:rsidR="00E43978" w:rsidRDefault="00000000">
            <w:pPr>
              <w:widowControl w:val="0"/>
              <w:jc w:val="right"/>
              <w:rPr>
                <w:sz w:val="20"/>
                <w:szCs w:val="20"/>
              </w:rPr>
            </w:pPr>
            <w:r>
              <w:rPr>
                <w:sz w:val="20"/>
                <w:szCs w:val="20"/>
              </w:rPr>
              <w:t>20</w:t>
            </w:r>
          </w:p>
        </w:tc>
        <w:tc>
          <w:tcPr>
            <w:tcW w:w="91" w:type="dxa"/>
            <w:vAlign w:val="bottom"/>
          </w:tcPr>
          <w:p w14:paraId="7FD1FE50" w14:textId="77777777" w:rsidR="00E43978" w:rsidRDefault="00E43978">
            <w:pPr>
              <w:widowControl w:val="0"/>
              <w:jc w:val="right"/>
              <w:rPr>
                <w:sz w:val="20"/>
                <w:szCs w:val="20"/>
              </w:rPr>
            </w:pPr>
          </w:p>
        </w:tc>
        <w:tc>
          <w:tcPr>
            <w:tcW w:w="629" w:type="dxa"/>
            <w:tcBorders>
              <w:bottom w:val="single" w:sz="4" w:space="0" w:color="000000"/>
            </w:tcBorders>
            <w:vAlign w:val="bottom"/>
          </w:tcPr>
          <w:p w14:paraId="3616321B" w14:textId="77777777" w:rsidR="00E43978" w:rsidRDefault="00000000">
            <w:pPr>
              <w:widowControl w:val="0"/>
              <w:jc w:val="right"/>
              <w:rPr>
                <w:sz w:val="20"/>
                <w:szCs w:val="20"/>
              </w:rPr>
            </w:pPr>
            <w:r>
              <w:rPr>
                <w:sz w:val="20"/>
                <w:szCs w:val="20"/>
              </w:rPr>
              <w:t>NA</w:t>
            </w:r>
          </w:p>
        </w:tc>
        <w:tc>
          <w:tcPr>
            <w:tcW w:w="634" w:type="dxa"/>
            <w:tcBorders>
              <w:bottom w:val="single" w:sz="4" w:space="0" w:color="000000"/>
            </w:tcBorders>
            <w:vAlign w:val="bottom"/>
          </w:tcPr>
          <w:p w14:paraId="0C8D1725" w14:textId="77777777" w:rsidR="00E43978" w:rsidRDefault="00000000">
            <w:pPr>
              <w:widowControl w:val="0"/>
              <w:jc w:val="right"/>
              <w:rPr>
                <w:sz w:val="20"/>
                <w:szCs w:val="20"/>
              </w:rPr>
            </w:pPr>
            <w:r>
              <w:rPr>
                <w:sz w:val="20"/>
                <w:szCs w:val="20"/>
              </w:rPr>
              <w:t>NA</w:t>
            </w:r>
          </w:p>
        </w:tc>
        <w:tc>
          <w:tcPr>
            <w:tcW w:w="628" w:type="dxa"/>
            <w:tcBorders>
              <w:bottom w:val="single" w:sz="4" w:space="0" w:color="000000"/>
            </w:tcBorders>
            <w:vAlign w:val="bottom"/>
          </w:tcPr>
          <w:p w14:paraId="1BBD980C" w14:textId="77777777" w:rsidR="00E43978" w:rsidRDefault="00000000">
            <w:pPr>
              <w:widowControl w:val="0"/>
              <w:jc w:val="right"/>
              <w:rPr>
                <w:sz w:val="20"/>
                <w:szCs w:val="20"/>
              </w:rPr>
            </w:pPr>
            <w:r>
              <w:rPr>
                <w:sz w:val="20"/>
                <w:szCs w:val="20"/>
              </w:rPr>
              <w:t>11</w:t>
            </w:r>
          </w:p>
        </w:tc>
        <w:tc>
          <w:tcPr>
            <w:tcW w:w="632" w:type="dxa"/>
            <w:tcBorders>
              <w:bottom w:val="single" w:sz="4" w:space="0" w:color="000000"/>
            </w:tcBorders>
            <w:vAlign w:val="bottom"/>
          </w:tcPr>
          <w:p w14:paraId="537EC146" w14:textId="77777777" w:rsidR="00E43978" w:rsidRDefault="00000000">
            <w:pPr>
              <w:widowControl w:val="0"/>
              <w:jc w:val="right"/>
              <w:rPr>
                <w:sz w:val="20"/>
                <w:szCs w:val="20"/>
              </w:rPr>
            </w:pPr>
            <w:r>
              <w:rPr>
                <w:sz w:val="20"/>
                <w:szCs w:val="20"/>
              </w:rPr>
              <w:t>20</w:t>
            </w:r>
          </w:p>
        </w:tc>
        <w:tc>
          <w:tcPr>
            <w:tcW w:w="91" w:type="dxa"/>
            <w:vAlign w:val="bottom"/>
          </w:tcPr>
          <w:p w14:paraId="40C98E1F" w14:textId="77777777" w:rsidR="00E43978" w:rsidRDefault="00E43978">
            <w:pPr>
              <w:widowControl w:val="0"/>
              <w:jc w:val="right"/>
              <w:rPr>
                <w:sz w:val="20"/>
                <w:szCs w:val="20"/>
              </w:rPr>
            </w:pPr>
          </w:p>
        </w:tc>
        <w:tc>
          <w:tcPr>
            <w:tcW w:w="628" w:type="dxa"/>
            <w:tcBorders>
              <w:bottom w:val="single" w:sz="4" w:space="0" w:color="000000"/>
            </w:tcBorders>
            <w:vAlign w:val="bottom"/>
          </w:tcPr>
          <w:p w14:paraId="0F5E0020" w14:textId="77777777" w:rsidR="00E43978" w:rsidRDefault="00000000">
            <w:pPr>
              <w:widowControl w:val="0"/>
              <w:jc w:val="right"/>
              <w:rPr>
                <w:sz w:val="20"/>
                <w:szCs w:val="20"/>
              </w:rPr>
            </w:pPr>
            <w:r>
              <w:rPr>
                <w:sz w:val="20"/>
                <w:szCs w:val="20"/>
              </w:rPr>
              <w:t>12</w:t>
            </w:r>
          </w:p>
        </w:tc>
        <w:tc>
          <w:tcPr>
            <w:tcW w:w="631" w:type="dxa"/>
            <w:tcBorders>
              <w:bottom w:val="single" w:sz="4" w:space="0" w:color="000000"/>
            </w:tcBorders>
            <w:vAlign w:val="bottom"/>
          </w:tcPr>
          <w:p w14:paraId="24377C55" w14:textId="77777777" w:rsidR="00E43978" w:rsidRDefault="00000000">
            <w:pPr>
              <w:widowControl w:val="0"/>
              <w:jc w:val="right"/>
              <w:rPr>
                <w:sz w:val="20"/>
                <w:szCs w:val="20"/>
              </w:rPr>
            </w:pPr>
            <w:r>
              <w:rPr>
                <w:sz w:val="20"/>
                <w:szCs w:val="20"/>
              </w:rPr>
              <w:t>NA</w:t>
            </w:r>
          </w:p>
        </w:tc>
        <w:tc>
          <w:tcPr>
            <w:tcW w:w="629" w:type="dxa"/>
            <w:tcBorders>
              <w:bottom w:val="single" w:sz="4" w:space="0" w:color="000000"/>
            </w:tcBorders>
            <w:vAlign w:val="bottom"/>
          </w:tcPr>
          <w:p w14:paraId="7FA97EE6" w14:textId="77777777" w:rsidR="00E43978" w:rsidRDefault="00000000">
            <w:pPr>
              <w:widowControl w:val="0"/>
              <w:jc w:val="right"/>
              <w:rPr>
                <w:sz w:val="20"/>
                <w:szCs w:val="20"/>
              </w:rPr>
            </w:pPr>
            <w:r>
              <w:rPr>
                <w:sz w:val="20"/>
                <w:szCs w:val="20"/>
              </w:rPr>
              <w:t>36</w:t>
            </w:r>
          </w:p>
        </w:tc>
        <w:tc>
          <w:tcPr>
            <w:tcW w:w="692" w:type="dxa"/>
            <w:tcBorders>
              <w:bottom w:val="single" w:sz="4" w:space="0" w:color="000000"/>
            </w:tcBorders>
            <w:vAlign w:val="bottom"/>
          </w:tcPr>
          <w:p w14:paraId="24763C56" w14:textId="77777777" w:rsidR="00E43978" w:rsidRDefault="00000000">
            <w:pPr>
              <w:widowControl w:val="0"/>
              <w:jc w:val="right"/>
              <w:rPr>
                <w:sz w:val="20"/>
                <w:szCs w:val="20"/>
              </w:rPr>
            </w:pPr>
            <w:r>
              <w:rPr>
                <w:sz w:val="20"/>
                <w:szCs w:val="20"/>
              </w:rPr>
              <w:t>45</w:t>
            </w:r>
          </w:p>
        </w:tc>
      </w:tr>
      <w:tr w:rsidR="00E43978" w14:paraId="517FC826" w14:textId="77777777">
        <w:trPr>
          <w:trHeight w:val="256"/>
        </w:trPr>
        <w:tc>
          <w:tcPr>
            <w:tcW w:w="896" w:type="dxa"/>
            <w:vMerge/>
            <w:vAlign w:val="center"/>
          </w:tcPr>
          <w:p w14:paraId="70C76845" w14:textId="77777777" w:rsidR="00E43978" w:rsidRDefault="00E43978">
            <w:pPr>
              <w:widowControl w:val="0"/>
              <w:jc w:val="center"/>
              <w:rPr>
                <w:b/>
                <w:sz w:val="20"/>
                <w:szCs w:val="20"/>
              </w:rPr>
            </w:pPr>
          </w:p>
        </w:tc>
        <w:tc>
          <w:tcPr>
            <w:tcW w:w="751" w:type="dxa"/>
            <w:vAlign w:val="bottom"/>
          </w:tcPr>
          <w:p w14:paraId="2CF80C8A" w14:textId="77777777" w:rsidR="00E43978" w:rsidRDefault="00000000">
            <w:pPr>
              <w:widowControl w:val="0"/>
              <w:rPr>
                <w:sz w:val="20"/>
                <w:szCs w:val="20"/>
              </w:rPr>
            </w:pPr>
            <w:r>
              <w:rPr>
                <w:sz w:val="20"/>
                <w:szCs w:val="20"/>
              </w:rPr>
              <w:t>mean</w:t>
            </w:r>
          </w:p>
        </w:tc>
        <w:tc>
          <w:tcPr>
            <w:tcW w:w="609" w:type="dxa"/>
            <w:tcBorders>
              <w:top w:val="single" w:sz="4" w:space="0" w:color="000000"/>
            </w:tcBorders>
            <w:vAlign w:val="bottom"/>
          </w:tcPr>
          <w:p w14:paraId="4305CC25" w14:textId="77777777" w:rsidR="00E43978" w:rsidRDefault="00000000">
            <w:pPr>
              <w:widowControl w:val="0"/>
              <w:jc w:val="right"/>
              <w:rPr>
                <w:sz w:val="20"/>
                <w:szCs w:val="20"/>
              </w:rPr>
            </w:pPr>
            <w:r>
              <w:rPr>
                <w:sz w:val="20"/>
                <w:szCs w:val="20"/>
              </w:rPr>
              <w:t>NA</w:t>
            </w:r>
          </w:p>
        </w:tc>
        <w:tc>
          <w:tcPr>
            <w:tcW w:w="631" w:type="dxa"/>
            <w:tcBorders>
              <w:top w:val="single" w:sz="4" w:space="0" w:color="000000"/>
            </w:tcBorders>
            <w:vAlign w:val="bottom"/>
          </w:tcPr>
          <w:p w14:paraId="50758241" w14:textId="77777777" w:rsidR="00E43978" w:rsidRDefault="00000000">
            <w:pPr>
              <w:widowControl w:val="0"/>
              <w:jc w:val="right"/>
              <w:rPr>
                <w:sz w:val="20"/>
                <w:szCs w:val="20"/>
              </w:rPr>
            </w:pPr>
            <w:r>
              <w:rPr>
                <w:sz w:val="20"/>
                <w:szCs w:val="20"/>
              </w:rPr>
              <w:t>163.0</w:t>
            </w:r>
          </w:p>
        </w:tc>
        <w:tc>
          <w:tcPr>
            <w:tcW w:w="660" w:type="dxa"/>
            <w:tcBorders>
              <w:top w:val="single" w:sz="4" w:space="0" w:color="000000"/>
            </w:tcBorders>
            <w:vAlign w:val="bottom"/>
          </w:tcPr>
          <w:p w14:paraId="4712D726" w14:textId="77777777" w:rsidR="00E43978" w:rsidRDefault="00000000">
            <w:pPr>
              <w:widowControl w:val="0"/>
              <w:jc w:val="right"/>
              <w:rPr>
                <w:sz w:val="20"/>
                <w:szCs w:val="20"/>
              </w:rPr>
            </w:pPr>
            <w:r>
              <w:rPr>
                <w:sz w:val="20"/>
                <w:szCs w:val="20"/>
              </w:rPr>
              <w:t>106.7</w:t>
            </w:r>
          </w:p>
        </w:tc>
        <w:tc>
          <w:tcPr>
            <w:tcW w:w="632" w:type="dxa"/>
            <w:tcBorders>
              <w:top w:val="single" w:sz="4" w:space="0" w:color="000000"/>
            </w:tcBorders>
            <w:vAlign w:val="bottom"/>
          </w:tcPr>
          <w:p w14:paraId="38D496FC" w14:textId="77777777" w:rsidR="00E43978" w:rsidRDefault="00000000">
            <w:pPr>
              <w:widowControl w:val="0"/>
              <w:jc w:val="right"/>
              <w:rPr>
                <w:sz w:val="20"/>
                <w:szCs w:val="20"/>
              </w:rPr>
            </w:pPr>
            <w:r>
              <w:rPr>
                <w:sz w:val="20"/>
                <w:szCs w:val="20"/>
              </w:rPr>
              <w:t>57.0</w:t>
            </w:r>
          </w:p>
        </w:tc>
        <w:tc>
          <w:tcPr>
            <w:tcW w:w="79" w:type="dxa"/>
            <w:vAlign w:val="bottom"/>
          </w:tcPr>
          <w:p w14:paraId="4EB114A4" w14:textId="77777777" w:rsidR="00E43978" w:rsidRDefault="00E43978">
            <w:pPr>
              <w:widowControl w:val="0"/>
              <w:jc w:val="right"/>
              <w:rPr>
                <w:sz w:val="20"/>
                <w:szCs w:val="20"/>
              </w:rPr>
            </w:pPr>
          </w:p>
        </w:tc>
        <w:tc>
          <w:tcPr>
            <w:tcW w:w="609" w:type="dxa"/>
            <w:tcBorders>
              <w:top w:val="single" w:sz="4" w:space="0" w:color="000000"/>
            </w:tcBorders>
            <w:vAlign w:val="bottom"/>
          </w:tcPr>
          <w:p w14:paraId="7A71C246" w14:textId="77777777" w:rsidR="00E43978" w:rsidRDefault="00000000">
            <w:pPr>
              <w:widowControl w:val="0"/>
              <w:jc w:val="right"/>
              <w:rPr>
                <w:sz w:val="20"/>
                <w:szCs w:val="20"/>
              </w:rPr>
            </w:pPr>
            <w:r>
              <w:rPr>
                <w:sz w:val="20"/>
                <w:szCs w:val="20"/>
              </w:rPr>
              <w:t>NA</w:t>
            </w:r>
          </w:p>
        </w:tc>
        <w:tc>
          <w:tcPr>
            <w:tcW w:w="635" w:type="dxa"/>
            <w:tcBorders>
              <w:top w:val="single" w:sz="4" w:space="0" w:color="000000"/>
            </w:tcBorders>
            <w:vAlign w:val="bottom"/>
          </w:tcPr>
          <w:p w14:paraId="7936EA71" w14:textId="77777777" w:rsidR="00E43978" w:rsidRDefault="00000000">
            <w:pPr>
              <w:widowControl w:val="0"/>
              <w:jc w:val="right"/>
              <w:rPr>
                <w:sz w:val="20"/>
                <w:szCs w:val="20"/>
              </w:rPr>
            </w:pPr>
            <w:r>
              <w:rPr>
                <w:sz w:val="20"/>
                <w:szCs w:val="20"/>
              </w:rPr>
              <w:t>161.4</w:t>
            </w:r>
          </w:p>
        </w:tc>
        <w:tc>
          <w:tcPr>
            <w:tcW w:w="637" w:type="dxa"/>
            <w:tcBorders>
              <w:top w:val="single" w:sz="4" w:space="0" w:color="000000"/>
            </w:tcBorders>
            <w:vAlign w:val="bottom"/>
          </w:tcPr>
          <w:p w14:paraId="4ACCEA5C" w14:textId="77777777" w:rsidR="00E43978" w:rsidRDefault="00000000">
            <w:pPr>
              <w:widowControl w:val="0"/>
              <w:jc w:val="right"/>
              <w:rPr>
                <w:sz w:val="20"/>
                <w:szCs w:val="20"/>
              </w:rPr>
            </w:pPr>
            <w:r>
              <w:rPr>
                <w:sz w:val="20"/>
                <w:szCs w:val="20"/>
              </w:rPr>
              <w:t>127.0</w:t>
            </w:r>
          </w:p>
        </w:tc>
        <w:tc>
          <w:tcPr>
            <w:tcW w:w="628" w:type="dxa"/>
            <w:tcBorders>
              <w:top w:val="single" w:sz="4" w:space="0" w:color="000000"/>
            </w:tcBorders>
            <w:vAlign w:val="bottom"/>
          </w:tcPr>
          <w:p w14:paraId="3247A842" w14:textId="77777777" w:rsidR="00E43978" w:rsidRDefault="00000000">
            <w:pPr>
              <w:widowControl w:val="0"/>
              <w:jc w:val="right"/>
              <w:rPr>
                <w:sz w:val="20"/>
                <w:szCs w:val="20"/>
              </w:rPr>
            </w:pPr>
            <w:r>
              <w:rPr>
                <w:sz w:val="20"/>
                <w:szCs w:val="20"/>
              </w:rPr>
              <w:t>74.6</w:t>
            </w:r>
          </w:p>
        </w:tc>
        <w:tc>
          <w:tcPr>
            <w:tcW w:w="92" w:type="dxa"/>
            <w:vAlign w:val="bottom"/>
          </w:tcPr>
          <w:p w14:paraId="020EC7D8" w14:textId="77777777" w:rsidR="00E43978" w:rsidRDefault="00E43978">
            <w:pPr>
              <w:widowControl w:val="0"/>
              <w:jc w:val="right"/>
              <w:rPr>
                <w:sz w:val="20"/>
                <w:szCs w:val="20"/>
              </w:rPr>
            </w:pPr>
          </w:p>
        </w:tc>
        <w:tc>
          <w:tcPr>
            <w:tcW w:w="628" w:type="dxa"/>
            <w:tcBorders>
              <w:top w:val="single" w:sz="4" w:space="0" w:color="000000"/>
            </w:tcBorders>
            <w:vAlign w:val="bottom"/>
          </w:tcPr>
          <w:p w14:paraId="0C15511C" w14:textId="77777777" w:rsidR="00E43978" w:rsidRDefault="00000000">
            <w:pPr>
              <w:widowControl w:val="0"/>
              <w:jc w:val="right"/>
              <w:rPr>
                <w:sz w:val="20"/>
                <w:szCs w:val="20"/>
              </w:rPr>
            </w:pPr>
            <w:r>
              <w:rPr>
                <w:sz w:val="20"/>
                <w:szCs w:val="20"/>
              </w:rPr>
              <w:t>NA</w:t>
            </w:r>
          </w:p>
        </w:tc>
        <w:tc>
          <w:tcPr>
            <w:tcW w:w="631" w:type="dxa"/>
            <w:tcBorders>
              <w:top w:val="single" w:sz="4" w:space="0" w:color="000000"/>
            </w:tcBorders>
            <w:vAlign w:val="bottom"/>
          </w:tcPr>
          <w:p w14:paraId="28D55606" w14:textId="77777777" w:rsidR="00E43978" w:rsidRDefault="00000000">
            <w:pPr>
              <w:widowControl w:val="0"/>
              <w:jc w:val="right"/>
              <w:rPr>
                <w:sz w:val="20"/>
                <w:szCs w:val="20"/>
              </w:rPr>
            </w:pPr>
            <w:r>
              <w:rPr>
                <w:sz w:val="20"/>
                <w:szCs w:val="20"/>
              </w:rPr>
              <w:t>NA</w:t>
            </w:r>
          </w:p>
        </w:tc>
        <w:tc>
          <w:tcPr>
            <w:tcW w:w="632" w:type="dxa"/>
            <w:tcBorders>
              <w:top w:val="single" w:sz="4" w:space="0" w:color="000000"/>
            </w:tcBorders>
            <w:vAlign w:val="bottom"/>
          </w:tcPr>
          <w:p w14:paraId="1B51ED27" w14:textId="77777777" w:rsidR="00E43978" w:rsidRDefault="00000000">
            <w:pPr>
              <w:widowControl w:val="0"/>
              <w:jc w:val="right"/>
              <w:rPr>
                <w:sz w:val="20"/>
                <w:szCs w:val="20"/>
              </w:rPr>
            </w:pPr>
            <w:r>
              <w:rPr>
                <w:sz w:val="20"/>
                <w:szCs w:val="20"/>
              </w:rPr>
              <w:t>131.6</w:t>
            </w:r>
          </w:p>
        </w:tc>
        <w:tc>
          <w:tcPr>
            <w:tcW w:w="631" w:type="dxa"/>
            <w:tcBorders>
              <w:top w:val="single" w:sz="4" w:space="0" w:color="000000"/>
            </w:tcBorders>
            <w:vAlign w:val="bottom"/>
          </w:tcPr>
          <w:p w14:paraId="3103B89D" w14:textId="77777777" w:rsidR="00E43978" w:rsidRDefault="00000000">
            <w:pPr>
              <w:widowControl w:val="0"/>
              <w:jc w:val="right"/>
              <w:rPr>
                <w:sz w:val="20"/>
                <w:szCs w:val="20"/>
              </w:rPr>
            </w:pPr>
            <w:r>
              <w:rPr>
                <w:sz w:val="20"/>
                <w:szCs w:val="20"/>
              </w:rPr>
              <w:t>121.0</w:t>
            </w:r>
          </w:p>
        </w:tc>
        <w:tc>
          <w:tcPr>
            <w:tcW w:w="91" w:type="dxa"/>
            <w:vAlign w:val="bottom"/>
          </w:tcPr>
          <w:p w14:paraId="76CE2D25" w14:textId="77777777" w:rsidR="00E43978" w:rsidRDefault="00E43978">
            <w:pPr>
              <w:widowControl w:val="0"/>
              <w:jc w:val="right"/>
              <w:rPr>
                <w:sz w:val="20"/>
                <w:szCs w:val="20"/>
              </w:rPr>
            </w:pPr>
          </w:p>
        </w:tc>
        <w:tc>
          <w:tcPr>
            <w:tcW w:w="629" w:type="dxa"/>
            <w:tcBorders>
              <w:top w:val="single" w:sz="4" w:space="0" w:color="000000"/>
            </w:tcBorders>
            <w:vAlign w:val="bottom"/>
          </w:tcPr>
          <w:p w14:paraId="5EA6DF49" w14:textId="77777777" w:rsidR="00E43978" w:rsidRDefault="00000000">
            <w:pPr>
              <w:widowControl w:val="0"/>
              <w:jc w:val="right"/>
              <w:rPr>
                <w:sz w:val="20"/>
                <w:szCs w:val="20"/>
              </w:rPr>
            </w:pPr>
            <w:r>
              <w:rPr>
                <w:sz w:val="20"/>
                <w:szCs w:val="20"/>
              </w:rPr>
              <w:t>NA</w:t>
            </w:r>
          </w:p>
        </w:tc>
        <w:tc>
          <w:tcPr>
            <w:tcW w:w="634" w:type="dxa"/>
            <w:tcBorders>
              <w:top w:val="single" w:sz="4" w:space="0" w:color="000000"/>
            </w:tcBorders>
            <w:vAlign w:val="bottom"/>
          </w:tcPr>
          <w:p w14:paraId="42D0D8E6" w14:textId="77777777" w:rsidR="00E43978" w:rsidRDefault="00000000">
            <w:pPr>
              <w:widowControl w:val="0"/>
              <w:jc w:val="right"/>
              <w:rPr>
                <w:sz w:val="20"/>
                <w:szCs w:val="20"/>
              </w:rPr>
            </w:pPr>
            <w:r>
              <w:rPr>
                <w:sz w:val="20"/>
                <w:szCs w:val="20"/>
              </w:rPr>
              <w:t>NA</w:t>
            </w:r>
          </w:p>
        </w:tc>
        <w:tc>
          <w:tcPr>
            <w:tcW w:w="628" w:type="dxa"/>
            <w:tcBorders>
              <w:top w:val="single" w:sz="4" w:space="0" w:color="000000"/>
            </w:tcBorders>
            <w:vAlign w:val="bottom"/>
          </w:tcPr>
          <w:p w14:paraId="611DC02D" w14:textId="77777777" w:rsidR="00E43978" w:rsidRDefault="00000000">
            <w:pPr>
              <w:widowControl w:val="0"/>
              <w:jc w:val="right"/>
              <w:rPr>
                <w:sz w:val="20"/>
                <w:szCs w:val="20"/>
              </w:rPr>
            </w:pPr>
            <w:r>
              <w:rPr>
                <w:sz w:val="20"/>
                <w:szCs w:val="20"/>
              </w:rPr>
              <w:t>164.8</w:t>
            </w:r>
          </w:p>
        </w:tc>
        <w:tc>
          <w:tcPr>
            <w:tcW w:w="632" w:type="dxa"/>
            <w:tcBorders>
              <w:top w:val="single" w:sz="4" w:space="0" w:color="000000"/>
            </w:tcBorders>
            <w:vAlign w:val="bottom"/>
          </w:tcPr>
          <w:p w14:paraId="4D626945" w14:textId="77777777" w:rsidR="00E43978" w:rsidRDefault="00000000">
            <w:pPr>
              <w:widowControl w:val="0"/>
              <w:jc w:val="right"/>
              <w:rPr>
                <w:sz w:val="20"/>
                <w:szCs w:val="20"/>
              </w:rPr>
            </w:pPr>
            <w:r>
              <w:rPr>
                <w:sz w:val="20"/>
                <w:szCs w:val="20"/>
              </w:rPr>
              <w:t>132.6</w:t>
            </w:r>
          </w:p>
        </w:tc>
        <w:tc>
          <w:tcPr>
            <w:tcW w:w="91" w:type="dxa"/>
            <w:vAlign w:val="bottom"/>
          </w:tcPr>
          <w:p w14:paraId="536D5D9F" w14:textId="77777777" w:rsidR="00E43978" w:rsidRDefault="00E43978">
            <w:pPr>
              <w:widowControl w:val="0"/>
              <w:jc w:val="right"/>
              <w:rPr>
                <w:sz w:val="20"/>
                <w:szCs w:val="20"/>
              </w:rPr>
            </w:pPr>
          </w:p>
        </w:tc>
        <w:tc>
          <w:tcPr>
            <w:tcW w:w="628" w:type="dxa"/>
            <w:tcBorders>
              <w:top w:val="single" w:sz="4" w:space="0" w:color="000000"/>
            </w:tcBorders>
            <w:vAlign w:val="bottom"/>
          </w:tcPr>
          <w:p w14:paraId="25AD89A2" w14:textId="77777777" w:rsidR="00E43978" w:rsidRDefault="00000000">
            <w:pPr>
              <w:widowControl w:val="0"/>
              <w:jc w:val="right"/>
              <w:rPr>
                <w:sz w:val="20"/>
                <w:szCs w:val="20"/>
              </w:rPr>
            </w:pPr>
            <w:r>
              <w:rPr>
                <w:sz w:val="20"/>
                <w:szCs w:val="20"/>
              </w:rPr>
              <w:t>157.6</w:t>
            </w:r>
          </w:p>
        </w:tc>
        <w:tc>
          <w:tcPr>
            <w:tcW w:w="631" w:type="dxa"/>
            <w:tcBorders>
              <w:top w:val="single" w:sz="4" w:space="0" w:color="000000"/>
            </w:tcBorders>
            <w:vAlign w:val="bottom"/>
          </w:tcPr>
          <w:p w14:paraId="0D85E2C6" w14:textId="77777777" w:rsidR="00E43978" w:rsidRDefault="00000000">
            <w:pPr>
              <w:widowControl w:val="0"/>
              <w:jc w:val="right"/>
              <w:rPr>
                <w:sz w:val="20"/>
                <w:szCs w:val="20"/>
              </w:rPr>
            </w:pPr>
            <w:r>
              <w:rPr>
                <w:sz w:val="20"/>
                <w:szCs w:val="20"/>
              </w:rPr>
              <w:t>NA</w:t>
            </w:r>
          </w:p>
        </w:tc>
        <w:tc>
          <w:tcPr>
            <w:tcW w:w="629" w:type="dxa"/>
            <w:tcBorders>
              <w:top w:val="single" w:sz="4" w:space="0" w:color="000000"/>
            </w:tcBorders>
            <w:vAlign w:val="bottom"/>
          </w:tcPr>
          <w:p w14:paraId="64596E04" w14:textId="77777777" w:rsidR="00E43978" w:rsidRDefault="00000000">
            <w:pPr>
              <w:widowControl w:val="0"/>
              <w:jc w:val="right"/>
              <w:rPr>
                <w:sz w:val="20"/>
                <w:szCs w:val="20"/>
              </w:rPr>
            </w:pPr>
            <w:r>
              <w:rPr>
                <w:sz w:val="20"/>
                <w:szCs w:val="20"/>
              </w:rPr>
              <w:t>73.2</w:t>
            </w:r>
          </w:p>
        </w:tc>
        <w:tc>
          <w:tcPr>
            <w:tcW w:w="692" w:type="dxa"/>
            <w:tcBorders>
              <w:top w:val="single" w:sz="4" w:space="0" w:color="000000"/>
            </w:tcBorders>
            <w:vAlign w:val="bottom"/>
          </w:tcPr>
          <w:p w14:paraId="55DE701C" w14:textId="77777777" w:rsidR="00E43978" w:rsidRDefault="00000000">
            <w:pPr>
              <w:widowControl w:val="0"/>
              <w:jc w:val="right"/>
              <w:rPr>
                <w:sz w:val="20"/>
                <w:szCs w:val="20"/>
              </w:rPr>
            </w:pPr>
            <w:r>
              <w:rPr>
                <w:sz w:val="20"/>
                <w:szCs w:val="20"/>
              </w:rPr>
              <w:t>55.6</w:t>
            </w:r>
          </w:p>
        </w:tc>
      </w:tr>
      <w:tr w:rsidR="00E43978" w14:paraId="4C807CC8" w14:textId="77777777">
        <w:trPr>
          <w:trHeight w:val="256"/>
        </w:trPr>
        <w:tc>
          <w:tcPr>
            <w:tcW w:w="896" w:type="dxa"/>
            <w:vMerge/>
            <w:vAlign w:val="bottom"/>
          </w:tcPr>
          <w:p w14:paraId="2E2E3BD0" w14:textId="77777777" w:rsidR="00E43978" w:rsidRDefault="00E43978">
            <w:pPr>
              <w:widowControl w:val="0"/>
              <w:jc w:val="center"/>
              <w:rPr>
                <w:b/>
                <w:sz w:val="20"/>
                <w:szCs w:val="20"/>
              </w:rPr>
            </w:pPr>
          </w:p>
        </w:tc>
        <w:tc>
          <w:tcPr>
            <w:tcW w:w="751" w:type="dxa"/>
            <w:vAlign w:val="bottom"/>
          </w:tcPr>
          <w:p w14:paraId="3EB96484" w14:textId="77777777" w:rsidR="00E43978" w:rsidRDefault="00000000">
            <w:pPr>
              <w:widowControl w:val="0"/>
              <w:rPr>
                <w:sz w:val="20"/>
                <w:szCs w:val="20"/>
              </w:rPr>
            </w:pPr>
            <w:r>
              <w:rPr>
                <w:sz w:val="20"/>
                <w:szCs w:val="20"/>
              </w:rPr>
              <w:t>SE</w:t>
            </w:r>
          </w:p>
        </w:tc>
        <w:tc>
          <w:tcPr>
            <w:tcW w:w="609" w:type="dxa"/>
            <w:vAlign w:val="bottom"/>
          </w:tcPr>
          <w:p w14:paraId="69520081" w14:textId="77777777" w:rsidR="00E43978" w:rsidRDefault="00000000">
            <w:pPr>
              <w:widowControl w:val="0"/>
              <w:jc w:val="right"/>
              <w:rPr>
                <w:sz w:val="20"/>
                <w:szCs w:val="20"/>
              </w:rPr>
            </w:pPr>
            <w:r>
              <w:rPr>
                <w:sz w:val="20"/>
                <w:szCs w:val="20"/>
              </w:rPr>
              <w:t>NA</w:t>
            </w:r>
          </w:p>
        </w:tc>
        <w:tc>
          <w:tcPr>
            <w:tcW w:w="631" w:type="dxa"/>
            <w:vAlign w:val="bottom"/>
          </w:tcPr>
          <w:p w14:paraId="09EA4BEE" w14:textId="77777777" w:rsidR="00E43978" w:rsidRDefault="00000000">
            <w:pPr>
              <w:widowControl w:val="0"/>
              <w:jc w:val="right"/>
              <w:rPr>
                <w:sz w:val="20"/>
                <w:szCs w:val="20"/>
              </w:rPr>
            </w:pPr>
            <w:r>
              <w:rPr>
                <w:sz w:val="20"/>
                <w:szCs w:val="20"/>
              </w:rPr>
              <w:t>2.6</w:t>
            </w:r>
          </w:p>
        </w:tc>
        <w:tc>
          <w:tcPr>
            <w:tcW w:w="660" w:type="dxa"/>
            <w:vAlign w:val="bottom"/>
          </w:tcPr>
          <w:p w14:paraId="7C6F8E9F" w14:textId="77777777" w:rsidR="00E43978" w:rsidRDefault="00000000">
            <w:pPr>
              <w:widowControl w:val="0"/>
              <w:jc w:val="right"/>
              <w:rPr>
                <w:sz w:val="20"/>
                <w:szCs w:val="20"/>
              </w:rPr>
            </w:pPr>
            <w:r>
              <w:rPr>
                <w:sz w:val="20"/>
                <w:szCs w:val="20"/>
              </w:rPr>
              <w:t>5.6</w:t>
            </w:r>
          </w:p>
        </w:tc>
        <w:tc>
          <w:tcPr>
            <w:tcW w:w="632" w:type="dxa"/>
            <w:vAlign w:val="bottom"/>
          </w:tcPr>
          <w:p w14:paraId="5EBF6D8F" w14:textId="77777777" w:rsidR="00E43978" w:rsidRDefault="00000000">
            <w:pPr>
              <w:widowControl w:val="0"/>
              <w:jc w:val="right"/>
              <w:rPr>
                <w:sz w:val="20"/>
                <w:szCs w:val="20"/>
              </w:rPr>
            </w:pPr>
            <w:r>
              <w:rPr>
                <w:sz w:val="20"/>
                <w:szCs w:val="20"/>
              </w:rPr>
              <w:t>1.5</w:t>
            </w:r>
          </w:p>
        </w:tc>
        <w:tc>
          <w:tcPr>
            <w:tcW w:w="79" w:type="dxa"/>
            <w:vAlign w:val="bottom"/>
          </w:tcPr>
          <w:p w14:paraId="70DAF444" w14:textId="77777777" w:rsidR="00E43978" w:rsidRDefault="00E43978">
            <w:pPr>
              <w:widowControl w:val="0"/>
              <w:jc w:val="right"/>
              <w:rPr>
                <w:sz w:val="20"/>
                <w:szCs w:val="20"/>
              </w:rPr>
            </w:pPr>
          </w:p>
        </w:tc>
        <w:tc>
          <w:tcPr>
            <w:tcW w:w="609" w:type="dxa"/>
            <w:vAlign w:val="bottom"/>
          </w:tcPr>
          <w:p w14:paraId="1AD9D56F" w14:textId="77777777" w:rsidR="00E43978" w:rsidRDefault="00000000">
            <w:pPr>
              <w:widowControl w:val="0"/>
              <w:jc w:val="right"/>
              <w:rPr>
                <w:sz w:val="20"/>
                <w:szCs w:val="20"/>
              </w:rPr>
            </w:pPr>
            <w:r>
              <w:rPr>
                <w:sz w:val="20"/>
                <w:szCs w:val="20"/>
              </w:rPr>
              <w:t>NA</w:t>
            </w:r>
          </w:p>
        </w:tc>
        <w:tc>
          <w:tcPr>
            <w:tcW w:w="635" w:type="dxa"/>
            <w:vAlign w:val="bottom"/>
          </w:tcPr>
          <w:p w14:paraId="31DDB933" w14:textId="77777777" w:rsidR="00E43978" w:rsidRDefault="00000000">
            <w:pPr>
              <w:widowControl w:val="0"/>
              <w:jc w:val="right"/>
              <w:rPr>
                <w:sz w:val="20"/>
                <w:szCs w:val="20"/>
              </w:rPr>
            </w:pPr>
            <w:r>
              <w:rPr>
                <w:sz w:val="20"/>
                <w:szCs w:val="20"/>
              </w:rPr>
              <w:t>2.7</w:t>
            </w:r>
          </w:p>
        </w:tc>
        <w:tc>
          <w:tcPr>
            <w:tcW w:w="637" w:type="dxa"/>
            <w:vAlign w:val="bottom"/>
          </w:tcPr>
          <w:p w14:paraId="2216A402" w14:textId="77777777" w:rsidR="00E43978" w:rsidRDefault="00000000">
            <w:pPr>
              <w:widowControl w:val="0"/>
              <w:jc w:val="right"/>
              <w:rPr>
                <w:sz w:val="20"/>
                <w:szCs w:val="20"/>
              </w:rPr>
            </w:pPr>
            <w:r>
              <w:rPr>
                <w:sz w:val="20"/>
                <w:szCs w:val="20"/>
              </w:rPr>
              <w:t>5.8</w:t>
            </w:r>
          </w:p>
        </w:tc>
        <w:tc>
          <w:tcPr>
            <w:tcW w:w="628" w:type="dxa"/>
            <w:vAlign w:val="bottom"/>
          </w:tcPr>
          <w:p w14:paraId="599EA955" w14:textId="77777777" w:rsidR="00E43978" w:rsidRDefault="00000000">
            <w:pPr>
              <w:widowControl w:val="0"/>
              <w:jc w:val="right"/>
              <w:rPr>
                <w:sz w:val="20"/>
                <w:szCs w:val="20"/>
              </w:rPr>
            </w:pPr>
            <w:r>
              <w:rPr>
                <w:sz w:val="20"/>
                <w:szCs w:val="20"/>
              </w:rPr>
              <w:t>6.9</w:t>
            </w:r>
          </w:p>
        </w:tc>
        <w:tc>
          <w:tcPr>
            <w:tcW w:w="92" w:type="dxa"/>
            <w:vAlign w:val="bottom"/>
          </w:tcPr>
          <w:p w14:paraId="36D2FC18" w14:textId="77777777" w:rsidR="00E43978" w:rsidRDefault="00E43978">
            <w:pPr>
              <w:widowControl w:val="0"/>
              <w:jc w:val="right"/>
              <w:rPr>
                <w:sz w:val="20"/>
                <w:szCs w:val="20"/>
              </w:rPr>
            </w:pPr>
          </w:p>
        </w:tc>
        <w:tc>
          <w:tcPr>
            <w:tcW w:w="628" w:type="dxa"/>
            <w:vAlign w:val="bottom"/>
          </w:tcPr>
          <w:p w14:paraId="571DF2DE" w14:textId="77777777" w:rsidR="00E43978" w:rsidRDefault="00000000">
            <w:pPr>
              <w:widowControl w:val="0"/>
              <w:jc w:val="right"/>
              <w:rPr>
                <w:sz w:val="20"/>
                <w:szCs w:val="20"/>
              </w:rPr>
            </w:pPr>
            <w:r>
              <w:rPr>
                <w:sz w:val="20"/>
                <w:szCs w:val="20"/>
              </w:rPr>
              <w:t>NA</w:t>
            </w:r>
          </w:p>
        </w:tc>
        <w:tc>
          <w:tcPr>
            <w:tcW w:w="631" w:type="dxa"/>
            <w:vAlign w:val="bottom"/>
          </w:tcPr>
          <w:p w14:paraId="32FB19CC" w14:textId="77777777" w:rsidR="00E43978" w:rsidRDefault="00000000">
            <w:pPr>
              <w:widowControl w:val="0"/>
              <w:jc w:val="right"/>
              <w:rPr>
                <w:sz w:val="20"/>
                <w:szCs w:val="20"/>
              </w:rPr>
            </w:pPr>
            <w:r>
              <w:rPr>
                <w:sz w:val="20"/>
                <w:szCs w:val="20"/>
              </w:rPr>
              <w:t>NA</w:t>
            </w:r>
          </w:p>
        </w:tc>
        <w:tc>
          <w:tcPr>
            <w:tcW w:w="632" w:type="dxa"/>
            <w:vAlign w:val="bottom"/>
          </w:tcPr>
          <w:p w14:paraId="66197735" w14:textId="77777777" w:rsidR="00E43978" w:rsidRDefault="00000000">
            <w:pPr>
              <w:widowControl w:val="0"/>
              <w:jc w:val="right"/>
              <w:rPr>
                <w:sz w:val="20"/>
                <w:szCs w:val="20"/>
              </w:rPr>
            </w:pPr>
            <w:r>
              <w:rPr>
                <w:sz w:val="20"/>
                <w:szCs w:val="20"/>
              </w:rPr>
              <w:t>11.7</w:t>
            </w:r>
          </w:p>
        </w:tc>
        <w:tc>
          <w:tcPr>
            <w:tcW w:w="631" w:type="dxa"/>
            <w:vAlign w:val="bottom"/>
          </w:tcPr>
          <w:p w14:paraId="79FF0CC2" w14:textId="77777777" w:rsidR="00E43978" w:rsidRDefault="00000000">
            <w:pPr>
              <w:widowControl w:val="0"/>
              <w:jc w:val="right"/>
              <w:rPr>
                <w:sz w:val="20"/>
                <w:szCs w:val="20"/>
              </w:rPr>
            </w:pPr>
            <w:r>
              <w:rPr>
                <w:sz w:val="20"/>
                <w:szCs w:val="20"/>
              </w:rPr>
              <w:t>10.2</w:t>
            </w:r>
          </w:p>
        </w:tc>
        <w:tc>
          <w:tcPr>
            <w:tcW w:w="91" w:type="dxa"/>
            <w:vAlign w:val="bottom"/>
          </w:tcPr>
          <w:p w14:paraId="48996CE1" w14:textId="77777777" w:rsidR="00E43978" w:rsidRDefault="00E43978">
            <w:pPr>
              <w:widowControl w:val="0"/>
              <w:jc w:val="right"/>
              <w:rPr>
                <w:sz w:val="20"/>
                <w:szCs w:val="20"/>
              </w:rPr>
            </w:pPr>
          </w:p>
        </w:tc>
        <w:tc>
          <w:tcPr>
            <w:tcW w:w="629" w:type="dxa"/>
            <w:vAlign w:val="bottom"/>
          </w:tcPr>
          <w:p w14:paraId="40F2DE10" w14:textId="77777777" w:rsidR="00E43978" w:rsidRDefault="00000000">
            <w:pPr>
              <w:widowControl w:val="0"/>
              <w:jc w:val="right"/>
              <w:rPr>
                <w:sz w:val="20"/>
                <w:szCs w:val="20"/>
              </w:rPr>
            </w:pPr>
            <w:r>
              <w:rPr>
                <w:sz w:val="20"/>
                <w:szCs w:val="20"/>
              </w:rPr>
              <w:t>NA</w:t>
            </w:r>
          </w:p>
        </w:tc>
        <w:tc>
          <w:tcPr>
            <w:tcW w:w="634" w:type="dxa"/>
            <w:vAlign w:val="bottom"/>
          </w:tcPr>
          <w:p w14:paraId="403DDBFC" w14:textId="77777777" w:rsidR="00E43978" w:rsidRDefault="00000000">
            <w:pPr>
              <w:widowControl w:val="0"/>
              <w:jc w:val="right"/>
              <w:rPr>
                <w:sz w:val="20"/>
                <w:szCs w:val="20"/>
              </w:rPr>
            </w:pPr>
            <w:r>
              <w:rPr>
                <w:sz w:val="20"/>
                <w:szCs w:val="20"/>
              </w:rPr>
              <w:t>NA</w:t>
            </w:r>
          </w:p>
        </w:tc>
        <w:tc>
          <w:tcPr>
            <w:tcW w:w="628" w:type="dxa"/>
            <w:vAlign w:val="bottom"/>
          </w:tcPr>
          <w:p w14:paraId="202D3A06" w14:textId="77777777" w:rsidR="00E43978" w:rsidRDefault="00000000">
            <w:pPr>
              <w:widowControl w:val="0"/>
              <w:jc w:val="right"/>
              <w:rPr>
                <w:sz w:val="20"/>
                <w:szCs w:val="20"/>
              </w:rPr>
            </w:pPr>
            <w:r>
              <w:rPr>
                <w:sz w:val="20"/>
                <w:szCs w:val="20"/>
              </w:rPr>
              <w:t>9.7</w:t>
            </w:r>
          </w:p>
        </w:tc>
        <w:tc>
          <w:tcPr>
            <w:tcW w:w="632" w:type="dxa"/>
            <w:vAlign w:val="bottom"/>
          </w:tcPr>
          <w:p w14:paraId="0217CC1A" w14:textId="77777777" w:rsidR="00E43978" w:rsidRDefault="00000000">
            <w:pPr>
              <w:widowControl w:val="0"/>
              <w:jc w:val="right"/>
              <w:rPr>
                <w:sz w:val="20"/>
                <w:szCs w:val="20"/>
              </w:rPr>
            </w:pPr>
            <w:r>
              <w:rPr>
                <w:sz w:val="20"/>
                <w:szCs w:val="20"/>
              </w:rPr>
              <w:t>5.6</w:t>
            </w:r>
          </w:p>
        </w:tc>
        <w:tc>
          <w:tcPr>
            <w:tcW w:w="91" w:type="dxa"/>
            <w:vAlign w:val="bottom"/>
          </w:tcPr>
          <w:p w14:paraId="65FDC5B4" w14:textId="77777777" w:rsidR="00E43978" w:rsidRDefault="00E43978">
            <w:pPr>
              <w:widowControl w:val="0"/>
              <w:jc w:val="right"/>
              <w:rPr>
                <w:sz w:val="20"/>
                <w:szCs w:val="20"/>
              </w:rPr>
            </w:pPr>
          </w:p>
        </w:tc>
        <w:tc>
          <w:tcPr>
            <w:tcW w:w="628" w:type="dxa"/>
            <w:vAlign w:val="bottom"/>
          </w:tcPr>
          <w:p w14:paraId="53967670" w14:textId="77777777" w:rsidR="00E43978" w:rsidRDefault="00000000">
            <w:pPr>
              <w:widowControl w:val="0"/>
              <w:jc w:val="right"/>
              <w:rPr>
                <w:sz w:val="20"/>
                <w:szCs w:val="20"/>
              </w:rPr>
            </w:pPr>
            <w:r>
              <w:rPr>
                <w:sz w:val="20"/>
                <w:szCs w:val="20"/>
              </w:rPr>
              <w:t>7.7</w:t>
            </w:r>
          </w:p>
        </w:tc>
        <w:tc>
          <w:tcPr>
            <w:tcW w:w="631" w:type="dxa"/>
            <w:vAlign w:val="bottom"/>
          </w:tcPr>
          <w:p w14:paraId="4E4A94AF" w14:textId="77777777" w:rsidR="00E43978" w:rsidRDefault="00000000">
            <w:pPr>
              <w:widowControl w:val="0"/>
              <w:jc w:val="right"/>
              <w:rPr>
                <w:sz w:val="20"/>
                <w:szCs w:val="20"/>
              </w:rPr>
            </w:pPr>
            <w:r>
              <w:rPr>
                <w:sz w:val="20"/>
                <w:szCs w:val="20"/>
              </w:rPr>
              <w:t>NA</w:t>
            </w:r>
          </w:p>
        </w:tc>
        <w:tc>
          <w:tcPr>
            <w:tcW w:w="629" w:type="dxa"/>
            <w:vAlign w:val="bottom"/>
          </w:tcPr>
          <w:p w14:paraId="1E36C9EE" w14:textId="77777777" w:rsidR="00E43978" w:rsidRDefault="00000000">
            <w:pPr>
              <w:widowControl w:val="0"/>
              <w:jc w:val="right"/>
              <w:rPr>
                <w:sz w:val="20"/>
                <w:szCs w:val="20"/>
              </w:rPr>
            </w:pPr>
            <w:r>
              <w:rPr>
                <w:sz w:val="20"/>
                <w:szCs w:val="20"/>
              </w:rPr>
              <w:t>4.5</w:t>
            </w:r>
          </w:p>
        </w:tc>
        <w:tc>
          <w:tcPr>
            <w:tcW w:w="692" w:type="dxa"/>
            <w:vAlign w:val="bottom"/>
          </w:tcPr>
          <w:p w14:paraId="36ED6676" w14:textId="77777777" w:rsidR="00E43978" w:rsidRDefault="00000000">
            <w:pPr>
              <w:widowControl w:val="0"/>
              <w:jc w:val="right"/>
              <w:rPr>
                <w:sz w:val="20"/>
                <w:szCs w:val="20"/>
              </w:rPr>
            </w:pPr>
            <w:r>
              <w:rPr>
                <w:sz w:val="20"/>
                <w:szCs w:val="20"/>
              </w:rPr>
              <w:t>4.1</w:t>
            </w:r>
          </w:p>
        </w:tc>
      </w:tr>
      <w:tr w:rsidR="00E43978" w14:paraId="7C3E45D1" w14:textId="77777777">
        <w:trPr>
          <w:trHeight w:val="256"/>
        </w:trPr>
        <w:tc>
          <w:tcPr>
            <w:tcW w:w="896" w:type="dxa"/>
            <w:vMerge/>
            <w:vAlign w:val="bottom"/>
          </w:tcPr>
          <w:p w14:paraId="783FDC2B" w14:textId="77777777" w:rsidR="00E43978" w:rsidRDefault="00E43978">
            <w:pPr>
              <w:widowControl w:val="0"/>
              <w:jc w:val="center"/>
              <w:rPr>
                <w:b/>
                <w:sz w:val="20"/>
                <w:szCs w:val="20"/>
              </w:rPr>
            </w:pPr>
          </w:p>
        </w:tc>
        <w:tc>
          <w:tcPr>
            <w:tcW w:w="751" w:type="dxa"/>
            <w:vAlign w:val="bottom"/>
          </w:tcPr>
          <w:p w14:paraId="44EE63D1" w14:textId="77777777" w:rsidR="00E43978" w:rsidRDefault="00000000">
            <w:pPr>
              <w:widowControl w:val="0"/>
              <w:rPr>
                <w:sz w:val="20"/>
                <w:szCs w:val="20"/>
              </w:rPr>
            </w:pPr>
            <w:r>
              <w:rPr>
                <w:sz w:val="20"/>
                <w:szCs w:val="20"/>
              </w:rPr>
              <w:t>Total</w:t>
            </w:r>
          </w:p>
        </w:tc>
        <w:tc>
          <w:tcPr>
            <w:tcW w:w="609" w:type="dxa"/>
            <w:tcBorders>
              <w:bottom w:val="single" w:sz="4" w:space="0" w:color="000000"/>
            </w:tcBorders>
            <w:vAlign w:val="bottom"/>
          </w:tcPr>
          <w:p w14:paraId="08782F0F" w14:textId="77777777" w:rsidR="00E43978" w:rsidRDefault="00000000">
            <w:pPr>
              <w:widowControl w:val="0"/>
              <w:jc w:val="right"/>
              <w:rPr>
                <w:sz w:val="20"/>
                <w:szCs w:val="20"/>
              </w:rPr>
            </w:pPr>
            <w:r>
              <w:rPr>
                <w:sz w:val="20"/>
                <w:szCs w:val="20"/>
              </w:rPr>
              <w:t>NA</w:t>
            </w:r>
          </w:p>
        </w:tc>
        <w:tc>
          <w:tcPr>
            <w:tcW w:w="631" w:type="dxa"/>
            <w:tcBorders>
              <w:bottom w:val="single" w:sz="4" w:space="0" w:color="000000"/>
            </w:tcBorders>
            <w:vAlign w:val="bottom"/>
          </w:tcPr>
          <w:p w14:paraId="05B1F5AB" w14:textId="77777777" w:rsidR="00E43978" w:rsidRDefault="00000000">
            <w:pPr>
              <w:widowControl w:val="0"/>
              <w:jc w:val="right"/>
              <w:rPr>
                <w:sz w:val="20"/>
                <w:szCs w:val="20"/>
              </w:rPr>
            </w:pPr>
            <w:r>
              <w:rPr>
                <w:sz w:val="20"/>
                <w:szCs w:val="20"/>
              </w:rPr>
              <w:t>489</w:t>
            </w:r>
          </w:p>
        </w:tc>
        <w:tc>
          <w:tcPr>
            <w:tcW w:w="660" w:type="dxa"/>
            <w:tcBorders>
              <w:bottom w:val="single" w:sz="4" w:space="0" w:color="000000"/>
            </w:tcBorders>
            <w:vAlign w:val="bottom"/>
          </w:tcPr>
          <w:p w14:paraId="172A62D6" w14:textId="77777777" w:rsidR="00E43978" w:rsidRDefault="00000000">
            <w:pPr>
              <w:widowControl w:val="0"/>
              <w:jc w:val="right"/>
              <w:rPr>
                <w:sz w:val="20"/>
                <w:szCs w:val="20"/>
              </w:rPr>
            </w:pPr>
            <w:r>
              <w:rPr>
                <w:sz w:val="20"/>
                <w:szCs w:val="20"/>
              </w:rPr>
              <w:t>320</w:t>
            </w:r>
          </w:p>
        </w:tc>
        <w:tc>
          <w:tcPr>
            <w:tcW w:w="632" w:type="dxa"/>
            <w:tcBorders>
              <w:bottom w:val="single" w:sz="4" w:space="0" w:color="000000"/>
            </w:tcBorders>
            <w:vAlign w:val="bottom"/>
          </w:tcPr>
          <w:p w14:paraId="501E6AAE" w14:textId="77777777" w:rsidR="00E43978" w:rsidRDefault="00000000">
            <w:pPr>
              <w:widowControl w:val="0"/>
              <w:jc w:val="right"/>
              <w:rPr>
                <w:sz w:val="20"/>
                <w:szCs w:val="20"/>
              </w:rPr>
            </w:pPr>
            <w:r>
              <w:rPr>
                <w:sz w:val="20"/>
                <w:szCs w:val="20"/>
              </w:rPr>
              <w:t>171</w:t>
            </w:r>
          </w:p>
        </w:tc>
        <w:tc>
          <w:tcPr>
            <w:tcW w:w="79" w:type="dxa"/>
            <w:tcBorders>
              <w:bottom w:val="single" w:sz="4" w:space="0" w:color="000000"/>
            </w:tcBorders>
            <w:vAlign w:val="bottom"/>
          </w:tcPr>
          <w:p w14:paraId="39EF853B" w14:textId="77777777" w:rsidR="00E43978" w:rsidRDefault="00E43978">
            <w:pPr>
              <w:widowControl w:val="0"/>
              <w:jc w:val="right"/>
              <w:rPr>
                <w:sz w:val="20"/>
                <w:szCs w:val="20"/>
              </w:rPr>
            </w:pPr>
          </w:p>
        </w:tc>
        <w:tc>
          <w:tcPr>
            <w:tcW w:w="609" w:type="dxa"/>
            <w:tcBorders>
              <w:bottom w:val="single" w:sz="4" w:space="0" w:color="000000"/>
            </w:tcBorders>
            <w:vAlign w:val="bottom"/>
          </w:tcPr>
          <w:p w14:paraId="34D6F11D" w14:textId="77777777" w:rsidR="00E43978" w:rsidRDefault="00000000">
            <w:pPr>
              <w:widowControl w:val="0"/>
              <w:jc w:val="right"/>
              <w:rPr>
                <w:sz w:val="20"/>
                <w:szCs w:val="20"/>
              </w:rPr>
            </w:pPr>
            <w:r>
              <w:rPr>
                <w:sz w:val="20"/>
                <w:szCs w:val="20"/>
              </w:rPr>
              <w:t>NA</w:t>
            </w:r>
          </w:p>
        </w:tc>
        <w:tc>
          <w:tcPr>
            <w:tcW w:w="635" w:type="dxa"/>
            <w:tcBorders>
              <w:bottom w:val="single" w:sz="4" w:space="0" w:color="000000"/>
            </w:tcBorders>
            <w:vAlign w:val="bottom"/>
          </w:tcPr>
          <w:p w14:paraId="34ECC6B8" w14:textId="77777777" w:rsidR="00E43978" w:rsidRDefault="00000000">
            <w:pPr>
              <w:widowControl w:val="0"/>
              <w:jc w:val="right"/>
              <w:rPr>
                <w:sz w:val="20"/>
                <w:szCs w:val="20"/>
              </w:rPr>
            </w:pPr>
            <w:r>
              <w:rPr>
                <w:sz w:val="20"/>
                <w:szCs w:val="20"/>
              </w:rPr>
              <w:t>807</w:t>
            </w:r>
          </w:p>
        </w:tc>
        <w:tc>
          <w:tcPr>
            <w:tcW w:w="637" w:type="dxa"/>
            <w:tcBorders>
              <w:bottom w:val="single" w:sz="4" w:space="0" w:color="000000"/>
            </w:tcBorders>
            <w:vAlign w:val="bottom"/>
          </w:tcPr>
          <w:p w14:paraId="7A904ADF" w14:textId="77777777" w:rsidR="00E43978" w:rsidRDefault="00000000">
            <w:pPr>
              <w:widowControl w:val="0"/>
              <w:jc w:val="right"/>
              <w:rPr>
                <w:sz w:val="20"/>
                <w:szCs w:val="20"/>
              </w:rPr>
            </w:pPr>
            <w:r>
              <w:rPr>
                <w:sz w:val="20"/>
                <w:szCs w:val="20"/>
              </w:rPr>
              <w:t>635</w:t>
            </w:r>
          </w:p>
        </w:tc>
        <w:tc>
          <w:tcPr>
            <w:tcW w:w="628" w:type="dxa"/>
            <w:tcBorders>
              <w:bottom w:val="single" w:sz="4" w:space="0" w:color="000000"/>
            </w:tcBorders>
            <w:vAlign w:val="bottom"/>
          </w:tcPr>
          <w:p w14:paraId="0C95388A" w14:textId="77777777" w:rsidR="00E43978" w:rsidRDefault="00000000">
            <w:pPr>
              <w:widowControl w:val="0"/>
              <w:jc w:val="right"/>
              <w:rPr>
                <w:sz w:val="20"/>
                <w:szCs w:val="20"/>
              </w:rPr>
            </w:pPr>
            <w:r>
              <w:rPr>
                <w:sz w:val="20"/>
                <w:szCs w:val="20"/>
              </w:rPr>
              <w:t>373</w:t>
            </w:r>
          </w:p>
        </w:tc>
        <w:tc>
          <w:tcPr>
            <w:tcW w:w="92" w:type="dxa"/>
            <w:tcBorders>
              <w:bottom w:val="single" w:sz="4" w:space="0" w:color="000000"/>
            </w:tcBorders>
            <w:vAlign w:val="bottom"/>
          </w:tcPr>
          <w:p w14:paraId="53A6AC6C" w14:textId="77777777" w:rsidR="00E43978" w:rsidRDefault="00E43978">
            <w:pPr>
              <w:widowControl w:val="0"/>
              <w:jc w:val="right"/>
              <w:rPr>
                <w:sz w:val="20"/>
                <w:szCs w:val="20"/>
              </w:rPr>
            </w:pPr>
          </w:p>
        </w:tc>
        <w:tc>
          <w:tcPr>
            <w:tcW w:w="628" w:type="dxa"/>
            <w:tcBorders>
              <w:bottom w:val="single" w:sz="4" w:space="0" w:color="000000"/>
            </w:tcBorders>
            <w:vAlign w:val="bottom"/>
          </w:tcPr>
          <w:p w14:paraId="3C317E1B" w14:textId="77777777" w:rsidR="00E43978" w:rsidRDefault="00000000">
            <w:pPr>
              <w:widowControl w:val="0"/>
              <w:jc w:val="right"/>
              <w:rPr>
                <w:sz w:val="20"/>
                <w:szCs w:val="20"/>
              </w:rPr>
            </w:pPr>
            <w:r>
              <w:rPr>
                <w:sz w:val="20"/>
                <w:szCs w:val="20"/>
              </w:rPr>
              <w:t>NA</w:t>
            </w:r>
          </w:p>
        </w:tc>
        <w:tc>
          <w:tcPr>
            <w:tcW w:w="631" w:type="dxa"/>
            <w:tcBorders>
              <w:bottom w:val="single" w:sz="4" w:space="0" w:color="000000"/>
            </w:tcBorders>
            <w:vAlign w:val="bottom"/>
          </w:tcPr>
          <w:p w14:paraId="51BFA79A" w14:textId="77777777" w:rsidR="00E43978" w:rsidRDefault="00000000">
            <w:pPr>
              <w:widowControl w:val="0"/>
              <w:jc w:val="right"/>
              <w:rPr>
                <w:sz w:val="20"/>
                <w:szCs w:val="20"/>
              </w:rPr>
            </w:pPr>
            <w:r>
              <w:rPr>
                <w:sz w:val="20"/>
                <w:szCs w:val="20"/>
              </w:rPr>
              <w:t>NA</w:t>
            </w:r>
          </w:p>
        </w:tc>
        <w:tc>
          <w:tcPr>
            <w:tcW w:w="632" w:type="dxa"/>
            <w:tcBorders>
              <w:bottom w:val="single" w:sz="4" w:space="0" w:color="000000"/>
            </w:tcBorders>
            <w:vAlign w:val="bottom"/>
          </w:tcPr>
          <w:p w14:paraId="408D97F6" w14:textId="77777777" w:rsidR="00E43978" w:rsidRDefault="00000000">
            <w:pPr>
              <w:widowControl w:val="0"/>
              <w:jc w:val="right"/>
              <w:rPr>
                <w:sz w:val="20"/>
                <w:szCs w:val="20"/>
              </w:rPr>
            </w:pPr>
            <w:r>
              <w:rPr>
                <w:sz w:val="20"/>
                <w:szCs w:val="20"/>
              </w:rPr>
              <w:t>658</w:t>
            </w:r>
          </w:p>
        </w:tc>
        <w:tc>
          <w:tcPr>
            <w:tcW w:w="631" w:type="dxa"/>
            <w:tcBorders>
              <w:bottom w:val="single" w:sz="4" w:space="0" w:color="000000"/>
            </w:tcBorders>
            <w:vAlign w:val="bottom"/>
          </w:tcPr>
          <w:p w14:paraId="130B8A1E" w14:textId="77777777" w:rsidR="00E43978" w:rsidRDefault="00000000">
            <w:pPr>
              <w:widowControl w:val="0"/>
              <w:jc w:val="right"/>
              <w:rPr>
                <w:sz w:val="20"/>
                <w:szCs w:val="20"/>
              </w:rPr>
            </w:pPr>
            <w:r>
              <w:rPr>
                <w:sz w:val="20"/>
                <w:szCs w:val="20"/>
              </w:rPr>
              <w:t>605</w:t>
            </w:r>
          </w:p>
        </w:tc>
        <w:tc>
          <w:tcPr>
            <w:tcW w:w="91" w:type="dxa"/>
            <w:tcBorders>
              <w:bottom w:val="single" w:sz="4" w:space="0" w:color="000000"/>
            </w:tcBorders>
            <w:vAlign w:val="bottom"/>
          </w:tcPr>
          <w:p w14:paraId="3CBE5AE5" w14:textId="77777777" w:rsidR="00E43978" w:rsidRDefault="00E43978">
            <w:pPr>
              <w:widowControl w:val="0"/>
              <w:jc w:val="right"/>
              <w:rPr>
                <w:sz w:val="20"/>
                <w:szCs w:val="20"/>
              </w:rPr>
            </w:pPr>
          </w:p>
        </w:tc>
        <w:tc>
          <w:tcPr>
            <w:tcW w:w="629" w:type="dxa"/>
            <w:tcBorders>
              <w:bottom w:val="single" w:sz="4" w:space="0" w:color="000000"/>
            </w:tcBorders>
            <w:vAlign w:val="bottom"/>
          </w:tcPr>
          <w:p w14:paraId="6DB1CD4B" w14:textId="77777777" w:rsidR="00E43978" w:rsidRDefault="00000000">
            <w:pPr>
              <w:widowControl w:val="0"/>
              <w:jc w:val="right"/>
              <w:rPr>
                <w:sz w:val="20"/>
                <w:szCs w:val="20"/>
              </w:rPr>
            </w:pPr>
            <w:r>
              <w:rPr>
                <w:sz w:val="20"/>
                <w:szCs w:val="20"/>
              </w:rPr>
              <w:t>NA</w:t>
            </w:r>
          </w:p>
        </w:tc>
        <w:tc>
          <w:tcPr>
            <w:tcW w:w="634" w:type="dxa"/>
            <w:tcBorders>
              <w:bottom w:val="single" w:sz="4" w:space="0" w:color="000000"/>
            </w:tcBorders>
            <w:vAlign w:val="bottom"/>
          </w:tcPr>
          <w:p w14:paraId="591DA8BC" w14:textId="77777777" w:rsidR="00E43978" w:rsidRDefault="00000000">
            <w:pPr>
              <w:widowControl w:val="0"/>
              <w:jc w:val="right"/>
              <w:rPr>
                <w:sz w:val="20"/>
                <w:szCs w:val="20"/>
              </w:rPr>
            </w:pPr>
            <w:r>
              <w:rPr>
                <w:sz w:val="20"/>
                <w:szCs w:val="20"/>
              </w:rPr>
              <w:t>NA</w:t>
            </w:r>
          </w:p>
        </w:tc>
        <w:tc>
          <w:tcPr>
            <w:tcW w:w="628" w:type="dxa"/>
            <w:tcBorders>
              <w:bottom w:val="single" w:sz="4" w:space="0" w:color="000000"/>
            </w:tcBorders>
            <w:vAlign w:val="bottom"/>
          </w:tcPr>
          <w:p w14:paraId="61DF231D" w14:textId="77777777" w:rsidR="00E43978" w:rsidRDefault="00000000">
            <w:pPr>
              <w:widowControl w:val="0"/>
              <w:jc w:val="right"/>
              <w:rPr>
                <w:sz w:val="20"/>
                <w:szCs w:val="20"/>
              </w:rPr>
            </w:pPr>
            <w:r>
              <w:rPr>
                <w:sz w:val="20"/>
                <w:szCs w:val="20"/>
              </w:rPr>
              <w:t>824</w:t>
            </w:r>
          </w:p>
        </w:tc>
        <w:tc>
          <w:tcPr>
            <w:tcW w:w="632" w:type="dxa"/>
            <w:tcBorders>
              <w:bottom w:val="single" w:sz="4" w:space="0" w:color="000000"/>
            </w:tcBorders>
            <w:vAlign w:val="bottom"/>
          </w:tcPr>
          <w:p w14:paraId="4853022D" w14:textId="77777777" w:rsidR="00E43978" w:rsidRDefault="00000000">
            <w:pPr>
              <w:widowControl w:val="0"/>
              <w:jc w:val="right"/>
              <w:rPr>
                <w:sz w:val="20"/>
                <w:szCs w:val="20"/>
              </w:rPr>
            </w:pPr>
            <w:r>
              <w:rPr>
                <w:sz w:val="20"/>
                <w:szCs w:val="20"/>
              </w:rPr>
              <w:t>663</w:t>
            </w:r>
          </w:p>
        </w:tc>
        <w:tc>
          <w:tcPr>
            <w:tcW w:w="91" w:type="dxa"/>
            <w:tcBorders>
              <w:bottom w:val="single" w:sz="4" w:space="0" w:color="000000"/>
            </w:tcBorders>
            <w:vAlign w:val="bottom"/>
          </w:tcPr>
          <w:p w14:paraId="33874EBE" w14:textId="77777777" w:rsidR="00E43978" w:rsidRDefault="00E43978">
            <w:pPr>
              <w:widowControl w:val="0"/>
              <w:jc w:val="right"/>
              <w:rPr>
                <w:sz w:val="20"/>
                <w:szCs w:val="20"/>
              </w:rPr>
            </w:pPr>
          </w:p>
        </w:tc>
        <w:tc>
          <w:tcPr>
            <w:tcW w:w="628" w:type="dxa"/>
            <w:tcBorders>
              <w:bottom w:val="single" w:sz="4" w:space="0" w:color="000000"/>
            </w:tcBorders>
            <w:vAlign w:val="bottom"/>
          </w:tcPr>
          <w:p w14:paraId="68E4930E" w14:textId="77777777" w:rsidR="00E43978" w:rsidRDefault="00000000">
            <w:pPr>
              <w:widowControl w:val="0"/>
              <w:jc w:val="right"/>
              <w:rPr>
                <w:sz w:val="20"/>
                <w:szCs w:val="20"/>
              </w:rPr>
            </w:pPr>
            <w:r>
              <w:rPr>
                <w:sz w:val="20"/>
                <w:szCs w:val="20"/>
              </w:rPr>
              <w:t>788</w:t>
            </w:r>
          </w:p>
        </w:tc>
        <w:tc>
          <w:tcPr>
            <w:tcW w:w="631" w:type="dxa"/>
            <w:tcBorders>
              <w:bottom w:val="single" w:sz="4" w:space="0" w:color="000000"/>
            </w:tcBorders>
            <w:vAlign w:val="bottom"/>
          </w:tcPr>
          <w:p w14:paraId="23EA7D98" w14:textId="77777777" w:rsidR="00E43978" w:rsidRDefault="00000000">
            <w:pPr>
              <w:widowControl w:val="0"/>
              <w:jc w:val="right"/>
              <w:rPr>
                <w:sz w:val="20"/>
                <w:szCs w:val="20"/>
              </w:rPr>
            </w:pPr>
            <w:r>
              <w:rPr>
                <w:sz w:val="20"/>
                <w:szCs w:val="20"/>
              </w:rPr>
              <w:t>NA</w:t>
            </w:r>
          </w:p>
        </w:tc>
        <w:tc>
          <w:tcPr>
            <w:tcW w:w="629" w:type="dxa"/>
            <w:tcBorders>
              <w:bottom w:val="single" w:sz="4" w:space="0" w:color="000000"/>
            </w:tcBorders>
            <w:vAlign w:val="bottom"/>
          </w:tcPr>
          <w:p w14:paraId="75E0ED35" w14:textId="77777777" w:rsidR="00E43978" w:rsidRDefault="00000000">
            <w:pPr>
              <w:widowControl w:val="0"/>
              <w:jc w:val="right"/>
              <w:rPr>
                <w:sz w:val="20"/>
                <w:szCs w:val="20"/>
              </w:rPr>
            </w:pPr>
            <w:r>
              <w:rPr>
                <w:sz w:val="20"/>
                <w:szCs w:val="20"/>
              </w:rPr>
              <w:t>366</w:t>
            </w:r>
          </w:p>
        </w:tc>
        <w:tc>
          <w:tcPr>
            <w:tcW w:w="692" w:type="dxa"/>
            <w:tcBorders>
              <w:bottom w:val="single" w:sz="4" w:space="0" w:color="000000"/>
            </w:tcBorders>
            <w:vAlign w:val="bottom"/>
          </w:tcPr>
          <w:p w14:paraId="50F904E9" w14:textId="77777777" w:rsidR="00E43978" w:rsidRDefault="00000000">
            <w:pPr>
              <w:widowControl w:val="0"/>
              <w:jc w:val="right"/>
              <w:rPr>
                <w:sz w:val="20"/>
                <w:szCs w:val="20"/>
              </w:rPr>
            </w:pPr>
            <w:r>
              <w:rPr>
                <w:sz w:val="20"/>
                <w:szCs w:val="20"/>
              </w:rPr>
              <w:t>278</w:t>
            </w:r>
          </w:p>
        </w:tc>
      </w:tr>
      <w:tr w:rsidR="00E43978" w14:paraId="0A3DF3C2" w14:textId="77777777">
        <w:trPr>
          <w:trHeight w:val="230"/>
        </w:trPr>
        <w:tc>
          <w:tcPr>
            <w:tcW w:w="896" w:type="dxa"/>
            <w:vMerge w:val="restart"/>
            <w:tcBorders>
              <w:bottom w:val="single" w:sz="4" w:space="0" w:color="000000"/>
            </w:tcBorders>
            <w:vAlign w:val="bottom"/>
          </w:tcPr>
          <w:p w14:paraId="7C0967B2" w14:textId="77777777" w:rsidR="00E43978" w:rsidRDefault="00000000">
            <w:pPr>
              <w:widowControl w:val="0"/>
              <w:spacing w:line="240" w:lineRule="auto"/>
              <w:jc w:val="center"/>
              <w:rPr>
                <w:b/>
                <w:sz w:val="20"/>
                <w:szCs w:val="20"/>
              </w:rPr>
            </w:pPr>
            <w:r>
              <w:rPr>
                <w:b/>
                <w:sz w:val="20"/>
                <w:szCs w:val="20"/>
              </w:rPr>
              <w:t>Basal area (m</w:t>
            </w:r>
            <w:r>
              <w:rPr>
                <w:b/>
                <w:sz w:val="20"/>
                <w:szCs w:val="20"/>
                <w:vertAlign w:val="superscript"/>
              </w:rPr>
              <w:t>2</w:t>
            </w:r>
            <w:r>
              <w:rPr>
                <w:b/>
                <w:sz w:val="20"/>
                <w:szCs w:val="20"/>
              </w:rPr>
              <w:t>ha</w:t>
            </w:r>
            <w:r>
              <w:rPr>
                <w:b/>
                <w:sz w:val="20"/>
                <w:szCs w:val="20"/>
                <w:vertAlign w:val="superscript"/>
              </w:rPr>
              <w:t>-1</w:t>
            </w:r>
            <w:r>
              <w:rPr>
                <w:b/>
                <w:sz w:val="20"/>
                <w:szCs w:val="20"/>
              </w:rPr>
              <w:t>)</w:t>
            </w:r>
          </w:p>
        </w:tc>
        <w:tc>
          <w:tcPr>
            <w:tcW w:w="751" w:type="dxa"/>
          </w:tcPr>
          <w:p w14:paraId="0FDC12C6" w14:textId="77777777" w:rsidR="00E43978" w:rsidRDefault="00E43978">
            <w:pPr>
              <w:widowControl w:val="0"/>
              <w:rPr>
                <w:sz w:val="24"/>
                <w:szCs w:val="24"/>
              </w:rPr>
            </w:pPr>
          </w:p>
        </w:tc>
        <w:tc>
          <w:tcPr>
            <w:tcW w:w="609" w:type="dxa"/>
          </w:tcPr>
          <w:p w14:paraId="08C8FA31" w14:textId="77777777" w:rsidR="00E43978" w:rsidRDefault="00E43978">
            <w:pPr>
              <w:widowControl w:val="0"/>
              <w:rPr>
                <w:sz w:val="24"/>
                <w:szCs w:val="24"/>
              </w:rPr>
            </w:pPr>
          </w:p>
        </w:tc>
        <w:tc>
          <w:tcPr>
            <w:tcW w:w="631" w:type="dxa"/>
          </w:tcPr>
          <w:p w14:paraId="2132EF7C" w14:textId="77777777" w:rsidR="00E43978" w:rsidRDefault="00E43978">
            <w:pPr>
              <w:widowControl w:val="0"/>
              <w:rPr>
                <w:sz w:val="24"/>
                <w:szCs w:val="24"/>
              </w:rPr>
            </w:pPr>
          </w:p>
        </w:tc>
        <w:tc>
          <w:tcPr>
            <w:tcW w:w="660" w:type="dxa"/>
          </w:tcPr>
          <w:p w14:paraId="3A1A3F0A" w14:textId="77777777" w:rsidR="00E43978" w:rsidRDefault="00E43978">
            <w:pPr>
              <w:widowControl w:val="0"/>
              <w:rPr>
                <w:sz w:val="24"/>
                <w:szCs w:val="24"/>
              </w:rPr>
            </w:pPr>
          </w:p>
        </w:tc>
        <w:tc>
          <w:tcPr>
            <w:tcW w:w="632" w:type="dxa"/>
          </w:tcPr>
          <w:p w14:paraId="1BF1380E" w14:textId="77777777" w:rsidR="00E43978" w:rsidRDefault="00E43978">
            <w:pPr>
              <w:widowControl w:val="0"/>
              <w:rPr>
                <w:sz w:val="24"/>
                <w:szCs w:val="24"/>
              </w:rPr>
            </w:pPr>
          </w:p>
        </w:tc>
        <w:tc>
          <w:tcPr>
            <w:tcW w:w="79" w:type="dxa"/>
          </w:tcPr>
          <w:p w14:paraId="10002743" w14:textId="77777777" w:rsidR="00E43978" w:rsidRDefault="00E43978">
            <w:pPr>
              <w:widowControl w:val="0"/>
              <w:rPr>
                <w:sz w:val="24"/>
                <w:szCs w:val="24"/>
              </w:rPr>
            </w:pPr>
          </w:p>
        </w:tc>
        <w:tc>
          <w:tcPr>
            <w:tcW w:w="609" w:type="dxa"/>
          </w:tcPr>
          <w:p w14:paraId="70EEF553" w14:textId="77777777" w:rsidR="00E43978" w:rsidRDefault="00E43978">
            <w:pPr>
              <w:widowControl w:val="0"/>
              <w:rPr>
                <w:sz w:val="24"/>
                <w:szCs w:val="24"/>
              </w:rPr>
            </w:pPr>
          </w:p>
        </w:tc>
        <w:tc>
          <w:tcPr>
            <w:tcW w:w="635" w:type="dxa"/>
          </w:tcPr>
          <w:p w14:paraId="1A467601" w14:textId="77777777" w:rsidR="00E43978" w:rsidRDefault="00E43978">
            <w:pPr>
              <w:widowControl w:val="0"/>
              <w:rPr>
                <w:sz w:val="24"/>
                <w:szCs w:val="24"/>
              </w:rPr>
            </w:pPr>
          </w:p>
        </w:tc>
        <w:tc>
          <w:tcPr>
            <w:tcW w:w="637" w:type="dxa"/>
          </w:tcPr>
          <w:p w14:paraId="1C29B9CA" w14:textId="77777777" w:rsidR="00E43978" w:rsidRDefault="00E43978">
            <w:pPr>
              <w:widowControl w:val="0"/>
              <w:rPr>
                <w:sz w:val="24"/>
                <w:szCs w:val="24"/>
              </w:rPr>
            </w:pPr>
          </w:p>
        </w:tc>
        <w:tc>
          <w:tcPr>
            <w:tcW w:w="628" w:type="dxa"/>
          </w:tcPr>
          <w:p w14:paraId="07C9416B" w14:textId="77777777" w:rsidR="00E43978" w:rsidRDefault="00E43978">
            <w:pPr>
              <w:widowControl w:val="0"/>
              <w:rPr>
                <w:sz w:val="24"/>
                <w:szCs w:val="24"/>
              </w:rPr>
            </w:pPr>
          </w:p>
        </w:tc>
        <w:tc>
          <w:tcPr>
            <w:tcW w:w="92" w:type="dxa"/>
          </w:tcPr>
          <w:p w14:paraId="4EDF60D7" w14:textId="77777777" w:rsidR="00E43978" w:rsidRDefault="00E43978">
            <w:pPr>
              <w:widowControl w:val="0"/>
              <w:rPr>
                <w:sz w:val="24"/>
                <w:szCs w:val="24"/>
              </w:rPr>
            </w:pPr>
          </w:p>
        </w:tc>
        <w:tc>
          <w:tcPr>
            <w:tcW w:w="628" w:type="dxa"/>
          </w:tcPr>
          <w:p w14:paraId="6A92F012" w14:textId="77777777" w:rsidR="00E43978" w:rsidRDefault="00E43978">
            <w:pPr>
              <w:widowControl w:val="0"/>
              <w:rPr>
                <w:sz w:val="24"/>
                <w:szCs w:val="24"/>
              </w:rPr>
            </w:pPr>
          </w:p>
        </w:tc>
        <w:tc>
          <w:tcPr>
            <w:tcW w:w="631" w:type="dxa"/>
          </w:tcPr>
          <w:p w14:paraId="2210C5D2" w14:textId="77777777" w:rsidR="00E43978" w:rsidRDefault="00E43978">
            <w:pPr>
              <w:widowControl w:val="0"/>
              <w:rPr>
                <w:sz w:val="24"/>
                <w:szCs w:val="24"/>
              </w:rPr>
            </w:pPr>
          </w:p>
        </w:tc>
        <w:tc>
          <w:tcPr>
            <w:tcW w:w="632" w:type="dxa"/>
          </w:tcPr>
          <w:p w14:paraId="7881D69D" w14:textId="77777777" w:rsidR="00E43978" w:rsidRDefault="00E43978">
            <w:pPr>
              <w:widowControl w:val="0"/>
              <w:rPr>
                <w:sz w:val="24"/>
                <w:szCs w:val="24"/>
              </w:rPr>
            </w:pPr>
          </w:p>
        </w:tc>
        <w:tc>
          <w:tcPr>
            <w:tcW w:w="631" w:type="dxa"/>
          </w:tcPr>
          <w:p w14:paraId="28133042" w14:textId="77777777" w:rsidR="00E43978" w:rsidRDefault="00E43978">
            <w:pPr>
              <w:widowControl w:val="0"/>
              <w:rPr>
                <w:sz w:val="24"/>
                <w:szCs w:val="24"/>
              </w:rPr>
            </w:pPr>
          </w:p>
        </w:tc>
        <w:tc>
          <w:tcPr>
            <w:tcW w:w="91" w:type="dxa"/>
          </w:tcPr>
          <w:p w14:paraId="032F2B1F" w14:textId="77777777" w:rsidR="00E43978" w:rsidRDefault="00E43978">
            <w:pPr>
              <w:widowControl w:val="0"/>
              <w:rPr>
                <w:sz w:val="24"/>
                <w:szCs w:val="24"/>
              </w:rPr>
            </w:pPr>
          </w:p>
        </w:tc>
        <w:tc>
          <w:tcPr>
            <w:tcW w:w="629" w:type="dxa"/>
          </w:tcPr>
          <w:p w14:paraId="43960141" w14:textId="77777777" w:rsidR="00E43978" w:rsidRDefault="00E43978">
            <w:pPr>
              <w:widowControl w:val="0"/>
              <w:rPr>
                <w:sz w:val="24"/>
                <w:szCs w:val="24"/>
              </w:rPr>
            </w:pPr>
          </w:p>
        </w:tc>
        <w:tc>
          <w:tcPr>
            <w:tcW w:w="634" w:type="dxa"/>
          </w:tcPr>
          <w:p w14:paraId="6CBAEEE8" w14:textId="77777777" w:rsidR="00E43978" w:rsidRDefault="00E43978">
            <w:pPr>
              <w:widowControl w:val="0"/>
              <w:rPr>
                <w:sz w:val="24"/>
                <w:szCs w:val="24"/>
              </w:rPr>
            </w:pPr>
          </w:p>
        </w:tc>
        <w:tc>
          <w:tcPr>
            <w:tcW w:w="628" w:type="dxa"/>
          </w:tcPr>
          <w:p w14:paraId="5A6C3862" w14:textId="77777777" w:rsidR="00E43978" w:rsidRDefault="00E43978">
            <w:pPr>
              <w:widowControl w:val="0"/>
              <w:rPr>
                <w:sz w:val="24"/>
                <w:szCs w:val="24"/>
              </w:rPr>
            </w:pPr>
          </w:p>
        </w:tc>
        <w:tc>
          <w:tcPr>
            <w:tcW w:w="632" w:type="dxa"/>
          </w:tcPr>
          <w:p w14:paraId="04BBFC6B" w14:textId="77777777" w:rsidR="00E43978" w:rsidRDefault="00E43978">
            <w:pPr>
              <w:widowControl w:val="0"/>
              <w:rPr>
                <w:sz w:val="24"/>
                <w:szCs w:val="24"/>
              </w:rPr>
            </w:pPr>
          </w:p>
        </w:tc>
        <w:tc>
          <w:tcPr>
            <w:tcW w:w="91" w:type="dxa"/>
          </w:tcPr>
          <w:p w14:paraId="3ACF4F2A" w14:textId="77777777" w:rsidR="00E43978" w:rsidRDefault="00E43978">
            <w:pPr>
              <w:widowControl w:val="0"/>
              <w:rPr>
                <w:sz w:val="24"/>
                <w:szCs w:val="24"/>
              </w:rPr>
            </w:pPr>
          </w:p>
        </w:tc>
        <w:tc>
          <w:tcPr>
            <w:tcW w:w="628" w:type="dxa"/>
          </w:tcPr>
          <w:p w14:paraId="3E1CE43C" w14:textId="77777777" w:rsidR="00E43978" w:rsidRDefault="00E43978">
            <w:pPr>
              <w:widowControl w:val="0"/>
              <w:rPr>
                <w:sz w:val="24"/>
                <w:szCs w:val="24"/>
              </w:rPr>
            </w:pPr>
          </w:p>
        </w:tc>
        <w:tc>
          <w:tcPr>
            <w:tcW w:w="631" w:type="dxa"/>
          </w:tcPr>
          <w:p w14:paraId="756CB3CD" w14:textId="77777777" w:rsidR="00E43978" w:rsidRDefault="00E43978">
            <w:pPr>
              <w:widowControl w:val="0"/>
              <w:rPr>
                <w:sz w:val="24"/>
                <w:szCs w:val="24"/>
              </w:rPr>
            </w:pPr>
          </w:p>
        </w:tc>
        <w:tc>
          <w:tcPr>
            <w:tcW w:w="629" w:type="dxa"/>
          </w:tcPr>
          <w:p w14:paraId="663AAFCA" w14:textId="77777777" w:rsidR="00E43978" w:rsidRDefault="00E43978">
            <w:pPr>
              <w:widowControl w:val="0"/>
              <w:rPr>
                <w:sz w:val="24"/>
                <w:szCs w:val="24"/>
              </w:rPr>
            </w:pPr>
          </w:p>
        </w:tc>
        <w:tc>
          <w:tcPr>
            <w:tcW w:w="692" w:type="dxa"/>
          </w:tcPr>
          <w:p w14:paraId="7476BD02" w14:textId="77777777" w:rsidR="00E43978" w:rsidRDefault="00E43978">
            <w:pPr>
              <w:widowControl w:val="0"/>
              <w:rPr>
                <w:sz w:val="24"/>
                <w:szCs w:val="24"/>
              </w:rPr>
            </w:pPr>
          </w:p>
        </w:tc>
      </w:tr>
      <w:tr w:rsidR="00E43978" w14:paraId="037CE6A8" w14:textId="77777777">
        <w:trPr>
          <w:trHeight w:val="126"/>
        </w:trPr>
        <w:tc>
          <w:tcPr>
            <w:tcW w:w="896" w:type="dxa"/>
            <w:vMerge/>
            <w:vAlign w:val="center"/>
          </w:tcPr>
          <w:p w14:paraId="05BD2109" w14:textId="77777777" w:rsidR="00E43978" w:rsidRDefault="00E43978">
            <w:pPr>
              <w:widowControl w:val="0"/>
              <w:spacing w:line="240" w:lineRule="auto"/>
              <w:jc w:val="center"/>
              <w:rPr>
                <w:sz w:val="20"/>
                <w:szCs w:val="20"/>
              </w:rPr>
            </w:pPr>
          </w:p>
        </w:tc>
        <w:tc>
          <w:tcPr>
            <w:tcW w:w="751" w:type="dxa"/>
            <w:vAlign w:val="bottom"/>
          </w:tcPr>
          <w:p w14:paraId="43A91BA7" w14:textId="77777777" w:rsidR="00E43978" w:rsidRDefault="00E43978">
            <w:pPr>
              <w:widowControl w:val="0"/>
              <w:spacing w:line="240" w:lineRule="auto"/>
              <w:rPr>
                <w:sz w:val="20"/>
                <w:szCs w:val="20"/>
              </w:rPr>
            </w:pPr>
          </w:p>
          <w:p w14:paraId="4996B726" w14:textId="77777777" w:rsidR="00E43978" w:rsidRDefault="00000000">
            <w:pPr>
              <w:widowControl w:val="0"/>
              <w:spacing w:line="240" w:lineRule="auto"/>
              <w:rPr>
                <w:sz w:val="20"/>
                <w:szCs w:val="20"/>
              </w:rPr>
            </w:pPr>
            <w:r>
              <w:rPr>
                <w:sz w:val="20"/>
                <w:szCs w:val="20"/>
              </w:rPr>
              <w:t>mean</w:t>
            </w:r>
          </w:p>
        </w:tc>
        <w:tc>
          <w:tcPr>
            <w:tcW w:w="609" w:type="dxa"/>
            <w:vAlign w:val="bottom"/>
          </w:tcPr>
          <w:p w14:paraId="35FD12B5" w14:textId="77777777" w:rsidR="00E43978" w:rsidRDefault="00000000">
            <w:pPr>
              <w:widowControl w:val="0"/>
              <w:spacing w:line="240" w:lineRule="auto"/>
              <w:jc w:val="right"/>
              <w:rPr>
                <w:sz w:val="20"/>
                <w:szCs w:val="20"/>
              </w:rPr>
            </w:pPr>
            <w:r>
              <w:rPr>
                <w:sz w:val="20"/>
                <w:szCs w:val="20"/>
              </w:rPr>
              <w:t>NA</w:t>
            </w:r>
          </w:p>
        </w:tc>
        <w:tc>
          <w:tcPr>
            <w:tcW w:w="631" w:type="dxa"/>
            <w:vAlign w:val="bottom"/>
          </w:tcPr>
          <w:p w14:paraId="48C384CB" w14:textId="77777777" w:rsidR="00E43978" w:rsidRDefault="00000000">
            <w:pPr>
              <w:widowControl w:val="0"/>
              <w:spacing w:line="240" w:lineRule="auto"/>
              <w:jc w:val="right"/>
              <w:rPr>
                <w:sz w:val="20"/>
                <w:szCs w:val="20"/>
              </w:rPr>
            </w:pPr>
            <w:r>
              <w:rPr>
                <w:sz w:val="20"/>
                <w:szCs w:val="20"/>
              </w:rPr>
              <w:t>4.7</w:t>
            </w:r>
          </w:p>
        </w:tc>
        <w:tc>
          <w:tcPr>
            <w:tcW w:w="660" w:type="dxa"/>
            <w:vAlign w:val="bottom"/>
          </w:tcPr>
          <w:p w14:paraId="0FCA2DD3" w14:textId="77777777" w:rsidR="00E43978" w:rsidRDefault="00000000">
            <w:pPr>
              <w:widowControl w:val="0"/>
              <w:spacing w:line="240" w:lineRule="auto"/>
              <w:jc w:val="right"/>
              <w:rPr>
                <w:sz w:val="20"/>
                <w:szCs w:val="20"/>
              </w:rPr>
            </w:pPr>
            <w:r>
              <w:rPr>
                <w:sz w:val="20"/>
                <w:szCs w:val="20"/>
              </w:rPr>
              <w:t>33.9</w:t>
            </w:r>
          </w:p>
        </w:tc>
        <w:tc>
          <w:tcPr>
            <w:tcW w:w="632" w:type="dxa"/>
            <w:vAlign w:val="bottom"/>
          </w:tcPr>
          <w:p w14:paraId="5A4CB578" w14:textId="77777777" w:rsidR="00E43978" w:rsidRDefault="00000000">
            <w:pPr>
              <w:widowControl w:val="0"/>
              <w:spacing w:line="240" w:lineRule="auto"/>
              <w:jc w:val="right"/>
              <w:rPr>
                <w:sz w:val="20"/>
                <w:szCs w:val="20"/>
              </w:rPr>
            </w:pPr>
            <w:r>
              <w:rPr>
                <w:sz w:val="20"/>
                <w:szCs w:val="20"/>
              </w:rPr>
              <w:t>33.3</w:t>
            </w:r>
          </w:p>
        </w:tc>
        <w:tc>
          <w:tcPr>
            <w:tcW w:w="79" w:type="dxa"/>
            <w:vAlign w:val="bottom"/>
          </w:tcPr>
          <w:p w14:paraId="4BDA90D0" w14:textId="77777777" w:rsidR="00E43978" w:rsidRDefault="00E43978">
            <w:pPr>
              <w:widowControl w:val="0"/>
              <w:spacing w:line="240" w:lineRule="auto"/>
              <w:jc w:val="right"/>
              <w:rPr>
                <w:sz w:val="20"/>
                <w:szCs w:val="20"/>
              </w:rPr>
            </w:pPr>
          </w:p>
        </w:tc>
        <w:tc>
          <w:tcPr>
            <w:tcW w:w="609" w:type="dxa"/>
            <w:vAlign w:val="bottom"/>
          </w:tcPr>
          <w:p w14:paraId="1AF25BB3" w14:textId="77777777" w:rsidR="00E43978" w:rsidRDefault="00000000">
            <w:pPr>
              <w:widowControl w:val="0"/>
              <w:spacing w:line="240" w:lineRule="auto"/>
              <w:jc w:val="right"/>
              <w:rPr>
                <w:sz w:val="20"/>
                <w:szCs w:val="20"/>
              </w:rPr>
            </w:pPr>
            <w:r>
              <w:rPr>
                <w:sz w:val="20"/>
                <w:szCs w:val="20"/>
              </w:rPr>
              <w:t>NA</w:t>
            </w:r>
          </w:p>
        </w:tc>
        <w:tc>
          <w:tcPr>
            <w:tcW w:w="635" w:type="dxa"/>
            <w:vAlign w:val="bottom"/>
          </w:tcPr>
          <w:p w14:paraId="5EB4973A" w14:textId="77777777" w:rsidR="00E43978" w:rsidRDefault="00000000">
            <w:pPr>
              <w:widowControl w:val="0"/>
              <w:spacing w:line="240" w:lineRule="auto"/>
              <w:jc w:val="right"/>
              <w:rPr>
                <w:sz w:val="20"/>
                <w:szCs w:val="20"/>
              </w:rPr>
            </w:pPr>
            <w:r>
              <w:rPr>
                <w:sz w:val="20"/>
                <w:szCs w:val="20"/>
              </w:rPr>
              <w:t>1.4</w:t>
            </w:r>
          </w:p>
        </w:tc>
        <w:tc>
          <w:tcPr>
            <w:tcW w:w="637" w:type="dxa"/>
            <w:vAlign w:val="bottom"/>
          </w:tcPr>
          <w:p w14:paraId="511A648F" w14:textId="77777777" w:rsidR="00E43978" w:rsidRDefault="00000000">
            <w:pPr>
              <w:widowControl w:val="0"/>
              <w:spacing w:line="240" w:lineRule="auto"/>
              <w:jc w:val="right"/>
              <w:rPr>
                <w:sz w:val="20"/>
                <w:szCs w:val="20"/>
              </w:rPr>
            </w:pPr>
            <w:r>
              <w:rPr>
                <w:sz w:val="20"/>
                <w:szCs w:val="20"/>
              </w:rPr>
              <w:t>30.6</w:t>
            </w:r>
          </w:p>
        </w:tc>
        <w:tc>
          <w:tcPr>
            <w:tcW w:w="628" w:type="dxa"/>
            <w:vAlign w:val="bottom"/>
          </w:tcPr>
          <w:p w14:paraId="7C90AFA4" w14:textId="77777777" w:rsidR="00E43978" w:rsidRDefault="00000000">
            <w:pPr>
              <w:widowControl w:val="0"/>
              <w:spacing w:line="240" w:lineRule="auto"/>
              <w:jc w:val="right"/>
              <w:rPr>
                <w:sz w:val="20"/>
                <w:szCs w:val="20"/>
              </w:rPr>
            </w:pPr>
            <w:r>
              <w:rPr>
                <w:sz w:val="20"/>
                <w:szCs w:val="20"/>
              </w:rPr>
              <w:t>34.1</w:t>
            </w:r>
          </w:p>
        </w:tc>
        <w:tc>
          <w:tcPr>
            <w:tcW w:w="92" w:type="dxa"/>
            <w:vAlign w:val="bottom"/>
          </w:tcPr>
          <w:p w14:paraId="55AF23C8" w14:textId="77777777" w:rsidR="00E43978" w:rsidRDefault="00E43978">
            <w:pPr>
              <w:widowControl w:val="0"/>
              <w:spacing w:line="240" w:lineRule="auto"/>
              <w:jc w:val="right"/>
              <w:rPr>
                <w:sz w:val="20"/>
                <w:szCs w:val="20"/>
              </w:rPr>
            </w:pPr>
          </w:p>
        </w:tc>
        <w:tc>
          <w:tcPr>
            <w:tcW w:w="628" w:type="dxa"/>
            <w:vAlign w:val="bottom"/>
          </w:tcPr>
          <w:p w14:paraId="3AFC9D94" w14:textId="77777777" w:rsidR="00E43978" w:rsidRDefault="00000000">
            <w:pPr>
              <w:widowControl w:val="0"/>
              <w:spacing w:line="240" w:lineRule="auto"/>
              <w:jc w:val="right"/>
              <w:rPr>
                <w:sz w:val="20"/>
                <w:szCs w:val="20"/>
              </w:rPr>
            </w:pPr>
            <w:r>
              <w:rPr>
                <w:sz w:val="20"/>
                <w:szCs w:val="20"/>
              </w:rPr>
              <w:t>NA</w:t>
            </w:r>
          </w:p>
        </w:tc>
        <w:tc>
          <w:tcPr>
            <w:tcW w:w="631" w:type="dxa"/>
            <w:vAlign w:val="bottom"/>
          </w:tcPr>
          <w:p w14:paraId="0835FC27" w14:textId="77777777" w:rsidR="00E43978" w:rsidRDefault="00000000">
            <w:pPr>
              <w:widowControl w:val="0"/>
              <w:spacing w:line="240" w:lineRule="auto"/>
              <w:jc w:val="right"/>
              <w:rPr>
                <w:sz w:val="20"/>
                <w:szCs w:val="20"/>
              </w:rPr>
            </w:pPr>
            <w:r>
              <w:rPr>
                <w:sz w:val="20"/>
                <w:szCs w:val="20"/>
              </w:rPr>
              <w:t>NA</w:t>
            </w:r>
          </w:p>
        </w:tc>
        <w:tc>
          <w:tcPr>
            <w:tcW w:w="632" w:type="dxa"/>
            <w:vAlign w:val="bottom"/>
          </w:tcPr>
          <w:p w14:paraId="1A171F4A" w14:textId="77777777" w:rsidR="00E43978" w:rsidRDefault="00000000">
            <w:pPr>
              <w:widowControl w:val="0"/>
              <w:spacing w:line="240" w:lineRule="auto"/>
              <w:jc w:val="right"/>
              <w:rPr>
                <w:sz w:val="20"/>
                <w:szCs w:val="20"/>
              </w:rPr>
            </w:pPr>
            <w:r>
              <w:rPr>
                <w:sz w:val="20"/>
                <w:szCs w:val="20"/>
              </w:rPr>
              <w:t>10.8</w:t>
            </w:r>
          </w:p>
        </w:tc>
        <w:tc>
          <w:tcPr>
            <w:tcW w:w="631" w:type="dxa"/>
            <w:vAlign w:val="bottom"/>
          </w:tcPr>
          <w:p w14:paraId="0418196D" w14:textId="77777777" w:rsidR="00E43978" w:rsidRDefault="00000000">
            <w:pPr>
              <w:widowControl w:val="0"/>
              <w:spacing w:line="240" w:lineRule="auto"/>
              <w:jc w:val="right"/>
              <w:rPr>
                <w:sz w:val="20"/>
                <w:szCs w:val="20"/>
              </w:rPr>
            </w:pPr>
            <w:r>
              <w:rPr>
                <w:sz w:val="20"/>
                <w:szCs w:val="20"/>
              </w:rPr>
              <w:t>27.8</w:t>
            </w:r>
          </w:p>
        </w:tc>
        <w:tc>
          <w:tcPr>
            <w:tcW w:w="91" w:type="dxa"/>
            <w:vAlign w:val="bottom"/>
          </w:tcPr>
          <w:p w14:paraId="2B941F46" w14:textId="77777777" w:rsidR="00E43978" w:rsidRDefault="00E43978">
            <w:pPr>
              <w:widowControl w:val="0"/>
              <w:spacing w:line="240" w:lineRule="auto"/>
              <w:jc w:val="right"/>
              <w:rPr>
                <w:sz w:val="20"/>
                <w:szCs w:val="20"/>
              </w:rPr>
            </w:pPr>
          </w:p>
        </w:tc>
        <w:tc>
          <w:tcPr>
            <w:tcW w:w="629" w:type="dxa"/>
            <w:vAlign w:val="bottom"/>
          </w:tcPr>
          <w:p w14:paraId="6C808E81" w14:textId="77777777" w:rsidR="00E43978" w:rsidRDefault="00000000">
            <w:pPr>
              <w:widowControl w:val="0"/>
              <w:spacing w:line="240" w:lineRule="auto"/>
              <w:jc w:val="right"/>
              <w:rPr>
                <w:sz w:val="20"/>
                <w:szCs w:val="20"/>
              </w:rPr>
            </w:pPr>
            <w:r>
              <w:rPr>
                <w:sz w:val="20"/>
                <w:szCs w:val="20"/>
              </w:rPr>
              <w:t>NA</w:t>
            </w:r>
          </w:p>
        </w:tc>
        <w:tc>
          <w:tcPr>
            <w:tcW w:w="634" w:type="dxa"/>
            <w:vAlign w:val="bottom"/>
          </w:tcPr>
          <w:p w14:paraId="1AE7CF0C" w14:textId="77777777" w:rsidR="00E43978" w:rsidRDefault="00000000">
            <w:pPr>
              <w:widowControl w:val="0"/>
              <w:spacing w:line="240" w:lineRule="auto"/>
              <w:jc w:val="right"/>
              <w:rPr>
                <w:sz w:val="20"/>
                <w:szCs w:val="20"/>
              </w:rPr>
            </w:pPr>
            <w:r>
              <w:rPr>
                <w:sz w:val="20"/>
                <w:szCs w:val="20"/>
              </w:rPr>
              <w:t>NA</w:t>
            </w:r>
          </w:p>
        </w:tc>
        <w:tc>
          <w:tcPr>
            <w:tcW w:w="628" w:type="dxa"/>
            <w:vAlign w:val="bottom"/>
          </w:tcPr>
          <w:p w14:paraId="49FEAD4A" w14:textId="77777777" w:rsidR="00E43978" w:rsidRDefault="00000000">
            <w:pPr>
              <w:widowControl w:val="0"/>
              <w:spacing w:line="240" w:lineRule="auto"/>
              <w:jc w:val="right"/>
              <w:rPr>
                <w:sz w:val="20"/>
                <w:szCs w:val="20"/>
              </w:rPr>
            </w:pPr>
            <w:r>
              <w:rPr>
                <w:sz w:val="20"/>
                <w:szCs w:val="20"/>
              </w:rPr>
              <w:t>7.9</w:t>
            </w:r>
          </w:p>
        </w:tc>
        <w:tc>
          <w:tcPr>
            <w:tcW w:w="632" w:type="dxa"/>
            <w:vAlign w:val="bottom"/>
          </w:tcPr>
          <w:p w14:paraId="4A4AD6FC" w14:textId="77777777" w:rsidR="00E43978" w:rsidRDefault="00000000">
            <w:pPr>
              <w:widowControl w:val="0"/>
              <w:spacing w:line="240" w:lineRule="auto"/>
              <w:jc w:val="right"/>
              <w:rPr>
                <w:sz w:val="20"/>
                <w:szCs w:val="20"/>
              </w:rPr>
            </w:pPr>
            <w:r>
              <w:rPr>
                <w:sz w:val="20"/>
                <w:szCs w:val="20"/>
              </w:rPr>
              <w:t>19.1</w:t>
            </w:r>
          </w:p>
        </w:tc>
        <w:tc>
          <w:tcPr>
            <w:tcW w:w="91" w:type="dxa"/>
            <w:vAlign w:val="bottom"/>
          </w:tcPr>
          <w:p w14:paraId="342658FD" w14:textId="77777777" w:rsidR="00E43978" w:rsidRDefault="00E43978">
            <w:pPr>
              <w:widowControl w:val="0"/>
              <w:spacing w:line="240" w:lineRule="auto"/>
              <w:jc w:val="right"/>
              <w:rPr>
                <w:sz w:val="20"/>
                <w:szCs w:val="20"/>
              </w:rPr>
            </w:pPr>
          </w:p>
        </w:tc>
        <w:tc>
          <w:tcPr>
            <w:tcW w:w="628" w:type="dxa"/>
            <w:vAlign w:val="bottom"/>
          </w:tcPr>
          <w:p w14:paraId="3E30BAC7" w14:textId="77777777" w:rsidR="00E43978" w:rsidRDefault="00000000">
            <w:pPr>
              <w:widowControl w:val="0"/>
              <w:spacing w:line="240" w:lineRule="auto"/>
              <w:jc w:val="right"/>
              <w:rPr>
                <w:sz w:val="20"/>
                <w:szCs w:val="20"/>
              </w:rPr>
            </w:pPr>
            <w:r>
              <w:rPr>
                <w:sz w:val="20"/>
                <w:szCs w:val="20"/>
              </w:rPr>
              <w:t>8.1</w:t>
            </w:r>
          </w:p>
        </w:tc>
        <w:tc>
          <w:tcPr>
            <w:tcW w:w="631" w:type="dxa"/>
            <w:vAlign w:val="bottom"/>
          </w:tcPr>
          <w:p w14:paraId="6E7A281A" w14:textId="77777777" w:rsidR="00E43978" w:rsidRDefault="00000000">
            <w:pPr>
              <w:widowControl w:val="0"/>
              <w:spacing w:line="240" w:lineRule="auto"/>
              <w:jc w:val="right"/>
              <w:rPr>
                <w:sz w:val="20"/>
                <w:szCs w:val="20"/>
              </w:rPr>
            </w:pPr>
            <w:r>
              <w:rPr>
                <w:sz w:val="20"/>
                <w:szCs w:val="20"/>
              </w:rPr>
              <w:t>NA</w:t>
            </w:r>
          </w:p>
        </w:tc>
        <w:tc>
          <w:tcPr>
            <w:tcW w:w="629" w:type="dxa"/>
            <w:vAlign w:val="bottom"/>
          </w:tcPr>
          <w:p w14:paraId="5F61560B" w14:textId="77777777" w:rsidR="00E43978" w:rsidRDefault="00000000">
            <w:pPr>
              <w:widowControl w:val="0"/>
              <w:spacing w:line="240" w:lineRule="auto"/>
              <w:jc w:val="right"/>
              <w:rPr>
                <w:sz w:val="20"/>
                <w:szCs w:val="20"/>
              </w:rPr>
            </w:pPr>
            <w:r>
              <w:rPr>
                <w:sz w:val="20"/>
                <w:szCs w:val="20"/>
              </w:rPr>
              <w:t>44.0</w:t>
            </w:r>
          </w:p>
        </w:tc>
        <w:tc>
          <w:tcPr>
            <w:tcW w:w="692" w:type="dxa"/>
            <w:vAlign w:val="bottom"/>
          </w:tcPr>
          <w:p w14:paraId="342ED3B7" w14:textId="77777777" w:rsidR="00E43978" w:rsidRDefault="00000000">
            <w:pPr>
              <w:widowControl w:val="0"/>
              <w:spacing w:line="240" w:lineRule="auto"/>
              <w:jc w:val="right"/>
              <w:rPr>
                <w:sz w:val="20"/>
                <w:szCs w:val="20"/>
              </w:rPr>
            </w:pPr>
            <w:r>
              <w:rPr>
                <w:sz w:val="20"/>
                <w:szCs w:val="20"/>
              </w:rPr>
              <w:t>46.4</w:t>
            </w:r>
          </w:p>
        </w:tc>
      </w:tr>
      <w:tr w:rsidR="00E43978" w14:paraId="58696E62" w14:textId="77777777">
        <w:trPr>
          <w:trHeight w:val="70"/>
        </w:trPr>
        <w:tc>
          <w:tcPr>
            <w:tcW w:w="896" w:type="dxa"/>
            <w:vMerge/>
            <w:tcBorders>
              <w:bottom w:val="single" w:sz="4" w:space="0" w:color="000000"/>
            </w:tcBorders>
            <w:vAlign w:val="bottom"/>
          </w:tcPr>
          <w:p w14:paraId="69A95FF8" w14:textId="77777777" w:rsidR="00E43978" w:rsidRDefault="00E43978">
            <w:pPr>
              <w:widowControl w:val="0"/>
              <w:spacing w:line="240" w:lineRule="auto"/>
              <w:rPr>
                <w:sz w:val="20"/>
                <w:szCs w:val="20"/>
              </w:rPr>
            </w:pPr>
          </w:p>
        </w:tc>
        <w:tc>
          <w:tcPr>
            <w:tcW w:w="751" w:type="dxa"/>
            <w:tcBorders>
              <w:bottom w:val="single" w:sz="4" w:space="0" w:color="000000"/>
            </w:tcBorders>
            <w:vAlign w:val="bottom"/>
          </w:tcPr>
          <w:p w14:paraId="21D39BFD" w14:textId="77777777" w:rsidR="00E43978" w:rsidRDefault="00000000">
            <w:pPr>
              <w:widowControl w:val="0"/>
              <w:spacing w:line="240" w:lineRule="auto"/>
              <w:rPr>
                <w:sz w:val="20"/>
                <w:szCs w:val="20"/>
              </w:rPr>
            </w:pPr>
            <w:r>
              <w:rPr>
                <w:sz w:val="20"/>
                <w:szCs w:val="20"/>
              </w:rPr>
              <w:t>SE</w:t>
            </w:r>
          </w:p>
        </w:tc>
        <w:tc>
          <w:tcPr>
            <w:tcW w:w="609" w:type="dxa"/>
            <w:tcBorders>
              <w:bottom w:val="single" w:sz="4" w:space="0" w:color="000000"/>
            </w:tcBorders>
            <w:vAlign w:val="bottom"/>
          </w:tcPr>
          <w:p w14:paraId="4E140C28" w14:textId="77777777" w:rsidR="00E43978" w:rsidRDefault="00000000">
            <w:pPr>
              <w:widowControl w:val="0"/>
              <w:spacing w:line="240" w:lineRule="auto"/>
              <w:jc w:val="right"/>
              <w:rPr>
                <w:sz w:val="20"/>
                <w:szCs w:val="20"/>
              </w:rPr>
            </w:pPr>
            <w:r>
              <w:rPr>
                <w:sz w:val="20"/>
                <w:szCs w:val="20"/>
              </w:rPr>
              <w:t>NA</w:t>
            </w:r>
          </w:p>
        </w:tc>
        <w:tc>
          <w:tcPr>
            <w:tcW w:w="631" w:type="dxa"/>
            <w:tcBorders>
              <w:bottom w:val="single" w:sz="4" w:space="0" w:color="000000"/>
            </w:tcBorders>
            <w:vAlign w:val="bottom"/>
          </w:tcPr>
          <w:p w14:paraId="72232CCD" w14:textId="77777777" w:rsidR="00E43978" w:rsidRDefault="00000000">
            <w:pPr>
              <w:widowControl w:val="0"/>
              <w:spacing w:line="240" w:lineRule="auto"/>
              <w:jc w:val="right"/>
              <w:rPr>
                <w:sz w:val="20"/>
                <w:szCs w:val="20"/>
              </w:rPr>
            </w:pPr>
            <w:r>
              <w:rPr>
                <w:sz w:val="20"/>
                <w:szCs w:val="20"/>
              </w:rPr>
              <w:t>0.5</w:t>
            </w:r>
          </w:p>
        </w:tc>
        <w:tc>
          <w:tcPr>
            <w:tcW w:w="660" w:type="dxa"/>
            <w:tcBorders>
              <w:bottom w:val="single" w:sz="4" w:space="0" w:color="000000"/>
            </w:tcBorders>
            <w:vAlign w:val="bottom"/>
          </w:tcPr>
          <w:p w14:paraId="4A7A9F3F" w14:textId="77777777" w:rsidR="00E43978" w:rsidRDefault="00000000">
            <w:pPr>
              <w:widowControl w:val="0"/>
              <w:spacing w:line="240" w:lineRule="auto"/>
              <w:jc w:val="right"/>
              <w:rPr>
                <w:sz w:val="20"/>
                <w:szCs w:val="20"/>
              </w:rPr>
            </w:pPr>
            <w:r>
              <w:rPr>
                <w:sz w:val="20"/>
                <w:szCs w:val="20"/>
              </w:rPr>
              <w:t>2.2</w:t>
            </w:r>
          </w:p>
        </w:tc>
        <w:tc>
          <w:tcPr>
            <w:tcW w:w="632" w:type="dxa"/>
            <w:tcBorders>
              <w:bottom w:val="single" w:sz="4" w:space="0" w:color="000000"/>
            </w:tcBorders>
            <w:vAlign w:val="bottom"/>
          </w:tcPr>
          <w:p w14:paraId="5D3C0795" w14:textId="77777777" w:rsidR="00E43978" w:rsidRDefault="00000000">
            <w:pPr>
              <w:widowControl w:val="0"/>
              <w:spacing w:line="240" w:lineRule="auto"/>
              <w:jc w:val="right"/>
              <w:rPr>
                <w:sz w:val="20"/>
                <w:szCs w:val="20"/>
              </w:rPr>
            </w:pPr>
            <w:r>
              <w:rPr>
                <w:sz w:val="20"/>
                <w:szCs w:val="20"/>
              </w:rPr>
              <w:t>0.7</w:t>
            </w:r>
          </w:p>
        </w:tc>
        <w:tc>
          <w:tcPr>
            <w:tcW w:w="79" w:type="dxa"/>
            <w:tcBorders>
              <w:bottom w:val="single" w:sz="4" w:space="0" w:color="000000"/>
            </w:tcBorders>
            <w:vAlign w:val="bottom"/>
          </w:tcPr>
          <w:p w14:paraId="62FBB4D8" w14:textId="77777777" w:rsidR="00E43978" w:rsidRDefault="00E43978">
            <w:pPr>
              <w:widowControl w:val="0"/>
              <w:spacing w:line="240" w:lineRule="auto"/>
              <w:jc w:val="right"/>
              <w:rPr>
                <w:sz w:val="20"/>
                <w:szCs w:val="20"/>
              </w:rPr>
            </w:pPr>
          </w:p>
        </w:tc>
        <w:tc>
          <w:tcPr>
            <w:tcW w:w="609" w:type="dxa"/>
            <w:tcBorders>
              <w:bottom w:val="single" w:sz="4" w:space="0" w:color="000000"/>
            </w:tcBorders>
            <w:vAlign w:val="bottom"/>
          </w:tcPr>
          <w:p w14:paraId="6D55BAE0" w14:textId="77777777" w:rsidR="00E43978" w:rsidRDefault="00000000">
            <w:pPr>
              <w:widowControl w:val="0"/>
              <w:spacing w:line="240" w:lineRule="auto"/>
              <w:jc w:val="right"/>
              <w:rPr>
                <w:sz w:val="20"/>
                <w:szCs w:val="20"/>
              </w:rPr>
            </w:pPr>
            <w:r>
              <w:rPr>
                <w:sz w:val="20"/>
                <w:szCs w:val="20"/>
              </w:rPr>
              <w:t>NA</w:t>
            </w:r>
          </w:p>
        </w:tc>
        <w:tc>
          <w:tcPr>
            <w:tcW w:w="635" w:type="dxa"/>
            <w:tcBorders>
              <w:bottom w:val="single" w:sz="4" w:space="0" w:color="000000"/>
            </w:tcBorders>
            <w:vAlign w:val="bottom"/>
          </w:tcPr>
          <w:p w14:paraId="0CEF1F9C" w14:textId="77777777" w:rsidR="00E43978" w:rsidRDefault="00000000">
            <w:pPr>
              <w:widowControl w:val="0"/>
              <w:spacing w:line="240" w:lineRule="auto"/>
              <w:jc w:val="right"/>
              <w:rPr>
                <w:sz w:val="20"/>
                <w:szCs w:val="20"/>
              </w:rPr>
            </w:pPr>
            <w:r>
              <w:rPr>
                <w:sz w:val="20"/>
                <w:szCs w:val="20"/>
              </w:rPr>
              <w:t>0.3</w:t>
            </w:r>
          </w:p>
        </w:tc>
        <w:tc>
          <w:tcPr>
            <w:tcW w:w="637" w:type="dxa"/>
            <w:tcBorders>
              <w:bottom w:val="single" w:sz="4" w:space="0" w:color="000000"/>
            </w:tcBorders>
            <w:vAlign w:val="bottom"/>
          </w:tcPr>
          <w:p w14:paraId="4C9C5D71" w14:textId="77777777" w:rsidR="00E43978" w:rsidRDefault="00000000">
            <w:pPr>
              <w:widowControl w:val="0"/>
              <w:spacing w:line="240" w:lineRule="auto"/>
              <w:jc w:val="right"/>
              <w:rPr>
                <w:sz w:val="20"/>
                <w:szCs w:val="20"/>
              </w:rPr>
            </w:pPr>
            <w:r>
              <w:rPr>
                <w:sz w:val="20"/>
                <w:szCs w:val="20"/>
              </w:rPr>
              <w:t>3.4</w:t>
            </w:r>
          </w:p>
        </w:tc>
        <w:tc>
          <w:tcPr>
            <w:tcW w:w="628" w:type="dxa"/>
            <w:tcBorders>
              <w:bottom w:val="single" w:sz="4" w:space="0" w:color="000000"/>
            </w:tcBorders>
            <w:vAlign w:val="bottom"/>
          </w:tcPr>
          <w:p w14:paraId="25B9939D" w14:textId="77777777" w:rsidR="00E43978" w:rsidRDefault="00000000">
            <w:pPr>
              <w:widowControl w:val="0"/>
              <w:spacing w:line="240" w:lineRule="auto"/>
              <w:jc w:val="right"/>
              <w:rPr>
                <w:sz w:val="20"/>
                <w:szCs w:val="20"/>
              </w:rPr>
            </w:pPr>
            <w:r>
              <w:rPr>
                <w:sz w:val="20"/>
                <w:szCs w:val="20"/>
              </w:rPr>
              <w:t>4.3</w:t>
            </w:r>
          </w:p>
        </w:tc>
        <w:tc>
          <w:tcPr>
            <w:tcW w:w="92" w:type="dxa"/>
            <w:tcBorders>
              <w:bottom w:val="single" w:sz="4" w:space="0" w:color="000000"/>
            </w:tcBorders>
            <w:vAlign w:val="bottom"/>
          </w:tcPr>
          <w:p w14:paraId="5B60C686" w14:textId="77777777" w:rsidR="00E43978" w:rsidRDefault="00E43978">
            <w:pPr>
              <w:widowControl w:val="0"/>
              <w:spacing w:line="240" w:lineRule="auto"/>
              <w:jc w:val="right"/>
              <w:rPr>
                <w:sz w:val="20"/>
                <w:szCs w:val="20"/>
              </w:rPr>
            </w:pPr>
          </w:p>
        </w:tc>
        <w:tc>
          <w:tcPr>
            <w:tcW w:w="628" w:type="dxa"/>
            <w:tcBorders>
              <w:bottom w:val="single" w:sz="4" w:space="0" w:color="000000"/>
            </w:tcBorders>
            <w:vAlign w:val="bottom"/>
          </w:tcPr>
          <w:p w14:paraId="2AACF060" w14:textId="77777777" w:rsidR="00E43978" w:rsidRDefault="00000000">
            <w:pPr>
              <w:widowControl w:val="0"/>
              <w:spacing w:line="240" w:lineRule="auto"/>
              <w:jc w:val="right"/>
              <w:rPr>
                <w:sz w:val="20"/>
                <w:szCs w:val="20"/>
              </w:rPr>
            </w:pPr>
            <w:r>
              <w:rPr>
                <w:sz w:val="20"/>
                <w:szCs w:val="20"/>
              </w:rPr>
              <w:t>NA</w:t>
            </w:r>
          </w:p>
        </w:tc>
        <w:tc>
          <w:tcPr>
            <w:tcW w:w="631" w:type="dxa"/>
            <w:tcBorders>
              <w:bottom w:val="single" w:sz="4" w:space="0" w:color="000000"/>
            </w:tcBorders>
            <w:vAlign w:val="bottom"/>
          </w:tcPr>
          <w:p w14:paraId="478E69B7" w14:textId="77777777" w:rsidR="00E43978" w:rsidRDefault="00000000">
            <w:pPr>
              <w:widowControl w:val="0"/>
              <w:spacing w:line="240" w:lineRule="auto"/>
              <w:jc w:val="right"/>
              <w:rPr>
                <w:sz w:val="20"/>
                <w:szCs w:val="20"/>
              </w:rPr>
            </w:pPr>
            <w:r>
              <w:rPr>
                <w:sz w:val="20"/>
                <w:szCs w:val="20"/>
              </w:rPr>
              <w:t>NA</w:t>
            </w:r>
          </w:p>
        </w:tc>
        <w:tc>
          <w:tcPr>
            <w:tcW w:w="632" w:type="dxa"/>
            <w:tcBorders>
              <w:bottom w:val="single" w:sz="4" w:space="0" w:color="000000"/>
            </w:tcBorders>
            <w:vAlign w:val="bottom"/>
          </w:tcPr>
          <w:p w14:paraId="3D7A7F53" w14:textId="77777777" w:rsidR="00E43978" w:rsidRDefault="00000000">
            <w:pPr>
              <w:widowControl w:val="0"/>
              <w:spacing w:line="240" w:lineRule="auto"/>
              <w:jc w:val="right"/>
              <w:rPr>
                <w:sz w:val="20"/>
                <w:szCs w:val="20"/>
              </w:rPr>
            </w:pPr>
            <w:r>
              <w:rPr>
                <w:sz w:val="20"/>
                <w:szCs w:val="20"/>
              </w:rPr>
              <w:t>0.9</w:t>
            </w:r>
          </w:p>
        </w:tc>
        <w:tc>
          <w:tcPr>
            <w:tcW w:w="631" w:type="dxa"/>
            <w:tcBorders>
              <w:bottom w:val="single" w:sz="4" w:space="0" w:color="000000"/>
            </w:tcBorders>
            <w:vAlign w:val="bottom"/>
          </w:tcPr>
          <w:p w14:paraId="1F7377EF" w14:textId="77777777" w:rsidR="00E43978" w:rsidRDefault="00000000">
            <w:pPr>
              <w:widowControl w:val="0"/>
              <w:spacing w:line="240" w:lineRule="auto"/>
              <w:jc w:val="right"/>
              <w:rPr>
                <w:sz w:val="20"/>
                <w:szCs w:val="20"/>
              </w:rPr>
            </w:pPr>
            <w:r>
              <w:rPr>
                <w:sz w:val="20"/>
                <w:szCs w:val="20"/>
              </w:rPr>
              <w:t>1.8</w:t>
            </w:r>
          </w:p>
        </w:tc>
        <w:tc>
          <w:tcPr>
            <w:tcW w:w="91" w:type="dxa"/>
            <w:tcBorders>
              <w:bottom w:val="single" w:sz="4" w:space="0" w:color="000000"/>
            </w:tcBorders>
            <w:vAlign w:val="bottom"/>
          </w:tcPr>
          <w:p w14:paraId="2BCCCB11" w14:textId="77777777" w:rsidR="00E43978" w:rsidRDefault="00E43978">
            <w:pPr>
              <w:widowControl w:val="0"/>
              <w:spacing w:line="240" w:lineRule="auto"/>
              <w:jc w:val="right"/>
              <w:rPr>
                <w:sz w:val="20"/>
                <w:szCs w:val="20"/>
              </w:rPr>
            </w:pPr>
          </w:p>
        </w:tc>
        <w:tc>
          <w:tcPr>
            <w:tcW w:w="629" w:type="dxa"/>
            <w:tcBorders>
              <w:bottom w:val="single" w:sz="4" w:space="0" w:color="000000"/>
            </w:tcBorders>
            <w:vAlign w:val="bottom"/>
          </w:tcPr>
          <w:p w14:paraId="6A970A57" w14:textId="77777777" w:rsidR="00E43978" w:rsidRDefault="00000000">
            <w:pPr>
              <w:widowControl w:val="0"/>
              <w:spacing w:line="240" w:lineRule="auto"/>
              <w:jc w:val="right"/>
              <w:rPr>
                <w:sz w:val="20"/>
                <w:szCs w:val="20"/>
              </w:rPr>
            </w:pPr>
            <w:r>
              <w:rPr>
                <w:sz w:val="20"/>
                <w:szCs w:val="20"/>
              </w:rPr>
              <w:t>NA</w:t>
            </w:r>
          </w:p>
        </w:tc>
        <w:tc>
          <w:tcPr>
            <w:tcW w:w="634" w:type="dxa"/>
            <w:tcBorders>
              <w:bottom w:val="single" w:sz="4" w:space="0" w:color="000000"/>
            </w:tcBorders>
            <w:vAlign w:val="bottom"/>
          </w:tcPr>
          <w:p w14:paraId="3F748A2A" w14:textId="77777777" w:rsidR="00E43978" w:rsidRDefault="00000000">
            <w:pPr>
              <w:widowControl w:val="0"/>
              <w:spacing w:line="240" w:lineRule="auto"/>
              <w:jc w:val="right"/>
              <w:rPr>
                <w:sz w:val="20"/>
                <w:szCs w:val="20"/>
              </w:rPr>
            </w:pPr>
            <w:r>
              <w:rPr>
                <w:sz w:val="20"/>
                <w:szCs w:val="20"/>
              </w:rPr>
              <w:t>NA</w:t>
            </w:r>
          </w:p>
        </w:tc>
        <w:tc>
          <w:tcPr>
            <w:tcW w:w="628" w:type="dxa"/>
            <w:tcBorders>
              <w:bottom w:val="single" w:sz="4" w:space="0" w:color="000000"/>
            </w:tcBorders>
            <w:vAlign w:val="bottom"/>
          </w:tcPr>
          <w:p w14:paraId="74E54FEF" w14:textId="77777777" w:rsidR="00E43978" w:rsidRDefault="00000000">
            <w:pPr>
              <w:widowControl w:val="0"/>
              <w:spacing w:line="240" w:lineRule="auto"/>
              <w:jc w:val="right"/>
              <w:rPr>
                <w:sz w:val="20"/>
                <w:szCs w:val="20"/>
              </w:rPr>
            </w:pPr>
            <w:r>
              <w:rPr>
                <w:sz w:val="20"/>
                <w:szCs w:val="20"/>
              </w:rPr>
              <w:t>0.7</w:t>
            </w:r>
          </w:p>
        </w:tc>
        <w:tc>
          <w:tcPr>
            <w:tcW w:w="632" w:type="dxa"/>
            <w:tcBorders>
              <w:bottom w:val="single" w:sz="4" w:space="0" w:color="000000"/>
            </w:tcBorders>
            <w:vAlign w:val="bottom"/>
          </w:tcPr>
          <w:p w14:paraId="1C388C7F" w14:textId="77777777" w:rsidR="00E43978" w:rsidRDefault="00000000">
            <w:pPr>
              <w:widowControl w:val="0"/>
              <w:spacing w:line="240" w:lineRule="auto"/>
              <w:jc w:val="right"/>
              <w:rPr>
                <w:sz w:val="20"/>
                <w:szCs w:val="20"/>
              </w:rPr>
            </w:pPr>
            <w:r>
              <w:rPr>
                <w:sz w:val="20"/>
                <w:szCs w:val="20"/>
              </w:rPr>
              <w:t>1.5</w:t>
            </w:r>
          </w:p>
        </w:tc>
        <w:tc>
          <w:tcPr>
            <w:tcW w:w="91" w:type="dxa"/>
            <w:tcBorders>
              <w:bottom w:val="single" w:sz="4" w:space="0" w:color="000000"/>
            </w:tcBorders>
            <w:vAlign w:val="bottom"/>
          </w:tcPr>
          <w:p w14:paraId="4072A39A" w14:textId="77777777" w:rsidR="00E43978" w:rsidRDefault="00E43978">
            <w:pPr>
              <w:widowControl w:val="0"/>
              <w:spacing w:line="240" w:lineRule="auto"/>
              <w:jc w:val="right"/>
              <w:rPr>
                <w:sz w:val="20"/>
                <w:szCs w:val="20"/>
              </w:rPr>
            </w:pPr>
          </w:p>
        </w:tc>
        <w:tc>
          <w:tcPr>
            <w:tcW w:w="628" w:type="dxa"/>
            <w:tcBorders>
              <w:bottom w:val="single" w:sz="4" w:space="0" w:color="000000"/>
            </w:tcBorders>
            <w:vAlign w:val="bottom"/>
          </w:tcPr>
          <w:p w14:paraId="08FB1F05" w14:textId="77777777" w:rsidR="00E43978" w:rsidRDefault="00000000">
            <w:pPr>
              <w:widowControl w:val="0"/>
              <w:spacing w:line="240" w:lineRule="auto"/>
              <w:jc w:val="right"/>
              <w:rPr>
                <w:sz w:val="20"/>
                <w:szCs w:val="20"/>
              </w:rPr>
            </w:pPr>
            <w:r>
              <w:rPr>
                <w:sz w:val="20"/>
                <w:szCs w:val="20"/>
              </w:rPr>
              <w:t>0.5</w:t>
            </w:r>
          </w:p>
        </w:tc>
        <w:tc>
          <w:tcPr>
            <w:tcW w:w="631" w:type="dxa"/>
            <w:tcBorders>
              <w:bottom w:val="single" w:sz="4" w:space="0" w:color="000000"/>
            </w:tcBorders>
            <w:vAlign w:val="bottom"/>
          </w:tcPr>
          <w:p w14:paraId="24E1AEA7" w14:textId="77777777" w:rsidR="00E43978" w:rsidRDefault="00000000">
            <w:pPr>
              <w:widowControl w:val="0"/>
              <w:spacing w:line="240" w:lineRule="auto"/>
              <w:jc w:val="right"/>
              <w:rPr>
                <w:sz w:val="20"/>
                <w:szCs w:val="20"/>
              </w:rPr>
            </w:pPr>
            <w:r>
              <w:rPr>
                <w:sz w:val="20"/>
                <w:szCs w:val="20"/>
              </w:rPr>
              <w:t>NA</w:t>
            </w:r>
          </w:p>
        </w:tc>
        <w:tc>
          <w:tcPr>
            <w:tcW w:w="629" w:type="dxa"/>
            <w:tcBorders>
              <w:bottom w:val="single" w:sz="4" w:space="0" w:color="000000"/>
            </w:tcBorders>
            <w:vAlign w:val="bottom"/>
          </w:tcPr>
          <w:p w14:paraId="00F5FA1D" w14:textId="77777777" w:rsidR="00E43978" w:rsidRDefault="00000000">
            <w:pPr>
              <w:widowControl w:val="0"/>
              <w:spacing w:line="240" w:lineRule="auto"/>
              <w:jc w:val="right"/>
              <w:rPr>
                <w:sz w:val="20"/>
                <w:szCs w:val="20"/>
              </w:rPr>
            </w:pPr>
            <w:r>
              <w:rPr>
                <w:sz w:val="20"/>
                <w:szCs w:val="20"/>
              </w:rPr>
              <w:t>3.1</w:t>
            </w:r>
          </w:p>
        </w:tc>
        <w:tc>
          <w:tcPr>
            <w:tcW w:w="692" w:type="dxa"/>
            <w:tcBorders>
              <w:bottom w:val="single" w:sz="4" w:space="0" w:color="000000"/>
            </w:tcBorders>
            <w:vAlign w:val="bottom"/>
          </w:tcPr>
          <w:p w14:paraId="7788DBE9" w14:textId="77777777" w:rsidR="00E43978" w:rsidRDefault="00000000">
            <w:pPr>
              <w:widowControl w:val="0"/>
              <w:spacing w:line="240" w:lineRule="auto"/>
              <w:jc w:val="right"/>
              <w:rPr>
                <w:sz w:val="20"/>
                <w:szCs w:val="20"/>
              </w:rPr>
            </w:pPr>
            <w:r>
              <w:rPr>
                <w:sz w:val="20"/>
                <w:szCs w:val="20"/>
              </w:rPr>
              <w:t>4.6</w:t>
            </w:r>
          </w:p>
        </w:tc>
      </w:tr>
      <w:tr w:rsidR="00E43978" w14:paraId="49259F39" w14:textId="77777777">
        <w:trPr>
          <w:trHeight w:val="256"/>
        </w:trPr>
        <w:tc>
          <w:tcPr>
            <w:tcW w:w="896" w:type="dxa"/>
            <w:tcBorders>
              <w:top w:val="single" w:sz="4" w:space="0" w:color="000000"/>
            </w:tcBorders>
            <w:vAlign w:val="bottom"/>
          </w:tcPr>
          <w:p w14:paraId="5FBC8AD4" w14:textId="77777777" w:rsidR="00E43978" w:rsidRDefault="00E43978">
            <w:pPr>
              <w:widowControl w:val="0"/>
              <w:rPr>
                <w:sz w:val="20"/>
                <w:szCs w:val="20"/>
              </w:rPr>
            </w:pPr>
          </w:p>
        </w:tc>
        <w:tc>
          <w:tcPr>
            <w:tcW w:w="751" w:type="dxa"/>
            <w:tcBorders>
              <w:top w:val="single" w:sz="4" w:space="0" w:color="000000"/>
            </w:tcBorders>
            <w:vAlign w:val="bottom"/>
          </w:tcPr>
          <w:p w14:paraId="5F26D010" w14:textId="77777777" w:rsidR="00E43978" w:rsidRDefault="00E43978">
            <w:pPr>
              <w:widowControl w:val="0"/>
              <w:rPr>
                <w:sz w:val="20"/>
                <w:szCs w:val="20"/>
              </w:rPr>
            </w:pPr>
          </w:p>
        </w:tc>
        <w:tc>
          <w:tcPr>
            <w:tcW w:w="609" w:type="dxa"/>
            <w:tcBorders>
              <w:top w:val="single" w:sz="4" w:space="0" w:color="000000"/>
            </w:tcBorders>
            <w:vAlign w:val="bottom"/>
          </w:tcPr>
          <w:p w14:paraId="6F08E8FA" w14:textId="77777777" w:rsidR="00E43978" w:rsidRDefault="00E43978">
            <w:pPr>
              <w:widowControl w:val="0"/>
              <w:rPr>
                <w:sz w:val="20"/>
                <w:szCs w:val="20"/>
              </w:rPr>
            </w:pPr>
          </w:p>
        </w:tc>
        <w:tc>
          <w:tcPr>
            <w:tcW w:w="631" w:type="dxa"/>
            <w:tcBorders>
              <w:top w:val="single" w:sz="4" w:space="0" w:color="000000"/>
            </w:tcBorders>
            <w:vAlign w:val="bottom"/>
          </w:tcPr>
          <w:p w14:paraId="43DE9FA1" w14:textId="77777777" w:rsidR="00E43978" w:rsidRDefault="00E43978">
            <w:pPr>
              <w:widowControl w:val="0"/>
              <w:jc w:val="right"/>
              <w:rPr>
                <w:sz w:val="20"/>
                <w:szCs w:val="20"/>
              </w:rPr>
            </w:pPr>
          </w:p>
        </w:tc>
        <w:tc>
          <w:tcPr>
            <w:tcW w:w="660" w:type="dxa"/>
            <w:tcBorders>
              <w:top w:val="single" w:sz="4" w:space="0" w:color="000000"/>
            </w:tcBorders>
            <w:vAlign w:val="bottom"/>
          </w:tcPr>
          <w:p w14:paraId="4E9EB10A" w14:textId="77777777" w:rsidR="00E43978" w:rsidRDefault="00E43978">
            <w:pPr>
              <w:widowControl w:val="0"/>
              <w:jc w:val="right"/>
              <w:rPr>
                <w:sz w:val="20"/>
                <w:szCs w:val="20"/>
              </w:rPr>
            </w:pPr>
          </w:p>
        </w:tc>
        <w:tc>
          <w:tcPr>
            <w:tcW w:w="632" w:type="dxa"/>
            <w:tcBorders>
              <w:top w:val="single" w:sz="4" w:space="0" w:color="000000"/>
            </w:tcBorders>
            <w:vAlign w:val="bottom"/>
          </w:tcPr>
          <w:p w14:paraId="38FAA666" w14:textId="77777777" w:rsidR="00E43978" w:rsidRDefault="00E43978">
            <w:pPr>
              <w:widowControl w:val="0"/>
              <w:jc w:val="right"/>
              <w:rPr>
                <w:sz w:val="20"/>
                <w:szCs w:val="20"/>
              </w:rPr>
            </w:pPr>
          </w:p>
        </w:tc>
        <w:tc>
          <w:tcPr>
            <w:tcW w:w="79" w:type="dxa"/>
            <w:tcBorders>
              <w:top w:val="single" w:sz="4" w:space="0" w:color="000000"/>
            </w:tcBorders>
            <w:vAlign w:val="bottom"/>
          </w:tcPr>
          <w:p w14:paraId="02CE61C3" w14:textId="77777777" w:rsidR="00E43978" w:rsidRDefault="00E43978">
            <w:pPr>
              <w:widowControl w:val="0"/>
              <w:rPr>
                <w:sz w:val="20"/>
                <w:szCs w:val="20"/>
              </w:rPr>
            </w:pPr>
          </w:p>
        </w:tc>
        <w:tc>
          <w:tcPr>
            <w:tcW w:w="609" w:type="dxa"/>
            <w:tcBorders>
              <w:top w:val="single" w:sz="4" w:space="0" w:color="000000"/>
            </w:tcBorders>
            <w:vAlign w:val="bottom"/>
          </w:tcPr>
          <w:p w14:paraId="42892CFD" w14:textId="77777777" w:rsidR="00E43978" w:rsidRDefault="00E43978">
            <w:pPr>
              <w:widowControl w:val="0"/>
              <w:rPr>
                <w:sz w:val="20"/>
                <w:szCs w:val="20"/>
              </w:rPr>
            </w:pPr>
          </w:p>
        </w:tc>
        <w:tc>
          <w:tcPr>
            <w:tcW w:w="635" w:type="dxa"/>
            <w:tcBorders>
              <w:top w:val="single" w:sz="4" w:space="0" w:color="000000"/>
            </w:tcBorders>
            <w:vAlign w:val="bottom"/>
          </w:tcPr>
          <w:p w14:paraId="238FB3C4" w14:textId="77777777" w:rsidR="00E43978" w:rsidRDefault="00E43978">
            <w:pPr>
              <w:widowControl w:val="0"/>
              <w:jc w:val="right"/>
              <w:rPr>
                <w:sz w:val="20"/>
                <w:szCs w:val="20"/>
              </w:rPr>
            </w:pPr>
          </w:p>
        </w:tc>
        <w:tc>
          <w:tcPr>
            <w:tcW w:w="637" w:type="dxa"/>
            <w:tcBorders>
              <w:top w:val="single" w:sz="4" w:space="0" w:color="000000"/>
            </w:tcBorders>
            <w:vAlign w:val="bottom"/>
          </w:tcPr>
          <w:p w14:paraId="5AF0261E" w14:textId="77777777" w:rsidR="00E43978" w:rsidRDefault="00E43978">
            <w:pPr>
              <w:widowControl w:val="0"/>
              <w:jc w:val="right"/>
              <w:rPr>
                <w:sz w:val="20"/>
                <w:szCs w:val="20"/>
              </w:rPr>
            </w:pPr>
          </w:p>
        </w:tc>
        <w:tc>
          <w:tcPr>
            <w:tcW w:w="628" w:type="dxa"/>
            <w:tcBorders>
              <w:top w:val="single" w:sz="4" w:space="0" w:color="000000"/>
            </w:tcBorders>
            <w:vAlign w:val="bottom"/>
          </w:tcPr>
          <w:p w14:paraId="49F3246A" w14:textId="77777777" w:rsidR="00E43978" w:rsidRDefault="00E43978">
            <w:pPr>
              <w:widowControl w:val="0"/>
              <w:jc w:val="right"/>
              <w:rPr>
                <w:sz w:val="20"/>
                <w:szCs w:val="20"/>
              </w:rPr>
            </w:pPr>
          </w:p>
        </w:tc>
        <w:tc>
          <w:tcPr>
            <w:tcW w:w="92" w:type="dxa"/>
            <w:tcBorders>
              <w:top w:val="single" w:sz="4" w:space="0" w:color="000000"/>
            </w:tcBorders>
            <w:vAlign w:val="bottom"/>
          </w:tcPr>
          <w:p w14:paraId="0FC8D658" w14:textId="77777777" w:rsidR="00E43978" w:rsidRDefault="00E43978">
            <w:pPr>
              <w:widowControl w:val="0"/>
              <w:rPr>
                <w:sz w:val="20"/>
                <w:szCs w:val="20"/>
              </w:rPr>
            </w:pPr>
          </w:p>
        </w:tc>
        <w:tc>
          <w:tcPr>
            <w:tcW w:w="628" w:type="dxa"/>
            <w:tcBorders>
              <w:top w:val="single" w:sz="4" w:space="0" w:color="000000"/>
            </w:tcBorders>
            <w:vAlign w:val="bottom"/>
          </w:tcPr>
          <w:p w14:paraId="26D3ADA9" w14:textId="77777777" w:rsidR="00E43978" w:rsidRDefault="00E43978">
            <w:pPr>
              <w:widowControl w:val="0"/>
              <w:rPr>
                <w:sz w:val="20"/>
                <w:szCs w:val="20"/>
              </w:rPr>
            </w:pPr>
          </w:p>
        </w:tc>
        <w:tc>
          <w:tcPr>
            <w:tcW w:w="631" w:type="dxa"/>
            <w:tcBorders>
              <w:top w:val="single" w:sz="4" w:space="0" w:color="000000"/>
            </w:tcBorders>
            <w:vAlign w:val="bottom"/>
          </w:tcPr>
          <w:p w14:paraId="21B9EF02" w14:textId="77777777" w:rsidR="00E43978" w:rsidRDefault="00E43978">
            <w:pPr>
              <w:widowControl w:val="0"/>
              <w:rPr>
                <w:sz w:val="20"/>
                <w:szCs w:val="20"/>
              </w:rPr>
            </w:pPr>
          </w:p>
        </w:tc>
        <w:tc>
          <w:tcPr>
            <w:tcW w:w="632" w:type="dxa"/>
            <w:tcBorders>
              <w:top w:val="single" w:sz="4" w:space="0" w:color="000000"/>
            </w:tcBorders>
            <w:vAlign w:val="bottom"/>
          </w:tcPr>
          <w:p w14:paraId="7512E58F" w14:textId="77777777" w:rsidR="00E43978" w:rsidRDefault="00E43978">
            <w:pPr>
              <w:widowControl w:val="0"/>
              <w:jc w:val="right"/>
              <w:rPr>
                <w:sz w:val="20"/>
                <w:szCs w:val="20"/>
              </w:rPr>
            </w:pPr>
          </w:p>
        </w:tc>
        <w:tc>
          <w:tcPr>
            <w:tcW w:w="631" w:type="dxa"/>
            <w:tcBorders>
              <w:top w:val="single" w:sz="4" w:space="0" w:color="000000"/>
            </w:tcBorders>
            <w:vAlign w:val="bottom"/>
          </w:tcPr>
          <w:p w14:paraId="70FD83E0" w14:textId="77777777" w:rsidR="00E43978" w:rsidRDefault="00E43978">
            <w:pPr>
              <w:widowControl w:val="0"/>
              <w:jc w:val="right"/>
              <w:rPr>
                <w:sz w:val="20"/>
                <w:szCs w:val="20"/>
              </w:rPr>
            </w:pPr>
          </w:p>
        </w:tc>
        <w:tc>
          <w:tcPr>
            <w:tcW w:w="91" w:type="dxa"/>
            <w:tcBorders>
              <w:top w:val="single" w:sz="4" w:space="0" w:color="000000"/>
            </w:tcBorders>
            <w:vAlign w:val="bottom"/>
          </w:tcPr>
          <w:p w14:paraId="48B91BFD" w14:textId="77777777" w:rsidR="00E43978" w:rsidRDefault="00E43978">
            <w:pPr>
              <w:widowControl w:val="0"/>
              <w:rPr>
                <w:sz w:val="20"/>
                <w:szCs w:val="20"/>
              </w:rPr>
            </w:pPr>
          </w:p>
        </w:tc>
        <w:tc>
          <w:tcPr>
            <w:tcW w:w="629" w:type="dxa"/>
            <w:tcBorders>
              <w:top w:val="single" w:sz="4" w:space="0" w:color="000000"/>
            </w:tcBorders>
            <w:vAlign w:val="bottom"/>
          </w:tcPr>
          <w:p w14:paraId="00739D3E" w14:textId="77777777" w:rsidR="00E43978" w:rsidRDefault="00E43978">
            <w:pPr>
              <w:widowControl w:val="0"/>
              <w:rPr>
                <w:sz w:val="20"/>
                <w:szCs w:val="20"/>
              </w:rPr>
            </w:pPr>
          </w:p>
        </w:tc>
        <w:tc>
          <w:tcPr>
            <w:tcW w:w="634" w:type="dxa"/>
            <w:tcBorders>
              <w:top w:val="single" w:sz="4" w:space="0" w:color="000000"/>
            </w:tcBorders>
            <w:vAlign w:val="bottom"/>
          </w:tcPr>
          <w:p w14:paraId="6E640F50" w14:textId="77777777" w:rsidR="00E43978" w:rsidRDefault="00E43978">
            <w:pPr>
              <w:widowControl w:val="0"/>
              <w:rPr>
                <w:sz w:val="20"/>
                <w:szCs w:val="20"/>
              </w:rPr>
            </w:pPr>
          </w:p>
        </w:tc>
        <w:tc>
          <w:tcPr>
            <w:tcW w:w="628" w:type="dxa"/>
            <w:tcBorders>
              <w:top w:val="single" w:sz="4" w:space="0" w:color="000000"/>
            </w:tcBorders>
            <w:vAlign w:val="bottom"/>
          </w:tcPr>
          <w:p w14:paraId="0FAC6E52" w14:textId="77777777" w:rsidR="00E43978" w:rsidRDefault="00E43978">
            <w:pPr>
              <w:widowControl w:val="0"/>
              <w:jc w:val="right"/>
              <w:rPr>
                <w:sz w:val="20"/>
                <w:szCs w:val="20"/>
              </w:rPr>
            </w:pPr>
          </w:p>
        </w:tc>
        <w:tc>
          <w:tcPr>
            <w:tcW w:w="632" w:type="dxa"/>
            <w:tcBorders>
              <w:top w:val="single" w:sz="4" w:space="0" w:color="000000"/>
            </w:tcBorders>
            <w:vAlign w:val="bottom"/>
          </w:tcPr>
          <w:p w14:paraId="65110159" w14:textId="77777777" w:rsidR="00E43978" w:rsidRDefault="00E43978">
            <w:pPr>
              <w:widowControl w:val="0"/>
              <w:rPr>
                <w:sz w:val="20"/>
                <w:szCs w:val="20"/>
              </w:rPr>
            </w:pPr>
          </w:p>
        </w:tc>
        <w:tc>
          <w:tcPr>
            <w:tcW w:w="91" w:type="dxa"/>
            <w:tcBorders>
              <w:top w:val="single" w:sz="4" w:space="0" w:color="000000"/>
            </w:tcBorders>
            <w:vAlign w:val="bottom"/>
          </w:tcPr>
          <w:p w14:paraId="586DB10F" w14:textId="77777777" w:rsidR="00E43978" w:rsidRDefault="00E43978">
            <w:pPr>
              <w:widowControl w:val="0"/>
              <w:rPr>
                <w:sz w:val="20"/>
                <w:szCs w:val="20"/>
              </w:rPr>
            </w:pPr>
          </w:p>
        </w:tc>
        <w:tc>
          <w:tcPr>
            <w:tcW w:w="628" w:type="dxa"/>
            <w:tcBorders>
              <w:top w:val="single" w:sz="4" w:space="0" w:color="000000"/>
            </w:tcBorders>
            <w:vAlign w:val="bottom"/>
          </w:tcPr>
          <w:p w14:paraId="032E84B7" w14:textId="77777777" w:rsidR="00E43978" w:rsidRDefault="00E43978">
            <w:pPr>
              <w:widowControl w:val="0"/>
              <w:jc w:val="right"/>
              <w:rPr>
                <w:sz w:val="20"/>
                <w:szCs w:val="20"/>
              </w:rPr>
            </w:pPr>
          </w:p>
        </w:tc>
        <w:tc>
          <w:tcPr>
            <w:tcW w:w="631" w:type="dxa"/>
            <w:tcBorders>
              <w:top w:val="single" w:sz="4" w:space="0" w:color="000000"/>
            </w:tcBorders>
            <w:vAlign w:val="bottom"/>
          </w:tcPr>
          <w:p w14:paraId="2AA6020D" w14:textId="77777777" w:rsidR="00E43978" w:rsidRDefault="00E43978">
            <w:pPr>
              <w:widowControl w:val="0"/>
              <w:rPr>
                <w:sz w:val="20"/>
                <w:szCs w:val="20"/>
              </w:rPr>
            </w:pPr>
          </w:p>
        </w:tc>
        <w:tc>
          <w:tcPr>
            <w:tcW w:w="629" w:type="dxa"/>
            <w:tcBorders>
              <w:top w:val="single" w:sz="4" w:space="0" w:color="000000"/>
            </w:tcBorders>
            <w:vAlign w:val="bottom"/>
          </w:tcPr>
          <w:p w14:paraId="3DA96E96" w14:textId="77777777" w:rsidR="00E43978" w:rsidRDefault="00E43978">
            <w:pPr>
              <w:widowControl w:val="0"/>
              <w:jc w:val="right"/>
              <w:rPr>
                <w:sz w:val="20"/>
                <w:szCs w:val="20"/>
              </w:rPr>
            </w:pPr>
          </w:p>
        </w:tc>
        <w:tc>
          <w:tcPr>
            <w:tcW w:w="692" w:type="dxa"/>
            <w:tcBorders>
              <w:top w:val="single" w:sz="4" w:space="0" w:color="000000"/>
            </w:tcBorders>
            <w:vAlign w:val="bottom"/>
          </w:tcPr>
          <w:p w14:paraId="28045460" w14:textId="77777777" w:rsidR="00E43978" w:rsidRDefault="00E43978">
            <w:pPr>
              <w:widowControl w:val="0"/>
              <w:jc w:val="right"/>
              <w:rPr>
                <w:sz w:val="20"/>
                <w:szCs w:val="20"/>
              </w:rPr>
            </w:pPr>
          </w:p>
        </w:tc>
      </w:tr>
    </w:tbl>
    <w:p w14:paraId="435A17F6" w14:textId="77777777" w:rsidR="00E43978" w:rsidRDefault="00E43978">
      <w:pPr>
        <w:sectPr w:rsidR="00E43978">
          <w:headerReference w:type="default" r:id="rId29"/>
          <w:footerReference w:type="default" r:id="rId30"/>
          <w:pgSz w:w="15840" w:h="12240" w:orient="landscape"/>
          <w:pgMar w:top="1497" w:right="2016" w:bottom="1440" w:left="864" w:header="1440" w:footer="0" w:gutter="0"/>
          <w:lnNumType w:countBy="1" w:distance="283" w:restart="continuous"/>
          <w:pgNumType w:start="1"/>
          <w:cols w:space="720"/>
          <w:formProt w:val="0"/>
          <w:docGrid w:linePitch="299" w:charSpace="32768"/>
        </w:sectPr>
      </w:pPr>
    </w:p>
    <w:p w14:paraId="7256126E" w14:textId="77777777" w:rsidR="00E43978" w:rsidRDefault="00000000">
      <w:pPr>
        <w:spacing w:line="480" w:lineRule="auto"/>
        <w:rPr>
          <w:sz w:val="24"/>
          <w:szCs w:val="24"/>
        </w:rPr>
      </w:pPr>
      <w:r>
        <w:rPr>
          <w:noProof/>
        </w:rPr>
        <w:lastRenderedPageBreak/>
        <w:drawing>
          <wp:inline distT="0" distB="0" distL="0" distR="0" wp14:anchorId="6FAAD8AA" wp14:editId="0846DCFC">
            <wp:extent cx="7439025" cy="4463415"/>
            <wp:effectExtent l="0" t="0" r="0" b="0"/>
            <wp:docPr id="11"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7"/>
                    <pic:cNvPicPr>
                      <a:picLocks noChangeAspect="1" noChangeArrowheads="1"/>
                    </pic:cNvPicPr>
                  </pic:nvPicPr>
                  <pic:blipFill>
                    <a:blip r:embed="rId31"/>
                    <a:stretch>
                      <a:fillRect/>
                    </a:stretch>
                  </pic:blipFill>
                  <pic:spPr bwMode="auto">
                    <a:xfrm>
                      <a:off x="0" y="0"/>
                      <a:ext cx="7439025" cy="4463415"/>
                    </a:xfrm>
                    <a:prstGeom prst="rect">
                      <a:avLst/>
                    </a:prstGeom>
                  </pic:spPr>
                </pic:pic>
              </a:graphicData>
            </a:graphic>
          </wp:inline>
        </w:drawing>
      </w:r>
    </w:p>
    <w:p w14:paraId="6B0DEC89" w14:textId="77777777" w:rsidR="00E43978" w:rsidRDefault="00000000">
      <w:pPr>
        <w:spacing w:line="480" w:lineRule="auto"/>
        <w:rPr>
          <w:sz w:val="24"/>
          <w:szCs w:val="24"/>
        </w:rPr>
      </w:pPr>
      <w:r>
        <w:rPr>
          <w:b/>
          <w:sz w:val="24"/>
          <w:szCs w:val="24"/>
        </w:rPr>
        <w:t>Figure 4.</w:t>
      </w:r>
      <w:r>
        <w:rPr>
          <w:sz w:val="24"/>
          <w:szCs w:val="24"/>
        </w:rPr>
        <w:t xml:space="preserve"> Stand mean +/- 95% CI basal area (A) and cumulative proportion of mortality (B) by tree age and rotation treatment in the Apiary study. Purple, 12-year rotation with red alder before replanting Douglas-fir; Blue, 12-year </w:t>
      </w:r>
      <w:r>
        <w:rPr>
          <w:sz w:val="24"/>
          <w:szCs w:val="24"/>
        </w:rPr>
        <w:lastRenderedPageBreak/>
        <w:t>rotation with western cottonwood before replanting with Douglas-fir;</w:t>
      </w:r>
      <w:r>
        <w:rPr>
          <w:iCs/>
          <w:sz w:val="24"/>
          <w:szCs w:val="24"/>
        </w:rPr>
        <w:t xml:space="preserve"> Aqua, immediate replanting of Douglas-fir; Green, 25-year red alder; Yellow, 25-year wester cottonwood.</w:t>
      </w:r>
      <w:r>
        <w:br w:type="page"/>
      </w:r>
    </w:p>
    <w:tbl>
      <w:tblPr>
        <w:tblW w:w="11160" w:type="dxa"/>
        <w:tblInd w:w="-30" w:type="dxa"/>
        <w:tblLayout w:type="fixed"/>
        <w:tblCellMar>
          <w:left w:w="30" w:type="dxa"/>
          <w:right w:w="30" w:type="dxa"/>
        </w:tblCellMar>
        <w:tblLook w:val="04A0" w:firstRow="1" w:lastRow="0" w:firstColumn="1" w:lastColumn="0" w:noHBand="0" w:noVBand="1"/>
      </w:tblPr>
      <w:tblGrid>
        <w:gridCol w:w="2028"/>
        <w:gridCol w:w="504"/>
        <w:gridCol w:w="811"/>
        <w:gridCol w:w="811"/>
        <w:gridCol w:w="182"/>
        <w:gridCol w:w="358"/>
        <w:gridCol w:w="809"/>
        <w:gridCol w:w="903"/>
        <w:gridCol w:w="181"/>
        <w:gridCol w:w="449"/>
        <w:gridCol w:w="901"/>
        <w:gridCol w:w="901"/>
        <w:gridCol w:w="181"/>
        <w:gridCol w:w="360"/>
        <w:gridCol w:w="810"/>
        <w:gridCol w:w="971"/>
      </w:tblGrid>
      <w:tr w:rsidR="00E43978" w14:paraId="63E55A76" w14:textId="77777777">
        <w:trPr>
          <w:trHeight w:val="597"/>
        </w:trPr>
        <w:tc>
          <w:tcPr>
            <w:tcW w:w="2026" w:type="dxa"/>
            <w:vAlign w:val="bottom"/>
          </w:tcPr>
          <w:p w14:paraId="1038373D" w14:textId="77777777" w:rsidR="00E43978" w:rsidRDefault="00E43978">
            <w:pPr>
              <w:pageBreakBefore/>
              <w:widowControl w:val="0"/>
              <w:rPr>
                <w:sz w:val="24"/>
                <w:szCs w:val="24"/>
              </w:rPr>
            </w:pPr>
          </w:p>
        </w:tc>
        <w:tc>
          <w:tcPr>
            <w:tcW w:w="2125" w:type="dxa"/>
            <w:gridSpan w:val="3"/>
            <w:tcBorders>
              <w:bottom w:val="single" w:sz="4" w:space="0" w:color="000000"/>
            </w:tcBorders>
            <w:tcMar>
              <w:top w:w="55" w:type="dxa"/>
              <w:left w:w="55" w:type="dxa"/>
              <w:bottom w:w="55" w:type="dxa"/>
              <w:right w:w="55" w:type="dxa"/>
            </w:tcMar>
            <w:vAlign w:val="bottom"/>
          </w:tcPr>
          <w:p w14:paraId="57ABCF30" w14:textId="77777777" w:rsidR="00E43978" w:rsidRDefault="00000000">
            <w:pPr>
              <w:widowControl w:val="0"/>
              <w:jc w:val="center"/>
              <w:rPr>
                <w:sz w:val="24"/>
                <w:szCs w:val="24"/>
              </w:rPr>
            </w:pPr>
            <w:r>
              <w:t>annual BA increment</w:t>
            </w:r>
          </w:p>
        </w:tc>
        <w:tc>
          <w:tcPr>
            <w:tcW w:w="182" w:type="dxa"/>
            <w:vAlign w:val="bottom"/>
          </w:tcPr>
          <w:p w14:paraId="75384ED5" w14:textId="77777777" w:rsidR="00E43978" w:rsidRDefault="00E43978">
            <w:pPr>
              <w:widowControl w:val="0"/>
              <w:rPr>
                <w:sz w:val="24"/>
                <w:szCs w:val="24"/>
              </w:rPr>
            </w:pPr>
          </w:p>
        </w:tc>
        <w:tc>
          <w:tcPr>
            <w:tcW w:w="2070" w:type="dxa"/>
            <w:gridSpan w:val="3"/>
            <w:tcBorders>
              <w:bottom w:val="single" w:sz="4" w:space="0" w:color="000000"/>
            </w:tcBorders>
            <w:tcMar>
              <w:top w:w="55" w:type="dxa"/>
              <w:left w:w="55" w:type="dxa"/>
              <w:bottom w:w="55" w:type="dxa"/>
              <w:right w:w="55" w:type="dxa"/>
            </w:tcMar>
            <w:vAlign w:val="bottom"/>
          </w:tcPr>
          <w:p w14:paraId="0C353EE3" w14:textId="77777777" w:rsidR="00E43978" w:rsidRDefault="00000000">
            <w:pPr>
              <w:widowControl w:val="0"/>
              <w:jc w:val="center"/>
              <w:rPr>
                <w:sz w:val="24"/>
                <w:szCs w:val="24"/>
              </w:rPr>
            </w:pPr>
            <w:r>
              <w:t>annual total mortality</w:t>
            </w:r>
          </w:p>
        </w:tc>
        <w:tc>
          <w:tcPr>
            <w:tcW w:w="181" w:type="dxa"/>
            <w:vAlign w:val="bottom"/>
          </w:tcPr>
          <w:p w14:paraId="71BA4787" w14:textId="77777777" w:rsidR="00E43978" w:rsidRDefault="00E43978">
            <w:pPr>
              <w:widowControl w:val="0"/>
              <w:rPr>
                <w:sz w:val="24"/>
                <w:szCs w:val="24"/>
              </w:rPr>
            </w:pPr>
          </w:p>
        </w:tc>
        <w:tc>
          <w:tcPr>
            <w:tcW w:w="2251" w:type="dxa"/>
            <w:gridSpan w:val="3"/>
            <w:tcBorders>
              <w:bottom w:val="single" w:sz="4" w:space="0" w:color="000000"/>
            </w:tcBorders>
            <w:tcMar>
              <w:top w:w="55" w:type="dxa"/>
              <w:left w:w="55" w:type="dxa"/>
              <w:bottom w:w="55" w:type="dxa"/>
              <w:right w:w="55" w:type="dxa"/>
            </w:tcMar>
            <w:vAlign w:val="bottom"/>
          </w:tcPr>
          <w:p w14:paraId="125707AC" w14:textId="77777777" w:rsidR="00E43978" w:rsidRDefault="00000000">
            <w:pPr>
              <w:widowControl w:val="0"/>
              <w:jc w:val="center"/>
              <w:rPr>
                <w:sz w:val="24"/>
                <w:szCs w:val="24"/>
              </w:rPr>
            </w:pPr>
            <w:r>
              <w:t xml:space="preserve">annual LRR </w:t>
            </w:r>
            <w:r>
              <w:br/>
              <w:t>Mortality</w:t>
            </w:r>
          </w:p>
        </w:tc>
        <w:tc>
          <w:tcPr>
            <w:tcW w:w="181" w:type="dxa"/>
            <w:vAlign w:val="bottom"/>
          </w:tcPr>
          <w:p w14:paraId="2FCE0E41" w14:textId="77777777" w:rsidR="00E43978" w:rsidRDefault="00E43978">
            <w:pPr>
              <w:widowControl w:val="0"/>
              <w:rPr>
                <w:sz w:val="24"/>
                <w:szCs w:val="24"/>
              </w:rPr>
            </w:pPr>
          </w:p>
        </w:tc>
        <w:tc>
          <w:tcPr>
            <w:tcW w:w="2141" w:type="dxa"/>
            <w:gridSpan w:val="3"/>
            <w:tcBorders>
              <w:bottom w:val="single" w:sz="4" w:space="0" w:color="000000"/>
            </w:tcBorders>
            <w:tcMar>
              <w:top w:w="55" w:type="dxa"/>
              <w:left w:w="55" w:type="dxa"/>
              <w:bottom w:w="55" w:type="dxa"/>
              <w:right w:w="55" w:type="dxa"/>
            </w:tcMar>
            <w:vAlign w:val="bottom"/>
          </w:tcPr>
          <w:p w14:paraId="0F059302" w14:textId="77777777" w:rsidR="00E43978" w:rsidRDefault="00000000">
            <w:pPr>
              <w:widowControl w:val="0"/>
              <w:jc w:val="center"/>
              <w:rPr>
                <w:sz w:val="24"/>
                <w:szCs w:val="24"/>
              </w:rPr>
            </w:pPr>
            <w:r>
              <w:t>annual suppression mortality</w:t>
            </w:r>
          </w:p>
        </w:tc>
      </w:tr>
      <w:tr w:rsidR="00E43978" w14:paraId="0514101A" w14:textId="77777777">
        <w:trPr>
          <w:trHeight w:val="611"/>
        </w:trPr>
        <w:tc>
          <w:tcPr>
            <w:tcW w:w="2026" w:type="dxa"/>
            <w:tcBorders>
              <w:bottom w:val="single" w:sz="4" w:space="0" w:color="000000"/>
            </w:tcBorders>
            <w:tcMar>
              <w:top w:w="55" w:type="dxa"/>
              <w:left w:w="55" w:type="dxa"/>
              <w:bottom w:w="55" w:type="dxa"/>
              <w:right w:w="55" w:type="dxa"/>
            </w:tcMar>
            <w:vAlign w:val="bottom"/>
          </w:tcPr>
          <w:p w14:paraId="70CC5D8C" w14:textId="77777777" w:rsidR="00E43978" w:rsidRDefault="00000000">
            <w:pPr>
              <w:widowControl w:val="0"/>
              <w:rPr>
                <w:sz w:val="24"/>
                <w:szCs w:val="24"/>
              </w:rPr>
            </w:pPr>
            <w:r>
              <w:t>Source</w:t>
            </w:r>
          </w:p>
        </w:tc>
        <w:tc>
          <w:tcPr>
            <w:tcW w:w="503" w:type="dxa"/>
            <w:tcBorders>
              <w:bottom w:val="single" w:sz="4" w:space="0" w:color="000000"/>
            </w:tcBorders>
            <w:tcMar>
              <w:top w:w="55" w:type="dxa"/>
              <w:left w:w="55" w:type="dxa"/>
              <w:bottom w:w="55" w:type="dxa"/>
              <w:right w:w="55" w:type="dxa"/>
            </w:tcMar>
            <w:vAlign w:val="bottom"/>
          </w:tcPr>
          <w:p w14:paraId="6B2DA749" w14:textId="77777777" w:rsidR="00E43978" w:rsidRDefault="00000000">
            <w:pPr>
              <w:widowControl w:val="0"/>
              <w:rPr>
                <w:sz w:val="24"/>
                <w:szCs w:val="24"/>
              </w:rPr>
            </w:pPr>
            <w:proofErr w:type="spellStart"/>
            <w:r>
              <w:t>df</w:t>
            </w:r>
            <w:proofErr w:type="spellEnd"/>
          </w:p>
        </w:tc>
        <w:tc>
          <w:tcPr>
            <w:tcW w:w="811" w:type="dxa"/>
            <w:tcBorders>
              <w:bottom w:val="single" w:sz="4" w:space="0" w:color="000000"/>
            </w:tcBorders>
            <w:tcMar>
              <w:top w:w="55" w:type="dxa"/>
              <w:left w:w="55" w:type="dxa"/>
              <w:bottom w:w="55" w:type="dxa"/>
              <w:right w:w="55" w:type="dxa"/>
            </w:tcMar>
            <w:vAlign w:val="bottom"/>
          </w:tcPr>
          <w:p w14:paraId="51779D38" w14:textId="77777777" w:rsidR="00E43978" w:rsidRDefault="00000000">
            <w:pPr>
              <w:widowControl w:val="0"/>
              <w:rPr>
                <w:sz w:val="24"/>
                <w:szCs w:val="24"/>
              </w:rPr>
            </w:pPr>
            <w:r>
              <w:t>Test stat.*</w:t>
            </w:r>
          </w:p>
        </w:tc>
        <w:tc>
          <w:tcPr>
            <w:tcW w:w="811" w:type="dxa"/>
            <w:tcBorders>
              <w:bottom w:val="single" w:sz="4" w:space="0" w:color="000000"/>
            </w:tcBorders>
            <w:tcMar>
              <w:top w:w="55" w:type="dxa"/>
              <w:left w:w="55" w:type="dxa"/>
              <w:bottom w:w="55" w:type="dxa"/>
              <w:right w:w="55" w:type="dxa"/>
            </w:tcMar>
            <w:vAlign w:val="bottom"/>
          </w:tcPr>
          <w:p w14:paraId="74D7575D" w14:textId="77777777" w:rsidR="00E43978" w:rsidRDefault="00000000">
            <w:pPr>
              <w:widowControl w:val="0"/>
              <w:rPr>
                <w:sz w:val="24"/>
                <w:szCs w:val="24"/>
              </w:rPr>
            </w:pPr>
            <w:r>
              <w:t>p</w:t>
            </w:r>
          </w:p>
        </w:tc>
        <w:tc>
          <w:tcPr>
            <w:tcW w:w="182" w:type="dxa"/>
            <w:tcBorders>
              <w:bottom w:val="single" w:sz="4" w:space="0" w:color="000000"/>
            </w:tcBorders>
            <w:tcMar>
              <w:top w:w="55" w:type="dxa"/>
              <w:left w:w="55" w:type="dxa"/>
              <w:bottom w:w="55" w:type="dxa"/>
              <w:right w:w="55" w:type="dxa"/>
            </w:tcMar>
            <w:vAlign w:val="bottom"/>
          </w:tcPr>
          <w:p w14:paraId="043F8BD1" w14:textId="77777777" w:rsidR="00E43978" w:rsidRDefault="00E43978">
            <w:pPr>
              <w:widowControl w:val="0"/>
              <w:rPr>
                <w:sz w:val="24"/>
                <w:szCs w:val="24"/>
              </w:rPr>
            </w:pPr>
          </w:p>
        </w:tc>
        <w:tc>
          <w:tcPr>
            <w:tcW w:w="358" w:type="dxa"/>
            <w:tcBorders>
              <w:bottom w:val="single" w:sz="4" w:space="0" w:color="000000"/>
            </w:tcBorders>
            <w:tcMar>
              <w:top w:w="55" w:type="dxa"/>
              <w:left w:w="55" w:type="dxa"/>
              <w:bottom w:w="55" w:type="dxa"/>
              <w:right w:w="55" w:type="dxa"/>
            </w:tcMar>
            <w:vAlign w:val="bottom"/>
          </w:tcPr>
          <w:p w14:paraId="14E37C50" w14:textId="77777777" w:rsidR="00E43978" w:rsidRDefault="00000000">
            <w:pPr>
              <w:widowControl w:val="0"/>
              <w:rPr>
                <w:sz w:val="24"/>
                <w:szCs w:val="24"/>
              </w:rPr>
            </w:pPr>
            <w:proofErr w:type="spellStart"/>
            <w:r>
              <w:t>df</w:t>
            </w:r>
            <w:proofErr w:type="spellEnd"/>
          </w:p>
        </w:tc>
        <w:tc>
          <w:tcPr>
            <w:tcW w:w="809" w:type="dxa"/>
            <w:tcBorders>
              <w:bottom w:val="single" w:sz="4" w:space="0" w:color="000000"/>
            </w:tcBorders>
            <w:tcMar>
              <w:top w:w="55" w:type="dxa"/>
              <w:left w:w="55" w:type="dxa"/>
              <w:bottom w:w="55" w:type="dxa"/>
              <w:right w:w="55" w:type="dxa"/>
            </w:tcMar>
            <w:vAlign w:val="bottom"/>
          </w:tcPr>
          <w:p w14:paraId="7624C30E" w14:textId="77777777" w:rsidR="00E43978" w:rsidRDefault="00000000">
            <w:pPr>
              <w:widowControl w:val="0"/>
              <w:rPr>
                <w:sz w:val="24"/>
                <w:szCs w:val="24"/>
              </w:rPr>
            </w:pPr>
            <w:r>
              <w:t>Test stat.*</w:t>
            </w:r>
          </w:p>
        </w:tc>
        <w:tc>
          <w:tcPr>
            <w:tcW w:w="903" w:type="dxa"/>
            <w:tcBorders>
              <w:bottom w:val="single" w:sz="4" w:space="0" w:color="000000"/>
            </w:tcBorders>
            <w:tcMar>
              <w:top w:w="55" w:type="dxa"/>
              <w:left w:w="55" w:type="dxa"/>
              <w:bottom w:w="55" w:type="dxa"/>
              <w:right w:w="55" w:type="dxa"/>
            </w:tcMar>
            <w:vAlign w:val="bottom"/>
          </w:tcPr>
          <w:p w14:paraId="7B5BE08D" w14:textId="77777777" w:rsidR="00E43978" w:rsidRDefault="00000000">
            <w:pPr>
              <w:widowControl w:val="0"/>
              <w:rPr>
                <w:sz w:val="24"/>
                <w:szCs w:val="24"/>
              </w:rPr>
            </w:pPr>
            <w:r>
              <w:t>p</w:t>
            </w:r>
          </w:p>
        </w:tc>
        <w:tc>
          <w:tcPr>
            <w:tcW w:w="181" w:type="dxa"/>
            <w:tcBorders>
              <w:bottom w:val="single" w:sz="4" w:space="0" w:color="000000"/>
            </w:tcBorders>
            <w:tcMar>
              <w:top w:w="55" w:type="dxa"/>
              <w:left w:w="55" w:type="dxa"/>
              <w:bottom w:w="55" w:type="dxa"/>
              <w:right w:w="55" w:type="dxa"/>
            </w:tcMar>
            <w:vAlign w:val="bottom"/>
          </w:tcPr>
          <w:p w14:paraId="0EC273CB" w14:textId="77777777" w:rsidR="00E43978" w:rsidRDefault="00E43978">
            <w:pPr>
              <w:widowControl w:val="0"/>
              <w:rPr>
                <w:sz w:val="24"/>
                <w:szCs w:val="24"/>
              </w:rPr>
            </w:pPr>
          </w:p>
        </w:tc>
        <w:tc>
          <w:tcPr>
            <w:tcW w:w="449" w:type="dxa"/>
            <w:tcBorders>
              <w:bottom w:val="single" w:sz="4" w:space="0" w:color="000000"/>
            </w:tcBorders>
            <w:tcMar>
              <w:top w:w="55" w:type="dxa"/>
              <w:left w:w="55" w:type="dxa"/>
              <w:bottom w:w="55" w:type="dxa"/>
              <w:right w:w="55" w:type="dxa"/>
            </w:tcMar>
            <w:vAlign w:val="bottom"/>
          </w:tcPr>
          <w:p w14:paraId="54E0DBE1" w14:textId="77777777" w:rsidR="00E43978" w:rsidRDefault="00000000">
            <w:pPr>
              <w:widowControl w:val="0"/>
              <w:rPr>
                <w:sz w:val="24"/>
                <w:szCs w:val="24"/>
              </w:rPr>
            </w:pPr>
            <w:proofErr w:type="spellStart"/>
            <w:r>
              <w:t>Df</w:t>
            </w:r>
            <w:proofErr w:type="spellEnd"/>
          </w:p>
        </w:tc>
        <w:tc>
          <w:tcPr>
            <w:tcW w:w="901" w:type="dxa"/>
            <w:tcBorders>
              <w:bottom w:val="single" w:sz="4" w:space="0" w:color="000000"/>
            </w:tcBorders>
            <w:tcMar>
              <w:top w:w="55" w:type="dxa"/>
              <w:left w:w="55" w:type="dxa"/>
              <w:bottom w:w="55" w:type="dxa"/>
              <w:right w:w="55" w:type="dxa"/>
            </w:tcMar>
            <w:vAlign w:val="bottom"/>
          </w:tcPr>
          <w:p w14:paraId="51603C3A" w14:textId="77777777" w:rsidR="00E43978" w:rsidRDefault="00000000">
            <w:pPr>
              <w:widowControl w:val="0"/>
              <w:rPr>
                <w:sz w:val="24"/>
                <w:szCs w:val="24"/>
              </w:rPr>
            </w:pPr>
            <w:r>
              <w:t>Test stat.*</w:t>
            </w:r>
          </w:p>
        </w:tc>
        <w:tc>
          <w:tcPr>
            <w:tcW w:w="901" w:type="dxa"/>
            <w:tcBorders>
              <w:bottom w:val="single" w:sz="4" w:space="0" w:color="000000"/>
            </w:tcBorders>
            <w:tcMar>
              <w:top w:w="55" w:type="dxa"/>
              <w:left w:w="55" w:type="dxa"/>
              <w:bottom w:w="55" w:type="dxa"/>
              <w:right w:w="55" w:type="dxa"/>
            </w:tcMar>
            <w:vAlign w:val="bottom"/>
          </w:tcPr>
          <w:p w14:paraId="73F34FB7" w14:textId="77777777" w:rsidR="00E43978" w:rsidRDefault="00000000">
            <w:pPr>
              <w:widowControl w:val="0"/>
              <w:rPr>
                <w:sz w:val="24"/>
                <w:szCs w:val="24"/>
              </w:rPr>
            </w:pPr>
            <w:r>
              <w:t>p</w:t>
            </w:r>
          </w:p>
        </w:tc>
        <w:tc>
          <w:tcPr>
            <w:tcW w:w="181" w:type="dxa"/>
            <w:tcBorders>
              <w:bottom w:val="single" w:sz="4" w:space="0" w:color="000000"/>
            </w:tcBorders>
            <w:tcMar>
              <w:top w:w="55" w:type="dxa"/>
              <w:left w:w="55" w:type="dxa"/>
              <w:bottom w:w="55" w:type="dxa"/>
              <w:right w:w="55" w:type="dxa"/>
            </w:tcMar>
            <w:vAlign w:val="bottom"/>
          </w:tcPr>
          <w:p w14:paraId="584606BB" w14:textId="77777777" w:rsidR="00E43978" w:rsidRDefault="00E43978">
            <w:pPr>
              <w:widowControl w:val="0"/>
              <w:rPr>
                <w:sz w:val="24"/>
                <w:szCs w:val="24"/>
              </w:rPr>
            </w:pPr>
          </w:p>
        </w:tc>
        <w:tc>
          <w:tcPr>
            <w:tcW w:w="360" w:type="dxa"/>
            <w:tcBorders>
              <w:bottom w:val="single" w:sz="4" w:space="0" w:color="000000"/>
            </w:tcBorders>
            <w:tcMar>
              <w:top w:w="55" w:type="dxa"/>
              <w:left w:w="55" w:type="dxa"/>
              <w:bottom w:w="55" w:type="dxa"/>
              <w:right w:w="55" w:type="dxa"/>
            </w:tcMar>
            <w:vAlign w:val="bottom"/>
          </w:tcPr>
          <w:p w14:paraId="117D1977" w14:textId="77777777" w:rsidR="00E43978" w:rsidRDefault="00000000">
            <w:pPr>
              <w:widowControl w:val="0"/>
              <w:rPr>
                <w:sz w:val="24"/>
                <w:szCs w:val="24"/>
              </w:rPr>
            </w:pPr>
            <w:proofErr w:type="spellStart"/>
            <w:r>
              <w:t>df</w:t>
            </w:r>
            <w:proofErr w:type="spellEnd"/>
          </w:p>
        </w:tc>
        <w:tc>
          <w:tcPr>
            <w:tcW w:w="810" w:type="dxa"/>
            <w:tcBorders>
              <w:bottom w:val="single" w:sz="4" w:space="0" w:color="000000"/>
            </w:tcBorders>
            <w:tcMar>
              <w:top w:w="55" w:type="dxa"/>
              <w:left w:w="55" w:type="dxa"/>
              <w:bottom w:w="55" w:type="dxa"/>
              <w:right w:w="55" w:type="dxa"/>
            </w:tcMar>
            <w:vAlign w:val="bottom"/>
          </w:tcPr>
          <w:p w14:paraId="0746A26E" w14:textId="77777777" w:rsidR="00E43978" w:rsidRDefault="00000000">
            <w:pPr>
              <w:widowControl w:val="0"/>
              <w:rPr>
                <w:sz w:val="24"/>
                <w:szCs w:val="24"/>
              </w:rPr>
            </w:pPr>
            <w:r>
              <w:t>Test stat.*</w:t>
            </w:r>
          </w:p>
        </w:tc>
        <w:tc>
          <w:tcPr>
            <w:tcW w:w="971" w:type="dxa"/>
            <w:tcBorders>
              <w:bottom w:val="single" w:sz="4" w:space="0" w:color="000000"/>
            </w:tcBorders>
            <w:tcMar>
              <w:top w:w="55" w:type="dxa"/>
              <w:left w:w="55" w:type="dxa"/>
              <w:bottom w:w="55" w:type="dxa"/>
              <w:right w:w="55" w:type="dxa"/>
            </w:tcMar>
            <w:vAlign w:val="bottom"/>
          </w:tcPr>
          <w:p w14:paraId="3BD21247" w14:textId="77777777" w:rsidR="00E43978" w:rsidRDefault="00000000">
            <w:pPr>
              <w:widowControl w:val="0"/>
              <w:rPr>
                <w:sz w:val="24"/>
                <w:szCs w:val="24"/>
              </w:rPr>
            </w:pPr>
            <w:r>
              <w:t>p</w:t>
            </w:r>
          </w:p>
        </w:tc>
      </w:tr>
      <w:tr w:rsidR="00E43978" w14:paraId="5B347BBF" w14:textId="77777777">
        <w:trPr>
          <w:trHeight w:val="300"/>
        </w:trPr>
        <w:tc>
          <w:tcPr>
            <w:tcW w:w="2026" w:type="dxa"/>
            <w:vAlign w:val="bottom"/>
          </w:tcPr>
          <w:p w14:paraId="6DBA74E8" w14:textId="77777777" w:rsidR="00E43978" w:rsidRDefault="00000000">
            <w:pPr>
              <w:widowControl w:val="0"/>
              <w:rPr>
                <w:sz w:val="24"/>
                <w:szCs w:val="24"/>
              </w:rPr>
            </w:pPr>
            <w:r>
              <w:rPr>
                <w:b/>
              </w:rPr>
              <w:t>EARLY</w:t>
            </w:r>
          </w:p>
        </w:tc>
        <w:tc>
          <w:tcPr>
            <w:tcW w:w="503" w:type="dxa"/>
            <w:vAlign w:val="bottom"/>
          </w:tcPr>
          <w:p w14:paraId="2523E2B7" w14:textId="77777777" w:rsidR="00E43978" w:rsidRDefault="00E43978">
            <w:pPr>
              <w:widowControl w:val="0"/>
              <w:rPr>
                <w:sz w:val="24"/>
                <w:szCs w:val="24"/>
              </w:rPr>
            </w:pPr>
          </w:p>
        </w:tc>
        <w:tc>
          <w:tcPr>
            <w:tcW w:w="811" w:type="dxa"/>
            <w:vAlign w:val="bottom"/>
          </w:tcPr>
          <w:p w14:paraId="6CBD58D3" w14:textId="77777777" w:rsidR="00E43978" w:rsidRDefault="00E43978">
            <w:pPr>
              <w:widowControl w:val="0"/>
              <w:rPr>
                <w:sz w:val="24"/>
                <w:szCs w:val="24"/>
              </w:rPr>
            </w:pPr>
          </w:p>
        </w:tc>
        <w:tc>
          <w:tcPr>
            <w:tcW w:w="811" w:type="dxa"/>
            <w:vAlign w:val="bottom"/>
          </w:tcPr>
          <w:p w14:paraId="37058865" w14:textId="77777777" w:rsidR="00E43978" w:rsidRDefault="00E43978">
            <w:pPr>
              <w:widowControl w:val="0"/>
              <w:rPr>
                <w:sz w:val="24"/>
                <w:szCs w:val="24"/>
              </w:rPr>
            </w:pPr>
          </w:p>
        </w:tc>
        <w:tc>
          <w:tcPr>
            <w:tcW w:w="182" w:type="dxa"/>
            <w:vAlign w:val="bottom"/>
          </w:tcPr>
          <w:p w14:paraId="6A4E5A57" w14:textId="77777777" w:rsidR="00E43978" w:rsidRDefault="00E43978">
            <w:pPr>
              <w:widowControl w:val="0"/>
              <w:rPr>
                <w:sz w:val="24"/>
                <w:szCs w:val="24"/>
              </w:rPr>
            </w:pPr>
          </w:p>
        </w:tc>
        <w:tc>
          <w:tcPr>
            <w:tcW w:w="358" w:type="dxa"/>
            <w:vAlign w:val="bottom"/>
          </w:tcPr>
          <w:p w14:paraId="5AEC98AA" w14:textId="77777777" w:rsidR="00E43978" w:rsidRDefault="00E43978">
            <w:pPr>
              <w:widowControl w:val="0"/>
              <w:rPr>
                <w:sz w:val="24"/>
                <w:szCs w:val="24"/>
              </w:rPr>
            </w:pPr>
          </w:p>
        </w:tc>
        <w:tc>
          <w:tcPr>
            <w:tcW w:w="809" w:type="dxa"/>
            <w:vAlign w:val="bottom"/>
          </w:tcPr>
          <w:p w14:paraId="41A9A286" w14:textId="77777777" w:rsidR="00E43978" w:rsidRDefault="00E43978">
            <w:pPr>
              <w:widowControl w:val="0"/>
              <w:rPr>
                <w:sz w:val="24"/>
                <w:szCs w:val="24"/>
              </w:rPr>
            </w:pPr>
          </w:p>
        </w:tc>
        <w:tc>
          <w:tcPr>
            <w:tcW w:w="903" w:type="dxa"/>
            <w:vAlign w:val="bottom"/>
          </w:tcPr>
          <w:p w14:paraId="23CCD6AF" w14:textId="77777777" w:rsidR="00E43978" w:rsidRDefault="00E43978">
            <w:pPr>
              <w:widowControl w:val="0"/>
              <w:rPr>
                <w:sz w:val="24"/>
                <w:szCs w:val="24"/>
              </w:rPr>
            </w:pPr>
          </w:p>
        </w:tc>
        <w:tc>
          <w:tcPr>
            <w:tcW w:w="181" w:type="dxa"/>
            <w:vAlign w:val="bottom"/>
          </w:tcPr>
          <w:p w14:paraId="0454AF8D" w14:textId="77777777" w:rsidR="00E43978" w:rsidRDefault="00E43978">
            <w:pPr>
              <w:widowControl w:val="0"/>
              <w:rPr>
                <w:sz w:val="24"/>
                <w:szCs w:val="24"/>
              </w:rPr>
            </w:pPr>
          </w:p>
        </w:tc>
        <w:tc>
          <w:tcPr>
            <w:tcW w:w="449" w:type="dxa"/>
            <w:vAlign w:val="bottom"/>
          </w:tcPr>
          <w:p w14:paraId="3FDF5BA3" w14:textId="77777777" w:rsidR="00E43978" w:rsidRDefault="00E43978">
            <w:pPr>
              <w:widowControl w:val="0"/>
              <w:rPr>
                <w:sz w:val="24"/>
                <w:szCs w:val="24"/>
              </w:rPr>
            </w:pPr>
          </w:p>
        </w:tc>
        <w:tc>
          <w:tcPr>
            <w:tcW w:w="901" w:type="dxa"/>
            <w:vAlign w:val="bottom"/>
          </w:tcPr>
          <w:p w14:paraId="76CB4485" w14:textId="77777777" w:rsidR="00E43978" w:rsidRDefault="00E43978">
            <w:pPr>
              <w:widowControl w:val="0"/>
              <w:rPr>
                <w:sz w:val="24"/>
                <w:szCs w:val="24"/>
              </w:rPr>
            </w:pPr>
          </w:p>
        </w:tc>
        <w:tc>
          <w:tcPr>
            <w:tcW w:w="901" w:type="dxa"/>
            <w:vAlign w:val="bottom"/>
          </w:tcPr>
          <w:p w14:paraId="6F108704" w14:textId="77777777" w:rsidR="00E43978" w:rsidRDefault="00E43978">
            <w:pPr>
              <w:widowControl w:val="0"/>
              <w:rPr>
                <w:sz w:val="24"/>
                <w:szCs w:val="24"/>
              </w:rPr>
            </w:pPr>
          </w:p>
        </w:tc>
        <w:tc>
          <w:tcPr>
            <w:tcW w:w="181" w:type="dxa"/>
            <w:vAlign w:val="bottom"/>
          </w:tcPr>
          <w:p w14:paraId="6818A973" w14:textId="77777777" w:rsidR="00E43978" w:rsidRDefault="00E43978">
            <w:pPr>
              <w:widowControl w:val="0"/>
              <w:rPr>
                <w:sz w:val="24"/>
                <w:szCs w:val="24"/>
              </w:rPr>
            </w:pPr>
          </w:p>
        </w:tc>
        <w:tc>
          <w:tcPr>
            <w:tcW w:w="360" w:type="dxa"/>
            <w:vAlign w:val="bottom"/>
          </w:tcPr>
          <w:p w14:paraId="15298A81" w14:textId="77777777" w:rsidR="00E43978" w:rsidRDefault="00E43978">
            <w:pPr>
              <w:widowControl w:val="0"/>
              <w:rPr>
                <w:sz w:val="24"/>
                <w:szCs w:val="24"/>
              </w:rPr>
            </w:pPr>
          </w:p>
        </w:tc>
        <w:tc>
          <w:tcPr>
            <w:tcW w:w="810" w:type="dxa"/>
            <w:vAlign w:val="bottom"/>
          </w:tcPr>
          <w:p w14:paraId="75B335A6" w14:textId="77777777" w:rsidR="00E43978" w:rsidRDefault="00E43978">
            <w:pPr>
              <w:widowControl w:val="0"/>
              <w:rPr>
                <w:sz w:val="24"/>
                <w:szCs w:val="24"/>
              </w:rPr>
            </w:pPr>
          </w:p>
        </w:tc>
        <w:tc>
          <w:tcPr>
            <w:tcW w:w="971" w:type="dxa"/>
            <w:vAlign w:val="bottom"/>
          </w:tcPr>
          <w:p w14:paraId="771E29BF" w14:textId="77777777" w:rsidR="00E43978" w:rsidRDefault="00E43978">
            <w:pPr>
              <w:widowControl w:val="0"/>
              <w:rPr>
                <w:sz w:val="24"/>
                <w:szCs w:val="24"/>
              </w:rPr>
            </w:pPr>
          </w:p>
        </w:tc>
      </w:tr>
      <w:tr w:rsidR="00E43978" w14:paraId="23B5FEA6" w14:textId="77777777">
        <w:trPr>
          <w:trHeight w:val="276"/>
        </w:trPr>
        <w:tc>
          <w:tcPr>
            <w:tcW w:w="2026" w:type="dxa"/>
            <w:vAlign w:val="bottom"/>
          </w:tcPr>
          <w:p w14:paraId="077C35DE" w14:textId="77777777" w:rsidR="00E43978" w:rsidRDefault="00000000">
            <w:pPr>
              <w:widowControl w:val="0"/>
              <w:rPr>
                <w:sz w:val="24"/>
                <w:szCs w:val="24"/>
              </w:rPr>
            </w:pPr>
            <w:r>
              <w:t>Block</w:t>
            </w:r>
          </w:p>
        </w:tc>
        <w:tc>
          <w:tcPr>
            <w:tcW w:w="503" w:type="dxa"/>
            <w:vAlign w:val="bottom"/>
          </w:tcPr>
          <w:p w14:paraId="432B3334" w14:textId="77777777" w:rsidR="00E43978" w:rsidRDefault="00000000">
            <w:pPr>
              <w:widowControl w:val="0"/>
              <w:jc w:val="right"/>
              <w:rPr>
                <w:sz w:val="24"/>
                <w:szCs w:val="24"/>
              </w:rPr>
            </w:pPr>
            <w:r>
              <w:t>1</w:t>
            </w:r>
          </w:p>
        </w:tc>
        <w:tc>
          <w:tcPr>
            <w:tcW w:w="811" w:type="dxa"/>
            <w:vAlign w:val="bottom"/>
          </w:tcPr>
          <w:p w14:paraId="6B583C83" w14:textId="77777777" w:rsidR="00E43978" w:rsidRDefault="00000000">
            <w:pPr>
              <w:widowControl w:val="0"/>
              <w:jc w:val="right"/>
              <w:rPr>
                <w:sz w:val="24"/>
                <w:szCs w:val="24"/>
              </w:rPr>
            </w:pPr>
            <w:r>
              <w:t>1.1120</w:t>
            </w:r>
          </w:p>
        </w:tc>
        <w:tc>
          <w:tcPr>
            <w:tcW w:w="811" w:type="dxa"/>
            <w:vAlign w:val="bottom"/>
          </w:tcPr>
          <w:p w14:paraId="331659A3" w14:textId="77777777" w:rsidR="00E43978" w:rsidRDefault="00000000">
            <w:pPr>
              <w:widowControl w:val="0"/>
              <w:jc w:val="right"/>
              <w:rPr>
                <w:sz w:val="24"/>
                <w:szCs w:val="24"/>
              </w:rPr>
            </w:pPr>
            <w:r>
              <w:t>0.2916</w:t>
            </w:r>
          </w:p>
        </w:tc>
        <w:tc>
          <w:tcPr>
            <w:tcW w:w="182" w:type="dxa"/>
            <w:vAlign w:val="bottom"/>
          </w:tcPr>
          <w:p w14:paraId="7B79995A" w14:textId="77777777" w:rsidR="00E43978" w:rsidRDefault="00E43978">
            <w:pPr>
              <w:widowControl w:val="0"/>
              <w:rPr>
                <w:sz w:val="24"/>
                <w:szCs w:val="24"/>
              </w:rPr>
            </w:pPr>
          </w:p>
        </w:tc>
        <w:tc>
          <w:tcPr>
            <w:tcW w:w="358" w:type="dxa"/>
            <w:vAlign w:val="bottom"/>
          </w:tcPr>
          <w:p w14:paraId="02FD1B6B" w14:textId="77777777" w:rsidR="00E43978" w:rsidRDefault="00E43978">
            <w:pPr>
              <w:widowControl w:val="0"/>
              <w:rPr>
                <w:sz w:val="24"/>
                <w:szCs w:val="24"/>
              </w:rPr>
            </w:pPr>
          </w:p>
        </w:tc>
        <w:tc>
          <w:tcPr>
            <w:tcW w:w="809" w:type="dxa"/>
            <w:vAlign w:val="bottom"/>
          </w:tcPr>
          <w:p w14:paraId="431185F4" w14:textId="77777777" w:rsidR="00E43978" w:rsidRDefault="00000000">
            <w:pPr>
              <w:widowControl w:val="0"/>
              <w:jc w:val="right"/>
              <w:rPr>
                <w:sz w:val="24"/>
                <w:szCs w:val="24"/>
              </w:rPr>
            </w:pPr>
            <w:r>
              <w:t>NA</w:t>
            </w:r>
          </w:p>
        </w:tc>
        <w:tc>
          <w:tcPr>
            <w:tcW w:w="903" w:type="dxa"/>
            <w:vAlign w:val="bottom"/>
          </w:tcPr>
          <w:p w14:paraId="124CB052" w14:textId="77777777" w:rsidR="00E43978" w:rsidRDefault="00000000">
            <w:pPr>
              <w:widowControl w:val="0"/>
              <w:jc w:val="right"/>
              <w:rPr>
                <w:sz w:val="24"/>
                <w:szCs w:val="24"/>
              </w:rPr>
            </w:pPr>
            <w:r>
              <w:t>NA</w:t>
            </w:r>
          </w:p>
        </w:tc>
        <w:tc>
          <w:tcPr>
            <w:tcW w:w="181" w:type="dxa"/>
            <w:vAlign w:val="bottom"/>
          </w:tcPr>
          <w:p w14:paraId="2314F9A1" w14:textId="77777777" w:rsidR="00E43978" w:rsidRDefault="00E43978">
            <w:pPr>
              <w:widowControl w:val="0"/>
              <w:rPr>
                <w:sz w:val="24"/>
                <w:szCs w:val="24"/>
              </w:rPr>
            </w:pPr>
          </w:p>
        </w:tc>
        <w:tc>
          <w:tcPr>
            <w:tcW w:w="449" w:type="dxa"/>
            <w:vAlign w:val="bottom"/>
          </w:tcPr>
          <w:p w14:paraId="76B96608" w14:textId="77777777" w:rsidR="00E43978" w:rsidRDefault="00000000">
            <w:pPr>
              <w:widowControl w:val="0"/>
              <w:jc w:val="right"/>
              <w:rPr>
                <w:sz w:val="24"/>
                <w:szCs w:val="24"/>
              </w:rPr>
            </w:pPr>
            <w:r>
              <w:t>1</w:t>
            </w:r>
          </w:p>
        </w:tc>
        <w:tc>
          <w:tcPr>
            <w:tcW w:w="901" w:type="dxa"/>
            <w:vAlign w:val="bottom"/>
          </w:tcPr>
          <w:p w14:paraId="418C4B39" w14:textId="77777777" w:rsidR="00E43978" w:rsidRDefault="00000000">
            <w:pPr>
              <w:widowControl w:val="0"/>
              <w:jc w:val="right"/>
              <w:rPr>
                <w:sz w:val="24"/>
                <w:szCs w:val="24"/>
              </w:rPr>
            </w:pPr>
            <w:r>
              <w:t>6.492</w:t>
            </w:r>
          </w:p>
        </w:tc>
        <w:tc>
          <w:tcPr>
            <w:tcW w:w="901" w:type="dxa"/>
            <w:vAlign w:val="bottom"/>
          </w:tcPr>
          <w:p w14:paraId="3E2EAF89" w14:textId="77777777" w:rsidR="00E43978" w:rsidRDefault="00000000">
            <w:pPr>
              <w:widowControl w:val="0"/>
              <w:jc w:val="right"/>
              <w:rPr>
                <w:sz w:val="24"/>
                <w:szCs w:val="24"/>
              </w:rPr>
            </w:pPr>
            <w:r>
              <w:rPr>
                <w:b/>
              </w:rPr>
              <w:t>0.0108</w:t>
            </w:r>
          </w:p>
        </w:tc>
        <w:tc>
          <w:tcPr>
            <w:tcW w:w="181" w:type="dxa"/>
            <w:vAlign w:val="bottom"/>
          </w:tcPr>
          <w:p w14:paraId="2010EED7" w14:textId="77777777" w:rsidR="00E43978" w:rsidRDefault="00E43978">
            <w:pPr>
              <w:widowControl w:val="0"/>
              <w:rPr>
                <w:sz w:val="24"/>
                <w:szCs w:val="24"/>
              </w:rPr>
            </w:pPr>
          </w:p>
        </w:tc>
        <w:tc>
          <w:tcPr>
            <w:tcW w:w="360" w:type="dxa"/>
            <w:vAlign w:val="bottom"/>
          </w:tcPr>
          <w:p w14:paraId="44A7804D" w14:textId="77777777" w:rsidR="00E43978" w:rsidRDefault="00000000">
            <w:pPr>
              <w:widowControl w:val="0"/>
              <w:jc w:val="right"/>
              <w:rPr>
                <w:sz w:val="24"/>
                <w:szCs w:val="24"/>
              </w:rPr>
            </w:pPr>
            <w:r>
              <w:t>1</w:t>
            </w:r>
          </w:p>
        </w:tc>
        <w:tc>
          <w:tcPr>
            <w:tcW w:w="810" w:type="dxa"/>
            <w:vAlign w:val="bottom"/>
          </w:tcPr>
          <w:p w14:paraId="68F1EDC6" w14:textId="77777777" w:rsidR="00E43978" w:rsidRDefault="00000000">
            <w:pPr>
              <w:widowControl w:val="0"/>
              <w:jc w:val="right"/>
              <w:rPr>
                <w:sz w:val="24"/>
                <w:szCs w:val="24"/>
              </w:rPr>
            </w:pPr>
            <w:r>
              <w:t>3.0168</w:t>
            </w:r>
          </w:p>
        </w:tc>
        <w:tc>
          <w:tcPr>
            <w:tcW w:w="971" w:type="dxa"/>
            <w:vAlign w:val="bottom"/>
          </w:tcPr>
          <w:p w14:paraId="243BC309" w14:textId="77777777" w:rsidR="00E43978" w:rsidRDefault="00000000">
            <w:pPr>
              <w:widowControl w:val="0"/>
              <w:jc w:val="right"/>
              <w:rPr>
                <w:sz w:val="24"/>
                <w:szCs w:val="24"/>
              </w:rPr>
            </w:pPr>
            <w:r>
              <w:t>0.0824</w:t>
            </w:r>
          </w:p>
        </w:tc>
      </w:tr>
      <w:tr w:rsidR="00E43978" w14:paraId="656D2AEF" w14:textId="77777777">
        <w:trPr>
          <w:trHeight w:val="300"/>
        </w:trPr>
        <w:tc>
          <w:tcPr>
            <w:tcW w:w="2026" w:type="dxa"/>
            <w:vAlign w:val="bottom"/>
          </w:tcPr>
          <w:p w14:paraId="17F6D9A2" w14:textId="77777777" w:rsidR="00E43978" w:rsidRDefault="00000000">
            <w:pPr>
              <w:widowControl w:val="0"/>
              <w:rPr>
                <w:sz w:val="24"/>
                <w:szCs w:val="24"/>
              </w:rPr>
            </w:pPr>
            <w:r>
              <w:t>Treatment (A,B,D,E)</w:t>
            </w:r>
          </w:p>
        </w:tc>
        <w:tc>
          <w:tcPr>
            <w:tcW w:w="503" w:type="dxa"/>
            <w:vAlign w:val="bottom"/>
          </w:tcPr>
          <w:p w14:paraId="7407DF95" w14:textId="77777777" w:rsidR="00E43978" w:rsidRDefault="00000000">
            <w:pPr>
              <w:widowControl w:val="0"/>
              <w:jc w:val="right"/>
              <w:rPr>
                <w:sz w:val="24"/>
                <w:szCs w:val="24"/>
              </w:rPr>
            </w:pPr>
            <w:r>
              <w:t>3</w:t>
            </w:r>
          </w:p>
        </w:tc>
        <w:tc>
          <w:tcPr>
            <w:tcW w:w="811" w:type="dxa"/>
            <w:vAlign w:val="bottom"/>
          </w:tcPr>
          <w:p w14:paraId="6D195F1F" w14:textId="77777777" w:rsidR="00E43978" w:rsidRDefault="00000000">
            <w:pPr>
              <w:widowControl w:val="0"/>
              <w:jc w:val="right"/>
              <w:rPr>
                <w:sz w:val="24"/>
                <w:szCs w:val="24"/>
              </w:rPr>
            </w:pPr>
            <w:r>
              <w:t>6.0979</w:t>
            </w:r>
          </w:p>
        </w:tc>
        <w:tc>
          <w:tcPr>
            <w:tcW w:w="811" w:type="dxa"/>
            <w:vAlign w:val="bottom"/>
          </w:tcPr>
          <w:p w14:paraId="01631C2E" w14:textId="77777777" w:rsidR="00E43978" w:rsidRDefault="00000000">
            <w:pPr>
              <w:widowControl w:val="0"/>
              <w:jc w:val="right"/>
              <w:rPr>
                <w:sz w:val="24"/>
                <w:szCs w:val="24"/>
              </w:rPr>
            </w:pPr>
            <w:r>
              <w:rPr>
                <w:b/>
              </w:rPr>
              <w:t>0.0080</w:t>
            </w:r>
          </w:p>
        </w:tc>
        <w:tc>
          <w:tcPr>
            <w:tcW w:w="182" w:type="dxa"/>
            <w:vAlign w:val="bottom"/>
          </w:tcPr>
          <w:p w14:paraId="523CC430" w14:textId="77777777" w:rsidR="00E43978" w:rsidRDefault="00E43978">
            <w:pPr>
              <w:widowControl w:val="0"/>
              <w:rPr>
                <w:sz w:val="24"/>
                <w:szCs w:val="24"/>
              </w:rPr>
            </w:pPr>
          </w:p>
        </w:tc>
        <w:tc>
          <w:tcPr>
            <w:tcW w:w="358" w:type="dxa"/>
            <w:vAlign w:val="bottom"/>
          </w:tcPr>
          <w:p w14:paraId="003F371D" w14:textId="77777777" w:rsidR="00E43978" w:rsidRDefault="00000000">
            <w:pPr>
              <w:widowControl w:val="0"/>
              <w:jc w:val="right"/>
              <w:rPr>
                <w:sz w:val="24"/>
                <w:szCs w:val="24"/>
              </w:rPr>
            </w:pPr>
            <w:r>
              <w:t>3</w:t>
            </w:r>
          </w:p>
        </w:tc>
        <w:tc>
          <w:tcPr>
            <w:tcW w:w="809" w:type="dxa"/>
            <w:vAlign w:val="bottom"/>
          </w:tcPr>
          <w:p w14:paraId="14321207" w14:textId="77777777" w:rsidR="00E43978" w:rsidRDefault="00000000">
            <w:pPr>
              <w:widowControl w:val="0"/>
              <w:jc w:val="right"/>
              <w:rPr>
                <w:sz w:val="24"/>
                <w:szCs w:val="24"/>
              </w:rPr>
            </w:pPr>
            <w:r>
              <w:t>3.7098</w:t>
            </w:r>
          </w:p>
        </w:tc>
        <w:tc>
          <w:tcPr>
            <w:tcW w:w="903" w:type="dxa"/>
            <w:vAlign w:val="bottom"/>
          </w:tcPr>
          <w:p w14:paraId="5FEA5CC0" w14:textId="77777777" w:rsidR="00E43978" w:rsidRDefault="00000000">
            <w:pPr>
              <w:widowControl w:val="0"/>
              <w:jc w:val="right"/>
              <w:rPr>
                <w:sz w:val="24"/>
                <w:szCs w:val="24"/>
              </w:rPr>
            </w:pPr>
            <w:r>
              <w:rPr>
                <w:b/>
              </w:rPr>
              <w:t>0.0374</w:t>
            </w:r>
          </w:p>
        </w:tc>
        <w:tc>
          <w:tcPr>
            <w:tcW w:w="181" w:type="dxa"/>
            <w:vAlign w:val="bottom"/>
          </w:tcPr>
          <w:p w14:paraId="3CF52186" w14:textId="77777777" w:rsidR="00E43978" w:rsidRDefault="00E43978">
            <w:pPr>
              <w:widowControl w:val="0"/>
              <w:rPr>
                <w:sz w:val="24"/>
                <w:szCs w:val="24"/>
              </w:rPr>
            </w:pPr>
          </w:p>
        </w:tc>
        <w:tc>
          <w:tcPr>
            <w:tcW w:w="449" w:type="dxa"/>
            <w:vAlign w:val="bottom"/>
          </w:tcPr>
          <w:p w14:paraId="2313F3B0" w14:textId="77777777" w:rsidR="00E43978" w:rsidRDefault="00000000">
            <w:pPr>
              <w:widowControl w:val="0"/>
              <w:jc w:val="right"/>
              <w:rPr>
                <w:sz w:val="24"/>
                <w:szCs w:val="24"/>
              </w:rPr>
            </w:pPr>
            <w:r>
              <w:t>3</w:t>
            </w:r>
          </w:p>
        </w:tc>
        <w:tc>
          <w:tcPr>
            <w:tcW w:w="901" w:type="dxa"/>
            <w:vAlign w:val="bottom"/>
          </w:tcPr>
          <w:p w14:paraId="4F7870E4" w14:textId="77777777" w:rsidR="00E43978" w:rsidRDefault="00000000">
            <w:pPr>
              <w:widowControl w:val="0"/>
              <w:jc w:val="right"/>
              <w:rPr>
                <w:sz w:val="24"/>
                <w:szCs w:val="24"/>
              </w:rPr>
            </w:pPr>
            <w:r>
              <w:t>5.8110</w:t>
            </w:r>
          </w:p>
        </w:tc>
        <w:tc>
          <w:tcPr>
            <w:tcW w:w="901" w:type="dxa"/>
            <w:vAlign w:val="bottom"/>
          </w:tcPr>
          <w:p w14:paraId="5A8FBF61" w14:textId="77777777" w:rsidR="00E43978" w:rsidRDefault="00000000">
            <w:pPr>
              <w:widowControl w:val="0"/>
              <w:jc w:val="right"/>
              <w:rPr>
                <w:sz w:val="24"/>
                <w:szCs w:val="24"/>
              </w:rPr>
            </w:pPr>
            <w:r>
              <w:rPr>
                <w:b/>
              </w:rPr>
              <w:t>0.0093</w:t>
            </w:r>
          </w:p>
        </w:tc>
        <w:tc>
          <w:tcPr>
            <w:tcW w:w="181" w:type="dxa"/>
            <w:vAlign w:val="bottom"/>
          </w:tcPr>
          <w:p w14:paraId="57ADE34C" w14:textId="77777777" w:rsidR="00E43978" w:rsidRDefault="00E43978">
            <w:pPr>
              <w:widowControl w:val="0"/>
              <w:rPr>
                <w:sz w:val="24"/>
                <w:szCs w:val="24"/>
              </w:rPr>
            </w:pPr>
          </w:p>
        </w:tc>
        <w:tc>
          <w:tcPr>
            <w:tcW w:w="360" w:type="dxa"/>
            <w:vAlign w:val="bottom"/>
          </w:tcPr>
          <w:p w14:paraId="44F5CC80" w14:textId="77777777" w:rsidR="00E43978" w:rsidRDefault="00000000">
            <w:pPr>
              <w:widowControl w:val="0"/>
              <w:jc w:val="right"/>
              <w:rPr>
                <w:sz w:val="24"/>
                <w:szCs w:val="24"/>
              </w:rPr>
            </w:pPr>
            <w:r>
              <w:t>3</w:t>
            </w:r>
          </w:p>
        </w:tc>
        <w:tc>
          <w:tcPr>
            <w:tcW w:w="810" w:type="dxa"/>
            <w:vAlign w:val="bottom"/>
          </w:tcPr>
          <w:p w14:paraId="24B327F0" w14:textId="77777777" w:rsidR="00E43978" w:rsidRDefault="00000000">
            <w:pPr>
              <w:widowControl w:val="0"/>
              <w:jc w:val="right"/>
              <w:rPr>
                <w:sz w:val="24"/>
                <w:szCs w:val="24"/>
              </w:rPr>
            </w:pPr>
            <w:r>
              <w:t>9.2687</w:t>
            </w:r>
          </w:p>
        </w:tc>
        <w:tc>
          <w:tcPr>
            <w:tcW w:w="971" w:type="dxa"/>
            <w:vAlign w:val="bottom"/>
          </w:tcPr>
          <w:p w14:paraId="080FE913" w14:textId="77777777" w:rsidR="00E43978" w:rsidRDefault="00000000">
            <w:pPr>
              <w:widowControl w:val="0"/>
              <w:jc w:val="right"/>
              <w:rPr>
                <w:sz w:val="24"/>
                <w:szCs w:val="24"/>
              </w:rPr>
            </w:pPr>
            <w:r>
              <w:rPr>
                <w:b/>
              </w:rPr>
              <w:t>0.0014</w:t>
            </w:r>
          </w:p>
        </w:tc>
      </w:tr>
      <w:tr w:rsidR="00E43978" w14:paraId="6856BB1C" w14:textId="77777777">
        <w:trPr>
          <w:trHeight w:val="300"/>
        </w:trPr>
        <w:tc>
          <w:tcPr>
            <w:tcW w:w="2026" w:type="dxa"/>
            <w:tcBorders>
              <w:bottom w:val="single" w:sz="4" w:space="0" w:color="000000"/>
            </w:tcBorders>
            <w:tcMar>
              <w:top w:w="55" w:type="dxa"/>
              <w:left w:w="55" w:type="dxa"/>
              <w:bottom w:w="55" w:type="dxa"/>
              <w:right w:w="55" w:type="dxa"/>
            </w:tcMar>
            <w:vAlign w:val="bottom"/>
          </w:tcPr>
          <w:p w14:paraId="2814F309" w14:textId="77777777" w:rsidR="00E43978" w:rsidRDefault="00000000">
            <w:pPr>
              <w:widowControl w:val="0"/>
              <w:rPr>
                <w:sz w:val="24"/>
                <w:szCs w:val="24"/>
              </w:rPr>
            </w:pPr>
            <w:r>
              <w:t>Error</w:t>
            </w:r>
          </w:p>
        </w:tc>
        <w:tc>
          <w:tcPr>
            <w:tcW w:w="503" w:type="dxa"/>
            <w:tcBorders>
              <w:bottom w:val="single" w:sz="4" w:space="0" w:color="000000"/>
            </w:tcBorders>
            <w:tcMar>
              <w:top w:w="55" w:type="dxa"/>
              <w:left w:w="55" w:type="dxa"/>
              <w:bottom w:w="55" w:type="dxa"/>
              <w:right w:w="55" w:type="dxa"/>
            </w:tcMar>
            <w:vAlign w:val="bottom"/>
          </w:tcPr>
          <w:p w14:paraId="46BC5C70" w14:textId="77777777" w:rsidR="00E43978" w:rsidRDefault="00000000">
            <w:pPr>
              <w:widowControl w:val="0"/>
              <w:jc w:val="right"/>
              <w:rPr>
                <w:sz w:val="24"/>
                <w:szCs w:val="24"/>
              </w:rPr>
            </w:pPr>
            <w:r>
              <w:t>13</w:t>
            </w:r>
          </w:p>
        </w:tc>
        <w:tc>
          <w:tcPr>
            <w:tcW w:w="811" w:type="dxa"/>
            <w:tcBorders>
              <w:bottom w:val="single" w:sz="4" w:space="0" w:color="000000"/>
            </w:tcBorders>
            <w:tcMar>
              <w:top w:w="55" w:type="dxa"/>
              <w:left w:w="55" w:type="dxa"/>
              <w:bottom w:w="55" w:type="dxa"/>
              <w:right w:w="55" w:type="dxa"/>
            </w:tcMar>
            <w:vAlign w:val="bottom"/>
          </w:tcPr>
          <w:p w14:paraId="4333090F" w14:textId="77777777" w:rsidR="00E43978" w:rsidRDefault="00E43978">
            <w:pPr>
              <w:widowControl w:val="0"/>
              <w:rPr>
                <w:sz w:val="24"/>
                <w:szCs w:val="24"/>
              </w:rPr>
            </w:pPr>
          </w:p>
        </w:tc>
        <w:tc>
          <w:tcPr>
            <w:tcW w:w="811" w:type="dxa"/>
            <w:tcBorders>
              <w:bottom w:val="single" w:sz="4" w:space="0" w:color="000000"/>
            </w:tcBorders>
            <w:tcMar>
              <w:top w:w="55" w:type="dxa"/>
              <w:left w:w="55" w:type="dxa"/>
              <w:bottom w:w="55" w:type="dxa"/>
              <w:right w:w="55" w:type="dxa"/>
            </w:tcMar>
            <w:vAlign w:val="bottom"/>
          </w:tcPr>
          <w:p w14:paraId="17EF4C29" w14:textId="77777777" w:rsidR="00E43978" w:rsidRDefault="00E43978">
            <w:pPr>
              <w:widowControl w:val="0"/>
              <w:rPr>
                <w:sz w:val="24"/>
                <w:szCs w:val="24"/>
              </w:rPr>
            </w:pPr>
          </w:p>
        </w:tc>
        <w:tc>
          <w:tcPr>
            <w:tcW w:w="182" w:type="dxa"/>
            <w:tcBorders>
              <w:bottom w:val="single" w:sz="4" w:space="0" w:color="000000"/>
            </w:tcBorders>
            <w:tcMar>
              <w:top w:w="55" w:type="dxa"/>
              <w:left w:w="55" w:type="dxa"/>
              <w:bottom w:w="55" w:type="dxa"/>
              <w:right w:w="55" w:type="dxa"/>
            </w:tcMar>
            <w:vAlign w:val="bottom"/>
          </w:tcPr>
          <w:p w14:paraId="52496DDA" w14:textId="77777777" w:rsidR="00E43978" w:rsidRDefault="00E43978">
            <w:pPr>
              <w:widowControl w:val="0"/>
              <w:rPr>
                <w:sz w:val="24"/>
                <w:szCs w:val="24"/>
              </w:rPr>
            </w:pPr>
          </w:p>
        </w:tc>
        <w:tc>
          <w:tcPr>
            <w:tcW w:w="358" w:type="dxa"/>
            <w:tcBorders>
              <w:bottom w:val="single" w:sz="4" w:space="0" w:color="000000"/>
            </w:tcBorders>
            <w:tcMar>
              <w:top w:w="55" w:type="dxa"/>
              <w:left w:w="55" w:type="dxa"/>
              <w:bottom w:w="55" w:type="dxa"/>
              <w:right w:w="55" w:type="dxa"/>
            </w:tcMar>
            <w:vAlign w:val="bottom"/>
          </w:tcPr>
          <w:p w14:paraId="66081D6F" w14:textId="77777777" w:rsidR="00E43978" w:rsidRDefault="00000000">
            <w:pPr>
              <w:widowControl w:val="0"/>
              <w:jc w:val="right"/>
              <w:rPr>
                <w:sz w:val="24"/>
                <w:szCs w:val="24"/>
              </w:rPr>
            </w:pPr>
            <w:r>
              <w:t>13</w:t>
            </w:r>
          </w:p>
        </w:tc>
        <w:tc>
          <w:tcPr>
            <w:tcW w:w="809" w:type="dxa"/>
            <w:tcBorders>
              <w:bottom w:val="single" w:sz="4" w:space="0" w:color="000000"/>
            </w:tcBorders>
            <w:tcMar>
              <w:top w:w="55" w:type="dxa"/>
              <w:left w:w="55" w:type="dxa"/>
              <w:bottom w:w="55" w:type="dxa"/>
              <w:right w:w="55" w:type="dxa"/>
            </w:tcMar>
            <w:vAlign w:val="bottom"/>
          </w:tcPr>
          <w:p w14:paraId="605E11F9" w14:textId="77777777" w:rsidR="00E43978" w:rsidRDefault="00E43978">
            <w:pPr>
              <w:widowControl w:val="0"/>
              <w:rPr>
                <w:sz w:val="24"/>
                <w:szCs w:val="24"/>
              </w:rPr>
            </w:pPr>
          </w:p>
        </w:tc>
        <w:tc>
          <w:tcPr>
            <w:tcW w:w="903" w:type="dxa"/>
            <w:tcBorders>
              <w:bottom w:val="single" w:sz="4" w:space="0" w:color="000000"/>
            </w:tcBorders>
            <w:tcMar>
              <w:top w:w="55" w:type="dxa"/>
              <w:left w:w="55" w:type="dxa"/>
              <w:bottom w:w="55" w:type="dxa"/>
              <w:right w:w="55" w:type="dxa"/>
            </w:tcMar>
            <w:vAlign w:val="bottom"/>
          </w:tcPr>
          <w:p w14:paraId="13E477D1" w14:textId="77777777" w:rsidR="00E43978" w:rsidRDefault="00E43978">
            <w:pPr>
              <w:widowControl w:val="0"/>
              <w:rPr>
                <w:sz w:val="24"/>
                <w:szCs w:val="24"/>
              </w:rPr>
            </w:pPr>
          </w:p>
        </w:tc>
        <w:tc>
          <w:tcPr>
            <w:tcW w:w="181" w:type="dxa"/>
            <w:tcBorders>
              <w:bottom w:val="single" w:sz="4" w:space="0" w:color="000000"/>
            </w:tcBorders>
            <w:tcMar>
              <w:top w:w="55" w:type="dxa"/>
              <w:left w:w="55" w:type="dxa"/>
              <w:bottom w:w="55" w:type="dxa"/>
              <w:right w:w="55" w:type="dxa"/>
            </w:tcMar>
            <w:vAlign w:val="bottom"/>
          </w:tcPr>
          <w:p w14:paraId="3ED55827" w14:textId="77777777" w:rsidR="00E43978" w:rsidRDefault="00E43978">
            <w:pPr>
              <w:widowControl w:val="0"/>
              <w:rPr>
                <w:sz w:val="24"/>
                <w:szCs w:val="24"/>
              </w:rPr>
            </w:pPr>
          </w:p>
        </w:tc>
        <w:tc>
          <w:tcPr>
            <w:tcW w:w="449" w:type="dxa"/>
            <w:tcBorders>
              <w:bottom w:val="single" w:sz="4" w:space="0" w:color="000000"/>
            </w:tcBorders>
            <w:tcMar>
              <w:top w:w="55" w:type="dxa"/>
              <w:left w:w="55" w:type="dxa"/>
              <w:bottom w:w="55" w:type="dxa"/>
              <w:right w:w="55" w:type="dxa"/>
            </w:tcMar>
            <w:vAlign w:val="bottom"/>
          </w:tcPr>
          <w:p w14:paraId="19A3B819" w14:textId="77777777" w:rsidR="00E43978" w:rsidRDefault="00000000">
            <w:pPr>
              <w:widowControl w:val="0"/>
              <w:jc w:val="right"/>
              <w:rPr>
                <w:sz w:val="24"/>
                <w:szCs w:val="24"/>
              </w:rPr>
            </w:pPr>
            <w:r>
              <w:t>13</w:t>
            </w:r>
          </w:p>
        </w:tc>
        <w:tc>
          <w:tcPr>
            <w:tcW w:w="901" w:type="dxa"/>
            <w:tcBorders>
              <w:bottom w:val="single" w:sz="4" w:space="0" w:color="000000"/>
            </w:tcBorders>
            <w:tcMar>
              <w:top w:w="55" w:type="dxa"/>
              <w:left w:w="55" w:type="dxa"/>
              <w:bottom w:w="55" w:type="dxa"/>
              <w:right w:w="55" w:type="dxa"/>
            </w:tcMar>
            <w:vAlign w:val="bottom"/>
          </w:tcPr>
          <w:p w14:paraId="38DA4816" w14:textId="77777777" w:rsidR="00E43978" w:rsidRDefault="00E43978">
            <w:pPr>
              <w:widowControl w:val="0"/>
              <w:rPr>
                <w:sz w:val="24"/>
                <w:szCs w:val="24"/>
              </w:rPr>
            </w:pPr>
          </w:p>
        </w:tc>
        <w:tc>
          <w:tcPr>
            <w:tcW w:w="901" w:type="dxa"/>
            <w:tcBorders>
              <w:bottom w:val="single" w:sz="4" w:space="0" w:color="000000"/>
            </w:tcBorders>
            <w:tcMar>
              <w:top w:w="55" w:type="dxa"/>
              <w:left w:w="55" w:type="dxa"/>
              <w:bottom w:w="55" w:type="dxa"/>
              <w:right w:w="55" w:type="dxa"/>
            </w:tcMar>
            <w:vAlign w:val="bottom"/>
          </w:tcPr>
          <w:p w14:paraId="290C45E4" w14:textId="77777777" w:rsidR="00E43978" w:rsidRDefault="00E43978">
            <w:pPr>
              <w:widowControl w:val="0"/>
              <w:rPr>
                <w:sz w:val="24"/>
                <w:szCs w:val="24"/>
              </w:rPr>
            </w:pPr>
          </w:p>
        </w:tc>
        <w:tc>
          <w:tcPr>
            <w:tcW w:w="181" w:type="dxa"/>
            <w:tcBorders>
              <w:bottom w:val="single" w:sz="4" w:space="0" w:color="000000"/>
            </w:tcBorders>
            <w:tcMar>
              <w:top w:w="55" w:type="dxa"/>
              <w:left w:w="55" w:type="dxa"/>
              <w:bottom w:w="55" w:type="dxa"/>
              <w:right w:w="55" w:type="dxa"/>
            </w:tcMar>
            <w:vAlign w:val="bottom"/>
          </w:tcPr>
          <w:p w14:paraId="56E203C2" w14:textId="77777777" w:rsidR="00E43978" w:rsidRDefault="00E43978">
            <w:pPr>
              <w:widowControl w:val="0"/>
              <w:rPr>
                <w:sz w:val="24"/>
                <w:szCs w:val="24"/>
              </w:rPr>
            </w:pPr>
          </w:p>
        </w:tc>
        <w:tc>
          <w:tcPr>
            <w:tcW w:w="360" w:type="dxa"/>
            <w:tcBorders>
              <w:bottom w:val="single" w:sz="4" w:space="0" w:color="000000"/>
            </w:tcBorders>
            <w:tcMar>
              <w:top w:w="55" w:type="dxa"/>
              <w:left w:w="55" w:type="dxa"/>
              <w:bottom w:w="55" w:type="dxa"/>
              <w:right w:w="55" w:type="dxa"/>
            </w:tcMar>
            <w:vAlign w:val="bottom"/>
          </w:tcPr>
          <w:p w14:paraId="37B711B4" w14:textId="77777777" w:rsidR="00E43978" w:rsidRDefault="00000000">
            <w:pPr>
              <w:widowControl w:val="0"/>
              <w:jc w:val="right"/>
              <w:rPr>
                <w:sz w:val="24"/>
                <w:szCs w:val="24"/>
              </w:rPr>
            </w:pPr>
            <w:r>
              <w:t>13</w:t>
            </w:r>
          </w:p>
        </w:tc>
        <w:tc>
          <w:tcPr>
            <w:tcW w:w="810" w:type="dxa"/>
            <w:tcBorders>
              <w:bottom w:val="single" w:sz="4" w:space="0" w:color="000000"/>
            </w:tcBorders>
            <w:tcMar>
              <w:top w:w="55" w:type="dxa"/>
              <w:left w:w="55" w:type="dxa"/>
              <w:bottom w:w="55" w:type="dxa"/>
              <w:right w:w="55" w:type="dxa"/>
            </w:tcMar>
            <w:vAlign w:val="bottom"/>
          </w:tcPr>
          <w:p w14:paraId="052EF345" w14:textId="77777777" w:rsidR="00E43978" w:rsidRDefault="00E43978">
            <w:pPr>
              <w:widowControl w:val="0"/>
              <w:rPr>
                <w:sz w:val="24"/>
                <w:szCs w:val="24"/>
              </w:rPr>
            </w:pPr>
          </w:p>
        </w:tc>
        <w:tc>
          <w:tcPr>
            <w:tcW w:w="971" w:type="dxa"/>
            <w:tcBorders>
              <w:bottom w:val="single" w:sz="4" w:space="0" w:color="000000"/>
            </w:tcBorders>
            <w:tcMar>
              <w:top w:w="55" w:type="dxa"/>
              <w:left w:w="55" w:type="dxa"/>
              <w:bottom w:w="55" w:type="dxa"/>
              <w:right w:w="55" w:type="dxa"/>
            </w:tcMar>
            <w:vAlign w:val="bottom"/>
          </w:tcPr>
          <w:p w14:paraId="75375F7A" w14:textId="77777777" w:rsidR="00E43978" w:rsidRDefault="00E43978">
            <w:pPr>
              <w:widowControl w:val="0"/>
              <w:rPr>
                <w:sz w:val="24"/>
                <w:szCs w:val="24"/>
              </w:rPr>
            </w:pPr>
          </w:p>
        </w:tc>
      </w:tr>
      <w:tr w:rsidR="00E43978" w14:paraId="1CC0F6FF" w14:textId="77777777">
        <w:trPr>
          <w:trHeight w:val="300"/>
        </w:trPr>
        <w:tc>
          <w:tcPr>
            <w:tcW w:w="2026" w:type="dxa"/>
            <w:vAlign w:val="bottom"/>
          </w:tcPr>
          <w:p w14:paraId="625521AC" w14:textId="77777777" w:rsidR="00E43978" w:rsidRDefault="00000000">
            <w:pPr>
              <w:widowControl w:val="0"/>
              <w:rPr>
                <w:sz w:val="24"/>
                <w:szCs w:val="24"/>
              </w:rPr>
            </w:pPr>
            <w:r>
              <w:rPr>
                <w:b/>
              </w:rPr>
              <w:t>MIDDLE</w:t>
            </w:r>
          </w:p>
        </w:tc>
        <w:tc>
          <w:tcPr>
            <w:tcW w:w="503" w:type="dxa"/>
            <w:vAlign w:val="bottom"/>
          </w:tcPr>
          <w:p w14:paraId="76F9B107" w14:textId="77777777" w:rsidR="00E43978" w:rsidRDefault="00E43978">
            <w:pPr>
              <w:widowControl w:val="0"/>
              <w:rPr>
                <w:sz w:val="24"/>
                <w:szCs w:val="24"/>
              </w:rPr>
            </w:pPr>
          </w:p>
        </w:tc>
        <w:tc>
          <w:tcPr>
            <w:tcW w:w="811" w:type="dxa"/>
            <w:vAlign w:val="bottom"/>
          </w:tcPr>
          <w:p w14:paraId="640948CF" w14:textId="77777777" w:rsidR="00E43978" w:rsidRDefault="00E43978">
            <w:pPr>
              <w:widowControl w:val="0"/>
              <w:rPr>
                <w:sz w:val="24"/>
                <w:szCs w:val="24"/>
              </w:rPr>
            </w:pPr>
          </w:p>
        </w:tc>
        <w:tc>
          <w:tcPr>
            <w:tcW w:w="811" w:type="dxa"/>
            <w:vAlign w:val="bottom"/>
          </w:tcPr>
          <w:p w14:paraId="533B235C" w14:textId="77777777" w:rsidR="00E43978" w:rsidRDefault="00E43978">
            <w:pPr>
              <w:widowControl w:val="0"/>
              <w:rPr>
                <w:sz w:val="24"/>
                <w:szCs w:val="24"/>
              </w:rPr>
            </w:pPr>
          </w:p>
        </w:tc>
        <w:tc>
          <w:tcPr>
            <w:tcW w:w="182" w:type="dxa"/>
            <w:vAlign w:val="bottom"/>
          </w:tcPr>
          <w:p w14:paraId="1EC86B6C" w14:textId="77777777" w:rsidR="00E43978" w:rsidRDefault="00E43978">
            <w:pPr>
              <w:widowControl w:val="0"/>
              <w:rPr>
                <w:sz w:val="24"/>
                <w:szCs w:val="24"/>
              </w:rPr>
            </w:pPr>
          </w:p>
        </w:tc>
        <w:tc>
          <w:tcPr>
            <w:tcW w:w="358" w:type="dxa"/>
            <w:vAlign w:val="bottom"/>
          </w:tcPr>
          <w:p w14:paraId="09CDD066" w14:textId="77777777" w:rsidR="00E43978" w:rsidRDefault="00E43978">
            <w:pPr>
              <w:widowControl w:val="0"/>
              <w:rPr>
                <w:sz w:val="24"/>
                <w:szCs w:val="24"/>
              </w:rPr>
            </w:pPr>
          </w:p>
        </w:tc>
        <w:tc>
          <w:tcPr>
            <w:tcW w:w="809" w:type="dxa"/>
            <w:vAlign w:val="bottom"/>
          </w:tcPr>
          <w:p w14:paraId="37C09B71" w14:textId="77777777" w:rsidR="00E43978" w:rsidRDefault="00E43978">
            <w:pPr>
              <w:widowControl w:val="0"/>
              <w:rPr>
                <w:sz w:val="24"/>
                <w:szCs w:val="24"/>
              </w:rPr>
            </w:pPr>
          </w:p>
        </w:tc>
        <w:tc>
          <w:tcPr>
            <w:tcW w:w="903" w:type="dxa"/>
            <w:vAlign w:val="bottom"/>
          </w:tcPr>
          <w:p w14:paraId="73181557" w14:textId="77777777" w:rsidR="00E43978" w:rsidRDefault="00E43978">
            <w:pPr>
              <w:widowControl w:val="0"/>
              <w:rPr>
                <w:sz w:val="24"/>
                <w:szCs w:val="24"/>
              </w:rPr>
            </w:pPr>
          </w:p>
        </w:tc>
        <w:tc>
          <w:tcPr>
            <w:tcW w:w="181" w:type="dxa"/>
            <w:vAlign w:val="bottom"/>
          </w:tcPr>
          <w:p w14:paraId="7DF79BE5" w14:textId="77777777" w:rsidR="00E43978" w:rsidRDefault="00E43978">
            <w:pPr>
              <w:widowControl w:val="0"/>
              <w:rPr>
                <w:sz w:val="24"/>
                <w:szCs w:val="24"/>
              </w:rPr>
            </w:pPr>
          </w:p>
        </w:tc>
        <w:tc>
          <w:tcPr>
            <w:tcW w:w="449" w:type="dxa"/>
            <w:vAlign w:val="bottom"/>
          </w:tcPr>
          <w:p w14:paraId="1F24929C" w14:textId="77777777" w:rsidR="00E43978" w:rsidRDefault="00E43978">
            <w:pPr>
              <w:widowControl w:val="0"/>
              <w:rPr>
                <w:sz w:val="24"/>
                <w:szCs w:val="24"/>
              </w:rPr>
            </w:pPr>
          </w:p>
        </w:tc>
        <w:tc>
          <w:tcPr>
            <w:tcW w:w="901" w:type="dxa"/>
            <w:vAlign w:val="bottom"/>
          </w:tcPr>
          <w:p w14:paraId="59192C3C" w14:textId="77777777" w:rsidR="00E43978" w:rsidRDefault="00E43978">
            <w:pPr>
              <w:widowControl w:val="0"/>
              <w:rPr>
                <w:sz w:val="24"/>
                <w:szCs w:val="24"/>
              </w:rPr>
            </w:pPr>
          </w:p>
        </w:tc>
        <w:tc>
          <w:tcPr>
            <w:tcW w:w="901" w:type="dxa"/>
            <w:vAlign w:val="bottom"/>
          </w:tcPr>
          <w:p w14:paraId="35C2D12A" w14:textId="77777777" w:rsidR="00E43978" w:rsidRDefault="00E43978">
            <w:pPr>
              <w:widowControl w:val="0"/>
              <w:rPr>
                <w:sz w:val="24"/>
                <w:szCs w:val="24"/>
              </w:rPr>
            </w:pPr>
          </w:p>
        </w:tc>
        <w:tc>
          <w:tcPr>
            <w:tcW w:w="181" w:type="dxa"/>
            <w:vAlign w:val="bottom"/>
          </w:tcPr>
          <w:p w14:paraId="0DDF0A28" w14:textId="77777777" w:rsidR="00E43978" w:rsidRDefault="00E43978">
            <w:pPr>
              <w:widowControl w:val="0"/>
              <w:rPr>
                <w:sz w:val="24"/>
                <w:szCs w:val="24"/>
              </w:rPr>
            </w:pPr>
          </w:p>
        </w:tc>
        <w:tc>
          <w:tcPr>
            <w:tcW w:w="360" w:type="dxa"/>
            <w:vAlign w:val="bottom"/>
          </w:tcPr>
          <w:p w14:paraId="40956876" w14:textId="77777777" w:rsidR="00E43978" w:rsidRDefault="00E43978">
            <w:pPr>
              <w:widowControl w:val="0"/>
              <w:rPr>
                <w:sz w:val="24"/>
                <w:szCs w:val="24"/>
              </w:rPr>
            </w:pPr>
          </w:p>
        </w:tc>
        <w:tc>
          <w:tcPr>
            <w:tcW w:w="810" w:type="dxa"/>
            <w:vAlign w:val="bottom"/>
          </w:tcPr>
          <w:p w14:paraId="3ED55F18" w14:textId="77777777" w:rsidR="00E43978" w:rsidRDefault="00E43978">
            <w:pPr>
              <w:widowControl w:val="0"/>
              <w:rPr>
                <w:sz w:val="24"/>
                <w:szCs w:val="24"/>
              </w:rPr>
            </w:pPr>
          </w:p>
        </w:tc>
        <w:tc>
          <w:tcPr>
            <w:tcW w:w="971" w:type="dxa"/>
            <w:vAlign w:val="bottom"/>
          </w:tcPr>
          <w:p w14:paraId="1AADE899" w14:textId="77777777" w:rsidR="00E43978" w:rsidRDefault="00E43978">
            <w:pPr>
              <w:widowControl w:val="0"/>
              <w:rPr>
                <w:sz w:val="24"/>
                <w:szCs w:val="24"/>
              </w:rPr>
            </w:pPr>
          </w:p>
        </w:tc>
      </w:tr>
      <w:tr w:rsidR="00E43978" w14:paraId="0FD5387F" w14:textId="77777777">
        <w:trPr>
          <w:trHeight w:val="276"/>
        </w:trPr>
        <w:tc>
          <w:tcPr>
            <w:tcW w:w="2026" w:type="dxa"/>
            <w:vAlign w:val="bottom"/>
          </w:tcPr>
          <w:p w14:paraId="31D05E11" w14:textId="77777777" w:rsidR="00E43978" w:rsidRDefault="00000000">
            <w:pPr>
              <w:widowControl w:val="0"/>
              <w:rPr>
                <w:sz w:val="24"/>
                <w:szCs w:val="24"/>
              </w:rPr>
            </w:pPr>
            <w:r>
              <w:t>Block</w:t>
            </w:r>
          </w:p>
        </w:tc>
        <w:tc>
          <w:tcPr>
            <w:tcW w:w="503" w:type="dxa"/>
            <w:vAlign w:val="bottom"/>
          </w:tcPr>
          <w:p w14:paraId="21B58C51" w14:textId="77777777" w:rsidR="00E43978" w:rsidRDefault="00000000">
            <w:pPr>
              <w:widowControl w:val="0"/>
              <w:jc w:val="right"/>
              <w:rPr>
                <w:sz w:val="24"/>
                <w:szCs w:val="24"/>
              </w:rPr>
            </w:pPr>
            <w:r>
              <w:t>1</w:t>
            </w:r>
          </w:p>
        </w:tc>
        <w:tc>
          <w:tcPr>
            <w:tcW w:w="811" w:type="dxa"/>
            <w:vAlign w:val="bottom"/>
          </w:tcPr>
          <w:p w14:paraId="4CD4C69B" w14:textId="77777777" w:rsidR="00E43978" w:rsidRDefault="00000000">
            <w:pPr>
              <w:widowControl w:val="0"/>
              <w:jc w:val="right"/>
              <w:rPr>
                <w:sz w:val="24"/>
                <w:szCs w:val="24"/>
              </w:rPr>
            </w:pPr>
            <w:r>
              <w:t>0.6195</w:t>
            </w:r>
          </w:p>
        </w:tc>
        <w:tc>
          <w:tcPr>
            <w:tcW w:w="811" w:type="dxa"/>
            <w:vAlign w:val="bottom"/>
          </w:tcPr>
          <w:p w14:paraId="19D41794" w14:textId="77777777" w:rsidR="00E43978" w:rsidRDefault="00000000">
            <w:pPr>
              <w:widowControl w:val="0"/>
              <w:jc w:val="right"/>
              <w:rPr>
                <w:sz w:val="24"/>
                <w:szCs w:val="24"/>
              </w:rPr>
            </w:pPr>
            <w:r>
              <w:t>0.4312</w:t>
            </w:r>
          </w:p>
        </w:tc>
        <w:tc>
          <w:tcPr>
            <w:tcW w:w="182" w:type="dxa"/>
            <w:vAlign w:val="bottom"/>
          </w:tcPr>
          <w:p w14:paraId="7899587C" w14:textId="77777777" w:rsidR="00E43978" w:rsidRDefault="00E43978">
            <w:pPr>
              <w:widowControl w:val="0"/>
              <w:rPr>
                <w:sz w:val="24"/>
                <w:szCs w:val="24"/>
              </w:rPr>
            </w:pPr>
          </w:p>
        </w:tc>
        <w:tc>
          <w:tcPr>
            <w:tcW w:w="358" w:type="dxa"/>
            <w:vAlign w:val="bottom"/>
          </w:tcPr>
          <w:p w14:paraId="2DE49771" w14:textId="77777777" w:rsidR="00E43978" w:rsidRDefault="00E43978">
            <w:pPr>
              <w:widowControl w:val="0"/>
              <w:rPr>
                <w:sz w:val="24"/>
                <w:szCs w:val="24"/>
              </w:rPr>
            </w:pPr>
          </w:p>
        </w:tc>
        <w:tc>
          <w:tcPr>
            <w:tcW w:w="809" w:type="dxa"/>
            <w:vAlign w:val="bottom"/>
          </w:tcPr>
          <w:p w14:paraId="35929069" w14:textId="77777777" w:rsidR="00E43978" w:rsidRDefault="00000000">
            <w:pPr>
              <w:widowControl w:val="0"/>
              <w:jc w:val="right"/>
              <w:rPr>
                <w:sz w:val="24"/>
                <w:szCs w:val="24"/>
              </w:rPr>
            </w:pPr>
            <w:r>
              <w:t>NA</w:t>
            </w:r>
          </w:p>
        </w:tc>
        <w:tc>
          <w:tcPr>
            <w:tcW w:w="903" w:type="dxa"/>
            <w:vAlign w:val="bottom"/>
          </w:tcPr>
          <w:p w14:paraId="52BAD520" w14:textId="77777777" w:rsidR="00E43978" w:rsidRDefault="00000000">
            <w:pPr>
              <w:widowControl w:val="0"/>
              <w:jc w:val="right"/>
              <w:rPr>
                <w:sz w:val="24"/>
                <w:szCs w:val="24"/>
              </w:rPr>
            </w:pPr>
            <w:r>
              <w:t>NA</w:t>
            </w:r>
          </w:p>
        </w:tc>
        <w:tc>
          <w:tcPr>
            <w:tcW w:w="181" w:type="dxa"/>
            <w:vAlign w:val="bottom"/>
          </w:tcPr>
          <w:p w14:paraId="648F0351" w14:textId="77777777" w:rsidR="00E43978" w:rsidRDefault="00E43978">
            <w:pPr>
              <w:widowControl w:val="0"/>
              <w:rPr>
                <w:sz w:val="24"/>
                <w:szCs w:val="24"/>
              </w:rPr>
            </w:pPr>
          </w:p>
        </w:tc>
        <w:tc>
          <w:tcPr>
            <w:tcW w:w="449" w:type="dxa"/>
            <w:vAlign w:val="bottom"/>
          </w:tcPr>
          <w:p w14:paraId="5D7F1A55" w14:textId="77777777" w:rsidR="00E43978" w:rsidRDefault="00000000">
            <w:pPr>
              <w:widowControl w:val="0"/>
              <w:jc w:val="right"/>
              <w:rPr>
                <w:sz w:val="24"/>
                <w:szCs w:val="24"/>
              </w:rPr>
            </w:pPr>
            <w:r>
              <w:t>1</w:t>
            </w:r>
          </w:p>
        </w:tc>
        <w:tc>
          <w:tcPr>
            <w:tcW w:w="901" w:type="dxa"/>
            <w:vAlign w:val="bottom"/>
          </w:tcPr>
          <w:p w14:paraId="70221BE6" w14:textId="77777777" w:rsidR="00E43978" w:rsidRDefault="00000000">
            <w:pPr>
              <w:widowControl w:val="0"/>
              <w:jc w:val="right"/>
              <w:rPr>
                <w:sz w:val="24"/>
                <w:szCs w:val="24"/>
              </w:rPr>
            </w:pPr>
            <w:r>
              <w:t>10.287</w:t>
            </w:r>
          </w:p>
        </w:tc>
        <w:tc>
          <w:tcPr>
            <w:tcW w:w="901" w:type="dxa"/>
            <w:vAlign w:val="bottom"/>
          </w:tcPr>
          <w:p w14:paraId="67952B68" w14:textId="77777777" w:rsidR="00E43978" w:rsidRDefault="00000000">
            <w:pPr>
              <w:widowControl w:val="0"/>
              <w:jc w:val="right"/>
              <w:rPr>
                <w:sz w:val="24"/>
                <w:szCs w:val="24"/>
              </w:rPr>
            </w:pPr>
            <w:r>
              <w:rPr>
                <w:b/>
              </w:rPr>
              <w:t>0.00134</w:t>
            </w:r>
          </w:p>
        </w:tc>
        <w:tc>
          <w:tcPr>
            <w:tcW w:w="181" w:type="dxa"/>
            <w:vAlign w:val="bottom"/>
          </w:tcPr>
          <w:p w14:paraId="60AF2180" w14:textId="77777777" w:rsidR="00E43978" w:rsidRDefault="00E43978">
            <w:pPr>
              <w:widowControl w:val="0"/>
              <w:rPr>
                <w:sz w:val="24"/>
                <w:szCs w:val="24"/>
              </w:rPr>
            </w:pPr>
          </w:p>
        </w:tc>
        <w:tc>
          <w:tcPr>
            <w:tcW w:w="360" w:type="dxa"/>
            <w:vAlign w:val="bottom"/>
          </w:tcPr>
          <w:p w14:paraId="39A51AD8" w14:textId="77777777" w:rsidR="00E43978" w:rsidRDefault="00E43978">
            <w:pPr>
              <w:widowControl w:val="0"/>
              <w:rPr>
                <w:sz w:val="24"/>
                <w:szCs w:val="24"/>
              </w:rPr>
            </w:pPr>
          </w:p>
        </w:tc>
        <w:tc>
          <w:tcPr>
            <w:tcW w:w="810" w:type="dxa"/>
            <w:vAlign w:val="bottom"/>
          </w:tcPr>
          <w:p w14:paraId="0E03A72A" w14:textId="77777777" w:rsidR="00E43978" w:rsidRDefault="00000000">
            <w:pPr>
              <w:widowControl w:val="0"/>
              <w:jc w:val="right"/>
              <w:rPr>
                <w:sz w:val="24"/>
                <w:szCs w:val="24"/>
              </w:rPr>
            </w:pPr>
            <w:r>
              <w:t>NA</w:t>
            </w:r>
          </w:p>
        </w:tc>
        <w:tc>
          <w:tcPr>
            <w:tcW w:w="971" w:type="dxa"/>
            <w:vAlign w:val="bottom"/>
          </w:tcPr>
          <w:p w14:paraId="3D30AFCE" w14:textId="77777777" w:rsidR="00E43978" w:rsidRDefault="00000000">
            <w:pPr>
              <w:widowControl w:val="0"/>
              <w:jc w:val="right"/>
              <w:rPr>
                <w:sz w:val="24"/>
                <w:szCs w:val="24"/>
              </w:rPr>
            </w:pPr>
            <w:r>
              <w:t>NA</w:t>
            </w:r>
          </w:p>
        </w:tc>
      </w:tr>
      <w:tr w:rsidR="00E43978" w14:paraId="07A9B218" w14:textId="77777777">
        <w:trPr>
          <w:trHeight w:val="300"/>
        </w:trPr>
        <w:tc>
          <w:tcPr>
            <w:tcW w:w="2026" w:type="dxa"/>
            <w:vAlign w:val="bottom"/>
          </w:tcPr>
          <w:p w14:paraId="01E51EA2" w14:textId="77777777" w:rsidR="00E43978" w:rsidRDefault="00000000">
            <w:pPr>
              <w:widowControl w:val="0"/>
              <w:rPr>
                <w:sz w:val="24"/>
                <w:szCs w:val="24"/>
              </w:rPr>
            </w:pPr>
            <w:r>
              <w:t>Treatment (A,B,C)</w:t>
            </w:r>
          </w:p>
        </w:tc>
        <w:tc>
          <w:tcPr>
            <w:tcW w:w="503" w:type="dxa"/>
            <w:vAlign w:val="bottom"/>
          </w:tcPr>
          <w:p w14:paraId="4DD4CCB2" w14:textId="77777777" w:rsidR="00E43978" w:rsidRDefault="00000000">
            <w:pPr>
              <w:widowControl w:val="0"/>
              <w:jc w:val="right"/>
              <w:rPr>
                <w:sz w:val="24"/>
                <w:szCs w:val="24"/>
              </w:rPr>
            </w:pPr>
            <w:r>
              <w:t>2</w:t>
            </w:r>
          </w:p>
        </w:tc>
        <w:tc>
          <w:tcPr>
            <w:tcW w:w="811" w:type="dxa"/>
            <w:vAlign w:val="bottom"/>
          </w:tcPr>
          <w:p w14:paraId="77BDAA12" w14:textId="77777777" w:rsidR="00E43978" w:rsidRDefault="00000000">
            <w:pPr>
              <w:widowControl w:val="0"/>
              <w:jc w:val="right"/>
              <w:rPr>
                <w:sz w:val="24"/>
                <w:szCs w:val="24"/>
              </w:rPr>
            </w:pPr>
            <w:r>
              <w:t>1.6408</w:t>
            </w:r>
          </w:p>
        </w:tc>
        <w:tc>
          <w:tcPr>
            <w:tcW w:w="811" w:type="dxa"/>
            <w:vAlign w:val="bottom"/>
          </w:tcPr>
          <w:p w14:paraId="42326A7A" w14:textId="77777777" w:rsidR="00E43978" w:rsidRDefault="00000000">
            <w:pPr>
              <w:widowControl w:val="0"/>
              <w:jc w:val="right"/>
              <w:rPr>
                <w:sz w:val="24"/>
                <w:szCs w:val="24"/>
              </w:rPr>
            </w:pPr>
            <w:r>
              <w:t>0.2530</w:t>
            </w:r>
          </w:p>
        </w:tc>
        <w:tc>
          <w:tcPr>
            <w:tcW w:w="182" w:type="dxa"/>
            <w:vAlign w:val="bottom"/>
          </w:tcPr>
          <w:p w14:paraId="232BA091" w14:textId="77777777" w:rsidR="00E43978" w:rsidRDefault="00E43978">
            <w:pPr>
              <w:widowControl w:val="0"/>
              <w:rPr>
                <w:sz w:val="24"/>
                <w:szCs w:val="24"/>
              </w:rPr>
            </w:pPr>
          </w:p>
        </w:tc>
        <w:tc>
          <w:tcPr>
            <w:tcW w:w="358" w:type="dxa"/>
            <w:vAlign w:val="bottom"/>
          </w:tcPr>
          <w:p w14:paraId="5BBB90C6" w14:textId="77777777" w:rsidR="00E43978" w:rsidRDefault="00000000">
            <w:pPr>
              <w:widowControl w:val="0"/>
              <w:jc w:val="right"/>
              <w:rPr>
                <w:sz w:val="24"/>
                <w:szCs w:val="24"/>
              </w:rPr>
            </w:pPr>
            <w:r>
              <w:t>2</w:t>
            </w:r>
          </w:p>
        </w:tc>
        <w:tc>
          <w:tcPr>
            <w:tcW w:w="809" w:type="dxa"/>
            <w:vAlign w:val="bottom"/>
          </w:tcPr>
          <w:p w14:paraId="45ADDB50" w14:textId="77777777" w:rsidR="00E43978" w:rsidRDefault="00000000">
            <w:pPr>
              <w:widowControl w:val="0"/>
              <w:jc w:val="right"/>
              <w:rPr>
                <w:sz w:val="24"/>
                <w:szCs w:val="24"/>
              </w:rPr>
            </w:pPr>
            <w:r>
              <w:t>2.1129</w:t>
            </w:r>
          </w:p>
        </w:tc>
        <w:tc>
          <w:tcPr>
            <w:tcW w:w="903" w:type="dxa"/>
            <w:vAlign w:val="bottom"/>
          </w:tcPr>
          <w:p w14:paraId="39C36EAB" w14:textId="77777777" w:rsidR="00E43978" w:rsidRDefault="00000000">
            <w:pPr>
              <w:widowControl w:val="0"/>
              <w:jc w:val="right"/>
              <w:rPr>
                <w:sz w:val="24"/>
                <w:szCs w:val="24"/>
              </w:rPr>
            </w:pPr>
            <w:r>
              <w:t>0.1</w:t>
            </w:r>
            <w:r>
              <w:rPr>
                <w:sz w:val="24"/>
                <w:szCs w:val="24"/>
              </w:rPr>
              <w:t>716</w:t>
            </w:r>
          </w:p>
        </w:tc>
        <w:tc>
          <w:tcPr>
            <w:tcW w:w="181" w:type="dxa"/>
            <w:vAlign w:val="bottom"/>
          </w:tcPr>
          <w:p w14:paraId="19797176" w14:textId="77777777" w:rsidR="00E43978" w:rsidRDefault="00E43978">
            <w:pPr>
              <w:widowControl w:val="0"/>
              <w:rPr>
                <w:sz w:val="24"/>
                <w:szCs w:val="24"/>
              </w:rPr>
            </w:pPr>
          </w:p>
        </w:tc>
        <w:tc>
          <w:tcPr>
            <w:tcW w:w="449" w:type="dxa"/>
            <w:vAlign w:val="bottom"/>
          </w:tcPr>
          <w:p w14:paraId="63027F73" w14:textId="77777777" w:rsidR="00E43978" w:rsidRDefault="00000000">
            <w:pPr>
              <w:widowControl w:val="0"/>
              <w:jc w:val="right"/>
              <w:rPr>
                <w:sz w:val="24"/>
                <w:szCs w:val="24"/>
              </w:rPr>
            </w:pPr>
            <w:r>
              <w:t>2</w:t>
            </w:r>
          </w:p>
        </w:tc>
        <w:tc>
          <w:tcPr>
            <w:tcW w:w="901" w:type="dxa"/>
            <w:vAlign w:val="bottom"/>
          </w:tcPr>
          <w:p w14:paraId="71E058D5" w14:textId="77777777" w:rsidR="00E43978" w:rsidRDefault="00000000">
            <w:pPr>
              <w:widowControl w:val="0"/>
              <w:jc w:val="right"/>
              <w:rPr>
                <w:sz w:val="24"/>
                <w:szCs w:val="24"/>
              </w:rPr>
            </w:pPr>
            <w:r>
              <w:t>1.9691</w:t>
            </w:r>
          </w:p>
        </w:tc>
        <w:tc>
          <w:tcPr>
            <w:tcW w:w="901" w:type="dxa"/>
            <w:vAlign w:val="bottom"/>
          </w:tcPr>
          <w:p w14:paraId="46BCDF76" w14:textId="77777777" w:rsidR="00E43978" w:rsidRDefault="00000000">
            <w:pPr>
              <w:widowControl w:val="0"/>
              <w:jc w:val="right"/>
              <w:rPr>
                <w:sz w:val="24"/>
                <w:szCs w:val="24"/>
              </w:rPr>
            </w:pPr>
            <w:r>
              <w:t>0.2004</w:t>
            </w:r>
          </w:p>
        </w:tc>
        <w:tc>
          <w:tcPr>
            <w:tcW w:w="181" w:type="dxa"/>
            <w:vAlign w:val="bottom"/>
          </w:tcPr>
          <w:p w14:paraId="56D583EA" w14:textId="77777777" w:rsidR="00E43978" w:rsidRDefault="00E43978">
            <w:pPr>
              <w:widowControl w:val="0"/>
              <w:rPr>
                <w:sz w:val="24"/>
                <w:szCs w:val="24"/>
              </w:rPr>
            </w:pPr>
          </w:p>
        </w:tc>
        <w:tc>
          <w:tcPr>
            <w:tcW w:w="360" w:type="dxa"/>
            <w:vAlign w:val="bottom"/>
          </w:tcPr>
          <w:p w14:paraId="58327DE0" w14:textId="77777777" w:rsidR="00E43978" w:rsidRDefault="00000000">
            <w:pPr>
              <w:widowControl w:val="0"/>
              <w:jc w:val="right"/>
              <w:rPr>
                <w:sz w:val="24"/>
                <w:szCs w:val="24"/>
              </w:rPr>
            </w:pPr>
            <w:r>
              <w:t>2</w:t>
            </w:r>
          </w:p>
        </w:tc>
        <w:tc>
          <w:tcPr>
            <w:tcW w:w="810" w:type="dxa"/>
            <w:vAlign w:val="bottom"/>
          </w:tcPr>
          <w:p w14:paraId="2413DA5C" w14:textId="77777777" w:rsidR="00E43978" w:rsidRDefault="00000000">
            <w:pPr>
              <w:widowControl w:val="0"/>
              <w:jc w:val="right"/>
              <w:rPr>
                <w:sz w:val="24"/>
                <w:szCs w:val="24"/>
              </w:rPr>
            </w:pPr>
            <w:r>
              <w:t>2.1071</w:t>
            </w:r>
          </w:p>
        </w:tc>
        <w:tc>
          <w:tcPr>
            <w:tcW w:w="971" w:type="dxa"/>
            <w:vAlign w:val="bottom"/>
          </w:tcPr>
          <w:p w14:paraId="28ACC90D" w14:textId="77777777" w:rsidR="00E43978" w:rsidRDefault="00000000">
            <w:pPr>
              <w:widowControl w:val="0"/>
              <w:jc w:val="right"/>
              <w:rPr>
                <w:sz w:val="24"/>
                <w:szCs w:val="24"/>
              </w:rPr>
            </w:pPr>
            <w:r>
              <w:t>0.1723</w:t>
            </w:r>
          </w:p>
        </w:tc>
      </w:tr>
      <w:tr w:rsidR="00E43978" w14:paraId="51F40B22" w14:textId="77777777">
        <w:trPr>
          <w:trHeight w:val="300"/>
        </w:trPr>
        <w:tc>
          <w:tcPr>
            <w:tcW w:w="2026" w:type="dxa"/>
            <w:tcBorders>
              <w:bottom w:val="single" w:sz="4" w:space="0" w:color="000000"/>
            </w:tcBorders>
            <w:tcMar>
              <w:top w:w="55" w:type="dxa"/>
              <w:left w:w="55" w:type="dxa"/>
              <w:bottom w:w="55" w:type="dxa"/>
              <w:right w:w="55" w:type="dxa"/>
            </w:tcMar>
            <w:vAlign w:val="bottom"/>
          </w:tcPr>
          <w:p w14:paraId="1422094E" w14:textId="77777777" w:rsidR="00E43978" w:rsidRDefault="00000000">
            <w:pPr>
              <w:widowControl w:val="0"/>
              <w:rPr>
                <w:sz w:val="24"/>
                <w:szCs w:val="24"/>
              </w:rPr>
            </w:pPr>
            <w:r>
              <w:t>Error</w:t>
            </w:r>
          </w:p>
        </w:tc>
        <w:tc>
          <w:tcPr>
            <w:tcW w:w="503" w:type="dxa"/>
            <w:tcBorders>
              <w:bottom w:val="single" w:sz="4" w:space="0" w:color="000000"/>
            </w:tcBorders>
            <w:tcMar>
              <w:top w:w="55" w:type="dxa"/>
              <w:left w:w="55" w:type="dxa"/>
              <w:bottom w:w="55" w:type="dxa"/>
              <w:right w:w="55" w:type="dxa"/>
            </w:tcMar>
            <w:vAlign w:val="bottom"/>
          </w:tcPr>
          <w:p w14:paraId="78CBACDB" w14:textId="77777777" w:rsidR="00E43978" w:rsidRDefault="00000000">
            <w:pPr>
              <w:widowControl w:val="0"/>
              <w:jc w:val="right"/>
              <w:rPr>
                <w:sz w:val="24"/>
                <w:szCs w:val="24"/>
              </w:rPr>
            </w:pPr>
            <w:r>
              <w:t>8</w:t>
            </w:r>
          </w:p>
        </w:tc>
        <w:tc>
          <w:tcPr>
            <w:tcW w:w="811" w:type="dxa"/>
            <w:tcBorders>
              <w:bottom w:val="single" w:sz="4" w:space="0" w:color="000000"/>
            </w:tcBorders>
            <w:tcMar>
              <w:top w:w="55" w:type="dxa"/>
              <w:left w:w="55" w:type="dxa"/>
              <w:bottom w:w="55" w:type="dxa"/>
              <w:right w:w="55" w:type="dxa"/>
            </w:tcMar>
            <w:vAlign w:val="bottom"/>
          </w:tcPr>
          <w:p w14:paraId="38B33E40" w14:textId="77777777" w:rsidR="00E43978" w:rsidRDefault="00E43978">
            <w:pPr>
              <w:widowControl w:val="0"/>
              <w:rPr>
                <w:sz w:val="24"/>
                <w:szCs w:val="24"/>
              </w:rPr>
            </w:pPr>
          </w:p>
        </w:tc>
        <w:tc>
          <w:tcPr>
            <w:tcW w:w="811" w:type="dxa"/>
            <w:tcBorders>
              <w:bottom w:val="single" w:sz="4" w:space="0" w:color="000000"/>
            </w:tcBorders>
            <w:tcMar>
              <w:top w:w="55" w:type="dxa"/>
              <w:left w:w="55" w:type="dxa"/>
              <w:bottom w:w="55" w:type="dxa"/>
              <w:right w:w="55" w:type="dxa"/>
            </w:tcMar>
            <w:vAlign w:val="bottom"/>
          </w:tcPr>
          <w:p w14:paraId="4F67FE48" w14:textId="77777777" w:rsidR="00E43978" w:rsidRDefault="00E43978">
            <w:pPr>
              <w:widowControl w:val="0"/>
              <w:rPr>
                <w:sz w:val="24"/>
                <w:szCs w:val="24"/>
              </w:rPr>
            </w:pPr>
          </w:p>
        </w:tc>
        <w:tc>
          <w:tcPr>
            <w:tcW w:w="182" w:type="dxa"/>
            <w:tcBorders>
              <w:bottom w:val="single" w:sz="4" w:space="0" w:color="000000"/>
            </w:tcBorders>
            <w:tcMar>
              <w:top w:w="55" w:type="dxa"/>
              <w:left w:w="55" w:type="dxa"/>
              <w:bottom w:w="55" w:type="dxa"/>
              <w:right w:w="55" w:type="dxa"/>
            </w:tcMar>
            <w:vAlign w:val="bottom"/>
          </w:tcPr>
          <w:p w14:paraId="6392F29C" w14:textId="77777777" w:rsidR="00E43978" w:rsidRDefault="00E43978">
            <w:pPr>
              <w:widowControl w:val="0"/>
              <w:rPr>
                <w:sz w:val="24"/>
                <w:szCs w:val="24"/>
              </w:rPr>
            </w:pPr>
          </w:p>
        </w:tc>
        <w:tc>
          <w:tcPr>
            <w:tcW w:w="358" w:type="dxa"/>
            <w:tcBorders>
              <w:bottom w:val="single" w:sz="4" w:space="0" w:color="000000"/>
            </w:tcBorders>
            <w:tcMar>
              <w:top w:w="55" w:type="dxa"/>
              <w:left w:w="55" w:type="dxa"/>
              <w:bottom w:w="55" w:type="dxa"/>
              <w:right w:w="55" w:type="dxa"/>
            </w:tcMar>
            <w:vAlign w:val="bottom"/>
          </w:tcPr>
          <w:p w14:paraId="17723E70" w14:textId="77777777" w:rsidR="00E43978" w:rsidRDefault="00000000">
            <w:pPr>
              <w:widowControl w:val="0"/>
              <w:jc w:val="right"/>
              <w:rPr>
                <w:sz w:val="24"/>
                <w:szCs w:val="24"/>
              </w:rPr>
            </w:pPr>
            <w:r>
              <w:t>10</w:t>
            </w:r>
          </w:p>
        </w:tc>
        <w:tc>
          <w:tcPr>
            <w:tcW w:w="809" w:type="dxa"/>
            <w:tcBorders>
              <w:bottom w:val="single" w:sz="4" w:space="0" w:color="000000"/>
            </w:tcBorders>
            <w:tcMar>
              <w:top w:w="55" w:type="dxa"/>
              <w:left w:w="55" w:type="dxa"/>
              <w:bottom w:w="55" w:type="dxa"/>
              <w:right w:w="55" w:type="dxa"/>
            </w:tcMar>
            <w:vAlign w:val="bottom"/>
          </w:tcPr>
          <w:p w14:paraId="14D21A85" w14:textId="77777777" w:rsidR="00E43978" w:rsidRDefault="00E43978">
            <w:pPr>
              <w:widowControl w:val="0"/>
              <w:rPr>
                <w:sz w:val="24"/>
                <w:szCs w:val="24"/>
              </w:rPr>
            </w:pPr>
          </w:p>
        </w:tc>
        <w:tc>
          <w:tcPr>
            <w:tcW w:w="903" w:type="dxa"/>
            <w:tcBorders>
              <w:bottom w:val="single" w:sz="4" w:space="0" w:color="000000"/>
            </w:tcBorders>
            <w:tcMar>
              <w:top w:w="55" w:type="dxa"/>
              <w:left w:w="55" w:type="dxa"/>
              <w:bottom w:w="55" w:type="dxa"/>
              <w:right w:w="55" w:type="dxa"/>
            </w:tcMar>
            <w:vAlign w:val="bottom"/>
          </w:tcPr>
          <w:p w14:paraId="5B500CE6" w14:textId="77777777" w:rsidR="00E43978" w:rsidRDefault="00E43978">
            <w:pPr>
              <w:widowControl w:val="0"/>
              <w:rPr>
                <w:sz w:val="24"/>
                <w:szCs w:val="24"/>
              </w:rPr>
            </w:pPr>
          </w:p>
        </w:tc>
        <w:tc>
          <w:tcPr>
            <w:tcW w:w="181" w:type="dxa"/>
            <w:tcBorders>
              <w:bottom w:val="single" w:sz="4" w:space="0" w:color="000000"/>
            </w:tcBorders>
            <w:tcMar>
              <w:top w:w="55" w:type="dxa"/>
              <w:left w:w="55" w:type="dxa"/>
              <w:bottom w:w="55" w:type="dxa"/>
              <w:right w:w="55" w:type="dxa"/>
            </w:tcMar>
            <w:vAlign w:val="bottom"/>
          </w:tcPr>
          <w:p w14:paraId="290BB051" w14:textId="77777777" w:rsidR="00E43978" w:rsidRDefault="00E43978">
            <w:pPr>
              <w:widowControl w:val="0"/>
              <w:rPr>
                <w:sz w:val="24"/>
                <w:szCs w:val="24"/>
              </w:rPr>
            </w:pPr>
          </w:p>
        </w:tc>
        <w:tc>
          <w:tcPr>
            <w:tcW w:w="449" w:type="dxa"/>
            <w:tcBorders>
              <w:bottom w:val="single" w:sz="4" w:space="0" w:color="000000"/>
            </w:tcBorders>
            <w:tcMar>
              <w:top w:w="55" w:type="dxa"/>
              <w:left w:w="55" w:type="dxa"/>
              <w:bottom w:w="55" w:type="dxa"/>
              <w:right w:w="55" w:type="dxa"/>
            </w:tcMar>
            <w:vAlign w:val="bottom"/>
          </w:tcPr>
          <w:p w14:paraId="4077E852" w14:textId="77777777" w:rsidR="00E43978" w:rsidRDefault="00000000">
            <w:pPr>
              <w:widowControl w:val="0"/>
              <w:jc w:val="right"/>
              <w:rPr>
                <w:sz w:val="24"/>
                <w:szCs w:val="24"/>
              </w:rPr>
            </w:pPr>
            <w:r>
              <w:t>8</w:t>
            </w:r>
          </w:p>
        </w:tc>
        <w:tc>
          <w:tcPr>
            <w:tcW w:w="901" w:type="dxa"/>
            <w:tcBorders>
              <w:bottom w:val="single" w:sz="4" w:space="0" w:color="000000"/>
            </w:tcBorders>
            <w:tcMar>
              <w:top w:w="55" w:type="dxa"/>
              <w:left w:w="55" w:type="dxa"/>
              <w:bottom w:w="55" w:type="dxa"/>
              <w:right w:w="55" w:type="dxa"/>
            </w:tcMar>
            <w:vAlign w:val="bottom"/>
          </w:tcPr>
          <w:p w14:paraId="531863E9" w14:textId="77777777" w:rsidR="00E43978" w:rsidRDefault="00E43978">
            <w:pPr>
              <w:widowControl w:val="0"/>
              <w:rPr>
                <w:sz w:val="24"/>
                <w:szCs w:val="24"/>
              </w:rPr>
            </w:pPr>
          </w:p>
        </w:tc>
        <w:tc>
          <w:tcPr>
            <w:tcW w:w="901" w:type="dxa"/>
            <w:tcBorders>
              <w:bottom w:val="single" w:sz="4" w:space="0" w:color="000000"/>
            </w:tcBorders>
            <w:tcMar>
              <w:top w:w="55" w:type="dxa"/>
              <w:left w:w="55" w:type="dxa"/>
              <w:bottom w:w="55" w:type="dxa"/>
              <w:right w:w="55" w:type="dxa"/>
            </w:tcMar>
            <w:vAlign w:val="bottom"/>
          </w:tcPr>
          <w:p w14:paraId="69BDBE7A" w14:textId="77777777" w:rsidR="00E43978" w:rsidRDefault="00E43978">
            <w:pPr>
              <w:widowControl w:val="0"/>
              <w:rPr>
                <w:sz w:val="24"/>
                <w:szCs w:val="24"/>
              </w:rPr>
            </w:pPr>
          </w:p>
        </w:tc>
        <w:tc>
          <w:tcPr>
            <w:tcW w:w="181" w:type="dxa"/>
            <w:tcBorders>
              <w:bottom w:val="single" w:sz="4" w:space="0" w:color="000000"/>
            </w:tcBorders>
            <w:tcMar>
              <w:top w:w="55" w:type="dxa"/>
              <w:left w:w="55" w:type="dxa"/>
              <w:bottom w:w="55" w:type="dxa"/>
              <w:right w:w="55" w:type="dxa"/>
            </w:tcMar>
            <w:vAlign w:val="bottom"/>
          </w:tcPr>
          <w:p w14:paraId="2F41508C" w14:textId="77777777" w:rsidR="00E43978" w:rsidRDefault="00E43978">
            <w:pPr>
              <w:widowControl w:val="0"/>
              <w:rPr>
                <w:sz w:val="24"/>
                <w:szCs w:val="24"/>
              </w:rPr>
            </w:pPr>
          </w:p>
        </w:tc>
        <w:tc>
          <w:tcPr>
            <w:tcW w:w="360" w:type="dxa"/>
            <w:tcBorders>
              <w:bottom w:val="single" w:sz="4" w:space="0" w:color="000000"/>
            </w:tcBorders>
            <w:tcMar>
              <w:top w:w="55" w:type="dxa"/>
              <w:left w:w="55" w:type="dxa"/>
              <w:bottom w:w="55" w:type="dxa"/>
              <w:right w:w="55" w:type="dxa"/>
            </w:tcMar>
            <w:vAlign w:val="bottom"/>
          </w:tcPr>
          <w:p w14:paraId="77BBD8DB" w14:textId="77777777" w:rsidR="00E43978" w:rsidRDefault="00000000">
            <w:pPr>
              <w:widowControl w:val="0"/>
              <w:jc w:val="right"/>
              <w:rPr>
                <w:sz w:val="24"/>
                <w:szCs w:val="24"/>
              </w:rPr>
            </w:pPr>
            <w:r>
              <w:t>10</w:t>
            </w:r>
          </w:p>
        </w:tc>
        <w:tc>
          <w:tcPr>
            <w:tcW w:w="810" w:type="dxa"/>
            <w:tcBorders>
              <w:bottom w:val="single" w:sz="4" w:space="0" w:color="000000"/>
            </w:tcBorders>
            <w:tcMar>
              <w:top w:w="55" w:type="dxa"/>
              <w:left w:w="55" w:type="dxa"/>
              <w:bottom w:w="55" w:type="dxa"/>
              <w:right w:w="55" w:type="dxa"/>
            </w:tcMar>
            <w:vAlign w:val="bottom"/>
          </w:tcPr>
          <w:p w14:paraId="7C7B4D21" w14:textId="77777777" w:rsidR="00E43978" w:rsidRDefault="00E43978">
            <w:pPr>
              <w:widowControl w:val="0"/>
              <w:rPr>
                <w:sz w:val="24"/>
                <w:szCs w:val="24"/>
              </w:rPr>
            </w:pPr>
          </w:p>
        </w:tc>
        <w:tc>
          <w:tcPr>
            <w:tcW w:w="971" w:type="dxa"/>
            <w:tcBorders>
              <w:bottom w:val="single" w:sz="4" w:space="0" w:color="000000"/>
            </w:tcBorders>
            <w:tcMar>
              <w:top w:w="55" w:type="dxa"/>
              <w:left w:w="55" w:type="dxa"/>
              <w:bottom w:w="55" w:type="dxa"/>
              <w:right w:w="55" w:type="dxa"/>
            </w:tcMar>
            <w:vAlign w:val="bottom"/>
          </w:tcPr>
          <w:p w14:paraId="214AE9B2" w14:textId="77777777" w:rsidR="00E43978" w:rsidRDefault="00E43978">
            <w:pPr>
              <w:widowControl w:val="0"/>
              <w:rPr>
                <w:sz w:val="24"/>
                <w:szCs w:val="24"/>
              </w:rPr>
            </w:pPr>
          </w:p>
        </w:tc>
      </w:tr>
    </w:tbl>
    <w:p w14:paraId="1A5BFD68" w14:textId="77777777" w:rsidR="00E43978" w:rsidRDefault="00E43978">
      <w:pPr>
        <w:rPr>
          <w:sz w:val="24"/>
          <w:szCs w:val="24"/>
        </w:rPr>
      </w:pPr>
    </w:p>
    <w:p w14:paraId="56154164" w14:textId="77777777" w:rsidR="00E43978" w:rsidRDefault="00000000">
      <w:pPr>
        <w:spacing w:line="480" w:lineRule="auto"/>
        <w:rPr>
          <w:sz w:val="24"/>
          <w:szCs w:val="24"/>
        </w:rPr>
      </w:pPr>
      <w:r>
        <w:rPr>
          <w:b/>
          <w:iCs/>
          <w:sz w:val="24"/>
          <w:szCs w:val="24"/>
        </w:rPr>
        <w:t>Table 4.</w:t>
      </w:r>
      <w:r>
        <w:rPr>
          <w:iCs/>
          <w:sz w:val="24"/>
          <w:szCs w:val="24"/>
        </w:rPr>
        <w:t xml:space="preserve"> ANOVA and likelihood ratio test statistics and probabilities for linear (mixed) models of block and treatment effects on  annual basal area growth (m</w:t>
      </w:r>
      <w:r>
        <w:rPr>
          <w:iCs/>
          <w:sz w:val="24"/>
          <w:szCs w:val="24"/>
          <w:vertAlign w:val="superscript"/>
        </w:rPr>
        <w:t>2</w:t>
      </w:r>
      <w:r>
        <w:rPr>
          <w:iCs/>
          <w:sz w:val="24"/>
          <w:szCs w:val="24"/>
        </w:rPr>
        <w:t>ha</w:t>
      </w:r>
      <w:r>
        <w:rPr>
          <w:iCs/>
          <w:sz w:val="24"/>
          <w:szCs w:val="24"/>
          <w:vertAlign w:val="superscript"/>
        </w:rPr>
        <w:t>-1</w:t>
      </w:r>
      <w:r>
        <w:rPr>
          <w:iCs/>
          <w:sz w:val="24"/>
          <w:szCs w:val="24"/>
        </w:rPr>
        <w:t>year</w:t>
      </w:r>
      <w:r>
        <w:rPr>
          <w:iCs/>
          <w:sz w:val="24"/>
          <w:szCs w:val="24"/>
          <w:vertAlign w:val="superscript"/>
        </w:rPr>
        <w:t>-1</w:t>
      </w:r>
      <w:r>
        <w:rPr>
          <w:iCs/>
          <w:sz w:val="24"/>
          <w:szCs w:val="24"/>
        </w:rPr>
        <w:t>), total proportional mortality, and cause specific proportional mortalities across early, middle, and late measurement periods. *Test statistic: random effect of block= LRT; fixed effect of treatment = F. Probabilities &lt;0.05 in bold. Mixed effect models for variables without test statistics for block effect did not converge and thus linear models of the fixed effect of treatment only were fitted.</w:t>
      </w:r>
      <w:r>
        <w:br w:type="page"/>
      </w:r>
    </w:p>
    <w:p w14:paraId="087A8587" w14:textId="77777777" w:rsidR="00E43978" w:rsidRDefault="00000000">
      <w:pPr>
        <w:spacing w:line="480" w:lineRule="auto"/>
        <w:rPr>
          <w:sz w:val="24"/>
          <w:szCs w:val="24"/>
        </w:rPr>
      </w:pPr>
      <w:r>
        <w:rPr>
          <w:noProof/>
          <w:sz w:val="24"/>
          <w:szCs w:val="24"/>
        </w:rPr>
        <w:lastRenderedPageBreak/>
        <w:drawing>
          <wp:anchor distT="0" distB="0" distL="0" distR="0" simplePos="0" relativeHeight="14" behindDoc="0" locked="0" layoutInCell="0" allowOverlap="1" wp14:anchorId="21986054" wp14:editId="6DB43381">
            <wp:simplePos x="0" y="0"/>
            <wp:positionH relativeFrom="column">
              <wp:align>center</wp:align>
            </wp:positionH>
            <wp:positionV relativeFrom="paragraph">
              <wp:posOffset>635</wp:posOffset>
            </wp:positionV>
            <wp:extent cx="7458710" cy="4474845"/>
            <wp:effectExtent l="0" t="0" r="0" b="0"/>
            <wp:wrapSquare wrapText="largest"/>
            <wp:docPr id="1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pic:cNvPicPr>
                      <a:picLocks noChangeAspect="1" noChangeArrowheads="1"/>
                    </pic:cNvPicPr>
                  </pic:nvPicPr>
                  <pic:blipFill>
                    <a:blip r:embed="rId32"/>
                    <a:stretch>
                      <a:fillRect/>
                    </a:stretch>
                  </pic:blipFill>
                  <pic:spPr bwMode="auto">
                    <a:xfrm>
                      <a:off x="0" y="0"/>
                      <a:ext cx="7458710" cy="4474845"/>
                    </a:xfrm>
                    <a:prstGeom prst="rect">
                      <a:avLst/>
                    </a:prstGeom>
                  </pic:spPr>
                </pic:pic>
              </a:graphicData>
            </a:graphic>
          </wp:anchor>
        </w:drawing>
      </w:r>
    </w:p>
    <w:p w14:paraId="5F614A9B" w14:textId="77777777" w:rsidR="00E43978" w:rsidRDefault="00000000">
      <w:pPr>
        <w:spacing w:line="480" w:lineRule="auto"/>
        <w:rPr>
          <w:sz w:val="24"/>
          <w:szCs w:val="24"/>
        </w:rPr>
      </w:pPr>
      <w:r>
        <w:rPr>
          <w:b/>
          <w:sz w:val="24"/>
          <w:szCs w:val="24"/>
        </w:rPr>
        <w:t>Figure 5.</w:t>
      </w:r>
      <w:r>
        <w:rPr>
          <w:sz w:val="24"/>
          <w:szCs w:val="24"/>
        </w:rPr>
        <w:t xml:space="preserve"> Stand mean </w:t>
      </w:r>
      <w:commentRangeStart w:id="867"/>
      <w:r>
        <w:rPr>
          <w:sz w:val="24"/>
          <w:szCs w:val="24"/>
        </w:rPr>
        <w:t xml:space="preserve">(+/- SE) </w:t>
      </w:r>
      <w:commentRangeEnd w:id="867"/>
      <w:r>
        <w:commentReference w:id="867"/>
      </w:r>
      <w:r>
        <w:rPr>
          <w:sz w:val="24"/>
          <w:szCs w:val="24"/>
        </w:rPr>
        <w:t xml:space="preserve">annual live basal area increments by treatment across early, middle, and late measurement periods in the Apiary study. </w:t>
      </w:r>
      <w:r>
        <w:rPr>
          <w:iCs/>
          <w:sz w:val="24"/>
          <w:szCs w:val="24"/>
        </w:rPr>
        <w:t>Purple, 12-year rotation with red alder before replanting Douglas-fir; Blue, 12- year rotation with western cottonwood before replanting with Douglas-fir; Aqua, immediate replanting of Douglas-</w:t>
      </w:r>
      <w:r>
        <w:rPr>
          <w:iCs/>
          <w:sz w:val="24"/>
          <w:szCs w:val="24"/>
        </w:rPr>
        <w:lastRenderedPageBreak/>
        <w:t xml:space="preserve">fir; Green, 25-year red alder; Yellow, 25-year wester cottonwood. </w:t>
      </w:r>
      <w:r>
        <w:rPr>
          <w:sz w:val="24"/>
          <w:szCs w:val="24"/>
        </w:rPr>
        <w:t>Treatment bars with different letters within a panel indicate significant differences by Tukey’s HSD post-hoc test.</w:t>
      </w:r>
      <w:r>
        <w:br w:type="page"/>
      </w:r>
    </w:p>
    <w:p w14:paraId="32780FD9" w14:textId="77777777" w:rsidR="00E43978" w:rsidRDefault="00000000">
      <w:pPr>
        <w:spacing w:line="480" w:lineRule="auto"/>
        <w:rPr>
          <w:sz w:val="24"/>
          <w:szCs w:val="24"/>
        </w:rPr>
      </w:pPr>
      <w:r>
        <w:rPr>
          <w:noProof/>
          <w:sz w:val="24"/>
          <w:szCs w:val="24"/>
        </w:rPr>
        <w:lastRenderedPageBreak/>
        <w:drawing>
          <wp:anchor distT="0" distB="0" distL="0" distR="0" simplePos="0" relativeHeight="17" behindDoc="0" locked="0" layoutInCell="0" allowOverlap="1" wp14:anchorId="3528D686" wp14:editId="7ABA937D">
            <wp:simplePos x="0" y="0"/>
            <wp:positionH relativeFrom="column">
              <wp:align>center</wp:align>
            </wp:positionH>
            <wp:positionV relativeFrom="paragraph">
              <wp:posOffset>635</wp:posOffset>
            </wp:positionV>
            <wp:extent cx="6958965" cy="4114800"/>
            <wp:effectExtent l="0" t="0" r="0" b="0"/>
            <wp:wrapSquare wrapText="largest"/>
            <wp:docPr id="1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pic:cNvPicPr>
                      <a:picLocks noChangeAspect="1" noChangeArrowheads="1"/>
                    </pic:cNvPicPr>
                  </pic:nvPicPr>
                  <pic:blipFill>
                    <a:blip r:embed="rId33"/>
                    <a:stretch>
                      <a:fillRect/>
                    </a:stretch>
                  </pic:blipFill>
                  <pic:spPr bwMode="auto">
                    <a:xfrm>
                      <a:off x="0" y="0"/>
                      <a:ext cx="6958965" cy="4114800"/>
                    </a:xfrm>
                    <a:prstGeom prst="rect">
                      <a:avLst/>
                    </a:prstGeom>
                  </pic:spPr>
                </pic:pic>
              </a:graphicData>
            </a:graphic>
          </wp:anchor>
        </w:drawing>
      </w:r>
    </w:p>
    <w:p w14:paraId="4304D51E" w14:textId="77777777" w:rsidR="00E43978" w:rsidRDefault="00E43978">
      <w:pPr>
        <w:spacing w:line="480" w:lineRule="auto"/>
        <w:rPr>
          <w:sz w:val="24"/>
          <w:szCs w:val="24"/>
        </w:rPr>
      </w:pPr>
    </w:p>
    <w:p w14:paraId="2B70BF35" w14:textId="77777777" w:rsidR="00E43978" w:rsidRDefault="00000000">
      <w:pPr>
        <w:spacing w:line="480" w:lineRule="auto"/>
        <w:rPr>
          <w:sz w:val="24"/>
          <w:szCs w:val="24"/>
        </w:rPr>
      </w:pPr>
      <w:r>
        <w:rPr>
          <w:b/>
          <w:sz w:val="24"/>
          <w:szCs w:val="24"/>
        </w:rPr>
        <w:t>Figure 6.</w:t>
      </w:r>
      <w:r>
        <w:rPr>
          <w:sz w:val="24"/>
          <w:szCs w:val="24"/>
        </w:rPr>
        <w:t xml:space="preserve"> Stand mean (+/- 95% CI) annual mortality proportion by treatment across early, middle, and late measurement periods in the Apiary study. </w:t>
      </w:r>
      <w:r>
        <w:rPr>
          <w:iCs/>
          <w:sz w:val="24"/>
          <w:szCs w:val="24"/>
        </w:rPr>
        <w:t>Purple, 12-year rotation with red alder before replanting Douglas-fir; Blue, 12- year rotation with western cottonwood before replanting with Douglas-fir; Aqua, immediate replanting of Douglas-fir; Green, 25-year red alder; Yellow, 25-year wester cottonwood.</w:t>
      </w:r>
      <w:r>
        <w:rPr>
          <w:sz w:val="24"/>
          <w:szCs w:val="24"/>
        </w:rPr>
        <w:t xml:space="preserve"> Treatment bars with different letters within a panel </w:t>
      </w:r>
      <w:r>
        <w:rPr>
          <w:sz w:val="24"/>
          <w:szCs w:val="24"/>
        </w:rPr>
        <w:lastRenderedPageBreak/>
        <w:t xml:space="preserve">indicate significant differences by Tukey’s HSD post-hoc test performed on arcsine square root transformed proportions. </w:t>
      </w:r>
      <w:r>
        <w:br w:type="page"/>
      </w:r>
    </w:p>
    <w:p w14:paraId="1F642FE5" w14:textId="77777777" w:rsidR="00E43978" w:rsidRDefault="00000000">
      <w:pPr>
        <w:spacing w:line="480" w:lineRule="auto"/>
        <w:rPr>
          <w:sz w:val="24"/>
          <w:szCs w:val="24"/>
        </w:rPr>
      </w:pPr>
      <w:r>
        <w:rPr>
          <w:noProof/>
          <w:sz w:val="24"/>
          <w:szCs w:val="24"/>
        </w:rPr>
        <w:lastRenderedPageBreak/>
        <w:drawing>
          <wp:anchor distT="0" distB="0" distL="0" distR="0" simplePos="0" relativeHeight="16" behindDoc="0" locked="0" layoutInCell="0" allowOverlap="1" wp14:anchorId="62B9272E" wp14:editId="74210AD1">
            <wp:simplePos x="0" y="0"/>
            <wp:positionH relativeFrom="column">
              <wp:align>center</wp:align>
            </wp:positionH>
            <wp:positionV relativeFrom="paragraph">
              <wp:posOffset>635</wp:posOffset>
            </wp:positionV>
            <wp:extent cx="7468235" cy="4480560"/>
            <wp:effectExtent l="0" t="0" r="0" b="0"/>
            <wp:wrapSquare wrapText="largest"/>
            <wp:docPr id="1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pic:cNvPicPr>
                      <a:picLocks noChangeAspect="1" noChangeArrowheads="1"/>
                    </pic:cNvPicPr>
                  </pic:nvPicPr>
                  <pic:blipFill>
                    <a:blip r:embed="rId34"/>
                    <a:stretch>
                      <a:fillRect/>
                    </a:stretch>
                  </pic:blipFill>
                  <pic:spPr bwMode="auto">
                    <a:xfrm>
                      <a:off x="0" y="0"/>
                      <a:ext cx="7468235" cy="4480560"/>
                    </a:xfrm>
                    <a:prstGeom prst="rect">
                      <a:avLst/>
                    </a:prstGeom>
                  </pic:spPr>
                </pic:pic>
              </a:graphicData>
            </a:graphic>
          </wp:anchor>
        </w:drawing>
      </w:r>
    </w:p>
    <w:p w14:paraId="618E1D49" w14:textId="77777777" w:rsidR="00E43978" w:rsidRDefault="00000000">
      <w:pPr>
        <w:spacing w:line="480" w:lineRule="auto"/>
        <w:rPr>
          <w:sz w:val="24"/>
          <w:szCs w:val="24"/>
        </w:rPr>
      </w:pPr>
      <w:r>
        <w:rPr>
          <w:b/>
          <w:sz w:val="24"/>
          <w:szCs w:val="24"/>
        </w:rPr>
        <w:t>Figure 7.</w:t>
      </w:r>
      <w:r>
        <w:rPr>
          <w:sz w:val="24"/>
          <w:szCs w:val="24"/>
        </w:rPr>
        <w:t xml:space="preserve"> Stand mean (+/- 95% CI) annual mortality proportion attributed to laminated root rot by treatment across early, middle, and late measurement periods in the Apiary study. </w:t>
      </w:r>
      <w:r>
        <w:rPr>
          <w:iCs/>
          <w:sz w:val="24"/>
          <w:szCs w:val="24"/>
        </w:rPr>
        <w:t xml:space="preserve">Purple, 12-year rotation with red alder before replanting Douglas-fir; Blue, 12- year rotation with western cottonwood before replanting with Douglas-fir; Aqua, </w:t>
      </w:r>
      <w:r>
        <w:rPr>
          <w:iCs/>
          <w:sz w:val="24"/>
          <w:szCs w:val="24"/>
        </w:rPr>
        <w:lastRenderedPageBreak/>
        <w:t>immediate replanting of Douglas-fir; Green, 25-year red alder; Yellow, 25-year wester cottonwood.</w:t>
      </w:r>
      <w:r>
        <w:rPr>
          <w:sz w:val="24"/>
          <w:szCs w:val="24"/>
        </w:rPr>
        <w:t xml:space="preserve"> Treatment bars with different letters within a panel indicate significant differences by Tukey’s HSD post-hoc test performed on arcsine square root transformed proportions.</w:t>
      </w:r>
      <w:r>
        <w:br w:type="page"/>
      </w:r>
    </w:p>
    <w:p w14:paraId="24066318" w14:textId="77777777" w:rsidR="00E43978" w:rsidRDefault="00000000">
      <w:pPr>
        <w:spacing w:line="480" w:lineRule="auto"/>
        <w:rPr>
          <w:sz w:val="24"/>
          <w:szCs w:val="24"/>
        </w:rPr>
      </w:pPr>
      <w:r>
        <w:rPr>
          <w:noProof/>
          <w:sz w:val="24"/>
          <w:szCs w:val="24"/>
        </w:rPr>
        <w:lastRenderedPageBreak/>
        <w:drawing>
          <wp:anchor distT="0" distB="0" distL="0" distR="0" simplePos="0" relativeHeight="15" behindDoc="0" locked="0" layoutInCell="0" allowOverlap="1" wp14:anchorId="32A8DE7A" wp14:editId="136BAD30">
            <wp:simplePos x="0" y="0"/>
            <wp:positionH relativeFrom="column">
              <wp:align>center</wp:align>
            </wp:positionH>
            <wp:positionV relativeFrom="paragraph">
              <wp:posOffset>635</wp:posOffset>
            </wp:positionV>
            <wp:extent cx="7420610" cy="4451985"/>
            <wp:effectExtent l="0" t="0" r="0" b="0"/>
            <wp:wrapSquare wrapText="largest"/>
            <wp:docPr id="1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pic:cNvPicPr>
                      <a:picLocks noChangeAspect="1" noChangeArrowheads="1"/>
                    </pic:cNvPicPr>
                  </pic:nvPicPr>
                  <pic:blipFill>
                    <a:blip r:embed="rId35"/>
                    <a:stretch>
                      <a:fillRect/>
                    </a:stretch>
                  </pic:blipFill>
                  <pic:spPr bwMode="auto">
                    <a:xfrm>
                      <a:off x="0" y="0"/>
                      <a:ext cx="7420610" cy="4451985"/>
                    </a:xfrm>
                    <a:prstGeom prst="rect">
                      <a:avLst/>
                    </a:prstGeom>
                  </pic:spPr>
                </pic:pic>
              </a:graphicData>
            </a:graphic>
          </wp:anchor>
        </w:drawing>
      </w:r>
    </w:p>
    <w:p w14:paraId="241466F0" w14:textId="77777777" w:rsidR="00E43978" w:rsidRDefault="00000000">
      <w:pPr>
        <w:spacing w:line="480" w:lineRule="auto"/>
        <w:rPr>
          <w:sz w:val="24"/>
          <w:szCs w:val="24"/>
        </w:rPr>
      </w:pPr>
      <w:r>
        <w:rPr>
          <w:b/>
          <w:sz w:val="24"/>
          <w:szCs w:val="24"/>
        </w:rPr>
        <w:t>Figure 8.</w:t>
      </w:r>
      <w:r>
        <w:rPr>
          <w:sz w:val="24"/>
          <w:szCs w:val="24"/>
        </w:rPr>
        <w:t xml:space="preserve"> Stand mean (+/- 95% CI) annual mortality proportion attributed to suppression by treatment across early, middle, and late measurement periods in the Apiary study. </w:t>
      </w:r>
      <w:r>
        <w:rPr>
          <w:iCs/>
          <w:sz w:val="24"/>
          <w:szCs w:val="24"/>
        </w:rPr>
        <w:t xml:space="preserve">Purple, 12-year rotation with red alder before replanting Douglas-fir; Blue, 12- year rotation with western cottonwood before replanting with Douglas-fir; Aqua, immediate </w:t>
      </w:r>
      <w:r>
        <w:rPr>
          <w:iCs/>
          <w:sz w:val="24"/>
          <w:szCs w:val="24"/>
        </w:rPr>
        <w:lastRenderedPageBreak/>
        <w:t>replanting of Douglas-fir; Green, 25-year red alder; Yellow, 25-year wester cottonwood.</w:t>
      </w:r>
      <w:r>
        <w:rPr>
          <w:sz w:val="24"/>
          <w:szCs w:val="24"/>
        </w:rPr>
        <w:t xml:space="preserve"> Treatment bars with different letters within a panel indicate significant differences by Tukey’s HSD post-hoc test performed on arcsine square root transformed proportions.</w:t>
      </w:r>
      <w:r>
        <w:br w:type="page"/>
      </w:r>
    </w:p>
    <w:p w14:paraId="3DBDC926" w14:textId="77777777" w:rsidR="00E43978" w:rsidRDefault="00000000">
      <w:pPr>
        <w:spacing w:line="480" w:lineRule="auto"/>
        <w:rPr>
          <w:sz w:val="24"/>
          <w:szCs w:val="24"/>
        </w:rPr>
      </w:pPr>
      <w:r>
        <w:rPr>
          <w:noProof/>
          <w:sz w:val="24"/>
          <w:szCs w:val="24"/>
        </w:rPr>
        <w:lastRenderedPageBreak/>
        <w:drawing>
          <wp:anchor distT="0" distB="0" distL="0" distR="0" simplePos="0" relativeHeight="18" behindDoc="0" locked="0" layoutInCell="0" allowOverlap="1" wp14:anchorId="24DFCD20" wp14:editId="38CD116D">
            <wp:simplePos x="0" y="0"/>
            <wp:positionH relativeFrom="column">
              <wp:align>center</wp:align>
            </wp:positionH>
            <wp:positionV relativeFrom="paragraph">
              <wp:posOffset>635</wp:posOffset>
            </wp:positionV>
            <wp:extent cx="7315200" cy="3657600"/>
            <wp:effectExtent l="0" t="0" r="0" b="0"/>
            <wp:wrapSquare wrapText="largest"/>
            <wp:docPr id="1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
                    <pic:cNvPicPr>
                      <a:picLocks noChangeAspect="1" noChangeArrowheads="1"/>
                    </pic:cNvPicPr>
                  </pic:nvPicPr>
                  <pic:blipFill>
                    <a:blip r:embed="rId36"/>
                    <a:stretch>
                      <a:fillRect/>
                    </a:stretch>
                  </pic:blipFill>
                  <pic:spPr bwMode="auto">
                    <a:xfrm>
                      <a:off x="0" y="0"/>
                      <a:ext cx="7315200" cy="3657600"/>
                    </a:xfrm>
                    <a:prstGeom prst="rect">
                      <a:avLst/>
                    </a:prstGeom>
                  </pic:spPr>
                </pic:pic>
              </a:graphicData>
            </a:graphic>
          </wp:anchor>
        </w:drawing>
      </w:r>
    </w:p>
    <w:p w14:paraId="34DA86FB" w14:textId="77777777" w:rsidR="00E43978" w:rsidRDefault="00000000">
      <w:pPr>
        <w:spacing w:line="480" w:lineRule="auto"/>
        <w:rPr>
          <w:sz w:val="24"/>
          <w:szCs w:val="24"/>
        </w:rPr>
      </w:pPr>
      <w:r>
        <w:rPr>
          <w:b/>
          <w:sz w:val="24"/>
          <w:szCs w:val="24"/>
        </w:rPr>
        <w:t>Figure 9.</w:t>
      </w:r>
      <w:r>
        <w:rPr>
          <w:sz w:val="24"/>
          <w:szCs w:val="24"/>
        </w:rPr>
        <w:t xml:space="preserve"> Diameter growth of live Douglas-fir over time in continuous Douglas-fir treatment vs 12-year rotation treatments in the middle time period of the Apiary study. Linear regressions are fitted to trees grouped by damage notes recorded at any point during the study.</w:t>
      </w:r>
      <w:r>
        <w:br w:type="page"/>
      </w:r>
    </w:p>
    <w:p w14:paraId="3E790C4C" w14:textId="77777777" w:rsidR="00E43978" w:rsidRDefault="00E43978">
      <w:pPr>
        <w:spacing w:line="480" w:lineRule="auto"/>
        <w:rPr>
          <w:sz w:val="24"/>
          <w:szCs w:val="24"/>
        </w:rPr>
      </w:pPr>
      <w:commentRangeStart w:id="868"/>
    </w:p>
    <w:p w14:paraId="44D99387" w14:textId="77777777" w:rsidR="00E43978" w:rsidRDefault="00000000">
      <w:pPr>
        <w:spacing w:line="480" w:lineRule="auto"/>
        <w:rPr>
          <w:sz w:val="24"/>
          <w:szCs w:val="24"/>
        </w:rPr>
      </w:pPr>
      <w:r>
        <w:rPr>
          <w:noProof/>
        </w:rPr>
        <w:drawing>
          <wp:inline distT="0" distB="0" distL="0" distR="0" wp14:anchorId="2E226368" wp14:editId="784C5A54">
            <wp:extent cx="7865745" cy="4719320"/>
            <wp:effectExtent l="0" t="0" r="0" b="0"/>
            <wp:docPr id="1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3"/>
                    <pic:cNvPicPr>
                      <a:picLocks noChangeAspect="1" noChangeArrowheads="1"/>
                    </pic:cNvPicPr>
                  </pic:nvPicPr>
                  <pic:blipFill>
                    <a:blip r:embed="rId37"/>
                    <a:stretch>
                      <a:fillRect/>
                    </a:stretch>
                  </pic:blipFill>
                  <pic:spPr bwMode="auto">
                    <a:xfrm>
                      <a:off x="0" y="0"/>
                      <a:ext cx="7865745" cy="4719320"/>
                    </a:xfrm>
                    <a:prstGeom prst="rect">
                      <a:avLst/>
                    </a:prstGeom>
                  </pic:spPr>
                </pic:pic>
              </a:graphicData>
            </a:graphic>
          </wp:inline>
        </w:drawing>
      </w:r>
    </w:p>
    <w:p w14:paraId="69FD8CAA" w14:textId="77777777" w:rsidR="00E43978" w:rsidRDefault="00000000">
      <w:pPr>
        <w:spacing w:line="480" w:lineRule="auto"/>
        <w:rPr>
          <w:sz w:val="24"/>
          <w:szCs w:val="24"/>
        </w:rPr>
      </w:pPr>
      <w:r>
        <w:rPr>
          <w:b/>
          <w:sz w:val="24"/>
          <w:szCs w:val="24"/>
        </w:rPr>
        <w:t>Figure 10.</w:t>
      </w:r>
      <w:r>
        <w:rPr>
          <w:sz w:val="24"/>
          <w:szCs w:val="24"/>
        </w:rPr>
        <w:t xml:space="preserve"> Douglas-fir survival over time (+/- 95% CI) in immediate Douglas-fir treatment vs 12-year hardwood rotation treatments. in the Apiary study.</w:t>
      </w:r>
      <w:commentRangeEnd w:id="868"/>
      <w:r>
        <w:commentReference w:id="868"/>
      </w:r>
    </w:p>
    <w:p w14:paraId="3F0A41CE" w14:textId="77777777" w:rsidR="00E43978" w:rsidRDefault="00000000">
      <w:pPr>
        <w:spacing w:line="480" w:lineRule="auto"/>
        <w:rPr>
          <w:sz w:val="24"/>
          <w:szCs w:val="24"/>
        </w:rPr>
      </w:pPr>
      <w:r>
        <w:rPr>
          <w:noProof/>
        </w:rPr>
        <w:lastRenderedPageBreak/>
        <w:drawing>
          <wp:inline distT="0" distB="0" distL="0" distR="0" wp14:anchorId="243248A5" wp14:editId="3819ACCC">
            <wp:extent cx="7865745" cy="4719320"/>
            <wp:effectExtent l="0" t="0" r="0" b="0"/>
            <wp:docPr id="1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phic 4"/>
                    <pic:cNvPicPr>
                      <a:picLocks noChangeAspect="1" noChangeArrowheads="1"/>
                    </pic:cNvPicPr>
                  </pic:nvPicPr>
                  <pic:blipFill>
                    <a:blip r:embed="rId38"/>
                    <a:stretch>
                      <a:fillRect/>
                    </a:stretch>
                  </pic:blipFill>
                  <pic:spPr bwMode="auto">
                    <a:xfrm>
                      <a:off x="0" y="0"/>
                      <a:ext cx="7865745" cy="4719320"/>
                    </a:xfrm>
                    <a:prstGeom prst="rect">
                      <a:avLst/>
                    </a:prstGeom>
                  </pic:spPr>
                </pic:pic>
              </a:graphicData>
            </a:graphic>
          </wp:inline>
        </w:drawing>
      </w:r>
      <w:commentRangeStart w:id="869"/>
      <w:commentRangeEnd w:id="869"/>
      <w:r>
        <w:commentReference w:id="869"/>
      </w:r>
    </w:p>
    <w:p w14:paraId="078B52D5" w14:textId="77777777" w:rsidR="00E43978" w:rsidRDefault="00000000">
      <w:pPr>
        <w:spacing w:line="480" w:lineRule="auto"/>
        <w:rPr>
          <w:sz w:val="24"/>
          <w:szCs w:val="24"/>
        </w:rPr>
        <w:sectPr w:rsidR="00E43978">
          <w:headerReference w:type="default" r:id="rId39"/>
          <w:footerReference w:type="default" r:id="rId40"/>
          <w:pgSz w:w="15840" w:h="12240" w:orient="landscape"/>
          <w:pgMar w:top="1497" w:right="2013" w:bottom="1440" w:left="1440" w:header="1440" w:footer="0" w:gutter="0"/>
          <w:lnNumType w:countBy="1" w:distance="283" w:restart="continuous"/>
          <w:pgNumType w:start="1"/>
          <w:cols w:space="720"/>
          <w:formProt w:val="0"/>
          <w:docGrid w:linePitch="299" w:charSpace="32768"/>
        </w:sectPr>
      </w:pPr>
      <w:r>
        <w:rPr>
          <w:b/>
          <w:sz w:val="24"/>
          <w:szCs w:val="24"/>
        </w:rPr>
        <w:t>Figure 11.</w:t>
      </w:r>
      <w:r>
        <w:rPr>
          <w:sz w:val="24"/>
          <w:szCs w:val="24"/>
        </w:rPr>
        <w:t xml:space="preserve"> Douglas-fir survival (+/- 95% CI) over time in continuous DF treatment vs 12-year rotation treatments. in the Apiary study. Mortality is divided by suspected cause (LRR= laminated root rot, SUP= suppression)</w:t>
      </w:r>
    </w:p>
    <w:p w14:paraId="06F56470" w14:textId="77777777" w:rsidR="00E43978" w:rsidRDefault="00000000">
      <w:pPr>
        <w:spacing w:line="480" w:lineRule="auto"/>
        <w:rPr>
          <w:sz w:val="24"/>
          <w:szCs w:val="24"/>
        </w:rPr>
      </w:pPr>
      <w:r>
        <w:rPr>
          <w:b/>
          <w:sz w:val="28"/>
          <w:szCs w:val="28"/>
        </w:rPr>
        <w:lastRenderedPageBreak/>
        <w:t xml:space="preserve">4. Conclusions and discussion </w:t>
      </w:r>
    </w:p>
    <w:p w14:paraId="0F1AD2DD" w14:textId="77777777" w:rsidR="00E43978" w:rsidRDefault="00000000">
      <w:pPr>
        <w:spacing w:line="480" w:lineRule="auto"/>
        <w:ind w:firstLine="720"/>
        <w:rPr>
          <w:sz w:val="24"/>
          <w:szCs w:val="24"/>
        </w:rPr>
      </w:pPr>
      <w:r>
        <w:rPr>
          <w:sz w:val="24"/>
          <w:szCs w:val="24"/>
        </w:rPr>
        <w:t xml:space="preserve">From the results of these two studies, two important conclusions were made. First, the effects of the thinning did not seem to have a statistically significant difference with respect to increasing basal area or tree mortality caused by </w:t>
      </w:r>
      <w:r>
        <w:rPr>
          <w:i/>
          <w:iCs/>
          <w:sz w:val="24"/>
          <w:szCs w:val="24"/>
        </w:rPr>
        <w:t xml:space="preserve">C. </w:t>
      </w:r>
      <w:proofErr w:type="spellStart"/>
      <w:r>
        <w:rPr>
          <w:i/>
          <w:iCs/>
          <w:sz w:val="24"/>
          <w:szCs w:val="24"/>
        </w:rPr>
        <w:t>sulphurascens</w:t>
      </w:r>
      <w:proofErr w:type="spellEnd"/>
      <w:r>
        <w:rPr>
          <w:sz w:val="24"/>
          <w:szCs w:val="24"/>
        </w:rPr>
        <w:t xml:space="preserve">. Secondly, the use of non-host rotations did not have a statistically significant effect on increasing growth and yield or reducing tree mortality caused by </w:t>
      </w:r>
      <w:r>
        <w:rPr>
          <w:i/>
          <w:iCs/>
          <w:sz w:val="24"/>
          <w:szCs w:val="24"/>
        </w:rPr>
        <w:t xml:space="preserve">C. </w:t>
      </w:r>
      <w:proofErr w:type="spellStart"/>
      <w:r>
        <w:rPr>
          <w:i/>
          <w:iCs/>
          <w:sz w:val="24"/>
          <w:szCs w:val="24"/>
        </w:rPr>
        <w:t>sulphurascens</w:t>
      </w:r>
      <w:proofErr w:type="spellEnd"/>
      <w:r>
        <w:rPr>
          <w:sz w:val="24"/>
          <w:szCs w:val="24"/>
        </w:rPr>
        <w:t xml:space="preserve">. The results of these two studies do not suggest that thinning treatments or alternate host rotations are viable control alternatives for </w:t>
      </w:r>
      <w:r>
        <w:rPr>
          <w:i/>
          <w:iCs/>
          <w:sz w:val="24"/>
          <w:szCs w:val="24"/>
        </w:rPr>
        <w:t xml:space="preserve">C. </w:t>
      </w:r>
      <w:proofErr w:type="spellStart"/>
      <w:r>
        <w:rPr>
          <w:i/>
          <w:iCs/>
          <w:sz w:val="24"/>
          <w:szCs w:val="24"/>
        </w:rPr>
        <w:t>sulphurascens</w:t>
      </w:r>
      <w:proofErr w:type="spellEnd"/>
      <w:r>
        <w:rPr>
          <w:sz w:val="24"/>
          <w:szCs w:val="24"/>
        </w:rPr>
        <w:t xml:space="preserve">. The mechanical thinning treatments did not change the characteristics of the site. As a result, </w:t>
      </w:r>
      <w:r>
        <w:rPr>
          <w:i/>
          <w:iCs/>
          <w:sz w:val="24"/>
          <w:szCs w:val="24"/>
        </w:rPr>
        <w:t xml:space="preserve">C. </w:t>
      </w:r>
      <w:proofErr w:type="spellStart"/>
      <w:r>
        <w:rPr>
          <w:i/>
          <w:iCs/>
          <w:sz w:val="24"/>
          <w:szCs w:val="24"/>
        </w:rPr>
        <w:t>sulphurascens</w:t>
      </w:r>
      <w:proofErr w:type="spellEnd"/>
      <w:r>
        <w:rPr>
          <w:sz w:val="24"/>
          <w:szCs w:val="24"/>
        </w:rPr>
        <w:t xml:space="preserve"> was able to cause reinfection. There was no evidence found to show that the hardwood trees that are most resistant to </w:t>
      </w:r>
      <w:r>
        <w:rPr>
          <w:i/>
          <w:iCs/>
          <w:sz w:val="24"/>
          <w:szCs w:val="24"/>
        </w:rPr>
        <w:t xml:space="preserve">C. </w:t>
      </w:r>
      <w:proofErr w:type="spellStart"/>
      <w:r>
        <w:rPr>
          <w:i/>
          <w:iCs/>
          <w:sz w:val="24"/>
          <w:szCs w:val="24"/>
        </w:rPr>
        <w:t>sulphurascens</w:t>
      </w:r>
      <w:proofErr w:type="spellEnd"/>
      <w:r>
        <w:rPr>
          <w:sz w:val="24"/>
          <w:szCs w:val="24"/>
        </w:rPr>
        <w:t xml:space="preserve"> reduced the amount of inoculum within the forest stands. Additionally, the alternate hosts had a negative impact on Douglas-fir growth and yield through suppression.</w:t>
      </w:r>
    </w:p>
    <w:p w14:paraId="13182847" w14:textId="77777777" w:rsidR="00E43978" w:rsidRDefault="00E43978">
      <w:pPr>
        <w:spacing w:line="480" w:lineRule="auto"/>
        <w:rPr>
          <w:b/>
          <w:sz w:val="24"/>
          <w:szCs w:val="24"/>
        </w:rPr>
      </w:pPr>
    </w:p>
    <w:p w14:paraId="20CDE3EB" w14:textId="77777777" w:rsidR="00E43978" w:rsidRDefault="00000000">
      <w:pPr>
        <w:spacing w:line="480" w:lineRule="auto"/>
        <w:rPr>
          <w:b/>
          <w:sz w:val="24"/>
          <w:szCs w:val="24"/>
        </w:rPr>
      </w:pPr>
      <w:r>
        <w:rPr>
          <w:b/>
          <w:sz w:val="24"/>
          <w:szCs w:val="24"/>
        </w:rPr>
        <w:t>4.1 Thinning study, cumulative proportional mortality to LRR</w:t>
      </w:r>
    </w:p>
    <w:p w14:paraId="15AD63B9" w14:textId="77777777" w:rsidR="00E43978" w:rsidRDefault="00000000">
      <w:pPr>
        <w:spacing w:line="480" w:lineRule="auto"/>
        <w:ind w:firstLine="720"/>
        <w:rPr>
          <w:sz w:val="24"/>
          <w:szCs w:val="24"/>
        </w:rPr>
      </w:pPr>
      <w:r>
        <w:rPr>
          <w:sz w:val="24"/>
          <w:szCs w:val="24"/>
        </w:rPr>
        <w:t xml:space="preserve">The one-way analysis of variance showed no significant of effect of treatment on (arcsine square root transformed) proportion of mortality (F2,12 = 0.484, p = 0.628). There was also no significance found when the two thinned treatment areas were combined and compared against the control stands (F1,13 = 0.295, p = 0.596). Within the two-way analysis of variance, no significant was found from tree mortality induced by C. </w:t>
      </w:r>
      <w:proofErr w:type="spellStart"/>
      <w:r>
        <w:rPr>
          <w:sz w:val="24"/>
          <w:szCs w:val="24"/>
        </w:rPr>
        <w:t>sulphurascens</w:t>
      </w:r>
      <w:proofErr w:type="spellEnd"/>
      <w:r>
        <w:rPr>
          <w:sz w:val="24"/>
          <w:szCs w:val="24"/>
        </w:rPr>
        <w:t xml:space="preserve"> across treatment areas (Table 2). </w:t>
      </w:r>
    </w:p>
    <w:p w14:paraId="37D77046" w14:textId="77777777" w:rsidR="00E43978" w:rsidRDefault="00000000">
      <w:pPr>
        <w:spacing w:line="480" w:lineRule="auto"/>
        <w:ind w:firstLine="720"/>
        <w:rPr>
          <w:sz w:val="24"/>
          <w:szCs w:val="24"/>
        </w:rPr>
      </w:pPr>
      <w:r>
        <w:rPr>
          <w:sz w:val="24"/>
          <w:szCs w:val="24"/>
        </w:rPr>
        <w:lastRenderedPageBreak/>
        <w:t xml:space="preserve">The results of the Woods Creek study showed that the proportion of mortality from </w:t>
      </w:r>
      <w:r>
        <w:rPr>
          <w:i/>
          <w:iCs/>
          <w:sz w:val="24"/>
          <w:szCs w:val="24"/>
        </w:rPr>
        <w:t xml:space="preserve">C. </w:t>
      </w:r>
      <w:proofErr w:type="spellStart"/>
      <w:r>
        <w:rPr>
          <w:i/>
          <w:iCs/>
          <w:sz w:val="24"/>
          <w:szCs w:val="24"/>
        </w:rPr>
        <w:t>sulphurascens</w:t>
      </w:r>
      <w:proofErr w:type="spellEnd"/>
      <w:r>
        <w:rPr>
          <w:sz w:val="24"/>
          <w:szCs w:val="24"/>
        </w:rPr>
        <w:t xml:space="preserve"> was found to be higher in thinned stands when compared to stands where no thinning occurred. This is consistent with other studies that have shown</w:t>
      </w:r>
      <w:r>
        <w:rPr>
          <w:rFonts w:ascii="Roboto" w:hAnsi="Roboto"/>
          <w:color w:val="000000"/>
          <w:sz w:val="21"/>
          <w:szCs w:val="21"/>
          <w:shd w:val="clear" w:color="auto" w:fill="FFFFFF"/>
        </w:rPr>
        <w:t> </w:t>
      </w:r>
      <w:r>
        <w:rPr>
          <w:sz w:val="24"/>
          <w:szCs w:val="24"/>
        </w:rPr>
        <w:t xml:space="preserve">that </w:t>
      </w:r>
      <w:r>
        <w:rPr>
          <w:color w:val="000000"/>
          <w:sz w:val="24"/>
          <w:szCs w:val="24"/>
          <w:shd w:val="clear" w:color="auto" w:fill="FFFFFF"/>
        </w:rPr>
        <w:t>c</w:t>
      </w:r>
      <w:r>
        <w:rPr>
          <w:sz w:val="24"/>
          <w:szCs w:val="24"/>
        </w:rPr>
        <w:t>hanges within forest structure from timber harvesting often increases root disease activity (</w:t>
      </w:r>
      <w:r>
        <w:rPr>
          <w:rFonts w:eastAsia="Times New Roman"/>
          <w:sz w:val="24"/>
          <w:szCs w:val="24"/>
        </w:rPr>
        <w:t>Cleary et al., 2013; Fairweather et al., 2006; Morrison et al., 1991</w:t>
      </w:r>
      <w:r>
        <w:rPr>
          <w:sz w:val="24"/>
          <w:szCs w:val="24"/>
        </w:rPr>
        <w:t>). Additionally, s</w:t>
      </w:r>
      <w:r>
        <w:rPr>
          <w:color w:val="000000"/>
          <w:sz w:val="24"/>
          <w:szCs w:val="24"/>
          <w:shd w:val="clear" w:color="auto" w:fill="FFFFFF"/>
        </w:rPr>
        <w:t xml:space="preserve">elective logging and changes in forest landscapes that have occurred from fire suppression efforts, often lead to an increase in host tree species that are more prone to root disease </w:t>
      </w:r>
      <w:r>
        <w:rPr>
          <w:sz w:val="24"/>
          <w:szCs w:val="24"/>
        </w:rPr>
        <w:t>(</w:t>
      </w:r>
      <w:r>
        <w:rPr>
          <w:rFonts w:eastAsia="Times New Roman"/>
          <w:sz w:val="24"/>
          <w:szCs w:val="24"/>
        </w:rPr>
        <w:t>Fairweather et al., 2006</w:t>
      </w:r>
      <w:r>
        <w:rPr>
          <w:sz w:val="24"/>
          <w:szCs w:val="24"/>
        </w:rPr>
        <w:t xml:space="preserve">). </w:t>
      </w:r>
    </w:p>
    <w:p w14:paraId="5EFAEC85" w14:textId="77777777" w:rsidR="00E43978" w:rsidRDefault="00000000">
      <w:pPr>
        <w:spacing w:line="480" w:lineRule="auto"/>
        <w:ind w:firstLine="720"/>
        <w:rPr>
          <w:sz w:val="24"/>
          <w:szCs w:val="24"/>
        </w:rPr>
      </w:pPr>
      <w:r>
        <w:rPr>
          <w:sz w:val="24"/>
          <w:szCs w:val="24"/>
        </w:rPr>
        <w:t xml:space="preserve">At the beginning of the study Douglas-fir trees accounted for 82% of all live trees. By the conclusion of the study this percentage had been reduced to 77% (Table X). Of the ~20% of species that were not Douglas-fir there were six trees that were recorded as having mortality from LRR. This included six western hemlock and 1 western red cedar. The reported western red cedar is a curious result as western red cedar has been shown to be resistant to </w:t>
      </w:r>
      <w:r>
        <w:rPr>
          <w:i/>
          <w:iCs/>
          <w:sz w:val="24"/>
          <w:szCs w:val="24"/>
        </w:rPr>
        <w:t xml:space="preserve">C. </w:t>
      </w:r>
      <w:proofErr w:type="spellStart"/>
      <w:r>
        <w:rPr>
          <w:i/>
          <w:iCs/>
          <w:sz w:val="24"/>
          <w:szCs w:val="24"/>
        </w:rPr>
        <w:t>sulphurascens</w:t>
      </w:r>
      <w:proofErr w:type="spellEnd"/>
      <w:r>
        <w:rPr>
          <w:sz w:val="24"/>
          <w:szCs w:val="24"/>
        </w:rPr>
        <w:t xml:space="preserve"> (Lim et al., 2005). Western red cedar is however highly susceptible to the closely related </w:t>
      </w:r>
      <w:proofErr w:type="spellStart"/>
      <w:r>
        <w:rPr>
          <w:sz w:val="24"/>
          <w:szCs w:val="24"/>
        </w:rPr>
        <w:t>Coniferiporia</w:t>
      </w:r>
      <w:proofErr w:type="spellEnd"/>
      <w:r>
        <w:rPr>
          <w:sz w:val="24"/>
          <w:szCs w:val="24"/>
        </w:rPr>
        <w:t xml:space="preserve"> </w:t>
      </w:r>
      <w:proofErr w:type="spellStart"/>
      <w:r>
        <w:rPr>
          <w:sz w:val="24"/>
          <w:szCs w:val="24"/>
        </w:rPr>
        <w:t>weirii</w:t>
      </w:r>
      <w:proofErr w:type="spellEnd"/>
      <w:r>
        <w:rPr>
          <w:sz w:val="24"/>
          <w:szCs w:val="24"/>
        </w:rPr>
        <w:t xml:space="preserve"> (</w:t>
      </w:r>
      <w:proofErr w:type="spellStart"/>
      <w:r>
        <w:rPr>
          <w:sz w:val="24"/>
          <w:szCs w:val="24"/>
        </w:rPr>
        <w:t>McMurtrey</w:t>
      </w:r>
      <w:proofErr w:type="spellEnd"/>
      <w:r>
        <w:rPr>
          <w:sz w:val="24"/>
          <w:szCs w:val="24"/>
        </w:rPr>
        <w:t xml:space="preserve"> et al., 2022). The Woods Creek study area is beyond the range that </w:t>
      </w:r>
      <w:r>
        <w:rPr>
          <w:i/>
          <w:iCs/>
          <w:sz w:val="24"/>
          <w:szCs w:val="24"/>
        </w:rPr>
        <w:t xml:space="preserve">C. </w:t>
      </w:r>
      <w:proofErr w:type="spellStart"/>
      <w:r>
        <w:rPr>
          <w:i/>
          <w:iCs/>
          <w:sz w:val="24"/>
          <w:szCs w:val="24"/>
        </w:rPr>
        <w:t>weirii</w:t>
      </w:r>
      <w:proofErr w:type="spellEnd"/>
      <w:r>
        <w:rPr>
          <w:sz w:val="24"/>
          <w:szCs w:val="24"/>
        </w:rPr>
        <w:t xml:space="preserve"> has been reported at despite the main host species being present and the habitat being suitable for </w:t>
      </w:r>
      <w:r>
        <w:rPr>
          <w:i/>
          <w:iCs/>
          <w:sz w:val="24"/>
          <w:szCs w:val="24"/>
        </w:rPr>
        <w:t xml:space="preserve">C. </w:t>
      </w:r>
      <w:proofErr w:type="spellStart"/>
      <w:r>
        <w:rPr>
          <w:i/>
          <w:iCs/>
          <w:sz w:val="24"/>
          <w:szCs w:val="24"/>
        </w:rPr>
        <w:t>weirii</w:t>
      </w:r>
      <w:proofErr w:type="spellEnd"/>
      <w:r>
        <w:rPr>
          <w:sz w:val="24"/>
          <w:szCs w:val="24"/>
        </w:rPr>
        <w:t xml:space="preserve"> survival.  </w:t>
      </w:r>
    </w:p>
    <w:p w14:paraId="5B5081E8" w14:textId="77777777" w:rsidR="00E43978" w:rsidRDefault="00000000">
      <w:pPr>
        <w:spacing w:line="480" w:lineRule="auto"/>
        <w:ind w:firstLine="720"/>
        <w:rPr>
          <w:sz w:val="24"/>
          <w:szCs w:val="24"/>
        </w:rPr>
      </w:pPr>
      <w:r>
        <w:rPr>
          <w:sz w:val="24"/>
          <w:szCs w:val="24"/>
        </w:rPr>
        <w:t xml:space="preserve">The impact that </w:t>
      </w:r>
      <w:r>
        <w:rPr>
          <w:i/>
          <w:iCs/>
          <w:sz w:val="24"/>
          <w:szCs w:val="24"/>
        </w:rPr>
        <w:t xml:space="preserve">C. </w:t>
      </w:r>
      <w:proofErr w:type="spellStart"/>
      <w:r>
        <w:rPr>
          <w:i/>
          <w:iCs/>
          <w:sz w:val="24"/>
          <w:szCs w:val="24"/>
        </w:rPr>
        <w:t>sulphurascens</w:t>
      </w:r>
      <w:proofErr w:type="spellEnd"/>
      <w:r>
        <w:rPr>
          <w:i/>
          <w:iCs/>
          <w:sz w:val="24"/>
          <w:szCs w:val="24"/>
        </w:rPr>
        <w:t xml:space="preserve"> </w:t>
      </w:r>
      <w:r>
        <w:rPr>
          <w:sz w:val="24"/>
          <w:szCs w:val="24"/>
        </w:rPr>
        <w:t xml:space="preserve">had on overall growth and yield could not be reliably concluded without records of the salvage operations. If the thinning treatment was a commercial thin, it likely would have resulted in higher overall timber production. </w:t>
      </w:r>
      <w:r>
        <w:rPr>
          <w:sz w:val="24"/>
          <w:szCs w:val="24"/>
        </w:rPr>
        <w:lastRenderedPageBreak/>
        <w:t xml:space="preserve">Timber would be harvest between 1985 and 1990 and the thinned areas had a higher percentage of growth and yield by 2020 when compared to the control. </w:t>
      </w:r>
    </w:p>
    <w:p w14:paraId="3A948815" w14:textId="77777777" w:rsidR="00E43978" w:rsidRDefault="00E43978">
      <w:pPr>
        <w:spacing w:line="480" w:lineRule="auto"/>
        <w:ind w:firstLine="720"/>
        <w:rPr>
          <w:sz w:val="24"/>
          <w:szCs w:val="24"/>
        </w:rPr>
      </w:pPr>
    </w:p>
    <w:p w14:paraId="6F356F8F" w14:textId="77777777" w:rsidR="00E43978" w:rsidRDefault="00E43978">
      <w:pPr>
        <w:spacing w:line="480" w:lineRule="auto"/>
        <w:ind w:firstLine="720"/>
        <w:rPr>
          <w:sz w:val="24"/>
          <w:szCs w:val="24"/>
        </w:rPr>
      </w:pPr>
    </w:p>
    <w:p w14:paraId="7005AA4C" w14:textId="77777777" w:rsidR="00E43978" w:rsidRDefault="00000000">
      <w:pPr>
        <w:spacing w:line="480" w:lineRule="auto"/>
        <w:rPr>
          <w:b/>
          <w:sz w:val="24"/>
          <w:szCs w:val="24"/>
        </w:rPr>
      </w:pPr>
      <w:r>
        <w:rPr>
          <w:b/>
          <w:sz w:val="24"/>
          <w:szCs w:val="24"/>
        </w:rPr>
        <w:t>4.2 Alternate host Study, Cumulative proportional mortality to LRR</w:t>
      </w:r>
    </w:p>
    <w:p w14:paraId="24630E70" w14:textId="77777777" w:rsidR="00E43978" w:rsidRDefault="00000000">
      <w:pPr>
        <w:spacing w:line="480" w:lineRule="auto"/>
        <w:ind w:firstLine="720"/>
        <w:rPr>
          <w:sz w:val="24"/>
          <w:szCs w:val="24"/>
        </w:rPr>
      </w:pPr>
      <w:r>
        <w:rPr>
          <w:sz w:val="24"/>
          <w:szCs w:val="24"/>
        </w:rPr>
        <w:t xml:space="preserve">The Apiary hardwood rotation study illustrated a challenge associated with forest management, which is potential tradeoffs between effectiveness and cost of interventions. Several plots of the hardwood rotation treatments experience high levels of hardwood resprouting following harvest and establishment of Douglas-fir seedlings.  Periodic mechanical and chemical removal of these resprouts was required and even these interventions did not completely control all suppressive effects of the hardwood resprouts.  So, while hardwood rotation sometimes resulted in modest reduction of Douglas-fir mortality caused by laminated root rot in this study, it was accompanied by Douglas-fir mortality resulting from suppression. Additionally, trees that are most resistance to C. </w:t>
      </w:r>
      <w:proofErr w:type="spellStart"/>
      <w:r>
        <w:rPr>
          <w:sz w:val="24"/>
          <w:szCs w:val="24"/>
        </w:rPr>
        <w:t>sulphurascens</w:t>
      </w:r>
      <w:proofErr w:type="spellEnd"/>
      <w:r>
        <w:rPr>
          <w:sz w:val="24"/>
          <w:szCs w:val="24"/>
        </w:rPr>
        <w:t xml:space="preserve"> such as hardwoods, pines, and western redcedar are often not viable alternatives for stands in this region in terms of adaptability and value (Trappe, 1972).</w:t>
      </w:r>
    </w:p>
    <w:p w14:paraId="072D96AA" w14:textId="77777777" w:rsidR="00E43978" w:rsidRDefault="00000000">
      <w:pPr>
        <w:spacing w:line="480" w:lineRule="auto"/>
        <w:ind w:firstLine="720"/>
        <w:rPr>
          <w:sz w:val="24"/>
          <w:szCs w:val="24"/>
        </w:rPr>
      </w:pPr>
      <w:r>
        <w:rPr>
          <w:sz w:val="24"/>
          <w:szCs w:val="24"/>
        </w:rPr>
        <w:t xml:space="preserve">In the late measurement period of this study (36–45-year-old Douglas-fir) the rates of mortality and basal area were diverging across blocks, with the highest initial incidence blocks suffering the greatest losses. Also, the rotation treatments were not allowed to reach this level of maturity. It is possible that rotation effects on basal area and LRR mortality may have been more pronounced if the slow-developing disease had </w:t>
      </w:r>
      <w:r>
        <w:rPr>
          <w:sz w:val="24"/>
          <w:szCs w:val="24"/>
        </w:rPr>
        <w:lastRenderedPageBreak/>
        <w:t>been observed for a longer time. Together, these observations suggest that hardwood rotations for short rotation forestry (&lt;40 years) may not be recommended, given potential costs associated with vegetation management, and the delayed expression of the disease. This comes with the caveat that the effect of heart and but rot on merchantable timber in this study could not be determined and may be significant.</w:t>
      </w:r>
    </w:p>
    <w:p w14:paraId="7AF99F2B" w14:textId="77777777" w:rsidR="00E43978" w:rsidRDefault="00E43978">
      <w:pPr>
        <w:spacing w:line="480" w:lineRule="auto"/>
        <w:ind w:firstLine="720"/>
        <w:rPr>
          <w:sz w:val="24"/>
          <w:szCs w:val="24"/>
        </w:rPr>
      </w:pPr>
    </w:p>
    <w:p w14:paraId="555C234A" w14:textId="77777777" w:rsidR="00E43978" w:rsidRDefault="00000000">
      <w:pPr>
        <w:spacing w:line="480" w:lineRule="auto"/>
        <w:rPr>
          <w:sz w:val="24"/>
          <w:szCs w:val="24"/>
        </w:rPr>
      </w:pPr>
      <w:r>
        <w:rPr>
          <w:b/>
          <w:sz w:val="24"/>
          <w:szCs w:val="24"/>
        </w:rPr>
        <w:t xml:space="preserve">4.3 Forest vegetation simulator </w:t>
      </w:r>
    </w:p>
    <w:p w14:paraId="4AC2B2A9" w14:textId="77777777" w:rsidR="00E43978" w:rsidRDefault="00000000">
      <w:pPr>
        <w:spacing w:line="480" w:lineRule="auto"/>
        <w:ind w:firstLine="720"/>
        <w:rPr>
          <w:sz w:val="24"/>
          <w:szCs w:val="24"/>
        </w:rPr>
      </w:pPr>
      <w:r>
        <w:rPr>
          <w:sz w:val="24"/>
          <w:szCs w:val="24"/>
        </w:rPr>
        <w:t>Woods Creek modelled predictions</w:t>
      </w:r>
      <w:r>
        <w:t xml:space="preserve"> were more highly correlated with the measured changes when the </w:t>
      </w:r>
      <w:r>
        <w:rPr>
          <w:sz w:val="24"/>
          <w:szCs w:val="24"/>
        </w:rPr>
        <w:t>WRDM was used along with the FVS model. Using the FVS model alone tended to underpredict the impact of LRR. This in turn caused an overprediction of growth and yield for the stands. This finding was consistent with the findings from Maffei et al., 2008.</w:t>
      </w:r>
      <w:r>
        <w:rPr>
          <w:rFonts w:eastAsia="Times New Roman"/>
          <w:sz w:val="24"/>
          <w:szCs w:val="24"/>
        </w:rPr>
        <w:t xml:space="preserve"> It</w:t>
      </w:r>
      <w:r>
        <w:t xml:space="preserve"> </w:t>
      </w:r>
      <w:r>
        <w:rPr>
          <w:sz w:val="24"/>
          <w:szCs w:val="24"/>
        </w:rPr>
        <w:t>is worth noting that accuracy would likely continue to decrease over longer time periods. The time span of 30 years is arguably a relatively short time in terms of a timber rotations and forest ecosystems. Varying results are also expected to occur dependent upon more or less stringent root disease settings used to initialize the WRDM (i.e., hectares of root disease area or number of infected trees). It should also be taken into consideration that larger stand sizes might decrease the accuracy of the models.</w:t>
      </w:r>
    </w:p>
    <w:p w14:paraId="2A4CE300" w14:textId="77777777" w:rsidR="00E43978" w:rsidRDefault="00000000">
      <w:pPr>
        <w:tabs>
          <w:tab w:val="left" w:pos="2520"/>
        </w:tabs>
        <w:spacing w:line="480" w:lineRule="auto"/>
        <w:ind w:firstLine="720"/>
        <w:rPr>
          <w:sz w:val="24"/>
          <w:szCs w:val="24"/>
        </w:rPr>
      </w:pPr>
      <w:r>
        <w:rPr>
          <w:sz w:val="24"/>
          <w:szCs w:val="24"/>
        </w:rPr>
        <w:t xml:space="preserve">The results from the WRDM within the Woods Creek study produced the most optimistic results. There have been other studies conducted that have analyzed different forest models that have similarly predicted relatively optimistic trends (Canavan and Ramm, 2000; Woods and Watts, 2019). The Apiary modelled forecasts did not show a </w:t>
      </w:r>
      <w:r>
        <w:rPr>
          <w:sz w:val="24"/>
          <w:szCs w:val="24"/>
        </w:rPr>
        <w:lastRenderedPageBreak/>
        <w:t xml:space="preserve">strong correlation with measured changes. It should be noted that the seed source was unknown for the Apiary site and that this could have influenced growth and yield at the site. Additionally, models don’t always account for amounts of inoculum within the soil, rate of disease spread, or expected tree loss. There are also many alternate compounding variables that influence forest health, disease spread, such as temperature, soil moisture, and pH levels (Lattin 1998; Angwin, 1985; Hansen et al.,1983). These variables have not been adequately accounted for within this study. Further reproducible studies are needed to better understand FVS and WRDM calibrations, and to assist with refining parameterization and initializing the models for similar forest stands (Maffei et al., 2008).  </w:t>
      </w:r>
    </w:p>
    <w:p w14:paraId="62AD362A" w14:textId="77777777" w:rsidR="00E43978" w:rsidRDefault="00E43978">
      <w:pPr>
        <w:tabs>
          <w:tab w:val="left" w:pos="2520"/>
        </w:tabs>
        <w:spacing w:line="480" w:lineRule="auto"/>
        <w:ind w:firstLine="720"/>
        <w:rPr>
          <w:sz w:val="24"/>
          <w:szCs w:val="24"/>
        </w:rPr>
      </w:pPr>
    </w:p>
    <w:p w14:paraId="2A03C7D2" w14:textId="77777777" w:rsidR="00E43978" w:rsidRDefault="00000000">
      <w:pPr>
        <w:tabs>
          <w:tab w:val="left" w:pos="2520"/>
        </w:tabs>
        <w:spacing w:line="480" w:lineRule="auto"/>
        <w:rPr>
          <w:b/>
          <w:bCs/>
          <w:sz w:val="24"/>
          <w:szCs w:val="24"/>
        </w:rPr>
      </w:pPr>
      <w:r>
        <w:rPr>
          <w:b/>
          <w:bCs/>
          <w:sz w:val="24"/>
          <w:szCs w:val="24"/>
        </w:rPr>
        <w:t>4.4 Management Strategies for LRR</w:t>
      </w:r>
    </w:p>
    <w:p w14:paraId="6E157F9B" w14:textId="77777777" w:rsidR="00E43978" w:rsidRDefault="00000000">
      <w:pPr>
        <w:spacing w:line="480" w:lineRule="auto"/>
        <w:ind w:firstLine="720"/>
        <w:rPr>
          <w:sz w:val="24"/>
          <w:szCs w:val="24"/>
        </w:rPr>
      </w:pPr>
      <w:r>
        <w:rPr>
          <w:sz w:val="24"/>
          <w:szCs w:val="24"/>
        </w:rPr>
        <w:t xml:space="preserve">Managing for LRR has been a long-standing dilemma that has frustrated land managers and forest pathologists for many decades. This disease can be hard to detect and monitor as it primarily occurs under the ground. Mechanical management options such as thinning, trenching, or removing stumps from the soil are time consuming and costly. Removing all of the inoculum source from the soil of a stie is going to be nearly impossible. Harvesting Douglas-fir and planting alternate hosts might not be effective or economically feasible in some areas. From the results of this paper, mechanical thinning and alternate host rotations do not seem to be viable management options for LRR. Potential future solutions might be modifying the genome of Douglas-fir through a customized transcription activator-like effector (TALE) protein that has been used with </w:t>
      </w:r>
      <w:r>
        <w:rPr>
          <w:sz w:val="24"/>
          <w:szCs w:val="24"/>
        </w:rPr>
        <w:lastRenderedPageBreak/>
        <w:t xml:space="preserve">success for resistance in crops and livestock (Cook et al., 2013). More high-resolution genomic data from both C. </w:t>
      </w:r>
      <w:proofErr w:type="spellStart"/>
      <w:r>
        <w:rPr>
          <w:sz w:val="24"/>
          <w:szCs w:val="24"/>
        </w:rPr>
        <w:t>sulphurascens</w:t>
      </w:r>
      <w:proofErr w:type="spellEnd"/>
      <w:r>
        <w:rPr>
          <w:sz w:val="24"/>
          <w:szCs w:val="24"/>
        </w:rPr>
        <w:t xml:space="preserve"> and the Douglas-fir will allow for better understanding of the interactions and infection mechanisms. Until the breeding or development of Douglas-fir resistance to C. </w:t>
      </w:r>
      <w:proofErr w:type="spellStart"/>
      <w:r>
        <w:rPr>
          <w:sz w:val="24"/>
          <w:szCs w:val="24"/>
        </w:rPr>
        <w:t>sulphurascens</w:t>
      </w:r>
      <w:proofErr w:type="spellEnd"/>
      <w:r>
        <w:rPr>
          <w:sz w:val="24"/>
          <w:szCs w:val="24"/>
        </w:rPr>
        <w:t xml:space="preserve">, replacing infected sites with only Douglas-fir is going to continue the cycle of mortality from LRR and reduced yields. </w:t>
      </w:r>
    </w:p>
    <w:p w14:paraId="49CD3F9D" w14:textId="77777777" w:rsidR="00E43978" w:rsidRDefault="00000000">
      <w:pPr>
        <w:spacing w:line="480" w:lineRule="auto"/>
        <w:ind w:firstLine="720"/>
        <w:rPr>
          <w:sz w:val="24"/>
          <w:szCs w:val="24"/>
        </w:rPr>
      </w:pPr>
      <w:r>
        <w:rPr>
          <w:sz w:val="24"/>
          <w:szCs w:val="24"/>
        </w:rPr>
        <w:t>There is much uncertainty related to global environmental change and the effects it might have on forest pathogens. Management strategies such as the impacts of thinning on LRR, have not been adequately studied, and should continue to be investigated with the use of conventional forestry measurements (</w:t>
      </w:r>
      <w:r>
        <w:rPr>
          <w:sz w:val="24"/>
          <w:szCs w:val="24"/>
          <w:highlight w:val="white"/>
        </w:rPr>
        <w:t>Cook et al., 2013)</w:t>
      </w:r>
      <w:r>
        <w:rPr>
          <w:sz w:val="24"/>
          <w:szCs w:val="24"/>
        </w:rPr>
        <w:t>. Additionally, alternate host rotation studies are further needed to better understand different forest management strategies for areas with a high presence of forest pathogens. More information on current distribution of accurately identified pathogens is also critically needed (Klopfenstein et al., 2009). This is imperative within a rapidly changing climate as the host/pathogen interactions will need to be observed and monitored. Adaptations will also need to be made to deviations of what was once considered more consistent management.</w:t>
      </w:r>
    </w:p>
    <w:p w14:paraId="620E4FDC" w14:textId="77777777" w:rsidR="00E43978" w:rsidRDefault="00000000">
      <w:pPr>
        <w:spacing w:line="480" w:lineRule="auto"/>
        <w:ind w:firstLine="720"/>
        <w:rPr>
          <w:sz w:val="24"/>
          <w:szCs w:val="24"/>
        </w:rPr>
      </w:pPr>
      <w:r>
        <w:rPr>
          <w:sz w:val="24"/>
          <w:szCs w:val="24"/>
          <w:highlight w:val="white"/>
        </w:rPr>
        <w:t>Guidelines drawn up from publications can serve as a basis for facilitating better management of infected stands.</w:t>
      </w:r>
      <w:r>
        <w:rPr>
          <w:sz w:val="24"/>
          <w:szCs w:val="24"/>
        </w:rPr>
        <w:t xml:space="preserve"> Better understanding of management systems surrounding LRR can help to increase land expectation value and reduce the risk of fire. Through this study, new insight was gained on LRR incidence with respect to thinning for drought and fire suppression. An increased knowledge was also gained concerning alternate host rotations for forest management strategies.  </w:t>
      </w:r>
    </w:p>
    <w:p w14:paraId="5A1AA55A" w14:textId="77777777" w:rsidR="00E43978" w:rsidRDefault="00E43978">
      <w:pPr>
        <w:spacing w:line="480" w:lineRule="auto"/>
        <w:rPr>
          <w:sz w:val="24"/>
          <w:szCs w:val="24"/>
        </w:rPr>
      </w:pPr>
    </w:p>
    <w:p w14:paraId="4B466641" w14:textId="77777777" w:rsidR="00E43978" w:rsidRDefault="00000000">
      <w:pPr>
        <w:spacing w:line="480" w:lineRule="auto"/>
        <w:rPr>
          <w:b/>
          <w:sz w:val="28"/>
          <w:szCs w:val="28"/>
        </w:rPr>
      </w:pPr>
      <w:r>
        <w:rPr>
          <w:b/>
          <w:sz w:val="28"/>
          <w:szCs w:val="28"/>
        </w:rPr>
        <w:t>Data Availability Statement</w:t>
      </w:r>
    </w:p>
    <w:p w14:paraId="66CDAF6A" w14:textId="77777777" w:rsidR="00E43978" w:rsidRDefault="00000000">
      <w:pPr>
        <w:spacing w:line="480" w:lineRule="auto"/>
        <w:rPr>
          <w:sz w:val="24"/>
          <w:szCs w:val="24"/>
        </w:rPr>
      </w:pPr>
      <w:r>
        <w:rPr>
          <w:sz w:val="24"/>
          <w:szCs w:val="24"/>
        </w:rPr>
        <w:t xml:space="preserve">Raw data files cleaned data files, and detailed data cleaning methods for the Woods Creek study can be found at the following </w:t>
      </w:r>
      <w:proofErr w:type="spellStart"/>
      <w:r>
        <w:rPr>
          <w:sz w:val="24"/>
          <w:szCs w:val="24"/>
        </w:rPr>
        <w:t>Github</w:t>
      </w:r>
      <w:proofErr w:type="spellEnd"/>
      <w:r>
        <w:rPr>
          <w:sz w:val="24"/>
          <w:szCs w:val="24"/>
        </w:rPr>
        <w:t xml:space="preserve"> repository: </w:t>
      </w:r>
      <w:hyperlink r:id="rId41">
        <w:r>
          <w:rPr>
            <w:rStyle w:val="Hyperlink"/>
            <w:sz w:val="24"/>
            <w:szCs w:val="24"/>
          </w:rPr>
          <w:t>https://github.com/mcmurtrs/WoodsCreek</w:t>
        </w:r>
      </w:hyperlink>
      <w:r>
        <w:rPr>
          <w:sz w:val="24"/>
          <w:szCs w:val="24"/>
        </w:rPr>
        <w:t xml:space="preserve">. All details and files used for FVS and WRDM (parameters used, input files, output files, and log files) can be found at the same </w:t>
      </w:r>
      <w:proofErr w:type="spellStart"/>
      <w:r>
        <w:rPr>
          <w:sz w:val="24"/>
          <w:szCs w:val="24"/>
        </w:rPr>
        <w:t>Github</w:t>
      </w:r>
      <w:proofErr w:type="spellEnd"/>
      <w:r>
        <w:rPr>
          <w:sz w:val="24"/>
          <w:szCs w:val="24"/>
        </w:rPr>
        <w:t xml:space="preserve"> repository. Additional data will be made available upon request.   </w:t>
      </w:r>
    </w:p>
    <w:p w14:paraId="7BCF739C" w14:textId="77777777" w:rsidR="00E43978" w:rsidRDefault="00E43978">
      <w:pPr>
        <w:spacing w:line="480" w:lineRule="auto"/>
        <w:rPr>
          <w:sz w:val="24"/>
          <w:szCs w:val="24"/>
        </w:rPr>
      </w:pPr>
    </w:p>
    <w:p w14:paraId="60931C69" w14:textId="43DC6A46" w:rsidR="00E43978" w:rsidRDefault="00000000">
      <w:pPr>
        <w:spacing w:line="480" w:lineRule="auto"/>
        <w:rPr>
          <w:sz w:val="24"/>
          <w:szCs w:val="24"/>
        </w:rPr>
      </w:pPr>
      <w:r>
        <w:rPr>
          <w:b/>
          <w:sz w:val="28"/>
          <w:szCs w:val="28"/>
        </w:rPr>
        <w:t>Acknowledgements</w:t>
      </w:r>
      <w:r>
        <w:rPr>
          <w:b/>
          <w:sz w:val="28"/>
          <w:szCs w:val="28"/>
        </w:rPr>
        <w:br/>
      </w:r>
      <w:r>
        <w:t xml:space="preserve">Funding </w:t>
      </w:r>
      <w:del w:id="870" w:author="Sarah Hoffman" w:date="2022-11-05T22:43:00Z">
        <w:r w:rsidDel="00082F59">
          <w:delText>was provided by __________. For</w:delText>
        </w:r>
      </w:del>
      <w:ins w:id="871" w:author="Sarah Hoffman" w:date="2022-11-05T22:43:00Z">
        <w:r w:rsidR="00082F59">
          <w:t>for</w:t>
        </w:r>
      </w:ins>
      <w:r>
        <w:t xml:space="preserve"> these two studies </w:t>
      </w:r>
      <w:del w:id="872" w:author="Sarah Hoffman" w:date="2022-11-05T22:43:00Z">
        <w:r w:rsidDel="00082F59">
          <w:delText xml:space="preserve">funding </w:delText>
        </w:r>
      </w:del>
      <w:r>
        <w:t>was</w:t>
      </w:r>
      <w:del w:id="873" w:author="Sarah Hoffman" w:date="2022-11-05T22:43:00Z">
        <w:r w:rsidDel="00082F59">
          <w:delText xml:space="preserve"> also</w:delText>
        </w:r>
      </w:del>
      <w:r>
        <w:t xml:space="preserve"> provided by the Agricultural Research Foundation at Oregon State University</w:t>
      </w:r>
      <w:del w:id="874" w:author="Sarah Hoffman" w:date="2022-11-05T22:43:00Z">
        <w:r w:rsidDel="00082F59">
          <w:delText xml:space="preserve"> and USFS grant ___________</w:delText>
        </w:r>
      </w:del>
      <w:r>
        <w:t>. The Weyerhaeuser Co. provided ___________. Logging, regeneration, and funding was provided by the International Paper Co..</w:t>
      </w:r>
      <w:ins w:id="875" w:author="Sarah Hoffman" w:date="2022-11-05T22:43:00Z">
        <w:r w:rsidR="00082F59">
          <w:t xml:space="preserve"> </w:t>
        </w:r>
        <w:r w:rsidR="00082F59" w:rsidRPr="00082F59">
          <w:t xml:space="preserve">Funding was also provided by the Crown </w:t>
        </w:r>
        <w:proofErr w:type="spellStart"/>
        <w:r w:rsidR="00082F59" w:rsidRPr="00082F59">
          <w:t>Zellerbach</w:t>
        </w:r>
        <w:proofErr w:type="spellEnd"/>
        <w:r w:rsidR="00082F59" w:rsidRPr="00082F59">
          <w:t xml:space="preserve"> Corp..</w:t>
        </w:r>
        <w:r w:rsidR="00082F59">
          <w:t xml:space="preserve"> </w:t>
        </w:r>
      </w:ins>
      <w:del w:id="876" w:author="Sarah Hoffman" w:date="2022-11-05T22:43:00Z">
        <w:r w:rsidDel="00082F59">
          <w:delText xml:space="preserve"> </w:delText>
        </w:r>
      </w:del>
      <w:r>
        <w:t xml:space="preserve">The authors would like to thank Wendy Sutton, Paul Reeser, and all others responsible for establishing the plot networks and helping to collect data over the years. We also would like to thank Katherine </w:t>
      </w:r>
      <w:proofErr w:type="spellStart"/>
      <w:r>
        <w:t>Tallan</w:t>
      </w:r>
      <w:proofErr w:type="spellEnd"/>
      <w:r>
        <w:t xml:space="preserve"> and James Molyneux for statistical recommendations and consultation. The authors also extend their gratitude to Patrick Bennett, Lance David, and the FVS staff for guidance on FVS and WRDM modeling.   </w:t>
      </w:r>
    </w:p>
    <w:p w14:paraId="06B5C1FD" w14:textId="77777777" w:rsidR="00E43978" w:rsidRDefault="00E43978">
      <w:pPr>
        <w:spacing w:line="480" w:lineRule="auto"/>
        <w:rPr>
          <w:b/>
          <w:sz w:val="28"/>
          <w:szCs w:val="28"/>
        </w:rPr>
      </w:pPr>
    </w:p>
    <w:p w14:paraId="05DFB239" w14:textId="77777777" w:rsidR="00E43978" w:rsidRDefault="00000000">
      <w:pPr>
        <w:spacing w:line="480" w:lineRule="auto"/>
        <w:rPr>
          <w:sz w:val="24"/>
          <w:szCs w:val="24"/>
        </w:rPr>
      </w:pPr>
      <w:r>
        <w:rPr>
          <w:b/>
          <w:sz w:val="28"/>
          <w:szCs w:val="28"/>
        </w:rPr>
        <w:t>References</w:t>
      </w:r>
    </w:p>
    <w:p w14:paraId="71C4E7BB" w14:textId="77777777" w:rsidR="00E43978" w:rsidRDefault="00000000">
      <w:pPr>
        <w:spacing w:line="480" w:lineRule="auto"/>
        <w:ind w:left="720" w:hanging="720"/>
        <w:rPr>
          <w:sz w:val="24"/>
          <w:szCs w:val="24"/>
        </w:rPr>
      </w:pPr>
      <w:hyperlink r:id="rId42" w:anchor="bb0010" w:history="1">
        <w:r>
          <w:rPr>
            <w:rFonts w:eastAsia="Times New Roman"/>
            <w:sz w:val="24"/>
            <w:szCs w:val="24"/>
          </w:rPr>
          <w:t>Agee J.K, and Skinner C.N. (2005</w:t>
        </w:r>
      </w:hyperlink>
      <w:r>
        <w:rPr>
          <w:rFonts w:eastAsia="Times New Roman"/>
          <w:sz w:val="24"/>
          <w:szCs w:val="24"/>
        </w:rPr>
        <w:t xml:space="preserve">). Basic principles of forest fuel reduction treatments. </w:t>
      </w:r>
      <w:r>
        <w:rPr>
          <w:rFonts w:eastAsia="Times New Roman"/>
          <w:sz w:val="24"/>
          <w:szCs w:val="24"/>
        </w:rPr>
        <w:br/>
        <w:t xml:space="preserve">For. Ecol. Manage., 211 (1) , pp. 83-96. </w:t>
      </w:r>
      <w:hyperlink r:id="rId43" w:tgtFrame="Persistent link using digital object identifier">
        <w:r>
          <w:rPr>
            <w:rStyle w:val="Hyperlink"/>
            <w:color w:val="000000"/>
            <w:sz w:val="24"/>
            <w:szCs w:val="24"/>
            <w:shd w:val="clear" w:color="auto" w:fill="FFFFFF"/>
          </w:rPr>
          <w:t>https://doi.org/10.1016/j.foreco.2005.01.034</w:t>
        </w:r>
      </w:hyperlink>
    </w:p>
    <w:p w14:paraId="29FAE586" w14:textId="77777777" w:rsidR="00E43978" w:rsidRDefault="00E43978">
      <w:pPr>
        <w:spacing w:line="480" w:lineRule="auto"/>
        <w:ind w:left="720" w:hanging="720"/>
        <w:rPr>
          <w:rFonts w:eastAsia="Times New Roman"/>
          <w:sz w:val="24"/>
          <w:szCs w:val="24"/>
        </w:rPr>
      </w:pPr>
    </w:p>
    <w:p w14:paraId="1944116F" w14:textId="77777777" w:rsidR="00E43978" w:rsidRDefault="00000000">
      <w:pPr>
        <w:spacing w:line="480" w:lineRule="auto"/>
        <w:ind w:left="720" w:hanging="720"/>
        <w:rPr>
          <w:sz w:val="24"/>
          <w:szCs w:val="24"/>
        </w:rPr>
      </w:pPr>
      <w:r>
        <w:rPr>
          <w:rFonts w:eastAsia="Times New Roman"/>
          <w:sz w:val="24"/>
          <w:szCs w:val="24"/>
        </w:rPr>
        <w:t xml:space="preserve">Angwin, P. A. (1985). Environmental factors influencing the rate of spread of Phellinus </w:t>
      </w:r>
      <w:proofErr w:type="spellStart"/>
      <w:r>
        <w:rPr>
          <w:rFonts w:eastAsia="Times New Roman"/>
          <w:sz w:val="24"/>
          <w:szCs w:val="24"/>
        </w:rPr>
        <w:t>weirii</w:t>
      </w:r>
      <w:proofErr w:type="spellEnd"/>
      <w:r>
        <w:rPr>
          <w:rFonts w:eastAsia="Times New Roman"/>
          <w:sz w:val="24"/>
          <w:szCs w:val="24"/>
        </w:rPr>
        <w:t>(</w:t>
      </w:r>
      <w:proofErr w:type="spellStart"/>
      <w:r>
        <w:rPr>
          <w:rFonts w:eastAsia="Times New Roman"/>
          <w:sz w:val="24"/>
          <w:szCs w:val="24"/>
        </w:rPr>
        <w:t>Murr</w:t>
      </w:r>
      <w:proofErr w:type="spellEnd"/>
      <w:r>
        <w:rPr>
          <w:rFonts w:eastAsia="Times New Roman"/>
          <w:sz w:val="24"/>
          <w:szCs w:val="24"/>
        </w:rPr>
        <w:t xml:space="preserve">.) Gilbertson in young-growth Douglas-fir. Oregon State University, Corvallis, Oregon, master’s thesis. 107 p., </w:t>
      </w:r>
      <w:hyperlink r:id="rId44">
        <w:r>
          <w:rPr>
            <w:rStyle w:val="Hyperlink"/>
            <w:color w:val="000000"/>
            <w:sz w:val="24"/>
            <w:szCs w:val="24"/>
            <w:shd w:val="clear" w:color="auto" w:fill="FFFFFF"/>
          </w:rPr>
          <w:t>https://ir.library.oregonstate.edu/concern/graduate_thesis_or_dissertations/k930c098s</w:t>
        </w:r>
      </w:hyperlink>
    </w:p>
    <w:p w14:paraId="635D9B4D" w14:textId="77777777" w:rsidR="00E43978" w:rsidRDefault="00E43978">
      <w:pPr>
        <w:spacing w:line="480" w:lineRule="auto"/>
        <w:ind w:left="720" w:hanging="720"/>
        <w:rPr>
          <w:b/>
          <w:sz w:val="24"/>
          <w:szCs w:val="24"/>
        </w:rPr>
      </w:pPr>
    </w:p>
    <w:p w14:paraId="191BB9DC" w14:textId="77777777" w:rsidR="00E43978" w:rsidRDefault="00000000">
      <w:pPr>
        <w:spacing w:line="480" w:lineRule="auto"/>
        <w:ind w:left="720" w:hanging="720"/>
        <w:rPr>
          <w:sz w:val="24"/>
          <w:szCs w:val="24"/>
        </w:rPr>
      </w:pPr>
      <w:r>
        <w:rPr>
          <w:rFonts w:eastAsia="Times New Roman"/>
          <w:sz w:val="24"/>
          <w:szCs w:val="24"/>
        </w:rPr>
        <w:t xml:space="preserve">  Douglas Bates, Martin </w:t>
      </w:r>
      <w:proofErr w:type="spellStart"/>
      <w:r>
        <w:rPr>
          <w:rFonts w:eastAsia="Times New Roman"/>
          <w:sz w:val="24"/>
          <w:szCs w:val="24"/>
        </w:rPr>
        <w:t>Maechler</w:t>
      </w:r>
      <w:proofErr w:type="spellEnd"/>
      <w:r>
        <w:rPr>
          <w:rFonts w:eastAsia="Times New Roman"/>
          <w:sz w:val="24"/>
          <w:szCs w:val="24"/>
        </w:rPr>
        <w:t xml:space="preserve">, Ben </w:t>
      </w:r>
      <w:proofErr w:type="spellStart"/>
      <w:r>
        <w:rPr>
          <w:rFonts w:eastAsia="Times New Roman"/>
          <w:sz w:val="24"/>
          <w:szCs w:val="24"/>
        </w:rPr>
        <w:t>Bolker</w:t>
      </w:r>
      <w:proofErr w:type="spellEnd"/>
      <w:r>
        <w:rPr>
          <w:rFonts w:eastAsia="Times New Roman"/>
          <w:sz w:val="24"/>
          <w:szCs w:val="24"/>
        </w:rPr>
        <w:t>, Steve Walker (2015). Fitting Linear Mixed-Effects Models Using lme4. Journal of</w:t>
      </w:r>
    </w:p>
    <w:p w14:paraId="57B5DB14" w14:textId="77777777" w:rsidR="00E43978" w:rsidRDefault="00000000">
      <w:pPr>
        <w:spacing w:line="480" w:lineRule="auto"/>
        <w:ind w:left="720" w:hanging="720"/>
        <w:rPr>
          <w:sz w:val="24"/>
          <w:szCs w:val="24"/>
        </w:rPr>
      </w:pPr>
      <w:r>
        <w:rPr>
          <w:rFonts w:eastAsia="Times New Roman"/>
          <w:sz w:val="24"/>
          <w:szCs w:val="24"/>
        </w:rPr>
        <w:t xml:space="preserve">  Statistical Software, 67(1), 1-48. doi:10.18637/jss.v067.i01.</w:t>
      </w:r>
    </w:p>
    <w:p w14:paraId="76A263E8" w14:textId="77777777" w:rsidR="00E43978" w:rsidRDefault="00E43978">
      <w:pPr>
        <w:spacing w:line="480" w:lineRule="auto"/>
        <w:ind w:left="720" w:hanging="720"/>
        <w:rPr>
          <w:sz w:val="24"/>
          <w:szCs w:val="24"/>
        </w:rPr>
      </w:pPr>
    </w:p>
    <w:p w14:paraId="4EDFACB9" w14:textId="58786FDF" w:rsidR="00E43978" w:rsidRDefault="00000000">
      <w:pPr>
        <w:spacing w:line="480" w:lineRule="auto"/>
        <w:ind w:left="720" w:hanging="720"/>
        <w:rPr>
          <w:rStyle w:val="Hyperlink"/>
          <w:color w:val="000000"/>
          <w:sz w:val="24"/>
          <w:szCs w:val="24"/>
          <w:shd w:val="clear" w:color="auto" w:fill="FFFFFF"/>
        </w:rPr>
      </w:pPr>
      <w:r>
        <w:rPr>
          <w:rFonts w:eastAsia="Times New Roman"/>
          <w:sz w:val="24"/>
          <w:szCs w:val="24"/>
        </w:rPr>
        <w:t xml:space="preserve">Bennett, P.I., </w:t>
      </w:r>
      <w:proofErr w:type="spellStart"/>
      <w:r>
        <w:rPr>
          <w:rFonts w:eastAsia="Times New Roman"/>
          <w:sz w:val="24"/>
          <w:szCs w:val="24"/>
        </w:rPr>
        <w:t>Tabima</w:t>
      </w:r>
      <w:proofErr w:type="spellEnd"/>
      <w:r>
        <w:rPr>
          <w:rFonts w:eastAsia="Times New Roman"/>
          <w:sz w:val="24"/>
          <w:szCs w:val="24"/>
        </w:rPr>
        <w:t xml:space="preserve">, J.F., Leon A.L., Browning J., Wingfield M.J. and </w:t>
      </w:r>
      <w:proofErr w:type="spellStart"/>
      <w:r>
        <w:rPr>
          <w:rFonts w:eastAsia="Times New Roman"/>
          <w:sz w:val="24"/>
          <w:szCs w:val="24"/>
        </w:rPr>
        <w:t>LeBoldus</w:t>
      </w:r>
      <w:proofErr w:type="spellEnd"/>
      <w:r>
        <w:rPr>
          <w:rFonts w:eastAsia="Times New Roman"/>
          <w:sz w:val="24"/>
          <w:szCs w:val="24"/>
        </w:rPr>
        <w:t xml:space="preserve"> J.M. (2021). Spatial Genetic Structure of the Insect-Vectored Conifer Pathogen </w:t>
      </w:r>
      <w:proofErr w:type="spellStart"/>
      <w:r>
        <w:rPr>
          <w:rFonts w:eastAsia="Times New Roman"/>
          <w:sz w:val="24"/>
          <w:szCs w:val="24"/>
        </w:rPr>
        <w:t>Leptographium</w:t>
      </w:r>
      <w:proofErr w:type="spellEnd"/>
      <w:r>
        <w:rPr>
          <w:rFonts w:eastAsia="Times New Roman"/>
          <w:sz w:val="24"/>
          <w:szCs w:val="24"/>
        </w:rPr>
        <w:t xml:space="preserve"> </w:t>
      </w:r>
      <w:proofErr w:type="spellStart"/>
      <w:r>
        <w:rPr>
          <w:rFonts w:eastAsia="Times New Roman"/>
          <w:sz w:val="24"/>
          <w:szCs w:val="24"/>
        </w:rPr>
        <w:t>wageneri</w:t>
      </w:r>
      <w:proofErr w:type="spellEnd"/>
      <w:r>
        <w:rPr>
          <w:rFonts w:eastAsia="Times New Roman"/>
          <w:sz w:val="24"/>
          <w:szCs w:val="24"/>
        </w:rPr>
        <w:t xml:space="preserve"> Suggests Long Distance Gene Flow Among Douglas-fir Plantations in Western Oregon. Front. For. Glob. Change 4:695981. </w:t>
      </w:r>
      <w:hyperlink r:id="rId45">
        <w:r>
          <w:rPr>
            <w:rStyle w:val="Hyperlink"/>
            <w:color w:val="000000"/>
            <w:sz w:val="24"/>
            <w:szCs w:val="24"/>
            <w:shd w:val="clear" w:color="auto" w:fill="FFFFFF"/>
          </w:rPr>
          <w:t>https://doi.org/10.3389/ffgc.2021.695981</w:t>
        </w:r>
      </w:hyperlink>
    </w:p>
    <w:p w14:paraId="1F6898AD" w14:textId="1BD2C051" w:rsidR="007855E5" w:rsidRDefault="007855E5">
      <w:pPr>
        <w:spacing w:line="480" w:lineRule="auto"/>
        <w:ind w:left="720" w:hanging="720"/>
        <w:rPr>
          <w:rStyle w:val="Hyperlink"/>
          <w:color w:val="000000"/>
          <w:sz w:val="24"/>
          <w:szCs w:val="24"/>
          <w:shd w:val="clear" w:color="auto" w:fill="FFFFFF"/>
        </w:rPr>
      </w:pPr>
    </w:p>
    <w:p w14:paraId="381906C9" w14:textId="77777777" w:rsidR="007855E5" w:rsidRPr="007855E5" w:rsidRDefault="007855E5" w:rsidP="007855E5">
      <w:pPr>
        <w:spacing w:line="480" w:lineRule="auto"/>
        <w:ind w:left="720" w:hanging="720"/>
        <w:rPr>
          <w:sz w:val="24"/>
          <w:szCs w:val="24"/>
        </w:rPr>
      </w:pPr>
    </w:p>
    <w:p w14:paraId="575A925D" w14:textId="72DD5A82" w:rsidR="007855E5" w:rsidRPr="007855E5" w:rsidRDefault="007855E5" w:rsidP="007855E5">
      <w:pPr>
        <w:spacing w:line="480" w:lineRule="auto"/>
        <w:ind w:left="720" w:hanging="720"/>
        <w:rPr>
          <w:sz w:val="24"/>
          <w:szCs w:val="24"/>
        </w:rPr>
      </w:pPr>
      <w:r w:rsidRPr="007855E5">
        <w:rPr>
          <w:sz w:val="24"/>
          <w:szCs w:val="24"/>
        </w:rPr>
        <w:t xml:space="preserve">Blanchette, R. A. 1980: Wood decomposition by Phellinus (Fomes) </w:t>
      </w:r>
      <w:proofErr w:type="spellStart"/>
      <w:r w:rsidRPr="007855E5">
        <w:rPr>
          <w:sz w:val="24"/>
          <w:szCs w:val="24"/>
        </w:rPr>
        <w:t>pini</w:t>
      </w:r>
      <w:proofErr w:type="spellEnd"/>
      <w:r w:rsidRPr="007855E5">
        <w:rPr>
          <w:sz w:val="24"/>
          <w:szCs w:val="24"/>
        </w:rPr>
        <w:t>: a scanning electron microscopy study. Can. J. Bot. 58: 1496–1503</w:t>
      </w:r>
    </w:p>
    <w:p w14:paraId="48ADDC3E" w14:textId="77777777" w:rsidR="007855E5" w:rsidRPr="007855E5" w:rsidRDefault="007855E5" w:rsidP="007855E5">
      <w:pPr>
        <w:spacing w:line="480" w:lineRule="auto"/>
        <w:ind w:left="720" w:hanging="720"/>
        <w:rPr>
          <w:sz w:val="24"/>
          <w:szCs w:val="24"/>
        </w:rPr>
      </w:pPr>
    </w:p>
    <w:p w14:paraId="75F20F58" w14:textId="77777777" w:rsidR="00E43978" w:rsidRDefault="00E43978">
      <w:pPr>
        <w:spacing w:line="480" w:lineRule="auto"/>
        <w:rPr>
          <w:b/>
          <w:sz w:val="24"/>
          <w:szCs w:val="24"/>
        </w:rPr>
      </w:pPr>
    </w:p>
    <w:p w14:paraId="409C1D32" w14:textId="451F9A9B" w:rsidR="007855E5" w:rsidRDefault="00000000" w:rsidP="007855E5">
      <w:pPr>
        <w:spacing w:line="480" w:lineRule="auto"/>
        <w:ind w:left="720" w:hanging="720"/>
        <w:rPr>
          <w:rFonts w:eastAsia="Times New Roman"/>
          <w:sz w:val="24"/>
          <w:szCs w:val="24"/>
        </w:rPr>
      </w:pPr>
      <w:r>
        <w:rPr>
          <w:rFonts w:eastAsia="Times New Roman"/>
          <w:sz w:val="24"/>
          <w:szCs w:val="24"/>
        </w:rPr>
        <w:lastRenderedPageBreak/>
        <w:t xml:space="preserve">Bloomberg, W. J., </w:t>
      </w:r>
      <w:proofErr w:type="spellStart"/>
      <w:r>
        <w:rPr>
          <w:rFonts w:eastAsia="Times New Roman"/>
          <w:sz w:val="24"/>
          <w:szCs w:val="24"/>
        </w:rPr>
        <w:t>Cumberbirch</w:t>
      </w:r>
      <w:proofErr w:type="spellEnd"/>
      <w:r>
        <w:rPr>
          <w:rFonts w:eastAsia="Times New Roman"/>
          <w:sz w:val="24"/>
          <w:szCs w:val="24"/>
        </w:rPr>
        <w:t xml:space="preserve">, P. M., and Wallis, G. W. (1980). A ground survey method for estimating loss caused by Phellinus </w:t>
      </w:r>
      <w:proofErr w:type="spellStart"/>
      <w:r>
        <w:rPr>
          <w:rFonts w:eastAsia="Times New Roman"/>
          <w:sz w:val="24"/>
          <w:szCs w:val="24"/>
        </w:rPr>
        <w:t>weirii</w:t>
      </w:r>
      <w:proofErr w:type="spellEnd"/>
      <w:r>
        <w:rPr>
          <w:rFonts w:eastAsia="Times New Roman"/>
          <w:sz w:val="24"/>
          <w:szCs w:val="24"/>
        </w:rPr>
        <w:t xml:space="preserve"> root rot, Can. For. Serv. Pacific For. Res. Cent., Victoria, B C. (BC-R-3; BC-R-4).</w:t>
      </w:r>
    </w:p>
    <w:p w14:paraId="687B15BB" w14:textId="1F20743D" w:rsidR="007855E5" w:rsidRDefault="007855E5" w:rsidP="007855E5">
      <w:pPr>
        <w:spacing w:line="480" w:lineRule="auto"/>
        <w:ind w:left="720" w:hanging="720"/>
        <w:rPr>
          <w:rFonts w:eastAsia="Times New Roman"/>
          <w:sz w:val="24"/>
          <w:szCs w:val="24"/>
        </w:rPr>
      </w:pPr>
    </w:p>
    <w:p w14:paraId="3B181603" w14:textId="2C4FD504" w:rsidR="007855E5" w:rsidRPr="007855E5" w:rsidRDefault="007855E5" w:rsidP="007855E5">
      <w:pPr>
        <w:spacing w:line="480" w:lineRule="auto"/>
        <w:ind w:left="720" w:hanging="720"/>
        <w:rPr>
          <w:rFonts w:eastAsia="Times New Roman"/>
          <w:sz w:val="24"/>
          <w:szCs w:val="24"/>
        </w:rPr>
      </w:pPr>
      <w:r w:rsidRPr="002710AB">
        <w:rPr>
          <w:color w:val="24292F"/>
          <w:sz w:val="24"/>
          <w:szCs w:val="24"/>
          <w:shd w:val="clear" w:color="auto" w:fill="FFFFFF"/>
        </w:rPr>
        <w:t xml:space="preserve">Bloomberg, W. J., &amp; Reynolds, G. (1985). Growth loss and mortality in laminated root rot infection centers in second-growth </w:t>
      </w:r>
      <w:r>
        <w:rPr>
          <w:color w:val="24292F"/>
          <w:sz w:val="24"/>
          <w:szCs w:val="24"/>
          <w:shd w:val="clear" w:color="auto" w:fill="FFFFFF"/>
        </w:rPr>
        <w:t xml:space="preserve">P. </w:t>
      </w:r>
      <w:proofErr w:type="spellStart"/>
      <w:r>
        <w:rPr>
          <w:color w:val="24292F"/>
          <w:sz w:val="24"/>
          <w:szCs w:val="24"/>
          <w:shd w:val="clear" w:color="auto" w:fill="FFFFFF"/>
        </w:rPr>
        <w:t>menziesii</w:t>
      </w:r>
      <w:proofErr w:type="spellEnd"/>
      <w:r w:rsidRPr="002710AB">
        <w:rPr>
          <w:color w:val="24292F"/>
          <w:sz w:val="24"/>
          <w:szCs w:val="24"/>
          <w:shd w:val="clear" w:color="auto" w:fill="FFFFFF"/>
        </w:rPr>
        <w:t xml:space="preserve"> on Vancouver Island. Forest science, 31(2), 497-508.</w:t>
      </w:r>
    </w:p>
    <w:p w14:paraId="550BE102" w14:textId="77777777" w:rsidR="00E43978" w:rsidRDefault="00E43978">
      <w:pPr>
        <w:spacing w:line="480" w:lineRule="auto"/>
        <w:ind w:left="720" w:hanging="720"/>
        <w:rPr>
          <w:rFonts w:eastAsia="Times New Roman"/>
          <w:sz w:val="24"/>
          <w:szCs w:val="24"/>
        </w:rPr>
      </w:pPr>
    </w:p>
    <w:p w14:paraId="6B3416C1" w14:textId="42200754" w:rsidR="0073125D" w:rsidRDefault="00000000" w:rsidP="0073125D">
      <w:pPr>
        <w:spacing w:line="480" w:lineRule="auto"/>
        <w:ind w:left="720" w:hanging="720"/>
        <w:rPr>
          <w:rFonts w:eastAsia="Times New Roman"/>
          <w:sz w:val="24"/>
          <w:szCs w:val="24"/>
        </w:rPr>
      </w:pPr>
      <w:r>
        <w:rPr>
          <w:rFonts w:eastAsia="Times New Roman"/>
          <w:sz w:val="24"/>
          <w:szCs w:val="24"/>
        </w:rPr>
        <w:t>Canavan, S. J., &amp; Ramm, C. W. (2000). Accuracy and precision of 10 year predictions for Forest Vegetation Simulator—Lake States. Northern Journal of Applied Forestry, 17(2), 62-70 pp.</w:t>
      </w:r>
    </w:p>
    <w:p w14:paraId="519ED3F1" w14:textId="77777777" w:rsidR="0073125D" w:rsidRDefault="0073125D">
      <w:pPr>
        <w:spacing w:line="480" w:lineRule="auto"/>
        <w:ind w:left="720" w:hanging="720"/>
        <w:rPr>
          <w:rFonts w:eastAsia="Times New Roman"/>
          <w:sz w:val="24"/>
          <w:szCs w:val="24"/>
        </w:rPr>
      </w:pPr>
    </w:p>
    <w:p w14:paraId="4D909CC0" w14:textId="5BB6D562" w:rsidR="00E43978" w:rsidRDefault="0073125D" w:rsidP="0073125D">
      <w:pPr>
        <w:spacing w:line="480" w:lineRule="auto"/>
        <w:ind w:left="720" w:hanging="720"/>
        <w:rPr>
          <w:rFonts w:eastAsia="Times New Roman"/>
          <w:sz w:val="24"/>
          <w:szCs w:val="24"/>
        </w:rPr>
      </w:pPr>
      <w:r w:rsidRPr="0073125D">
        <w:rPr>
          <w:rFonts w:eastAsia="Times New Roman"/>
          <w:sz w:val="24"/>
          <w:szCs w:val="24"/>
        </w:rPr>
        <w:t>Childs TW. 1970. Laminated root rot</w:t>
      </w:r>
      <w:r>
        <w:rPr>
          <w:rFonts w:eastAsia="Times New Roman"/>
          <w:sz w:val="24"/>
          <w:szCs w:val="24"/>
        </w:rPr>
        <w:t xml:space="preserve"> </w:t>
      </w:r>
      <w:r w:rsidRPr="0073125D">
        <w:rPr>
          <w:rFonts w:eastAsia="Times New Roman"/>
          <w:sz w:val="24"/>
          <w:szCs w:val="24"/>
        </w:rPr>
        <w:t>of Douglas-fir in western Oregon and</w:t>
      </w:r>
      <w:r>
        <w:rPr>
          <w:rFonts w:eastAsia="Times New Roman"/>
          <w:sz w:val="24"/>
          <w:szCs w:val="24"/>
        </w:rPr>
        <w:t xml:space="preserve"> </w:t>
      </w:r>
      <w:r w:rsidRPr="0073125D">
        <w:rPr>
          <w:rFonts w:eastAsia="Times New Roman"/>
          <w:sz w:val="24"/>
          <w:szCs w:val="24"/>
        </w:rPr>
        <w:t>Washington. USDA For. Serv. Res. Pap.</w:t>
      </w:r>
      <w:r>
        <w:rPr>
          <w:rFonts w:eastAsia="Times New Roman"/>
          <w:sz w:val="24"/>
          <w:szCs w:val="24"/>
        </w:rPr>
        <w:t xml:space="preserve"> </w:t>
      </w:r>
      <w:r w:rsidRPr="0073125D">
        <w:rPr>
          <w:rFonts w:eastAsia="Times New Roman"/>
          <w:sz w:val="24"/>
          <w:szCs w:val="24"/>
        </w:rPr>
        <w:t>PNW-102. 27 pp.</w:t>
      </w:r>
    </w:p>
    <w:p w14:paraId="102502CC" w14:textId="77777777" w:rsidR="0073125D" w:rsidRDefault="0073125D" w:rsidP="0073125D">
      <w:pPr>
        <w:spacing w:line="480" w:lineRule="auto"/>
        <w:ind w:left="720" w:hanging="720"/>
        <w:rPr>
          <w:rFonts w:eastAsia="Times New Roman"/>
          <w:sz w:val="24"/>
          <w:szCs w:val="24"/>
        </w:rPr>
      </w:pPr>
    </w:p>
    <w:p w14:paraId="3FDA5F25" w14:textId="77777777" w:rsidR="00E43978" w:rsidRDefault="00000000">
      <w:pPr>
        <w:spacing w:line="480" w:lineRule="auto"/>
        <w:ind w:left="720" w:hanging="720"/>
        <w:rPr>
          <w:sz w:val="24"/>
          <w:szCs w:val="24"/>
        </w:rPr>
      </w:pPr>
      <w:r>
        <w:rPr>
          <w:rFonts w:eastAsia="Times New Roman"/>
          <w:sz w:val="24"/>
          <w:szCs w:val="24"/>
        </w:rPr>
        <w:t xml:space="preserve">Cleary, M. R., </w:t>
      </w:r>
      <w:proofErr w:type="spellStart"/>
      <w:r>
        <w:rPr>
          <w:rFonts w:eastAsia="Times New Roman"/>
          <w:sz w:val="24"/>
          <w:szCs w:val="24"/>
        </w:rPr>
        <w:t>Arhipova</w:t>
      </w:r>
      <w:proofErr w:type="spellEnd"/>
      <w:r>
        <w:rPr>
          <w:rFonts w:eastAsia="Times New Roman"/>
          <w:sz w:val="24"/>
          <w:szCs w:val="24"/>
        </w:rPr>
        <w:t xml:space="preserve">, N., Morrison, D. J., Thomsen, I. M., Sturrock, R. N., </w:t>
      </w:r>
      <w:proofErr w:type="spellStart"/>
      <w:r>
        <w:rPr>
          <w:rFonts w:eastAsia="Times New Roman"/>
          <w:sz w:val="24"/>
          <w:szCs w:val="24"/>
        </w:rPr>
        <w:t>Vasaitis</w:t>
      </w:r>
      <w:proofErr w:type="spellEnd"/>
      <w:r>
        <w:rPr>
          <w:rFonts w:eastAsia="Times New Roman"/>
          <w:sz w:val="24"/>
          <w:szCs w:val="24"/>
        </w:rPr>
        <w:t xml:space="preserve">, R., ... and </w:t>
      </w:r>
      <w:proofErr w:type="spellStart"/>
      <w:r>
        <w:rPr>
          <w:rFonts w:eastAsia="Times New Roman"/>
          <w:sz w:val="24"/>
          <w:szCs w:val="24"/>
        </w:rPr>
        <w:t>Stenlid</w:t>
      </w:r>
      <w:proofErr w:type="spellEnd"/>
      <w:r>
        <w:rPr>
          <w:rFonts w:eastAsia="Times New Roman"/>
          <w:sz w:val="24"/>
          <w:szCs w:val="24"/>
        </w:rPr>
        <w:t xml:space="preserve">, J. (2013). Stump removal to control root disease in Canada and Scandinavia: A synthesis of results from long-term trials. Forest Ecology and Management, 290, 5-14 pp. </w:t>
      </w:r>
      <w:hyperlink r:id="rId46" w:tgtFrame="Persistent link using digital object identifier">
        <w:r>
          <w:rPr>
            <w:rStyle w:val="Hyperlink"/>
            <w:color w:val="000000"/>
            <w:sz w:val="24"/>
            <w:szCs w:val="24"/>
            <w:shd w:val="clear" w:color="auto" w:fill="FFFFFF"/>
          </w:rPr>
          <w:t>https://doi.org/10.1016/j.foreco.2012.05.040</w:t>
        </w:r>
      </w:hyperlink>
    </w:p>
    <w:p w14:paraId="3780EFC6" w14:textId="77777777" w:rsidR="00E43978" w:rsidRDefault="00E43978">
      <w:pPr>
        <w:spacing w:line="480" w:lineRule="auto"/>
        <w:rPr>
          <w:rFonts w:eastAsia="Times New Roman"/>
          <w:sz w:val="24"/>
          <w:szCs w:val="24"/>
        </w:rPr>
      </w:pPr>
    </w:p>
    <w:p w14:paraId="687B56E5" w14:textId="77777777" w:rsidR="00E43978" w:rsidRDefault="00000000">
      <w:pPr>
        <w:spacing w:line="480" w:lineRule="auto"/>
        <w:ind w:left="720" w:hanging="720"/>
        <w:rPr>
          <w:rStyle w:val="Hyperlink"/>
          <w:color w:val="000000"/>
          <w:sz w:val="24"/>
          <w:szCs w:val="24"/>
          <w:shd w:val="clear" w:color="auto" w:fill="FFFFFF"/>
        </w:rPr>
      </w:pPr>
      <w:r>
        <w:rPr>
          <w:rFonts w:eastAsia="Times New Roman"/>
          <w:sz w:val="24"/>
          <w:szCs w:val="24"/>
        </w:rPr>
        <w:t xml:space="preserve">Cook, R. J., Edmonds, R. L., Klopfenstein, N. B., </w:t>
      </w:r>
      <w:proofErr w:type="spellStart"/>
      <w:r>
        <w:rPr>
          <w:rFonts w:eastAsia="Times New Roman"/>
          <w:sz w:val="24"/>
          <w:szCs w:val="24"/>
        </w:rPr>
        <w:t>Littke</w:t>
      </w:r>
      <w:proofErr w:type="spellEnd"/>
      <w:r>
        <w:rPr>
          <w:rFonts w:eastAsia="Times New Roman"/>
          <w:sz w:val="24"/>
          <w:szCs w:val="24"/>
        </w:rPr>
        <w:t xml:space="preserve">, W., McDonald, G., </w:t>
      </w:r>
      <w:proofErr w:type="spellStart"/>
      <w:r>
        <w:rPr>
          <w:rFonts w:eastAsia="Times New Roman"/>
          <w:sz w:val="24"/>
          <w:szCs w:val="24"/>
        </w:rPr>
        <w:t>Omdahl</w:t>
      </w:r>
      <w:proofErr w:type="spellEnd"/>
      <w:r>
        <w:rPr>
          <w:rFonts w:eastAsia="Times New Roman"/>
          <w:sz w:val="24"/>
          <w:szCs w:val="24"/>
        </w:rPr>
        <w:t xml:space="preserve">, D., ... and </w:t>
      </w:r>
      <w:proofErr w:type="spellStart"/>
      <w:r>
        <w:rPr>
          <w:rFonts w:eastAsia="Times New Roman"/>
          <w:sz w:val="24"/>
          <w:szCs w:val="24"/>
        </w:rPr>
        <w:t>Zambino</w:t>
      </w:r>
      <w:proofErr w:type="spellEnd"/>
      <w:r>
        <w:rPr>
          <w:rFonts w:eastAsia="Times New Roman"/>
          <w:sz w:val="24"/>
          <w:szCs w:val="24"/>
        </w:rPr>
        <w:t xml:space="preserve">, P. (2013). Opportunities for addressing laminated root rot </w:t>
      </w:r>
      <w:r>
        <w:rPr>
          <w:rFonts w:eastAsia="Times New Roman"/>
          <w:sz w:val="24"/>
          <w:szCs w:val="24"/>
        </w:rPr>
        <w:lastRenderedPageBreak/>
        <w:t xml:space="preserve">caused by Phellinus </w:t>
      </w:r>
      <w:proofErr w:type="spellStart"/>
      <w:r>
        <w:rPr>
          <w:rFonts w:eastAsia="Times New Roman"/>
          <w:sz w:val="24"/>
          <w:szCs w:val="24"/>
        </w:rPr>
        <w:t>sulphurascens</w:t>
      </w:r>
      <w:proofErr w:type="spellEnd"/>
      <w:r>
        <w:rPr>
          <w:rFonts w:eastAsia="Times New Roman"/>
          <w:sz w:val="24"/>
          <w:szCs w:val="24"/>
        </w:rPr>
        <w:t xml:space="preserve"> in Washington's forests: A Report from the Washington State Academy of Sciences in cooperation with the Washington State Department of Natural Resources. Olympia, WA: Washington State Academy of Sciences, p. 110. </w:t>
      </w:r>
      <w:hyperlink r:id="rId47">
        <w:r>
          <w:rPr>
            <w:rStyle w:val="Hyperlink"/>
            <w:color w:val="000000"/>
            <w:sz w:val="24"/>
            <w:szCs w:val="24"/>
            <w:shd w:val="clear" w:color="auto" w:fill="FFFFFF"/>
          </w:rPr>
          <w:t>https://www.fs.usda.gov/treesearch/pubs/46886</w:t>
        </w:r>
      </w:hyperlink>
    </w:p>
    <w:p w14:paraId="5EC17278" w14:textId="77777777" w:rsidR="00E43978" w:rsidRDefault="00E43978">
      <w:pPr>
        <w:spacing w:line="480" w:lineRule="auto"/>
        <w:ind w:left="720" w:hanging="720"/>
        <w:rPr>
          <w:rStyle w:val="Hyperlink"/>
          <w:color w:val="000000"/>
          <w:sz w:val="24"/>
          <w:szCs w:val="24"/>
          <w:shd w:val="clear" w:color="auto" w:fill="FFFFFF"/>
        </w:rPr>
      </w:pPr>
    </w:p>
    <w:p w14:paraId="3E515949" w14:textId="77777777" w:rsidR="00E43978" w:rsidRDefault="00000000">
      <w:pPr>
        <w:spacing w:line="480" w:lineRule="auto"/>
        <w:ind w:left="720" w:hanging="720"/>
        <w:rPr>
          <w:rFonts w:eastAsia="Times New Roman"/>
          <w:sz w:val="24"/>
          <w:szCs w:val="24"/>
        </w:rPr>
      </w:pPr>
      <w:r>
        <w:rPr>
          <w:rFonts w:eastAsia="Times New Roman"/>
          <w:sz w:val="24"/>
          <w:szCs w:val="24"/>
        </w:rPr>
        <w:t xml:space="preserve">David, L. R. (2018). User Friendly User’s Guide To the Western Root Disease Model Version 3.0. Forest management Service Center. Fort Collins, CO. 29-30 pp.  </w:t>
      </w:r>
      <w:hyperlink r:id="rId48">
        <w:r>
          <w:rPr>
            <w:rStyle w:val="Hyperlink"/>
            <w:sz w:val="24"/>
            <w:szCs w:val="24"/>
            <w:shd w:val="clear" w:color="auto" w:fill="FFFFFF"/>
          </w:rPr>
          <w:t>https://www.fs.fed.us/foresthealth/technology/pdfs/WesternRootDiseaseModelV3-0UserGuide2018.pdf</w:t>
        </w:r>
      </w:hyperlink>
      <w:r>
        <w:rPr>
          <w:rFonts w:eastAsia="Times New Roman"/>
          <w:sz w:val="24"/>
          <w:szCs w:val="24"/>
        </w:rPr>
        <w:t xml:space="preserve"> </w:t>
      </w:r>
    </w:p>
    <w:p w14:paraId="51DB0A61" w14:textId="77777777" w:rsidR="00E43978" w:rsidRDefault="00E43978">
      <w:pPr>
        <w:spacing w:line="480" w:lineRule="auto"/>
        <w:ind w:left="720" w:hanging="720"/>
        <w:rPr>
          <w:rFonts w:eastAsia="Times New Roman"/>
          <w:sz w:val="24"/>
          <w:szCs w:val="24"/>
        </w:rPr>
      </w:pPr>
    </w:p>
    <w:p w14:paraId="5B2A024E" w14:textId="77777777" w:rsidR="00E43978" w:rsidRDefault="00000000">
      <w:pPr>
        <w:spacing w:line="480" w:lineRule="auto"/>
        <w:ind w:left="720" w:hanging="720"/>
        <w:rPr>
          <w:sz w:val="24"/>
          <w:szCs w:val="24"/>
        </w:rPr>
      </w:pPr>
      <w:r>
        <w:rPr>
          <w:sz w:val="24"/>
          <w:szCs w:val="24"/>
        </w:rPr>
        <w:t xml:space="preserve">Dickman, A. (1992) Plant pathogens and long-term ecosystem changes. The Fungal Community: Its Organization and Role in the Ecosystem Mycology Series V 9 (ed. by G. C. Carroll and D. T. </w:t>
      </w:r>
      <w:proofErr w:type="spellStart"/>
      <w:r>
        <w:rPr>
          <w:sz w:val="24"/>
          <w:szCs w:val="24"/>
        </w:rPr>
        <w:t>Wicklow</w:t>
      </w:r>
      <w:proofErr w:type="spellEnd"/>
      <w:r>
        <w:rPr>
          <w:sz w:val="24"/>
          <w:szCs w:val="24"/>
        </w:rPr>
        <w:t>), pp. 499 – 520. Marcel Dekker, New York, New York.</w:t>
      </w:r>
    </w:p>
    <w:p w14:paraId="75A746B8" w14:textId="77777777" w:rsidR="00E43978" w:rsidRDefault="00E43978">
      <w:pPr>
        <w:spacing w:line="480" w:lineRule="auto"/>
        <w:ind w:left="720" w:hanging="720"/>
        <w:rPr>
          <w:sz w:val="24"/>
          <w:szCs w:val="24"/>
        </w:rPr>
      </w:pPr>
    </w:p>
    <w:p w14:paraId="2D50FFA0" w14:textId="77777777" w:rsidR="00E43978" w:rsidRDefault="00000000">
      <w:pPr>
        <w:spacing w:line="480" w:lineRule="auto"/>
        <w:ind w:left="720" w:hanging="720"/>
        <w:rPr>
          <w:sz w:val="24"/>
          <w:szCs w:val="24"/>
        </w:rPr>
      </w:pPr>
      <w:r>
        <w:rPr>
          <w:sz w:val="24"/>
          <w:szCs w:val="24"/>
        </w:rPr>
        <w:t>Dickman, A. &amp; Cook, S. (1989) Fire and fungus in a mountain hemlock forest. Canadian Journal of Botany, 67, 2005 – 16</w:t>
      </w:r>
    </w:p>
    <w:p w14:paraId="176B5D7E" w14:textId="77777777" w:rsidR="00E43978" w:rsidRDefault="00E43978">
      <w:pPr>
        <w:spacing w:line="480" w:lineRule="auto"/>
        <w:rPr>
          <w:sz w:val="24"/>
          <w:szCs w:val="24"/>
        </w:rPr>
      </w:pPr>
    </w:p>
    <w:p w14:paraId="0CEE5F60" w14:textId="77777777" w:rsidR="00E43978" w:rsidRDefault="00000000">
      <w:pPr>
        <w:spacing w:line="480" w:lineRule="auto"/>
        <w:ind w:left="720" w:hanging="720"/>
        <w:rPr>
          <w:sz w:val="24"/>
          <w:szCs w:val="24"/>
        </w:rPr>
      </w:pPr>
      <w:r>
        <w:rPr>
          <w:rFonts w:eastAsia="Times New Roman"/>
          <w:sz w:val="24"/>
          <w:szCs w:val="24"/>
        </w:rPr>
        <w:t xml:space="preserve">ESRI (2011) ArcGIS desktop: version 2.8.0 [computer software]. Environme91ntal Systems Research Institute, Redlands, California. </w:t>
      </w:r>
    </w:p>
    <w:p w14:paraId="2FCDACFC" w14:textId="77777777" w:rsidR="00E43978" w:rsidRDefault="00E43978">
      <w:pPr>
        <w:spacing w:line="480" w:lineRule="auto"/>
        <w:ind w:left="720" w:hanging="720"/>
        <w:rPr>
          <w:rFonts w:eastAsia="Times New Roman"/>
          <w:sz w:val="24"/>
          <w:szCs w:val="24"/>
        </w:rPr>
      </w:pPr>
    </w:p>
    <w:p w14:paraId="0072017D" w14:textId="77777777" w:rsidR="00E43978" w:rsidRDefault="00000000">
      <w:pPr>
        <w:spacing w:line="480" w:lineRule="auto"/>
        <w:ind w:left="720" w:hanging="720"/>
        <w:rPr>
          <w:sz w:val="24"/>
          <w:szCs w:val="24"/>
        </w:rPr>
      </w:pPr>
      <w:r>
        <w:rPr>
          <w:rFonts w:eastAsia="Times New Roman"/>
          <w:sz w:val="24"/>
          <w:szCs w:val="24"/>
        </w:rPr>
        <w:lastRenderedPageBreak/>
        <w:t xml:space="preserve">Fairweather, M. L., McMillin, J., Rogers, T., Conklin, D., Fitzgibbon, B. (2006). Field guide to insects and diseases of Arizona and New Mexico forests. USDA Forest Service, Southwestern Region. </w:t>
      </w:r>
      <w:r>
        <w:rPr>
          <w:rStyle w:val="Hyperlink"/>
          <w:color w:val="000000"/>
          <w:sz w:val="24"/>
          <w:szCs w:val="24"/>
          <w:shd w:val="clear" w:color="auto" w:fill="FFFFFF"/>
        </w:rPr>
        <w:t>https://www.fs.usda.gov/Internet/FSE_DOCUMENTS/fsbdev3_020984.pdf</w:t>
      </w:r>
    </w:p>
    <w:p w14:paraId="30AFC5E5" w14:textId="77777777" w:rsidR="00E43978" w:rsidRDefault="00E43978">
      <w:pPr>
        <w:spacing w:line="480" w:lineRule="auto"/>
        <w:ind w:left="720" w:hanging="720"/>
        <w:rPr>
          <w:rFonts w:eastAsia="Times New Roman"/>
          <w:sz w:val="24"/>
          <w:szCs w:val="24"/>
        </w:rPr>
      </w:pPr>
    </w:p>
    <w:p w14:paraId="62479F7B" w14:textId="19193246" w:rsidR="00E43978" w:rsidRDefault="00000000">
      <w:pPr>
        <w:spacing w:line="480" w:lineRule="auto"/>
        <w:ind w:left="720" w:hanging="720"/>
        <w:rPr>
          <w:rStyle w:val="Hyperlink"/>
          <w:color w:val="000000"/>
          <w:sz w:val="24"/>
          <w:szCs w:val="24"/>
          <w:shd w:val="clear" w:color="auto" w:fill="FFFFFF"/>
        </w:rPr>
      </w:pPr>
      <w:r>
        <w:rPr>
          <w:rFonts w:eastAsia="Times New Roman"/>
          <w:sz w:val="24"/>
          <w:szCs w:val="24"/>
        </w:rPr>
        <w:t xml:space="preserve">Frankel, S. J., technical coordinator. (1998). User’s guide to the Western Root Disease Model, version 3.0. Gen. Tech. Rep. PSW-GTR-165. Albany, CA: Pacific Southwest Research Station, Forest Service, U.S. Department of Agriculture. 166 p. </w:t>
      </w:r>
      <w:hyperlink r:id="rId49">
        <w:r>
          <w:rPr>
            <w:rStyle w:val="Hyperlink"/>
            <w:color w:val="000000"/>
            <w:sz w:val="24"/>
            <w:szCs w:val="24"/>
            <w:shd w:val="clear" w:color="auto" w:fill="FFFFFF"/>
          </w:rPr>
          <w:t>https://doi.org/10.2737/PSW-GTR-165</w:t>
        </w:r>
      </w:hyperlink>
    </w:p>
    <w:p w14:paraId="76AA5775" w14:textId="61BFB681" w:rsidR="00F92210" w:rsidRDefault="00F92210">
      <w:pPr>
        <w:spacing w:line="480" w:lineRule="auto"/>
        <w:ind w:left="720" w:hanging="720"/>
        <w:rPr>
          <w:rStyle w:val="Hyperlink"/>
          <w:color w:val="000000"/>
          <w:sz w:val="24"/>
          <w:szCs w:val="24"/>
          <w:shd w:val="clear" w:color="auto" w:fill="FFFFFF"/>
        </w:rPr>
      </w:pPr>
    </w:p>
    <w:p w14:paraId="121038F7" w14:textId="3810BDA0" w:rsidR="00D542E7" w:rsidRPr="00F92210" w:rsidRDefault="00F92210" w:rsidP="00F92210">
      <w:pPr>
        <w:spacing w:line="480" w:lineRule="auto"/>
        <w:ind w:left="720" w:hanging="720"/>
        <w:rPr>
          <w:rFonts w:eastAsia="Times New Roman"/>
          <w:sz w:val="24"/>
          <w:szCs w:val="24"/>
        </w:rPr>
      </w:pPr>
      <w:r w:rsidRPr="00F92210">
        <w:rPr>
          <w:rFonts w:eastAsia="Times New Roman"/>
          <w:sz w:val="24"/>
          <w:szCs w:val="24"/>
        </w:rPr>
        <w:t>Frankel, S.J.; Wilson, L.J.; Slaughter, G. 1998. A comparison between western root disease model predictions and real data. In: Frankel, S.J., ed. User’s guide to the Western Root Disease Model, Version 3.0 Gen. Tech. Rep. PSW-GTR-165. Albany, CA: U.S. Department of Agriculture, Forest Service, Pacific Southwest Research Station: 131–138</w:t>
      </w:r>
    </w:p>
    <w:p w14:paraId="6BC205BC" w14:textId="77777777" w:rsidR="00D542E7" w:rsidRDefault="00D542E7">
      <w:pPr>
        <w:spacing w:line="480" w:lineRule="auto"/>
        <w:ind w:left="720" w:hanging="720"/>
        <w:rPr>
          <w:sz w:val="24"/>
          <w:szCs w:val="24"/>
          <w:shd w:val="clear" w:color="auto" w:fill="FFFFFF"/>
        </w:rPr>
      </w:pPr>
    </w:p>
    <w:p w14:paraId="4ADEBAFF" w14:textId="77777777" w:rsidR="00E43978" w:rsidRDefault="00000000">
      <w:pPr>
        <w:spacing w:line="480" w:lineRule="auto"/>
        <w:ind w:left="720" w:hanging="720"/>
        <w:rPr>
          <w:sz w:val="24"/>
          <w:szCs w:val="24"/>
        </w:rPr>
      </w:pPr>
      <w:hyperlink r:id="rId50" w:anchor="bb0120" w:history="1">
        <w:r>
          <w:rPr>
            <w:rFonts w:eastAsia="Times New Roman"/>
            <w:sz w:val="24"/>
            <w:szCs w:val="24"/>
          </w:rPr>
          <w:t>Franklin J.F. and Johnson K.N. (2012</w:t>
        </w:r>
      </w:hyperlink>
      <w:r>
        <w:rPr>
          <w:rFonts w:eastAsia="Times New Roman"/>
          <w:sz w:val="24"/>
          <w:szCs w:val="24"/>
        </w:rPr>
        <w:t xml:space="preserve">). A restoration framework for federal forests in the Pacific Northwest. J. Forest., 110 (2012), pp. 429-439. </w:t>
      </w:r>
      <w:hyperlink r:id="rId51">
        <w:r>
          <w:rPr>
            <w:rStyle w:val="Hyperlink"/>
            <w:color w:val="000000"/>
            <w:sz w:val="24"/>
            <w:szCs w:val="24"/>
            <w:shd w:val="clear" w:color="auto" w:fill="FFFFFF"/>
          </w:rPr>
          <w:t>https://doi.org/10.5849/jof.10-006</w:t>
        </w:r>
      </w:hyperlink>
    </w:p>
    <w:p w14:paraId="5DB8B8A7" w14:textId="77777777" w:rsidR="00E43978" w:rsidRDefault="00E43978">
      <w:pPr>
        <w:spacing w:line="480" w:lineRule="auto"/>
        <w:ind w:left="720" w:hanging="720"/>
        <w:rPr>
          <w:rFonts w:eastAsia="Times New Roman"/>
          <w:sz w:val="24"/>
          <w:szCs w:val="24"/>
        </w:rPr>
      </w:pPr>
    </w:p>
    <w:p w14:paraId="1290CDB7" w14:textId="77777777" w:rsidR="00E43978" w:rsidRDefault="00000000">
      <w:pPr>
        <w:spacing w:line="480" w:lineRule="auto"/>
        <w:ind w:left="720" w:hanging="720"/>
        <w:rPr>
          <w:sz w:val="24"/>
          <w:szCs w:val="24"/>
        </w:rPr>
      </w:pPr>
      <w:r>
        <w:rPr>
          <w:rFonts w:eastAsia="Times New Roman"/>
          <w:sz w:val="24"/>
          <w:szCs w:val="24"/>
        </w:rPr>
        <w:t xml:space="preserve">Furniss, M. M. and </w:t>
      </w:r>
      <w:proofErr w:type="spellStart"/>
      <w:r>
        <w:rPr>
          <w:rFonts w:eastAsia="Times New Roman"/>
          <w:sz w:val="24"/>
          <w:szCs w:val="24"/>
        </w:rPr>
        <w:t>Kegley</w:t>
      </w:r>
      <w:proofErr w:type="spellEnd"/>
      <w:r>
        <w:rPr>
          <w:rFonts w:eastAsia="Times New Roman"/>
          <w:sz w:val="24"/>
          <w:szCs w:val="24"/>
        </w:rPr>
        <w:t>, S. J. (2014). Forest Insect and Disease Leaflet 5. US Department of Agriculture, Forest Service.</w:t>
      </w:r>
    </w:p>
    <w:p w14:paraId="5830A04C" w14:textId="77777777" w:rsidR="00E43978" w:rsidRDefault="00E43978">
      <w:pPr>
        <w:spacing w:line="480" w:lineRule="auto"/>
        <w:rPr>
          <w:sz w:val="24"/>
          <w:szCs w:val="24"/>
          <w:shd w:val="clear" w:color="auto" w:fill="FFFFFF"/>
        </w:rPr>
      </w:pPr>
    </w:p>
    <w:p w14:paraId="5C827400" w14:textId="77777777" w:rsidR="00E43978" w:rsidRDefault="00000000">
      <w:pPr>
        <w:spacing w:line="480" w:lineRule="auto"/>
        <w:ind w:left="720" w:hanging="720"/>
        <w:rPr>
          <w:sz w:val="24"/>
          <w:szCs w:val="24"/>
        </w:rPr>
      </w:pPr>
      <w:proofErr w:type="spellStart"/>
      <w:r>
        <w:rPr>
          <w:rFonts w:eastAsia="Times New Roman"/>
          <w:sz w:val="24"/>
          <w:szCs w:val="24"/>
        </w:rPr>
        <w:t>Goheen</w:t>
      </w:r>
      <w:proofErr w:type="spellEnd"/>
      <w:r>
        <w:rPr>
          <w:rFonts w:eastAsia="Times New Roman"/>
          <w:sz w:val="24"/>
          <w:szCs w:val="24"/>
        </w:rPr>
        <w:t xml:space="preserve">, D. J., and </w:t>
      </w:r>
      <w:proofErr w:type="spellStart"/>
      <w:r>
        <w:rPr>
          <w:rFonts w:eastAsia="Times New Roman"/>
          <w:sz w:val="24"/>
          <w:szCs w:val="24"/>
        </w:rPr>
        <w:t>Otrosina</w:t>
      </w:r>
      <w:proofErr w:type="spellEnd"/>
      <w:r>
        <w:rPr>
          <w:rFonts w:eastAsia="Times New Roman"/>
          <w:sz w:val="24"/>
          <w:szCs w:val="24"/>
        </w:rPr>
        <w:t xml:space="preserve">, W. J. (1998). Characteristics and consequences of root diseases in forests of western North America. In: Frankel, Susan J., tech. </w:t>
      </w:r>
      <w:proofErr w:type="spellStart"/>
      <w:r>
        <w:rPr>
          <w:rFonts w:eastAsia="Times New Roman"/>
          <w:sz w:val="24"/>
          <w:szCs w:val="24"/>
        </w:rPr>
        <w:t>coord</w:t>
      </w:r>
      <w:proofErr w:type="spellEnd"/>
      <w:r>
        <w:rPr>
          <w:rFonts w:eastAsia="Times New Roman"/>
          <w:sz w:val="24"/>
          <w:szCs w:val="24"/>
        </w:rPr>
        <w:t xml:space="preserve">. User’s guide to the western root disease model, version 3.0. Gen. Tech. Rep. PSW-GTR 165. Albany, CA: US Department of Agriculture, Forest Service, Pacific Southwest Station: 3-8 p. </w:t>
      </w:r>
      <w:r>
        <w:rPr>
          <w:rStyle w:val="Hyperlink"/>
          <w:color w:val="000000"/>
          <w:sz w:val="24"/>
          <w:szCs w:val="24"/>
          <w:shd w:val="clear" w:color="auto" w:fill="FFFFFF"/>
        </w:rPr>
        <w:t>https://www.fs.usda.gov/treesearch/pubs/1087</w:t>
      </w:r>
    </w:p>
    <w:p w14:paraId="13A90F86" w14:textId="77777777" w:rsidR="00E43978" w:rsidRDefault="00E43978">
      <w:pPr>
        <w:spacing w:line="480" w:lineRule="auto"/>
        <w:ind w:left="720" w:hanging="720"/>
        <w:rPr>
          <w:rFonts w:eastAsia="Times New Roman"/>
          <w:sz w:val="24"/>
          <w:szCs w:val="24"/>
        </w:rPr>
      </w:pPr>
    </w:p>
    <w:p w14:paraId="57C55441" w14:textId="77777777" w:rsidR="00E43978" w:rsidRDefault="00000000">
      <w:pPr>
        <w:spacing w:line="480" w:lineRule="auto"/>
        <w:ind w:left="720" w:hanging="720"/>
        <w:rPr>
          <w:sz w:val="24"/>
          <w:szCs w:val="24"/>
        </w:rPr>
      </w:pPr>
      <w:r>
        <w:rPr>
          <w:rFonts w:eastAsia="Times New Roman"/>
          <w:sz w:val="24"/>
          <w:szCs w:val="24"/>
        </w:rPr>
        <w:t xml:space="preserve">Hadfield, J. S., and Region., (1985). Laminated root rot : a guide for reducing and preventing losses in Oregon and Washington forests (Vol. 1985). [Portland, Or.] : U.S. Dept. of Agriculture, Forest Service, Pacific Northwest Region. 13 p. </w:t>
      </w:r>
      <w:hyperlink r:id="rId52">
        <w:r>
          <w:rPr>
            <w:rStyle w:val="Hyperlink"/>
            <w:color w:val="000000"/>
            <w:sz w:val="24"/>
            <w:szCs w:val="24"/>
            <w:shd w:val="clear" w:color="auto" w:fill="FFFFFF"/>
          </w:rPr>
          <w:t>https://www.biodiversitylibrary.org/bibliography/178892</w:t>
        </w:r>
      </w:hyperlink>
      <w:r>
        <w:rPr>
          <w:rStyle w:val="Hyperlink"/>
          <w:color w:val="000000"/>
          <w:sz w:val="24"/>
          <w:szCs w:val="24"/>
          <w:shd w:val="clear" w:color="auto" w:fill="FFFFFF"/>
        </w:rPr>
        <w:br/>
      </w:r>
    </w:p>
    <w:p w14:paraId="483E33E1" w14:textId="77777777" w:rsidR="00E43978" w:rsidRDefault="00000000">
      <w:pPr>
        <w:spacing w:line="480" w:lineRule="auto"/>
        <w:ind w:left="720" w:hanging="720"/>
        <w:rPr>
          <w:sz w:val="24"/>
          <w:szCs w:val="24"/>
        </w:rPr>
      </w:pPr>
      <w:r>
        <w:rPr>
          <w:rFonts w:eastAsia="Times New Roman"/>
          <w:sz w:val="24"/>
          <w:szCs w:val="24"/>
        </w:rPr>
        <w:t xml:space="preserve">Hadfield, J. S., </w:t>
      </w:r>
      <w:proofErr w:type="spellStart"/>
      <w:r>
        <w:rPr>
          <w:rFonts w:eastAsia="Times New Roman"/>
          <w:sz w:val="24"/>
          <w:szCs w:val="24"/>
        </w:rPr>
        <w:t>Goheen</w:t>
      </w:r>
      <w:proofErr w:type="spellEnd"/>
      <w:r>
        <w:rPr>
          <w:rFonts w:eastAsia="Times New Roman"/>
          <w:sz w:val="24"/>
          <w:szCs w:val="24"/>
        </w:rPr>
        <w:t xml:space="preserve">, D. J., Filip, G. M., Schmitt, C. L., Harvey, R.D., (1986). Root diseases in Oregon and Washington conifers. Portland, OR: USDA Forest Service, Pacific Northwest Region. 27 p. </w:t>
      </w:r>
      <w:r>
        <w:rPr>
          <w:rStyle w:val="Hyperlink"/>
          <w:color w:val="000000"/>
          <w:sz w:val="24"/>
          <w:szCs w:val="24"/>
          <w:shd w:val="clear" w:color="auto" w:fill="FFFFFF"/>
        </w:rPr>
        <w:t>https://www.fs.usda.gov/detail/r6/forest-grasslandhealth/?cid=fsbdev2_027376</w:t>
      </w:r>
      <w:r>
        <w:rPr>
          <w:rStyle w:val="Hyperlink"/>
          <w:color w:val="000000"/>
          <w:sz w:val="24"/>
          <w:szCs w:val="24"/>
          <w:shd w:val="clear" w:color="auto" w:fill="FFFFFF"/>
        </w:rPr>
        <w:br/>
      </w:r>
    </w:p>
    <w:p w14:paraId="155918A8" w14:textId="77777777" w:rsidR="00E43978" w:rsidRDefault="00000000">
      <w:pPr>
        <w:spacing w:line="480" w:lineRule="auto"/>
        <w:ind w:left="720" w:hanging="720"/>
        <w:rPr>
          <w:sz w:val="24"/>
          <w:szCs w:val="24"/>
        </w:rPr>
      </w:pPr>
      <w:proofErr w:type="spellStart"/>
      <w:r w:rsidRPr="00201E18">
        <w:rPr>
          <w:rFonts w:eastAsia="Times New Roman"/>
          <w:sz w:val="24"/>
          <w:szCs w:val="24"/>
          <w:lang w:val="fr-FR"/>
          <w:rPrChange w:id="877" w:author="Sarah Hoffman" w:date="2022-11-04T19:18:00Z">
            <w:rPr>
              <w:rFonts w:eastAsia="Times New Roman"/>
              <w:sz w:val="24"/>
              <w:szCs w:val="24"/>
            </w:rPr>
          </w:rPrChange>
        </w:rPr>
        <w:t>Hagle</w:t>
      </w:r>
      <w:proofErr w:type="spellEnd"/>
      <w:r w:rsidRPr="00201E18">
        <w:rPr>
          <w:rFonts w:eastAsia="Times New Roman"/>
          <w:sz w:val="24"/>
          <w:szCs w:val="24"/>
          <w:lang w:val="fr-FR"/>
          <w:rPrChange w:id="878" w:author="Sarah Hoffman" w:date="2022-11-04T19:18:00Z">
            <w:rPr>
              <w:rFonts w:eastAsia="Times New Roman"/>
              <w:sz w:val="24"/>
              <w:szCs w:val="24"/>
            </w:rPr>
          </w:rPrChange>
        </w:rPr>
        <w:t xml:space="preserve">, S. K., </w:t>
      </w:r>
      <w:proofErr w:type="spellStart"/>
      <w:r w:rsidRPr="00201E18">
        <w:rPr>
          <w:rFonts w:eastAsia="Times New Roman"/>
          <w:sz w:val="24"/>
          <w:szCs w:val="24"/>
          <w:lang w:val="fr-FR"/>
          <w:rPrChange w:id="879" w:author="Sarah Hoffman" w:date="2022-11-04T19:18:00Z">
            <w:rPr>
              <w:rFonts w:eastAsia="Times New Roman"/>
              <w:sz w:val="24"/>
              <w:szCs w:val="24"/>
            </w:rPr>
          </w:rPrChange>
        </w:rPr>
        <w:t>Tunnock</w:t>
      </w:r>
      <w:proofErr w:type="spellEnd"/>
      <w:r w:rsidRPr="00201E18">
        <w:rPr>
          <w:rFonts w:eastAsia="Times New Roman"/>
          <w:sz w:val="24"/>
          <w:szCs w:val="24"/>
          <w:lang w:val="fr-FR"/>
          <w:rPrChange w:id="880" w:author="Sarah Hoffman" w:date="2022-11-04T19:18:00Z">
            <w:rPr>
              <w:rFonts w:eastAsia="Times New Roman"/>
              <w:sz w:val="24"/>
              <w:szCs w:val="24"/>
            </w:rPr>
          </w:rPrChange>
        </w:rPr>
        <w:t xml:space="preserve">, S. T., Gibson, K. E., Gilligan, C. J., (1987). </w:t>
      </w:r>
      <w:r>
        <w:rPr>
          <w:rFonts w:eastAsia="Times New Roman"/>
          <w:sz w:val="24"/>
          <w:szCs w:val="24"/>
        </w:rPr>
        <w:t>Field Guide to Diseases and Insect Pests of Idaho and Montana Forests. United States: U.S. Department of Agriculture, Forest Service, State and Private Forestry, Northern Region. 123 p.</w:t>
      </w:r>
    </w:p>
    <w:p w14:paraId="16139750" w14:textId="77777777" w:rsidR="00E43978" w:rsidRDefault="00E43978">
      <w:pPr>
        <w:spacing w:line="480" w:lineRule="auto"/>
        <w:ind w:left="720" w:hanging="720"/>
        <w:rPr>
          <w:rFonts w:eastAsia="Times New Roman"/>
          <w:sz w:val="24"/>
          <w:szCs w:val="24"/>
        </w:rPr>
      </w:pPr>
    </w:p>
    <w:p w14:paraId="08A086F9" w14:textId="77777777" w:rsidR="00E43978" w:rsidRDefault="00000000">
      <w:pPr>
        <w:spacing w:line="480" w:lineRule="auto"/>
        <w:ind w:left="720" w:hanging="720"/>
        <w:rPr>
          <w:sz w:val="24"/>
          <w:szCs w:val="24"/>
        </w:rPr>
      </w:pPr>
      <w:r>
        <w:rPr>
          <w:rFonts w:eastAsia="Times New Roman"/>
          <w:sz w:val="24"/>
          <w:szCs w:val="24"/>
        </w:rPr>
        <w:lastRenderedPageBreak/>
        <w:t xml:space="preserve">Hanna, J., </w:t>
      </w:r>
      <w:proofErr w:type="spellStart"/>
      <w:r>
        <w:rPr>
          <w:rFonts w:eastAsia="Times New Roman"/>
          <w:sz w:val="24"/>
          <w:szCs w:val="24"/>
        </w:rPr>
        <w:t>Warwell</w:t>
      </w:r>
      <w:proofErr w:type="spellEnd"/>
      <w:r>
        <w:rPr>
          <w:rFonts w:eastAsia="Times New Roman"/>
          <w:sz w:val="24"/>
          <w:szCs w:val="24"/>
        </w:rPr>
        <w:t xml:space="preserve">, M. V., Maffei, H., Fairweather, M. L., Blodgett, J. T., </w:t>
      </w:r>
      <w:proofErr w:type="spellStart"/>
      <w:r>
        <w:rPr>
          <w:rFonts w:eastAsia="Times New Roman"/>
          <w:sz w:val="24"/>
          <w:szCs w:val="24"/>
        </w:rPr>
        <w:t>Zambino</w:t>
      </w:r>
      <w:proofErr w:type="spellEnd"/>
      <w:r>
        <w:rPr>
          <w:rFonts w:eastAsia="Times New Roman"/>
          <w:sz w:val="24"/>
          <w:szCs w:val="24"/>
        </w:rPr>
        <w:t xml:space="preserve">, P. J., ... and Klopfenstein, N. (2016). Bioclimatic modeling predicts potential distribution of Armillaria </w:t>
      </w:r>
      <w:proofErr w:type="spellStart"/>
      <w:r>
        <w:rPr>
          <w:rFonts w:eastAsia="Times New Roman"/>
          <w:sz w:val="24"/>
          <w:szCs w:val="24"/>
        </w:rPr>
        <w:t>solidipes</w:t>
      </w:r>
      <w:proofErr w:type="spellEnd"/>
      <w:r>
        <w:rPr>
          <w:rFonts w:eastAsia="Times New Roman"/>
          <w:sz w:val="24"/>
          <w:szCs w:val="24"/>
        </w:rPr>
        <w:t xml:space="preserve"> and </w:t>
      </w:r>
      <w:proofErr w:type="spellStart"/>
      <w:r>
        <w:rPr>
          <w:rFonts w:eastAsia="Times New Roman"/>
          <w:sz w:val="24"/>
          <w:szCs w:val="24"/>
        </w:rPr>
        <w:t>Pseudotsuga</w:t>
      </w:r>
      <w:proofErr w:type="spellEnd"/>
      <w:r>
        <w:rPr>
          <w:rFonts w:eastAsia="Times New Roman"/>
          <w:sz w:val="24"/>
          <w:szCs w:val="24"/>
        </w:rPr>
        <w:t xml:space="preserve"> </w:t>
      </w:r>
      <w:proofErr w:type="spellStart"/>
      <w:r>
        <w:rPr>
          <w:rFonts w:eastAsia="Times New Roman"/>
          <w:sz w:val="24"/>
          <w:szCs w:val="24"/>
        </w:rPr>
        <w:t>menziesii</w:t>
      </w:r>
      <w:proofErr w:type="spellEnd"/>
      <w:r>
        <w:rPr>
          <w:rFonts w:eastAsia="Times New Roman"/>
          <w:sz w:val="24"/>
          <w:szCs w:val="24"/>
        </w:rPr>
        <w:t xml:space="preserve"> (Douglas-fir) under contemporary and changing climates in the interior western USA. In In: Ramsey, Amy; Palacios, Patsy, comps. Proceedings of the 63rd Annual Western International Forest Disease Work Conference; September 21-25, 2015; Newport, OR. Olympia, WA: Washington Department of Natural Resources; Logan, UT: Utah State University, Quinney College of Natural Resources. p. 117-123. </w:t>
      </w:r>
      <w:r>
        <w:rPr>
          <w:rStyle w:val="Hyperlink"/>
          <w:color w:val="000000"/>
          <w:sz w:val="24"/>
          <w:szCs w:val="24"/>
          <w:shd w:val="clear" w:color="auto" w:fill="FFFFFF"/>
        </w:rPr>
        <w:t>https://www.fs.usda.gov/treesearch/pubs/52098</w:t>
      </w:r>
    </w:p>
    <w:p w14:paraId="1166A6B2" w14:textId="77777777" w:rsidR="00E43978" w:rsidRDefault="00E43978">
      <w:pPr>
        <w:spacing w:line="480" w:lineRule="auto"/>
        <w:ind w:left="720" w:hanging="720"/>
        <w:rPr>
          <w:rFonts w:eastAsia="Times New Roman"/>
          <w:sz w:val="24"/>
          <w:szCs w:val="24"/>
        </w:rPr>
      </w:pPr>
    </w:p>
    <w:p w14:paraId="2A15C2E6" w14:textId="77777777" w:rsidR="00E43978" w:rsidRDefault="00000000">
      <w:pPr>
        <w:spacing w:line="480" w:lineRule="auto"/>
        <w:ind w:left="720" w:hanging="720"/>
        <w:rPr>
          <w:sz w:val="24"/>
          <w:szCs w:val="24"/>
        </w:rPr>
      </w:pPr>
      <w:r>
        <w:rPr>
          <w:rFonts w:eastAsia="Times New Roman"/>
          <w:sz w:val="24"/>
          <w:szCs w:val="24"/>
        </w:rPr>
        <w:t>Hansen, E. M. (1979). Survival of </w:t>
      </w:r>
      <w:proofErr w:type="spellStart"/>
      <w:r>
        <w:rPr>
          <w:rFonts w:eastAsia="Times New Roman"/>
          <w:sz w:val="24"/>
          <w:szCs w:val="24"/>
        </w:rPr>
        <w:t>Phellinusweirii</w:t>
      </w:r>
      <w:proofErr w:type="spellEnd"/>
      <w:r>
        <w:rPr>
          <w:rFonts w:eastAsia="Times New Roman"/>
          <w:sz w:val="24"/>
          <w:szCs w:val="24"/>
        </w:rPr>
        <w:t xml:space="preserve"> in Douglas-fir stumps after logging. Canadian Journal of Forest Research. 9(4): 484-488. </w:t>
      </w:r>
      <w:hyperlink r:id="rId53">
        <w:r>
          <w:rPr>
            <w:rStyle w:val="Hyperlink"/>
            <w:color w:val="000000"/>
            <w:sz w:val="24"/>
            <w:szCs w:val="24"/>
            <w:shd w:val="clear" w:color="auto" w:fill="FFFFFF"/>
          </w:rPr>
          <w:t>https://doi.org/10.1139/x79-078</w:t>
        </w:r>
      </w:hyperlink>
    </w:p>
    <w:p w14:paraId="1FE2A8EE" w14:textId="77777777" w:rsidR="00E43978" w:rsidRDefault="00E43978">
      <w:pPr>
        <w:spacing w:line="480" w:lineRule="auto"/>
        <w:ind w:left="720" w:hanging="720"/>
        <w:rPr>
          <w:rFonts w:eastAsia="Times New Roman"/>
          <w:sz w:val="24"/>
          <w:szCs w:val="24"/>
        </w:rPr>
      </w:pPr>
    </w:p>
    <w:p w14:paraId="55776EDA" w14:textId="77777777" w:rsidR="00E43978" w:rsidRDefault="00000000">
      <w:pPr>
        <w:spacing w:line="480" w:lineRule="auto"/>
        <w:ind w:left="720" w:hanging="720"/>
        <w:rPr>
          <w:sz w:val="24"/>
          <w:szCs w:val="24"/>
        </w:rPr>
      </w:pPr>
      <w:r>
        <w:rPr>
          <w:rFonts w:eastAsia="Times New Roman"/>
          <w:sz w:val="24"/>
          <w:szCs w:val="24"/>
        </w:rPr>
        <w:t xml:space="preserve">Hansen, E. M., Reynolds K., Angwin P., (1983). Factors influencing the spread of Phellinus </w:t>
      </w:r>
      <w:proofErr w:type="spellStart"/>
      <w:r>
        <w:rPr>
          <w:rFonts w:eastAsia="Times New Roman"/>
          <w:sz w:val="24"/>
          <w:szCs w:val="24"/>
        </w:rPr>
        <w:t>weirii</w:t>
      </w:r>
      <w:proofErr w:type="spellEnd"/>
      <w:r>
        <w:rPr>
          <w:rFonts w:eastAsia="Times New Roman"/>
          <w:sz w:val="24"/>
          <w:szCs w:val="24"/>
        </w:rPr>
        <w:t xml:space="preserve"> in Douglas-fir. Proc. 6th mt. Conf. On Root and Butt Rots in Forest Trees. Melbourne, Victoria, Gympie, Australia. </w:t>
      </w:r>
    </w:p>
    <w:p w14:paraId="61E48A78" w14:textId="77777777" w:rsidR="00E43978" w:rsidRDefault="00E43978">
      <w:pPr>
        <w:spacing w:line="480" w:lineRule="auto"/>
        <w:ind w:left="720" w:hanging="720"/>
        <w:rPr>
          <w:rFonts w:eastAsia="Times New Roman"/>
          <w:sz w:val="24"/>
          <w:szCs w:val="24"/>
        </w:rPr>
      </w:pPr>
    </w:p>
    <w:p w14:paraId="17A0FF4E" w14:textId="77777777" w:rsidR="00E43978" w:rsidRDefault="00000000">
      <w:pPr>
        <w:spacing w:line="480" w:lineRule="auto"/>
        <w:ind w:left="720" w:hanging="720"/>
        <w:rPr>
          <w:rStyle w:val="Hyperlink"/>
          <w:sz w:val="24"/>
          <w:szCs w:val="24"/>
          <w:shd w:val="clear" w:color="auto" w:fill="FFFFFF"/>
        </w:rPr>
      </w:pPr>
      <w:r>
        <w:rPr>
          <w:rFonts w:eastAsia="Times New Roman"/>
          <w:sz w:val="24"/>
          <w:szCs w:val="24"/>
        </w:rPr>
        <w:t xml:space="preserve">Hansen, E. M., and </w:t>
      </w:r>
      <w:proofErr w:type="spellStart"/>
      <w:r>
        <w:rPr>
          <w:rFonts w:eastAsia="Times New Roman"/>
          <w:sz w:val="24"/>
          <w:szCs w:val="24"/>
        </w:rPr>
        <w:t>Goheen</w:t>
      </w:r>
      <w:proofErr w:type="spellEnd"/>
      <w:r>
        <w:rPr>
          <w:rFonts w:eastAsia="Times New Roman"/>
          <w:sz w:val="24"/>
          <w:szCs w:val="24"/>
        </w:rPr>
        <w:t xml:space="preserve">, E. M. (2000). Phellinus </w:t>
      </w:r>
      <w:proofErr w:type="spellStart"/>
      <w:r>
        <w:rPr>
          <w:rFonts w:eastAsia="Times New Roman"/>
          <w:sz w:val="24"/>
          <w:szCs w:val="24"/>
        </w:rPr>
        <w:t>weirii</w:t>
      </w:r>
      <w:proofErr w:type="spellEnd"/>
      <w:r>
        <w:rPr>
          <w:rFonts w:eastAsia="Times New Roman"/>
          <w:sz w:val="24"/>
          <w:szCs w:val="24"/>
        </w:rPr>
        <w:t xml:space="preserve"> and other native root pathogens as determinants of forest structure and process in western North America. Annual review of phytopathology, 38(1), 515-539. </w:t>
      </w:r>
      <w:hyperlink r:id="rId54">
        <w:r>
          <w:rPr>
            <w:rStyle w:val="Hyperlink"/>
            <w:sz w:val="24"/>
            <w:szCs w:val="24"/>
            <w:shd w:val="clear" w:color="auto" w:fill="FFFFFF"/>
          </w:rPr>
          <w:t>http://dx.doi.org/10.1146/annurev.phyto.38.1.515</w:t>
        </w:r>
      </w:hyperlink>
    </w:p>
    <w:p w14:paraId="166F016B" w14:textId="77777777" w:rsidR="00E43978" w:rsidRDefault="00E43978">
      <w:pPr>
        <w:spacing w:line="480" w:lineRule="auto"/>
        <w:rPr>
          <w:rStyle w:val="Hyperlink"/>
          <w:color w:val="000000"/>
          <w:sz w:val="24"/>
          <w:szCs w:val="24"/>
          <w:u w:val="none"/>
          <w:shd w:val="clear" w:color="auto" w:fill="FFFFFF"/>
        </w:rPr>
      </w:pPr>
    </w:p>
    <w:p w14:paraId="3B96348C" w14:textId="77777777" w:rsidR="00E43978" w:rsidRDefault="00000000">
      <w:pPr>
        <w:spacing w:line="480" w:lineRule="auto"/>
        <w:ind w:left="720" w:hanging="720"/>
        <w:rPr>
          <w:color w:val="000000"/>
          <w:sz w:val="24"/>
          <w:szCs w:val="24"/>
          <w:shd w:val="clear" w:color="auto" w:fill="FFFFFF"/>
        </w:rPr>
      </w:pPr>
      <w:r>
        <w:rPr>
          <w:rStyle w:val="Hyperlink"/>
          <w:color w:val="000000"/>
          <w:sz w:val="24"/>
          <w:szCs w:val="24"/>
          <w:u w:val="none"/>
          <w:shd w:val="clear" w:color="auto" w:fill="FFFFFF"/>
        </w:rPr>
        <w:t>Harrington, C. A. (2006). Biology and ecology of red alder. United States Department of Agriculture Forest Service General Technical Report PNW, 669, 21.</w:t>
      </w:r>
    </w:p>
    <w:p w14:paraId="0C6AAE10" w14:textId="77777777" w:rsidR="00E43978" w:rsidRDefault="00E43978">
      <w:pPr>
        <w:spacing w:line="480" w:lineRule="auto"/>
        <w:ind w:left="720" w:hanging="720"/>
        <w:rPr>
          <w:rFonts w:eastAsia="Times New Roman"/>
          <w:sz w:val="24"/>
          <w:szCs w:val="24"/>
        </w:rPr>
      </w:pPr>
    </w:p>
    <w:p w14:paraId="73A44F10" w14:textId="77777777" w:rsidR="00E43978" w:rsidRDefault="00000000">
      <w:pPr>
        <w:spacing w:line="480" w:lineRule="auto"/>
        <w:ind w:left="720" w:hanging="720"/>
        <w:rPr>
          <w:sz w:val="24"/>
          <w:szCs w:val="24"/>
        </w:rPr>
      </w:pPr>
      <w:r>
        <w:rPr>
          <w:rFonts w:eastAsia="Times New Roman"/>
          <w:sz w:val="24"/>
          <w:szCs w:val="24"/>
        </w:rPr>
        <w:t xml:space="preserve">Healey, S. P., Raymond, C. L., Lockman, I. B., Hernandez, A. J., Garrard, C., and Huang, C. (2016). Root disease can rival fire and harvest in reducing forest carbon storage. Ecosphere, 7(11), e01569. </w:t>
      </w:r>
      <w:hyperlink r:id="rId55">
        <w:r>
          <w:rPr>
            <w:rStyle w:val="Hyperlink"/>
            <w:color w:val="000000"/>
            <w:sz w:val="24"/>
            <w:szCs w:val="24"/>
            <w:shd w:val="clear" w:color="auto" w:fill="FFFFFF"/>
          </w:rPr>
          <w:t>https://doi.org/10.1002/ecs2.1569</w:t>
        </w:r>
      </w:hyperlink>
    </w:p>
    <w:p w14:paraId="0179FBF2" w14:textId="77777777" w:rsidR="00E43978" w:rsidRDefault="00E43978">
      <w:pPr>
        <w:spacing w:line="480" w:lineRule="auto"/>
        <w:ind w:left="720" w:hanging="720"/>
        <w:rPr>
          <w:sz w:val="24"/>
          <w:szCs w:val="24"/>
          <w:shd w:val="clear" w:color="auto" w:fill="FFFFFF"/>
        </w:rPr>
      </w:pPr>
    </w:p>
    <w:p w14:paraId="3FC33261" w14:textId="77777777" w:rsidR="00E43978" w:rsidRDefault="00000000">
      <w:pPr>
        <w:spacing w:line="480" w:lineRule="auto"/>
        <w:ind w:left="720" w:hanging="720"/>
        <w:rPr>
          <w:sz w:val="24"/>
          <w:szCs w:val="24"/>
        </w:rPr>
      </w:pPr>
      <w:r>
        <w:rPr>
          <w:rFonts w:eastAsia="Times New Roman"/>
          <w:sz w:val="24"/>
          <w:szCs w:val="24"/>
        </w:rPr>
        <w:t xml:space="preserve">Klopfenstein, N. B., Kim, M.-S.; Hanna, J. W.; Richardson, B. A.; Lundquist, J. E. (2009). Approaches to predicting potential impacts of climate change on forest disease: an example with Armillaria root disease. Res. Pap. RMRS- RP-76. Fort Collins, CO: U.S. Department of Agriculture , Forest Service, Rocky Mountain Research Station . 10 p. </w:t>
      </w:r>
      <w:r>
        <w:rPr>
          <w:rStyle w:val="Hyperlink"/>
          <w:color w:val="000000"/>
          <w:sz w:val="24"/>
          <w:szCs w:val="24"/>
          <w:shd w:val="clear" w:color="auto" w:fill="FFFFFF"/>
        </w:rPr>
        <w:t>https://www.fs.fed.us/rm/pubs/rmrs_rp076.pdf</w:t>
      </w:r>
    </w:p>
    <w:p w14:paraId="3E70874F" w14:textId="77777777" w:rsidR="00E43978" w:rsidRDefault="00E43978">
      <w:pPr>
        <w:spacing w:line="480" w:lineRule="auto"/>
        <w:ind w:left="720" w:hanging="720"/>
        <w:rPr>
          <w:rFonts w:eastAsia="Times New Roman"/>
          <w:sz w:val="24"/>
          <w:szCs w:val="24"/>
        </w:rPr>
      </w:pPr>
    </w:p>
    <w:p w14:paraId="7E03BF5B" w14:textId="77777777" w:rsidR="00E43978" w:rsidRDefault="00000000">
      <w:pPr>
        <w:spacing w:line="480" w:lineRule="auto"/>
        <w:ind w:left="720" w:hanging="720"/>
        <w:rPr>
          <w:rStyle w:val="Hyperlink"/>
          <w:color w:val="000000"/>
          <w:sz w:val="24"/>
          <w:szCs w:val="24"/>
          <w:shd w:val="clear" w:color="auto" w:fill="FFFFFF"/>
        </w:rPr>
      </w:pPr>
      <w:r>
        <w:rPr>
          <w:rFonts w:eastAsia="Times New Roman"/>
          <w:sz w:val="24"/>
          <w:szCs w:val="24"/>
        </w:rPr>
        <w:t xml:space="preserve">Lan, Y. H., Shaw, D. C., </w:t>
      </w:r>
      <w:proofErr w:type="spellStart"/>
      <w:r>
        <w:rPr>
          <w:rFonts w:eastAsia="Times New Roman"/>
          <w:sz w:val="24"/>
          <w:szCs w:val="24"/>
        </w:rPr>
        <w:t>Beedlow</w:t>
      </w:r>
      <w:proofErr w:type="spellEnd"/>
      <w:r>
        <w:rPr>
          <w:rFonts w:eastAsia="Times New Roman"/>
          <w:sz w:val="24"/>
          <w:szCs w:val="24"/>
        </w:rPr>
        <w:t xml:space="preserve">, P. A., Lee, E. H., and </w:t>
      </w:r>
      <w:proofErr w:type="spellStart"/>
      <w:r>
        <w:rPr>
          <w:rFonts w:eastAsia="Times New Roman"/>
          <w:sz w:val="24"/>
          <w:szCs w:val="24"/>
        </w:rPr>
        <w:t>Waschmann</w:t>
      </w:r>
      <w:proofErr w:type="spellEnd"/>
      <w:r>
        <w:rPr>
          <w:rFonts w:eastAsia="Times New Roman"/>
          <w:sz w:val="24"/>
          <w:szCs w:val="24"/>
        </w:rPr>
        <w:t xml:space="preserve">, R. S. (2019). Severity of Swiss needle cast in young and mature Douglas-fir forests in western Oregon, USA. Forest ecology and management, 442, 79-95 p. </w:t>
      </w:r>
      <w:hyperlink r:id="rId56" w:tgtFrame="Persistent link using digital object identifier">
        <w:r>
          <w:rPr>
            <w:rStyle w:val="Hyperlink"/>
            <w:color w:val="000000"/>
            <w:sz w:val="24"/>
            <w:szCs w:val="24"/>
            <w:shd w:val="clear" w:color="auto" w:fill="FFFFFF"/>
          </w:rPr>
          <w:t>https://doi.org/10.1016/j.foreco.2019.03.063</w:t>
        </w:r>
      </w:hyperlink>
    </w:p>
    <w:p w14:paraId="70D10835" w14:textId="77777777" w:rsidR="00E43978" w:rsidRDefault="00E43978">
      <w:pPr>
        <w:spacing w:line="480" w:lineRule="auto"/>
        <w:ind w:left="720" w:hanging="720"/>
        <w:rPr>
          <w:rStyle w:val="Hyperlink"/>
          <w:color w:val="000000"/>
          <w:sz w:val="24"/>
          <w:szCs w:val="24"/>
          <w:shd w:val="clear" w:color="auto" w:fill="FFFFFF"/>
        </w:rPr>
      </w:pPr>
    </w:p>
    <w:p w14:paraId="1E34C6BA" w14:textId="77777777" w:rsidR="00E43978" w:rsidRPr="00201E18" w:rsidRDefault="00000000">
      <w:pPr>
        <w:spacing w:line="480" w:lineRule="auto"/>
        <w:ind w:left="720" w:hanging="720"/>
        <w:rPr>
          <w:rFonts w:eastAsia="Times New Roman"/>
          <w:sz w:val="24"/>
          <w:szCs w:val="24"/>
          <w:lang w:val="es-ES"/>
          <w:rPrChange w:id="881" w:author="Sarah Hoffman" w:date="2022-11-04T19:18:00Z">
            <w:rPr>
              <w:rFonts w:eastAsia="Times New Roman"/>
              <w:sz w:val="24"/>
              <w:szCs w:val="24"/>
            </w:rPr>
          </w:rPrChange>
        </w:rPr>
      </w:pPr>
      <w:r>
        <w:rPr>
          <w:rFonts w:eastAsia="Times New Roman"/>
          <w:sz w:val="24"/>
          <w:szCs w:val="24"/>
        </w:rPr>
        <w:t xml:space="preserve">Langridge, R.W., 1987. Soil survey of Linn County Area, Oregon. </w:t>
      </w:r>
      <w:r w:rsidRPr="00201E18">
        <w:rPr>
          <w:rFonts w:eastAsia="Times New Roman"/>
          <w:sz w:val="24"/>
          <w:szCs w:val="24"/>
          <w:lang w:val="es-ES"/>
          <w:rPrChange w:id="882" w:author="Sarah Hoffman" w:date="2022-11-04T19:18:00Z">
            <w:rPr>
              <w:rFonts w:eastAsia="Times New Roman"/>
              <w:sz w:val="24"/>
              <w:szCs w:val="24"/>
            </w:rPr>
          </w:rPrChange>
        </w:rPr>
        <w:t xml:space="preserve">USDA </w:t>
      </w:r>
      <w:proofErr w:type="spellStart"/>
      <w:r w:rsidRPr="00201E18">
        <w:rPr>
          <w:rFonts w:eastAsia="Times New Roman"/>
          <w:sz w:val="24"/>
          <w:szCs w:val="24"/>
          <w:lang w:val="es-ES"/>
          <w:rPrChange w:id="883" w:author="Sarah Hoffman" w:date="2022-11-04T19:18:00Z">
            <w:rPr>
              <w:rFonts w:eastAsia="Times New Roman"/>
              <w:sz w:val="24"/>
              <w:szCs w:val="24"/>
            </w:rPr>
          </w:rPrChange>
        </w:rPr>
        <w:t>Soil</w:t>
      </w:r>
      <w:proofErr w:type="spellEnd"/>
      <w:r w:rsidRPr="00201E18">
        <w:rPr>
          <w:rFonts w:eastAsia="Times New Roman"/>
          <w:sz w:val="24"/>
          <w:szCs w:val="24"/>
          <w:lang w:val="es-ES"/>
          <w:rPrChange w:id="884" w:author="Sarah Hoffman" w:date="2022-11-04T19:18:00Z">
            <w:rPr>
              <w:rFonts w:eastAsia="Times New Roman"/>
              <w:sz w:val="24"/>
              <w:szCs w:val="24"/>
            </w:rPr>
          </w:rPrChange>
        </w:rPr>
        <w:t xml:space="preserve"> Con. Ser., Washington, DC.</w:t>
      </w:r>
    </w:p>
    <w:p w14:paraId="69B88F94" w14:textId="77777777" w:rsidR="00E43978" w:rsidRPr="00201E18" w:rsidRDefault="00E43978">
      <w:pPr>
        <w:spacing w:line="480" w:lineRule="auto"/>
        <w:ind w:left="720" w:hanging="720"/>
        <w:rPr>
          <w:rFonts w:eastAsia="Times New Roman"/>
          <w:sz w:val="24"/>
          <w:szCs w:val="24"/>
          <w:lang w:val="es-ES"/>
          <w:rPrChange w:id="885" w:author="Sarah Hoffman" w:date="2022-11-04T19:18:00Z">
            <w:rPr>
              <w:rFonts w:eastAsia="Times New Roman"/>
              <w:sz w:val="24"/>
              <w:szCs w:val="24"/>
            </w:rPr>
          </w:rPrChange>
        </w:rPr>
      </w:pPr>
    </w:p>
    <w:p w14:paraId="686921F1" w14:textId="77777777" w:rsidR="00E43978" w:rsidRDefault="00000000">
      <w:pPr>
        <w:spacing w:line="480" w:lineRule="auto"/>
        <w:ind w:left="720" w:hanging="720"/>
        <w:rPr>
          <w:sz w:val="24"/>
          <w:szCs w:val="24"/>
        </w:rPr>
      </w:pPr>
      <w:r>
        <w:rPr>
          <w:rFonts w:eastAsia="Times New Roman"/>
          <w:sz w:val="24"/>
          <w:szCs w:val="24"/>
        </w:rPr>
        <w:lastRenderedPageBreak/>
        <w:t xml:space="preserve">Lattin, P.D. 1998. Spatial analysis of Phellinus </w:t>
      </w:r>
      <w:proofErr w:type="spellStart"/>
      <w:r>
        <w:rPr>
          <w:rFonts w:eastAsia="Times New Roman"/>
          <w:sz w:val="24"/>
          <w:szCs w:val="24"/>
        </w:rPr>
        <w:t>wierii</w:t>
      </w:r>
      <w:proofErr w:type="spellEnd"/>
      <w:r>
        <w:rPr>
          <w:rFonts w:eastAsia="Times New Roman"/>
          <w:sz w:val="24"/>
          <w:szCs w:val="24"/>
        </w:rPr>
        <w:t xml:space="preserve"> infection centers in the Central Cascades of Oregon: Inferring ecological processes from patterns. M.S. Thesis Oregon State University. </w:t>
      </w:r>
    </w:p>
    <w:p w14:paraId="2447FA16" w14:textId="77777777" w:rsidR="00E43978" w:rsidRDefault="00E43978">
      <w:pPr>
        <w:spacing w:line="480" w:lineRule="auto"/>
        <w:ind w:left="720" w:hanging="720"/>
        <w:rPr>
          <w:rFonts w:eastAsia="Times New Roman"/>
          <w:sz w:val="24"/>
          <w:szCs w:val="24"/>
        </w:rPr>
      </w:pPr>
    </w:p>
    <w:p w14:paraId="7851E82B" w14:textId="77777777" w:rsidR="00E43978" w:rsidRDefault="00000000">
      <w:pPr>
        <w:spacing w:line="480" w:lineRule="auto"/>
        <w:ind w:left="720" w:hanging="720"/>
        <w:rPr>
          <w:sz w:val="24"/>
          <w:szCs w:val="24"/>
        </w:rPr>
      </w:pPr>
      <w:r>
        <w:rPr>
          <w:rFonts w:eastAsia="Times New Roman"/>
          <w:sz w:val="24"/>
          <w:szCs w:val="24"/>
        </w:rPr>
        <w:t xml:space="preserve">Law, B. E., </w:t>
      </w:r>
      <w:proofErr w:type="spellStart"/>
      <w:r>
        <w:rPr>
          <w:rFonts w:eastAsia="Times New Roman"/>
          <w:sz w:val="24"/>
          <w:szCs w:val="24"/>
        </w:rPr>
        <w:t>Hudiburg</w:t>
      </w:r>
      <w:proofErr w:type="spellEnd"/>
      <w:r>
        <w:rPr>
          <w:rFonts w:eastAsia="Times New Roman"/>
          <w:sz w:val="24"/>
          <w:szCs w:val="24"/>
        </w:rPr>
        <w:t xml:space="preserve">, T. W., and </w:t>
      </w:r>
      <w:proofErr w:type="spellStart"/>
      <w:r>
        <w:rPr>
          <w:rFonts w:eastAsia="Times New Roman"/>
          <w:sz w:val="24"/>
          <w:szCs w:val="24"/>
        </w:rPr>
        <w:t>Luyssaert</w:t>
      </w:r>
      <w:proofErr w:type="spellEnd"/>
      <w:r>
        <w:rPr>
          <w:rFonts w:eastAsia="Times New Roman"/>
          <w:sz w:val="24"/>
          <w:szCs w:val="24"/>
        </w:rPr>
        <w:t xml:space="preserve">, S. (2013). Thinning effects on forest productivity: consequences of preserving old forests and mitigating impacts of fire and drought. Plant Ecology and Diversity, 6(1), 73-85. </w:t>
      </w:r>
      <w:hyperlink r:id="rId57">
        <w:r>
          <w:rPr>
            <w:rStyle w:val="Hyperlink"/>
            <w:color w:val="000000"/>
            <w:sz w:val="24"/>
            <w:szCs w:val="24"/>
            <w:shd w:val="clear" w:color="auto" w:fill="FFFFFF"/>
          </w:rPr>
          <w:t>https://doi.org/10.1080/17550874.2012.679013</w:t>
        </w:r>
      </w:hyperlink>
    </w:p>
    <w:p w14:paraId="7944B314" w14:textId="77777777" w:rsidR="00E43978" w:rsidRDefault="00E43978">
      <w:pPr>
        <w:spacing w:line="480" w:lineRule="auto"/>
        <w:rPr>
          <w:sz w:val="24"/>
          <w:szCs w:val="24"/>
        </w:rPr>
      </w:pPr>
    </w:p>
    <w:p w14:paraId="5B96F109" w14:textId="77777777" w:rsidR="00E43978" w:rsidRDefault="00000000">
      <w:pPr>
        <w:spacing w:line="480" w:lineRule="auto"/>
        <w:ind w:left="720" w:hanging="720"/>
        <w:rPr>
          <w:rFonts w:eastAsia="Times New Roman"/>
          <w:sz w:val="24"/>
          <w:szCs w:val="24"/>
        </w:rPr>
      </w:pPr>
      <w:r>
        <w:rPr>
          <w:rFonts w:eastAsia="Times New Roman"/>
          <w:sz w:val="24"/>
          <w:szCs w:val="24"/>
        </w:rPr>
        <w:t xml:space="preserve">Lawson, T. T. (1979). Some silvicultural impacts of Phellinus </w:t>
      </w:r>
      <w:proofErr w:type="spellStart"/>
      <w:r>
        <w:rPr>
          <w:rFonts w:eastAsia="Times New Roman"/>
          <w:sz w:val="24"/>
          <w:szCs w:val="24"/>
        </w:rPr>
        <w:t>weirii</w:t>
      </w:r>
      <w:proofErr w:type="spellEnd"/>
      <w:r>
        <w:rPr>
          <w:rFonts w:eastAsia="Times New Roman"/>
          <w:sz w:val="24"/>
          <w:szCs w:val="24"/>
        </w:rPr>
        <w:t xml:space="preserve"> on a managed forest in the interior Coast Range of Oregon (Master’s thesis). Oregon State University, Corvallis, OR.</w:t>
      </w:r>
    </w:p>
    <w:p w14:paraId="48A9E054" w14:textId="77777777" w:rsidR="00E43978" w:rsidRDefault="00E43978">
      <w:pPr>
        <w:spacing w:line="480" w:lineRule="auto"/>
        <w:rPr>
          <w:sz w:val="24"/>
          <w:szCs w:val="24"/>
          <w:shd w:val="clear" w:color="auto" w:fill="FFFFFF"/>
        </w:rPr>
      </w:pPr>
    </w:p>
    <w:p w14:paraId="24CD3CB0" w14:textId="4796BE1E" w:rsidR="007855E5" w:rsidRDefault="00000000" w:rsidP="007855E5">
      <w:pPr>
        <w:spacing w:line="480" w:lineRule="auto"/>
        <w:ind w:left="720" w:hanging="720"/>
        <w:rPr>
          <w:rFonts w:eastAsia="Times New Roman"/>
          <w:sz w:val="24"/>
          <w:szCs w:val="24"/>
        </w:rPr>
      </w:pPr>
      <w:r>
        <w:rPr>
          <w:rFonts w:eastAsia="Times New Roman"/>
          <w:sz w:val="24"/>
          <w:szCs w:val="24"/>
        </w:rPr>
        <w:t xml:space="preserve">Lawson, T. T., Berg, A. B., &amp; Hansen, E. M. (1983). Damage from laminated root rot at the Black Rock Forest Management Research Area in western </w:t>
      </w:r>
      <w:proofErr w:type="spellStart"/>
      <w:r>
        <w:rPr>
          <w:rFonts w:eastAsia="Times New Roman"/>
          <w:sz w:val="24"/>
          <w:szCs w:val="24"/>
        </w:rPr>
        <w:t>Oregon.Leal</w:t>
      </w:r>
      <w:proofErr w:type="spellEnd"/>
      <w:r>
        <w:rPr>
          <w:rFonts w:eastAsia="Times New Roman"/>
          <w:sz w:val="24"/>
          <w:szCs w:val="24"/>
        </w:rPr>
        <w:t xml:space="preserve"> I., Bergeron, M. J., </w:t>
      </w:r>
      <w:proofErr w:type="spellStart"/>
      <w:r>
        <w:rPr>
          <w:rFonts w:eastAsia="Times New Roman"/>
          <w:sz w:val="24"/>
          <w:szCs w:val="24"/>
        </w:rPr>
        <w:t>Feau</w:t>
      </w:r>
      <w:proofErr w:type="spellEnd"/>
      <w:r>
        <w:rPr>
          <w:rFonts w:eastAsia="Times New Roman"/>
          <w:sz w:val="24"/>
          <w:szCs w:val="24"/>
        </w:rPr>
        <w:t xml:space="preserve">, N., </w:t>
      </w:r>
      <w:proofErr w:type="spellStart"/>
      <w:r>
        <w:rPr>
          <w:rFonts w:eastAsia="Times New Roman"/>
          <w:sz w:val="24"/>
          <w:szCs w:val="24"/>
        </w:rPr>
        <w:t>Tsui</w:t>
      </w:r>
      <w:proofErr w:type="spellEnd"/>
      <w:r>
        <w:rPr>
          <w:rFonts w:eastAsia="Times New Roman"/>
          <w:sz w:val="24"/>
          <w:szCs w:val="24"/>
        </w:rPr>
        <w:t xml:space="preserve">, C. K. M., </w:t>
      </w:r>
      <w:proofErr w:type="spellStart"/>
      <w:r>
        <w:rPr>
          <w:rFonts w:eastAsia="Times New Roman"/>
          <w:sz w:val="24"/>
          <w:szCs w:val="24"/>
        </w:rPr>
        <w:t>Foord</w:t>
      </w:r>
      <w:proofErr w:type="spellEnd"/>
      <w:r>
        <w:rPr>
          <w:rFonts w:eastAsia="Times New Roman"/>
          <w:sz w:val="24"/>
          <w:szCs w:val="24"/>
        </w:rPr>
        <w:t>, B., Pellow, K., ... and Sturrock, R. N. (2019). Cryptic Speciation in Western North America and Eastern Eurasia of the Pathogens Responsible for Laminated Root Rot. Phytopathology, 109(3), 456-468.</w:t>
      </w:r>
    </w:p>
    <w:p w14:paraId="081280F1" w14:textId="77777777" w:rsidR="007855E5" w:rsidRPr="007855E5" w:rsidRDefault="007855E5" w:rsidP="007855E5">
      <w:pPr>
        <w:spacing w:line="480" w:lineRule="auto"/>
        <w:ind w:left="720" w:hanging="720"/>
        <w:rPr>
          <w:sz w:val="24"/>
          <w:szCs w:val="24"/>
        </w:rPr>
      </w:pPr>
    </w:p>
    <w:p w14:paraId="48E9596B" w14:textId="77777777" w:rsidR="007855E5" w:rsidRPr="007855E5" w:rsidRDefault="007855E5" w:rsidP="007855E5">
      <w:pPr>
        <w:spacing w:line="480" w:lineRule="auto"/>
        <w:ind w:left="720" w:hanging="720"/>
        <w:rPr>
          <w:sz w:val="24"/>
          <w:szCs w:val="24"/>
        </w:rPr>
      </w:pPr>
      <w:r w:rsidRPr="007855E5">
        <w:rPr>
          <w:sz w:val="24"/>
          <w:szCs w:val="24"/>
        </w:rPr>
        <w:t xml:space="preserve">Lewis, K. J. (2013). Laminated and </w:t>
      </w:r>
      <w:proofErr w:type="spellStart"/>
      <w:r w:rsidRPr="007855E5">
        <w:rPr>
          <w:sz w:val="24"/>
          <w:szCs w:val="24"/>
        </w:rPr>
        <w:t>tomentosus</w:t>
      </w:r>
      <w:proofErr w:type="spellEnd"/>
      <w:r w:rsidRPr="007855E5">
        <w:rPr>
          <w:sz w:val="24"/>
          <w:szCs w:val="24"/>
        </w:rPr>
        <w:t xml:space="preserve"> root rots. Infectious forest diseases. </w:t>
      </w:r>
    </w:p>
    <w:p w14:paraId="3B183CBB" w14:textId="77777777" w:rsidR="007855E5" w:rsidRDefault="007855E5" w:rsidP="007855E5">
      <w:pPr>
        <w:spacing w:line="480" w:lineRule="auto"/>
        <w:ind w:left="720"/>
        <w:rPr>
          <w:sz w:val="24"/>
          <w:szCs w:val="24"/>
        </w:rPr>
      </w:pPr>
      <w:r w:rsidRPr="007855E5">
        <w:rPr>
          <w:sz w:val="24"/>
          <w:szCs w:val="24"/>
        </w:rPr>
        <w:t>Wallingford: CAB International, 178-196.</w:t>
      </w:r>
    </w:p>
    <w:p w14:paraId="511AEBD8" w14:textId="77777777" w:rsidR="00E43978" w:rsidRDefault="00E43978" w:rsidP="007855E5">
      <w:pPr>
        <w:spacing w:line="480" w:lineRule="auto"/>
        <w:rPr>
          <w:rFonts w:eastAsia="Times New Roman"/>
          <w:sz w:val="24"/>
          <w:szCs w:val="24"/>
        </w:rPr>
      </w:pPr>
    </w:p>
    <w:p w14:paraId="10D69357" w14:textId="77777777" w:rsidR="00E43978" w:rsidRDefault="00000000">
      <w:pPr>
        <w:spacing w:line="480" w:lineRule="auto"/>
        <w:ind w:left="720" w:hanging="720"/>
        <w:rPr>
          <w:rFonts w:eastAsia="Times New Roman"/>
          <w:sz w:val="24"/>
          <w:szCs w:val="24"/>
        </w:rPr>
      </w:pPr>
      <w:r>
        <w:rPr>
          <w:rFonts w:eastAsia="Times New Roman"/>
          <w:sz w:val="24"/>
          <w:szCs w:val="24"/>
        </w:rPr>
        <w:t xml:space="preserve">Lim, Y. W., Yeung, Y. C. A., Sturrock, R., Leal, I., &amp; </w:t>
      </w:r>
      <w:proofErr w:type="spellStart"/>
      <w:r>
        <w:rPr>
          <w:rFonts w:eastAsia="Times New Roman"/>
          <w:sz w:val="24"/>
          <w:szCs w:val="24"/>
        </w:rPr>
        <w:t>Breuil</w:t>
      </w:r>
      <w:proofErr w:type="spellEnd"/>
      <w:r>
        <w:rPr>
          <w:rFonts w:eastAsia="Times New Roman"/>
          <w:sz w:val="24"/>
          <w:szCs w:val="24"/>
        </w:rPr>
        <w:t xml:space="preserve">, C. (2005). Differentiating the two closely related species, Phellinus </w:t>
      </w:r>
      <w:proofErr w:type="spellStart"/>
      <w:r>
        <w:rPr>
          <w:rFonts w:eastAsia="Times New Roman"/>
          <w:sz w:val="24"/>
          <w:szCs w:val="24"/>
        </w:rPr>
        <w:t>weirii</w:t>
      </w:r>
      <w:proofErr w:type="spellEnd"/>
      <w:r>
        <w:rPr>
          <w:rFonts w:eastAsia="Times New Roman"/>
          <w:sz w:val="24"/>
          <w:szCs w:val="24"/>
        </w:rPr>
        <w:t xml:space="preserve"> and P. </w:t>
      </w:r>
      <w:proofErr w:type="spellStart"/>
      <w:r>
        <w:rPr>
          <w:rFonts w:eastAsia="Times New Roman"/>
          <w:sz w:val="24"/>
          <w:szCs w:val="24"/>
        </w:rPr>
        <w:t>sulphurascens</w:t>
      </w:r>
      <w:proofErr w:type="spellEnd"/>
      <w:r>
        <w:rPr>
          <w:rFonts w:eastAsia="Times New Roman"/>
          <w:sz w:val="24"/>
          <w:szCs w:val="24"/>
        </w:rPr>
        <w:t xml:space="preserve">. Forest Pathology, 35(4), 305–314. doi:10.1111/j.1439-0329.2005.00410.x </w:t>
      </w:r>
    </w:p>
    <w:p w14:paraId="12DF2A3A" w14:textId="77777777" w:rsidR="00E43978" w:rsidRDefault="00E43978">
      <w:pPr>
        <w:spacing w:line="480" w:lineRule="auto"/>
        <w:ind w:left="720" w:hanging="720"/>
        <w:rPr>
          <w:rFonts w:eastAsia="Times New Roman"/>
          <w:sz w:val="24"/>
          <w:szCs w:val="24"/>
        </w:rPr>
      </w:pPr>
    </w:p>
    <w:p w14:paraId="1663C0B3" w14:textId="77777777" w:rsidR="00E43978" w:rsidRDefault="00000000">
      <w:pPr>
        <w:spacing w:line="480" w:lineRule="auto"/>
        <w:ind w:left="720" w:hanging="720"/>
        <w:rPr>
          <w:rFonts w:eastAsia="Times New Roman"/>
          <w:sz w:val="24"/>
          <w:szCs w:val="24"/>
        </w:rPr>
      </w:pPr>
      <w:proofErr w:type="spellStart"/>
      <w:r>
        <w:rPr>
          <w:rFonts w:eastAsia="Times New Roman"/>
          <w:sz w:val="24"/>
          <w:szCs w:val="24"/>
        </w:rPr>
        <w:t>McMurtrey</w:t>
      </w:r>
      <w:proofErr w:type="spellEnd"/>
      <w:r>
        <w:rPr>
          <w:rFonts w:eastAsia="Times New Roman"/>
          <w:sz w:val="24"/>
          <w:szCs w:val="24"/>
        </w:rPr>
        <w:t xml:space="preserve"> S., </w:t>
      </w:r>
      <w:proofErr w:type="spellStart"/>
      <w:r>
        <w:rPr>
          <w:rFonts w:eastAsia="Times New Roman"/>
          <w:sz w:val="24"/>
          <w:szCs w:val="24"/>
        </w:rPr>
        <w:t>Alcalá-Briseño</w:t>
      </w:r>
      <w:proofErr w:type="spellEnd"/>
      <w:r>
        <w:rPr>
          <w:rFonts w:eastAsia="Times New Roman"/>
          <w:sz w:val="24"/>
          <w:szCs w:val="24"/>
        </w:rPr>
        <w:t xml:space="preserve"> R.I., Showalter D.N., </w:t>
      </w:r>
      <w:proofErr w:type="spellStart"/>
      <w:r>
        <w:rPr>
          <w:rFonts w:eastAsia="Times New Roman"/>
          <w:sz w:val="24"/>
          <w:szCs w:val="24"/>
        </w:rPr>
        <w:t>LeBoldus</w:t>
      </w:r>
      <w:proofErr w:type="spellEnd"/>
      <w:r>
        <w:rPr>
          <w:rFonts w:eastAsia="Times New Roman"/>
          <w:sz w:val="24"/>
          <w:szCs w:val="24"/>
        </w:rPr>
        <w:t xml:space="preserve"> J.M. 2022. Draft Genome Resource for Forest Pathogen </w:t>
      </w:r>
      <w:proofErr w:type="spellStart"/>
      <w:r>
        <w:rPr>
          <w:rFonts w:eastAsia="Times New Roman"/>
          <w:sz w:val="24"/>
          <w:szCs w:val="24"/>
        </w:rPr>
        <w:t>Coniferiporia</w:t>
      </w:r>
      <w:proofErr w:type="spellEnd"/>
      <w:r>
        <w:rPr>
          <w:rFonts w:eastAsia="Times New Roman"/>
          <w:sz w:val="24"/>
          <w:szCs w:val="24"/>
        </w:rPr>
        <w:t xml:space="preserve"> </w:t>
      </w:r>
      <w:proofErr w:type="spellStart"/>
      <w:r>
        <w:rPr>
          <w:rFonts w:eastAsia="Times New Roman"/>
          <w:sz w:val="24"/>
          <w:szCs w:val="24"/>
        </w:rPr>
        <w:t>weirii</w:t>
      </w:r>
      <w:proofErr w:type="spellEnd"/>
      <w:r>
        <w:rPr>
          <w:rFonts w:eastAsia="Times New Roman"/>
          <w:sz w:val="24"/>
          <w:szCs w:val="24"/>
        </w:rPr>
        <w:t xml:space="preserve"> – a Facultative Pathogen of Thuja plicata and </w:t>
      </w:r>
      <w:proofErr w:type="spellStart"/>
      <w:r>
        <w:rPr>
          <w:rFonts w:eastAsia="Times New Roman"/>
          <w:sz w:val="24"/>
          <w:szCs w:val="24"/>
        </w:rPr>
        <w:t>Callitropsis</w:t>
      </w:r>
      <w:proofErr w:type="spellEnd"/>
      <w:r>
        <w:rPr>
          <w:rFonts w:eastAsia="Times New Roman"/>
          <w:sz w:val="24"/>
          <w:szCs w:val="24"/>
        </w:rPr>
        <w:t xml:space="preserve"> </w:t>
      </w:r>
      <w:proofErr w:type="spellStart"/>
      <w:r>
        <w:rPr>
          <w:rFonts w:eastAsia="Times New Roman"/>
          <w:sz w:val="24"/>
          <w:szCs w:val="24"/>
        </w:rPr>
        <w:t>nootkatensis</w:t>
      </w:r>
      <w:proofErr w:type="spellEnd"/>
      <w:r>
        <w:rPr>
          <w:rFonts w:eastAsia="Times New Roman"/>
          <w:sz w:val="24"/>
          <w:szCs w:val="24"/>
        </w:rPr>
        <w:t>. Plant Disease.</w:t>
      </w:r>
    </w:p>
    <w:p w14:paraId="0BE44D66" w14:textId="77777777" w:rsidR="00E43978" w:rsidRDefault="00E43978">
      <w:pPr>
        <w:spacing w:line="480" w:lineRule="auto"/>
        <w:rPr>
          <w:sz w:val="24"/>
          <w:szCs w:val="24"/>
        </w:rPr>
      </w:pPr>
    </w:p>
    <w:p w14:paraId="507A08A3" w14:textId="77777777" w:rsidR="00E43978" w:rsidRPr="00201E18" w:rsidRDefault="00000000">
      <w:pPr>
        <w:spacing w:line="480" w:lineRule="auto"/>
        <w:ind w:left="720" w:hanging="720"/>
        <w:rPr>
          <w:sz w:val="24"/>
          <w:szCs w:val="24"/>
          <w:lang w:val="fr-FR"/>
          <w:rPrChange w:id="886" w:author="Sarah Hoffman" w:date="2022-11-04T19:18:00Z">
            <w:rPr>
              <w:sz w:val="24"/>
              <w:szCs w:val="24"/>
            </w:rPr>
          </w:rPrChange>
        </w:rPr>
      </w:pPr>
      <w:r>
        <w:rPr>
          <w:rFonts w:eastAsia="Times New Roman"/>
          <w:sz w:val="24"/>
          <w:szCs w:val="24"/>
        </w:rPr>
        <w:t xml:space="preserve">  Russell V. </w:t>
      </w:r>
      <w:proofErr w:type="spellStart"/>
      <w:r>
        <w:rPr>
          <w:rFonts w:eastAsia="Times New Roman"/>
          <w:sz w:val="24"/>
          <w:szCs w:val="24"/>
        </w:rPr>
        <w:t>Lenth</w:t>
      </w:r>
      <w:proofErr w:type="spellEnd"/>
      <w:r>
        <w:rPr>
          <w:rFonts w:eastAsia="Times New Roman"/>
          <w:sz w:val="24"/>
          <w:szCs w:val="24"/>
        </w:rPr>
        <w:t xml:space="preserve"> (2022). </w:t>
      </w:r>
      <w:proofErr w:type="spellStart"/>
      <w:r>
        <w:rPr>
          <w:rFonts w:eastAsia="Times New Roman"/>
          <w:sz w:val="24"/>
          <w:szCs w:val="24"/>
        </w:rPr>
        <w:t>emmeans</w:t>
      </w:r>
      <w:proofErr w:type="spellEnd"/>
      <w:r>
        <w:rPr>
          <w:rFonts w:eastAsia="Times New Roman"/>
          <w:sz w:val="24"/>
          <w:szCs w:val="24"/>
        </w:rPr>
        <w:t xml:space="preserve">: Estimated Marginal Means, aka Least-Squares Means. </w:t>
      </w:r>
      <w:r w:rsidRPr="00201E18">
        <w:rPr>
          <w:rFonts w:eastAsia="Times New Roman"/>
          <w:sz w:val="24"/>
          <w:szCs w:val="24"/>
          <w:lang w:val="fr-FR"/>
          <w:rPrChange w:id="887" w:author="Sarah Hoffman" w:date="2022-11-04T19:18:00Z">
            <w:rPr>
              <w:rFonts w:eastAsia="Times New Roman"/>
              <w:sz w:val="24"/>
              <w:szCs w:val="24"/>
            </w:rPr>
          </w:rPrChange>
        </w:rPr>
        <w:t>R package version 1.7.4-1.</w:t>
      </w:r>
    </w:p>
    <w:p w14:paraId="74AA3319" w14:textId="77777777" w:rsidR="00E43978" w:rsidRPr="00201E18" w:rsidRDefault="00000000">
      <w:pPr>
        <w:spacing w:line="480" w:lineRule="auto"/>
        <w:ind w:left="720" w:hanging="720"/>
        <w:rPr>
          <w:sz w:val="24"/>
          <w:szCs w:val="24"/>
          <w:lang w:val="fr-FR"/>
          <w:rPrChange w:id="888" w:author="Sarah Hoffman" w:date="2022-11-04T19:18:00Z">
            <w:rPr>
              <w:sz w:val="24"/>
              <w:szCs w:val="24"/>
            </w:rPr>
          </w:rPrChange>
        </w:rPr>
      </w:pPr>
      <w:r w:rsidRPr="00201E18">
        <w:rPr>
          <w:rFonts w:eastAsia="Times New Roman"/>
          <w:sz w:val="24"/>
          <w:szCs w:val="24"/>
          <w:lang w:val="fr-FR"/>
          <w:rPrChange w:id="889" w:author="Sarah Hoffman" w:date="2022-11-04T19:18:00Z">
            <w:rPr>
              <w:rFonts w:eastAsia="Times New Roman"/>
              <w:sz w:val="24"/>
              <w:szCs w:val="24"/>
            </w:rPr>
          </w:rPrChange>
        </w:rPr>
        <w:t xml:space="preserve">  https://CRAN.R-project.org/package=emmeans</w:t>
      </w:r>
    </w:p>
    <w:p w14:paraId="407736C6" w14:textId="77777777" w:rsidR="00E43978" w:rsidRPr="00201E18" w:rsidRDefault="00E43978">
      <w:pPr>
        <w:spacing w:line="480" w:lineRule="auto"/>
        <w:rPr>
          <w:rFonts w:eastAsia="Times New Roman"/>
          <w:sz w:val="24"/>
          <w:szCs w:val="24"/>
          <w:lang w:val="fr-FR"/>
          <w:rPrChange w:id="890" w:author="Sarah Hoffman" w:date="2022-11-04T19:18:00Z">
            <w:rPr>
              <w:rFonts w:eastAsia="Times New Roman"/>
              <w:sz w:val="24"/>
              <w:szCs w:val="24"/>
            </w:rPr>
          </w:rPrChange>
        </w:rPr>
      </w:pPr>
    </w:p>
    <w:p w14:paraId="387D2AF6" w14:textId="77777777" w:rsidR="00E43978" w:rsidRDefault="00000000">
      <w:pPr>
        <w:spacing w:line="480" w:lineRule="auto"/>
        <w:ind w:left="720" w:hanging="720"/>
        <w:rPr>
          <w:rFonts w:eastAsia="Times New Roman"/>
          <w:sz w:val="24"/>
          <w:szCs w:val="24"/>
        </w:rPr>
      </w:pPr>
      <w:r w:rsidRPr="00201E18">
        <w:rPr>
          <w:rFonts w:eastAsia="Times New Roman"/>
          <w:sz w:val="24"/>
          <w:szCs w:val="24"/>
          <w:lang w:val="fr-FR"/>
          <w:rPrChange w:id="891" w:author="Sarah Hoffman" w:date="2022-11-04T19:18:00Z">
            <w:rPr>
              <w:rFonts w:eastAsia="Times New Roman"/>
              <w:sz w:val="24"/>
              <w:szCs w:val="24"/>
            </w:rPr>
          </w:rPrChange>
        </w:rPr>
        <w:t xml:space="preserve">Li, C. Y., Lu, K. C., Nelson, E. E., </w:t>
      </w:r>
      <w:proofErr w:type="spellStart"/>
      <w:r w:rsidRPr="00201E18">
        <w:rPr>
          <w:rFonts w:eastAsia="Times New Roman"/>
          <w:sz w:val="24"/>
          <w:szCs w:val="24"/>
          <w:lang w:val="fr-FR"/>
          <w:rPrChange w:id="892" w:author="Sarah Hoffman" w:date="2022-11-04T19:18:00Z">
            <w:rPr>
              <w:rFonts w:eastAsia="Times New Roman"/>
              <w:sz w:val="24"/>
              <w:szCs w:val="24"/>
            </w:rPr>
          </w:rPrChange>
        </w:rPr>
        <w:t>Bollen</w:t>
      </w:r>
      <w:proofErr w:type="spellEnd"/>
      <w:r w:rsidRPr="00201E18">
        <w:rPr>
          <w:rFonts w:eastAsia="Times New Roman"/>
          <w:sz w:val="24"/>
          <w:szCs w:val="24"/>
          <w:lang w:val="fr-FR"/>
          <w:rPrChange w:id="893" w:author="Sarah Hoffman" w:date="2022-11-04T19:18:00Z">
            <w:rPr>
              <w:rFonts w:eastAsia="Times New Roman"/>
              <w:sz w:val="24"/>
              <w:szCs w:val="24"/>
            </w:rPr>
          </w:rPrChange>
        </w:rPr>
        <w:t xml:space="preserve">, W. B., &amp; Trappe, J. M. (1969). </w:t>
      </w:r>
      <w:r>
        <w:rPr>
          <w:rFonts w:eastAsia="Times New Roman"/>
          <w:sz w:val="24"/>
          <w:szCs w:val="24"/>
        </w:rPr>
        <w:t xml:space="preserve">Effect of phenolic and other compounds on </w:t>
      </w:r>
      <w:proofErr w:type="spellStart"/>
      <w:r>
        <w:rPr>
          <w:rFonts w:eastAsia="Times New Roman"/>
          <w:sz w:val="24"/>
          <w:szCs w:val="24"/>
        </w:rPr>
        <w:t>grovvth</w:t>
      </w:r>
      <w:proofErr w:type="spellEnd"/>
      <w:r>
        <w:rPr>
          <w:rFonts w:eastAsia="Times New Roman"/>
          <w:sz w:val="24"/>
          <w:szCs w:val="24"/>
        </w:rPr>
        <w:t xml:space="preserve"> of. </w:t>
      </w:r>
      <w:proofErr w:type="spellStart"/>
      <w:r>
        <w:rPr>
          <w:rFonts w:eastAsia="Times New Roman"/>
          <w:sz w:val="24"/>
          <w:szCs w:val="24"/>
        </w:rPr>
        <w:t>Microbios</w:t>
      </w:r>
      <w:proofErr w:type="spellEnd"/>
      <w:r>
        <w:rPr>
          <w:rFonts w:eastAsia="Times New Roman"/>
          <w:sz w:val="24"/>
          <w:szCs w:val="24"/>
        </w:rPr>
        <w:t>, 3, 305-311.</w:t>
      </w:r>
    </w:p>
    <w:p w14:paraId="34E601D3" w14:textId="77777777" w:rsidR="00E43978" w:rsidRDefault="00E43978">
      <w:pPr>
        <w:spacing w:line="480" w:lineRule="auto"/>
        <w:ind w:left="720" w:hanging="720"/>
        <w:rPr>
          <w:rFonts w:eastAsia="Times New Roman"/>
          <w:sz w:val="24"/>
          <w:szCs w:val="24"/>
        </w:rPr>
      </w:pPr>
    </w:p>
    <w:p w14:paraId="76E0C90D" w14:textId="77777777" w:rsidR="00E43978" w:rsidRDefault="00000000">
      <w:pPr>
        <w:spacing w:line="480" w:lineRule="auto"/>
        <w:ind w:left="720" w:hanging="720"/>
        <w:rPr>
          <w:rFonts w:eastAsia="Times New Roman"/>
          <w:sz w:val="24"/>
          <w:szCs w:val="24"/>
        </w:rPr>
      </w:pPr>
      <w:r>
        <w:rPr>
          <w:rFonts w:eastAsia="Times New Roman"/>
          <w:sz w:val="24"/>
          <w:szCs w:val="24"/>
        </w:rPr>
        <w:t xml:space="preserve">LI, C. Y., K. C. LU, J. M. TRAPPE, and W. B. BOLLEN. "Inhibition of </w:t>
      </w:r>
      <w:proofErr w:type="spellStart"/>
      <w:r>
        <w:rPr>
          <w:rFonts w:eastAsia="Times New Roman"/>
          <w:sz w:val="24"/>
          <w:szCs w:val="24"/>
        </w:rPr>
        <w:t>Poria</w:t>
      </w:r>
      <w:proofErr w:type="spellEnd"/>
      <w:r>
        <w:rPr>
          <w:rFonts w:eastAsia="Times New Roman"/>
          <w:sz w:val="24"/>
          <w:szCs w:val="24"/>
        </w:rPr>
        <w:t xml:space="preserve"> </w:t>
      </w:r>
      <w:proofErr w:type="spellStart"/>
      <w:r>
        <w:rPr>
          <w:rFonts w:eastAsia="Times New Roman"/>
          <w:sz w:val="24"/>
          <w:szCs w:val="24"/>
        </w:rPr>
        <w:t>weirii</w:t>
      </w:r>
      <w:proofErr w:type="spellEnd"/>
      <w:r>
        <w:rPr>
          <w:rFonts w:eastAsia="Times New Roman"/>
          <w:sz w:val="24"/>
          <w:szCs w:val="24"/>
        </w:rPr>
        <w:t xml:space="preserve"> and Fomes </w:t>
      </w:r>
      <w:proofErr w:type="spellStart"/>
      <w:r>
        <w:rPr>
          <w:rFonts w:eastAsia="Times New Roman"/>
          <w:sz w:val="24"/>
          <w:szCs w:val="24"/>
        </w:rPr>
        <w:t>annosus</w:t>
      </w:r>
      <w:proofErr w:type="spellEnd"/>
      <w:r>
        <w:rPr>
          <w:rFonts w:eastAsia="Times New Roman"/>
          <w:sz w:val="24"/>
          <w:szCs w:val="24"/>
        </w:rPr>
        <w:t xml:space="preserve"> by Linoleic Acid." Forest Sci. 16: 329.330. 1970.</w:t>
      </w:r>
    </w:p>
    <w:p w14:paraId="288DE9EA" w14:textId="77777777" w:rsidR="00E43978" w:rsidRDefault="00000000">
      <w:pPr>
        <w:spacing w:line="480" w:lineRule="auto"/>
        <w:ind w:left="720" w:hanging="720"/>
        <w:rPr>
          <w:sz w:val="24"/>
          <w:szCs w:val="24"/>
        </w:rPr>
      </w:pPr>
      <w:r>
        <w:rPr>
          <w:rFonts w:eastAsia="Times New Roman"/>
          <w:sz w:val="24"/>
          <w:szCs w:val="24"/>
        </w:rPr>
        <w:t xml:space="preserve">Lockman, I. B., and Kearns, H. S. (2016). Forest root diseases across the United States. Gen. Tech. Rep. RMRS-GTR-342. Ogden, UT: US Department of Agriculture, Forest Service, Rocky Mountain Research Station. 342. 55 p.  </w:t>
      </w:r>
      <w:hyperlink r:id="rId58">
        <w:r>
          <w:rPr>
            <w:rStyle w:val="Hyperlink"/>
            <w:color w:val="000000"/>
            <w:sz w:val="24"/>
            <w:szCs w:val="24"/>
            <w:shd w:val="clear" w:color="auto" w:fill="FFFFFF"/>
          </w:rPr>
          <w:t>https://doi.org/10.1094/PHYTO-12-17-0399-R</w:t>
        </w:r>
      </w:hyperlink>
    </w:p>
    <w:p w14:paraId="675388F4" w14:textId="77777777" w:rsidR="00E43978" w:rsidRDefault="00E43978">
      <w:pPr>
        <w:spacing w:line="480" w:lineRule="auto"/>
        <w:ind w:left="720" w:hanging="720"/>
        <w:rPr>
          <w:rFonts w:eastAsia="Times New Roman"/>
          <w:sz w:val="24"/>
          <w:szCs w:val="24"/>
        </w:rPr>
      </w:pPr>
    </w:p>
    <w:p w14:paraId="0AB9D568" w14:textId="620A8203" w:rsidR="00E43978" w:rsidRDefault="00000000">
      <w:pPr>
        <w:spacing w:line="480" w:lineRule="auto"/>
        <w:ind w:left="720" w:hanging="720"/>
        <w:rPr>
          <w:sz w:val="24"/>
          <w:szCs w:val="24"/>
        </w:rPr>
      </w:pPr>
      <w:r>
        <w:rPr>
          <w:rFonts w:eastAsia="Times New Roman"/>
          <w:sz w:val="24"/>
          <w:szCs w:val="24"/>
        </w:rPr>
        <w:t xml:space="preserve">Maffei, H. M., Filip, G. M., Chadwick, K. L., and David, L., (2008). Western root disease model simulation versus plot remeasurement: 11 years of change in stand structure and density induced by Armillaria root disease in Central Oregon. In Third Forest </w:t>
      </w:r>
      <w:proofErr w:type="spellStart"/>
      <w:r>
        <w:rPr>
          <w:rFonts w:eastAsia="Times New Roman"/>
          <w:sz w:val="24"/>
          <w:szCs w:val="24"/>
        </w:rPr>
        <w:t>Veg</w:t>
      </w:r>
      <w:r w:rsidR="00405E86">
        <w:rPr>
          <w:rFonts w:eastAsia="Times New Roman"/>
          <w:sz w:val="24"/>
          <w:szCs w:val="24"/>
        </w:rPr>
        <w:t>AP</w:t>
      </w:r>
      <w:r>
        <w:rPr>
          <w:rFonts w:eastAsia="Times New Roman"/>
          <w:sz w:val="24"/>
          <w:szCs w:val="24"/>
        </w:rPr>
        <w:t>etation</w:t>
      </w:r>
      <w:proofErr w:type="spellEnd"/>
      <w:r>
        <w:rPr>
          <w:rFonts w:eastAsia="Times New Roman"/>
          <w:sz w:val="24"/>
          <w:szCs w:val="24"/>
        </w:rPr>
        <w:t xml:space="preserve"> Simulator Conference: Fort Collins, CO, February 13-15, 2007. US Department of Agriculture, Forest Service, Rocky Mountain Research Station. 55 p. </w:t>
      </w:r>
      <w:r>
        <w:rPr>
          <w:rStyle w:val="Hyperlink"/>
          <w:color w:val="000000"/>
          <w:sz w:val="24"/>
          <w:szCs w:val="24"/>
          <w:shd w:val="clear" w:color="auto" w:fill="FFFFFF"/>
        </w:rPr>
        <w:t>https://www.fs.fed.us/rm/pubs/rmrs_p054/rmrs_p054_055_067.pdf</w:t>
      </w:r>
    </w:p>
    <w:p w14:paraId="163CA551" w14:textId="77777777" w:rsidR="00E43978" w:rsidRDefault="00E43978">
      <w:pPr>
        <w:spacing w:line="480" w:lineRule="auto"/>
        <w:ind w:left="720" w:hanging="720"/>
        <w:rPr>
          <w:rFonts w:eastAsia="Times New Roman"/>
          <w:sz w:val="24"/>
          <w:szCs w:val="24"/>
        </w:rPr>
      </w:pPr>
    </w:p>
    <w:p w14:paraId="2F9EC02F" w14:textId="77777777" w:rsidR="00E43978" w:rsidRDefault="00000000">
      <w:pPr>
        <w:spacing w:line="480" w:lineRule="auto"/>
        <w:ind w:left="720" w:hanging="720"/>
        <w:rPr>
          <w:sz w:val="24"/>
          <w:szCs w:val="24"/>
        </w:rPr>
      </w:pPr>
      <w:r>
        <w:rPr>
          <w:rFonts w:eastAsia="Times New Roman"/>
          <w:sz w:val="24"/>
          <w:szCs w:val="24"/>
        </w:rPr>
        <w:t>Marsden, M. A., (1992). Sensitivity of the Western Root Disease Model: inventory of root disease (Vol. 303). USDA, Forest Service, Rocky Mountain Forest and Range Experiment Station.</w:t>
      </w:r>
    </w:p>
    <w:p w14:paraId="783FA7E8" w14:textId="77777777" w:rsidR="00E43978" w:rsidRDefault="00E43978">
      <w:pPr>
        <w:spacing w:line="480" w:lineRule="auto"/>
        <w:rPr>
          <w:rFonts w:eastAsia="Times New Roman"/>
          <w:sz w:val="24"/>
          <w:szCs w:val="24"/>
        </w:rPr>
      </w:pPr>
    </w:p>
    <w:p w14:paraId="3D197182" w14:textId="77777777" w:rsidR="00E43978" w:rsidRDefault="00000000">
      <w:pPr>
        <w:spacing w:line="480" w:lineRule="auto"/>
        <w:ind w:left="720" w:hanging="720"/>
        <w:rPr>
          <w:sz w:val="24"/>
          <w:szCs w:val="24"/>
        </w:rPr>
      </w:pPr>
      <w:r>
        <w:rPr>
          <w:rFonts w:eastAsia="Times New Roman"/>
          <w:sz w:val="24"/>
          <w:szCs w:val="24"/>
        </w:rPr>
        <w:t xml:space="preserve">McKenzie, D., </w:t>
      </w:r>
      <w:proofErr w:type="spellStart"/>
      <w:r>
        <w:rPr>
          <w:rFonts w:eastAsia="Times New Roman"/>
          <w:sz w:val="24"/>
          <w:szCs w:val="24"/>
        </w:rPr>
        <w:t>Gedalof</w:t>
      </w:r>
      <w:proofErr w:type="spellEnd"/>
      <w:r>
        <w:rPr>
          <w:rFonts w:eastAsia="Times New Roman"/>
          <w:sz w:val="24"/>
          <w:szCs w:val="24"/>
        </w:rPr>
        <w:t>, Z. E., Peterson, D. L., and Mote, P. (2004). Climatic change, wildfire, and conservation. Conservation biology, 18(4), 890-902.  </w:t>
      </w:r>
    </w:p>
    <w:p w14:paraId="14245661" w14:textId="77777777" w:rsidR="00E43978" w:rsidRDefault="00000000">
      <w:pPr>
        <w:spacing w:line="480" w:lineRule="auto"/>
        <w:ind w:left="720"/>
        <w:rPr>
          <w:sz w:val="24"/>
          <w:szCs w:val="24"/>
        </w:rPr>
      </w:pPr>
      <w:hyperlink r:id="rId59">
        <w:r>
          <w:rPr>
            <w:rStyle w:val="Hyperlink"/>
            <w:color w:val="000000"/>
            <w:sz w:val="24"/>
            <w:szCs w:val="24"/>
            <w:shd w:val="clear" w:color="auto" w:fill="FFFFFF"/>
          </w:rPr>
          <w:t>https://doi.org/10.1111/j.1523-1739.2004.00492.x</w:t>
        </w:r>
      </w:hyperlink>
    </w:p>
    <w:p w14:paraId="51128C06" w14:textId="77777777" w:rsidR="00E43978" w:rsidRDefault="00E43978">
      <w:pPr>
        <w:spacing w:line="480" w:lineRule="auto"/>
        <w:rPr>
          <w:rFonts w:eastAsia="Times New Roman"/>
          <w:sz w:val="24"/>
          <w:szCs w:val="24"/>
        </w:rPr>
      </w:pPr>
    </w:p>
    <w:p w14:paraId="4F929247" w14:textId="77777777" w:rsidR="00E43978" w:rsidRDefault="00000000">
      <w:pPr>
        <w:spacing w:line="480" w:lineRule="auto"/>
        <w:ind w:left="720" w:hanging="720"/>
        <w:rPr>
          <w:sz w:val="24"/>
          <w:szCs w:val="24"/>
        </w:rPr>
      </w:pPr>
      <w:r>
        <w:rPr>
          <w:rFonts w:eastAsia="Times New Roman"/>
          <w:sz w:val="24"/>
          <w:szCs w:val="24"/>
        </w:rPr>
        <w:t xml:space="preserve">Morrison, D.J., </w:t>
      </w:r>
      <w:proofErr w:type="spellStart"/>
      <w:r>
        <w:rPr>
          <w:rFonts w:eastAsia="Times New Roman"/>
          <w:sz w:val="24"/>
          <w:szCs w:val="24"/>
        </w:rPr>
        <w:t>Merler</w:t>
      </w:r>
      <w:proofErr w:type="spellEnd"/>
      <w:r>
        <w:rPr>
          <w:rFonts w:eastAsia="Times New Roman"/>
          <w:sz w:val="24"/>
          <w:szCs w:val="24"/>
        </w:rPr>
        <w:t>, H., Norris, D., (1991). Detection, Recognition and Management of Armillaria and Phellinus Root Disease in the Southern Interior of British Columbia. Forestry Canada and BC Ministry of Forests, Victoria, BC FRDA Rep. 179.</w:t>
      </w:r>
    </w:p>
    <w:p w14:paraId="45028E4D" w14:textId="77777777" w:rsidR="00E43978" w:rsidRDefault="00E43978">
      <w:pPr>
        <w:spacing w:line="480" w:lineRule="auto"/>
        <w:ind w:left="720" w:hanging="720"/>
        <w:rPr>
          <w:rFonts w:eastAsia="Times New Roman"/>
          <w:sz w:val="24"/>
          <w:szCs w:val="24"/>
        </w:rPr>
      </w:pPr>
    </w:p>
    <w:p w14:paraId="0E19F804" w14:textId="77777777" w:rsidR="00E43978" w:rsidRDefault="00000000">
      <w:pPr>
        <w:spacing w:line="480" w:lineRule="auto"/>
        <w:ind w:left="720" w:hanging="720"/>
        <w:rPr>
          <w:sz w:val="24"/>
          <w:szCs w:val="24"/>
        </w:rPr>
      </w:pPr>
      <w:r>
        <w:rPr>
          <w:rFonts w:eastAsia="Times New Roman"/>
          <w:sz w:val="24"/>
          <w:szCs w:val="24"/>
        </w:rPr>
        <w:lastRenderedPageBreak/>
        <w:t xml:space="preserve">Morrison, D. J., Cruickshank, M. G., and </w:t>
      </w:r>
      <w:proofErr w:type="spellStart"/>
      <w:r>
        <w:rPr>
          <w:rFonts w:eastAsia="Times New Roman"/>
          <w:sz w:val="24"/>
          <w:szCs w:val="24"/>
        </w:rPr>
        <w:t>Lalumière</w:t>
      </w:r>
      <w:proofErr w:type="spellEnd"/>
      <w:r>
        <w:rPr>
          <w:rFonts w:eastAsia="Times New Roman"/>
          <w:sz w:val="24"/>
          <w:szCs w:val="24"/>
        </w:rPr>
        <w:t xml:space="preserve">, A. (2014). Control of laminated and Armillaria root diseases by stump removal and tree species mixtures: Amount and cause of mortality and impact on yield after 40 years. Forest ecology and management, 319. 75-98 p. </w:t>
      </w:r>
      <w:hyperlink r:id="rId60" w:tgtFrame="Persistent link using digital object identifier">
        <w:r>
          <w:rPr>
            <w:rStyle w:val="Hyperlink"/>
            <w:color w:val="000000"/>
            <w:sz w:val="24"/>
            <w:szCs w:val="24"/>
            <w:shd w:val="clear" w:color="auto" w:fill="FFFFFF"/>
          </w:rPr>
          <w:t>https://doi.org/10.1016/j.foreco.2014.02.007</w:t>
        </w:r>
      </w:hyperlink>
    </w:p>
    <w:p w14:paraId="154C7557" w14:textId="77777777" w:rsidR="00E43978" w:rsidRDefault="00E43978">
      <w:pPr>
        <w:spacing w:line="480" w:lineRule="auto"/>
        <w:ind w:left="720" w:hanging="720"/>
        <w:rPr>
          <w:rFonts w:eastAsia="Times New Roman"/>
          <w:sz w:val="24"/>
          <w:szCs w:val="24"/>
        </w:rPr>
      </w:pPr>
    </w:p>
    <w:p w14:paraId="313E53D0" w14:textId="77777777" w:rsidR="00E43978" w:rsidRDefault="00000000">
      <w:pPr>
        <w:spacing w:line="480" w:lineRule="auto"/>
        <w:ind w:left="720" w:hanging="720"/>
        <w:rPr>
          <w:sz w:val="24"/>
          <w:szCs w:val="24"/>
        </w:rPr>
      </w:pPr>
      <w:proofErr w:type="spellStart"/>
      <w:r w:rsidRPr="00201E18">
        <w:rPr>
          <w:rFonts w:eastAsia="Times New Roman"/>
          <w:sz w:val="24"/>
          <w:szCs w:val="24"/>
          <w:lang w:val="fr-FR"/>
          <w:rPrChange w:id="894" w:author="Sarah Hoffman" w:date="2022-11-04T19:18:00Z">
            <w:rPr>
              <w:rFonts w:eastAsia="Times New Roman"/>
              <w:sz w:val="24"/>
              <w:szCs w:val="24"/>
            </w:rPr>
          </w:rPrChange>
        </w:rPr>
        <w:t>Mote</w:t>
      </w:r>
      <w:proofErr w:type="spellEnd"/>
      <w:r w:rsidRPr="00201E18">
        <w:rPr>
          <w:rFonts w:eastAsia="Times New Roman"/>
          <w:sz w:val="24"/>
          <w:szCs w:val="24"/>
          <w:lang w:val="fr-FR"/>
          <w:rPrChange w:id="895" w:author="Sarah Hoffman" w:date="2022-11-04T19:18:00Z">
            <w:rPr>
              <w:rFonts w:eastAsia="Times New Roman"/>
              <w:sz w:val="24"/>
              <w:szCs w:val="24"/>
            </w:rPr>
          </w:rPrChange>
        </w:rPr>
        <w:t xml:space="preserve">, P.W., </w:t>
      </w:r>
      <w:proofErr w:type="spellStart"/>
      <w:r w:rsidRPr="00201E18">
        <w:rPr>
          <w:rFonts w:eastAsia="Times New Roman"/>
          <w:sz w:val="24"/>
          <w:szCs w:val="24"/>
          <w:lang w:val="fr-FR"/>
          <w:rPrChange w:id="896" w:author="Sarah Hoffman" w:date="2022-11-04T19:18:00Z">
            <w:rPr>
              <w:rFonts w:eastAsia="Times New Roman"/>
              <w:sz w:val="24"/>
              <w:szCs w:val="24"/>
            </w:rPr>
          </w:rPrChange>
        </w:rPr>
        <w:t>Salathé</w:t>
      </w:r>
      <w:proofErr w:type="spellEnd"/>
      <w:r w:rsidRPr="00201E18">
        <w:rPr>
          <w:rFonts w:eastAsia="Times New Roman"/>
          <w:sz w:val="24"/>
          <w:szCs w:val="24"/>
          <w:lang w:val="fr-FR"/>
          <w:rPrChange w:id="897" w:author="Sarah Hoffman" w:date="2022-11-04T19:18:00Z">
            <w:rPr>
              <w:rFonts w:eastAsia="Times New Roman"/>
              <w:sz w:val="24"/>
              <w:szCs w:val="24"/>
            </w:rPr>
          </w:rPrChange>
        </w:rPr>
        <w:t xml:space="preserve">, E.P (2010). </w:t>
      </w:r>
      <w:r>
        <w:rPr>
          <w:rFonts w:eastAsia="Times New Roman"/>
          <w:sz w:val="24"/>
          <w:szCs w:val="24"/>
        </w:rPr>
        <w:t xml:space="preserve">Future climate in the Pacific Northwest. Climatic Change 102, 29–50. </w:t>
      </w:r>
      <w:r>
        <w:rPr>
          <w:rStyle w:val="Hyperlink"/>
          <w:color w:val="000000"/>
          <w:sz w:val="24"/>
          <w:szCs w:val="24"/>
          <w:shd w:val="clear" w:color="auto" w:fill="FFFFFF"/>
        </w:rPr>
        <w:t>https://doi.org/10.1007/s10584-010-9848-z</w:t>
      </w:r>
    </w:p>
    <w:p w14:paraId="3F2217CC" w14:textId="77777777" w:rsidR="00E43978" w:rsidRDefault="00E43978">
      <w:pPr>
        <w:spacing w:line="480" w:lineRule="auto"/>
        <w:rPr>
          <w:rFonts w:eastAsia="Times New Roman"/>
          <w:sz w:val="24"/>
          <w:szCs w:val="24"/>
        </w:rPr>
      </w:pPr>
    </w:p>
    <w:p w14:paraId="19F7C0A8" w14:textId="77777777" w:rsidR="00E43978" w:rsidRDefault="00000000">
      <w:pPr>
        <w:spacing w:line="480" w:lineRule="auto"/>
        <w:ind w:left="720" w:hanging="720"/>
        <w:rPr>
          <w:sz w:val="24"/>
          <w:szCs w:val="24"/>
        </w:rPr>
      </w:pPr>
      <w:r>
        <w:rPr>
          <w:rFonts w:eastAsia="Times New Roman"/>
          <w:sz w:val="24"/>
          <w:szCs w:val="24"/>
        </w:rPr>
        <w:t>Nelson, E. E. (1980). Laminated root rot damage in a young Douglas-fir stand [</w:t>
      </w:r>
      <w:proofErr w:type="spellStart"/>
      <w:r>
        <w:rPr>
          <w:rFonts w:eastAsia="Times New Roman"/>
          <w:sz w:val="24"/>
          <w:szCs w:val="24"/>
        </w:rPr>
        <w:t>Pseudotsuga</w:t>
      </w:r>
      <w:proofErr w:type="spellEnd"/>
      <w:r>
        <w:rPr>
          <w:rFonts w:eastAsia="Times New Roman"/>
          <w:sz w:val="24"/>
          <w:szCs w:val="24"/>
        </w:rPr>
        <w:t xml:space="preserve"> </w:t>
      </w:r>
      <w:proofErr w:type="spellStart"/>
      <w:r>
        <w:rPr>
          <w:rFonts w:eastAsia="Times New Roman"/>
          <w:sz w:val="24"/>
          <w:szCs w:val="24"/>
        </w:rPr>
        <w:t>menziesii</w:t>
      </w:r>
      <w:proofErr w:type="spellEnd"/>
      <w:r>
        <w:rPr>
          <w:rFonts w:eastAsia="Times New Roman"/>
          <w:sz w:val="24"/>
          <w:szCs w:val="24"/>
        </w:rPr>
        <w:t xml:space="preserve">, root rot, Phellinus </w:t>
      </w:r>
      <w:proofErr w:type="spellStart"/>
      <w:r>
        <w:rPr>
          <w:rFonts w:eastAsia="Times New Roman"/>
          <w:sz w:val="24"/>
          <w:szCs w:val="24"/>
        </w:rPr>
        <w:t>weirii</w:t>
      </w:r>
      <w:proofErr w:type="spellEnd"/>
      <w:r>
        <w:rPr>
          <w:rFonts w:eastAsia="Times New Roman"/>
          <w:sz w:val="24"/>
          <w:szCs w:val="24"/>
        </w:rPr>
        <w:t xml:space="preserve">]. PNW research note-United States Department of Agriculture. </w:t>
      </w:r>
    </w:p>
    <w:p w14:paraId="50A6B4D0" w14:textId="77777777" w:rsidR="00E43978" w:rsidRDefault="00E43978">
      <w:pPr>
        <w:spacing w:line="480" w:lineRule="auto"/>
        <w:ind w:left="720" w:hanging="720"/>
        <w:rPr>
          <w:rFonts w:eastAsia="Times New Roman"/>
          <w:sz w:val="24"/>
          <w:szCs w:val="24"/>
        </w:rPr>
      </w:pPr>
    </w:p>
    <w:p w14:paraId="267369DA" w14:textId="77777777" w:rsidR="00E43978" w:rsidRDefault="00000000">
      <w:pPr>
        <w:spacing w:line="480" w:lineRule="auto"/>
        <w:ind w:left="720" w:hanging="720"/>
        <w:rPr>
          <w:sz w:val="24"/>
          <w:szCs w:val="24"/>
        </w:rPr>
      </w:pPr>
      <w:r>
        <w:rPr>
          <w:rFonts w:eastAsia="Times New Roman"/>
          <w:sz w:val="24"/>
          <w:szCs w:val="24"/>
        </w:rPr>
        <w:t xml:space="preserve">Nelson, </w:t>
      </w:r>
      <w:proofErr w:type="spellStart"/>
      <w:r>
        <w:rPr>
          <w:rFonts w:eastAsia="Times New Roman"/>
          <w:sz w:val="24"/>
          <w:szCs w:val="24"/>
        </w:rPr>
        <w:t>E.l</w:t>
      </w:r>
      <w:proofErr w:type="spellEnd"/>
      <w:r>
        <w:rPr>
          <w:rFonts w:eastAsia="Times New Roman"/>
          <w:sz w:val="24"/>
          <w:szCs w:val="24"/>
        </w:rPr>
        <w:t xml:space="preserve"> E.; Martin, Neil E.; Williams, Ralph E. (1981). Laminated root rot of western conifers. Forest Insect and Disease Leaflet 159. Washington, DC: USDA Forest Service; 6 p.</w:t>
      </w:r>
    </w:p>
    <w:p w14:paraId="34B0A551" w14:textId="77777777" w:rsidR="00E43978" w:rsidRDefault="00E43978">
      <w:pPr>
        <w:spacing w:line="480" w:lineRule="auto"/>
        <w:ind w:left="720" w:hanging="720"/>
        <w:rPr>
          <w:rFonts w:eastAsia="Times New Roman"/>
          <w:sz w:val="24"/>
          <w:szCs w:val="24"/>
        </w:rPr>
      </w:pPr>
    </w:p>
    <w:p w14:paraId="77C2D516" w14:textId="77777777" w:rsidR="00E43978" w:rsidRDefault="00000000">
      <w:pPr>
        <w:spacing w:line="480" w:lineRule="auto"/>
        <w:ind w:left="720" w:hanging="720"/>
        <w:rPr>
          <w:rStyle w:val="Hyperlink"/>
          <w:color w:val="000000"/>
          <w:sz w:val="24"/>
          <w:szCs w:val="24"/>
          <w:shd w:val="clear" w:color="auto" w:fill="FFFFFF"/>
        </w:rPr>
      </w:pPr>
      <w:r>
        <w:rPr>
          <w:rFonts w:eastAsia="Times New Roman"/>
          <w:sz w:val="24"/>
          <w:szCs w:val="24"/>
        </w:rPr>
        <w:t xml:space="preserve">Norris, C. E., Hogg, K. E., Maynard, D. G., and Curran, M. P. (2014). Stumping trials in British Columbia—organic matter removal and compaction effects on tree growth from seedlings to mid rotation stands. Canadian Journal of Forest Research, 44(11), 1402-1418. </w:t>
      </w:r>
      <w:hyperlink r:id="rId61">
        <w:r>
          <w:rPr>
            <w:rStyle w:val="Hyperlink"/>
            <w:color w:val="000000"/>
            <w:sz w:val="24"/>
            <w:szCs w:val="24"/>
            <w:shd w:val="clear" w:color="auto" w:fill="FFFFFF"/>
          </w:rPr>
          <w:t>https://doi.org/10.1139/cjfr-2014-0168</w:t>
        </w:r>
      </w:hyperlink>
    </w:p>
    <w:p w14:paraId="0875A3D5" w14:textId="77777777" w:rsidR="00E43978" w:rsidRDefault="00E43978">
      <w:pPr>
        <w:spacing w:line="480" w:lineRule="auto"/>
        <w:ind w:left="720" w:hanging="720"/>
        <w:rPr>
          <w:rFonts w:eastAsia="Times New Roman"/>
          <w:sz w:val="24"/>
          <w:szCs w:val="24"/>
        </w:rPr>
      </w:pPr>
    </w:p>
    <w:p w14:paraId="241AD927" w14:textId="77777777" w:rsidR="00E43978" w:rsidRDefault="00000000">
      <w:pPr>
        <w:spacing w:line="480" w:lineRule="auto"/>
        <w:ind w:left="720" w:hanging="720"/>
        <w:rPr>
          <w:rFonts w:eastAsia="Times New Roman"/>
          <w:sz w:val="24"/>
          <w:szCs w:val="24"/>
        </w:rPr>
      </w:pPr>
      <w:r>
        <w:rPr>
          <w:rFonts w:eastAsia="Times New Roman"/>
          <w:sz w:val="24"/>
          <w:szCs w:val="24"/>
        </w:rPr>
        <w:lastRenderedPageBreak/>
        <w:t xml:space="preserve">Parker, T. J., Clancy, K. M., &amp; </w:t>
      </w:r>
      <w:proofErr w:type="spellStart"/>
      <w:r>
        <w:rPr>
          <w:rFonts w:eastAsia="Times New Roman"/>
          <w:sz w:val="24"/>
          <w:szCs w:val="24"/>
        </w:rPr>
        <w:t>Mathiasen</w:t>
      </w:r>
      <w:proofErr w:type="spellEnd"/>
      <w:r>
        <w:rPr>
          <w:rFonts w:eastAsia="Times New Roman"/>
          <w:sz w:val="24"/>
          <w:szCs w:val="24"/>
        </w:rPr>
        <w:t xml:space="preserve">, R. L. (2006). Interactions among fire, insects and pathogens in coniferous forests of the interior western United States and Canada. Agricultural and Forest Entomology, 8(3), 167-189.  </w:t>
      </w:r>
    </w:p>
    <w:p w14:paraId="35097E8B" w14:textId="77777777" w:rsidR="00E43978" w:rsidRDefault="00000000">
      <w:pPr>
        <w:spacing w:line="480" w:lineRule="auto"/>
        <w:ind w:left="720"/>
        <w:rPr>
          <w:rFonts w:eastAsia="Times New Roman"/>
          <w:sz w:val="24"/>
          <w:szCs w:val="24"/>
        </w:rPr>
      </w:pPr>
      <w:r>
        <w:rPr>
          <w:rFonts w:eastAsia="Times New Roman"/>
          <w:sz w:val="24"/>
          <w:szCs w:val="24"/>
        </w:rPr>
        <w:t>https://doi.org/10.1111/j.1461-9563.2006.00305.x</w:t>
      </w:r>
    </w:p>
    <w:p w14:paraId="48485803" w14:textId="77777777" w:rsidR="00E43978" w:rsidRDefault="00E43978">
      <w:pPr>
        <w:spacing w:line="480" w:lineRule="auto"/>
        <w:rPr>
          <w:rFonts w:eastAsia="Times New Roman"/>
          <w:sz w:val="24"/>
          <w:szCs w:val="24"/>
        </w:rPr>
      </w:pPr>
    </w:p>
    <w:p w14:paraId="1A6549CD" w14:textId="77777777" w:rsidR="00E43978" w:rsidRDefault="00000000">
      <w:pPr>
        <w:spacing w:line="480" w:lineRule="auto"/>
        <w:ind w:left="720" w:hanging="720"/>
        <w:rPr>
          <w:sz w:val="24"/>
          <w:szCs w:val="24"/>
        </w:rPr>
      </w:pPr>
      <w:r>
        <w:rPr>
          <w:rFonts w:eastAsia="Times New Roman"/>
          <w:sz w:val="24"/>
          <w:szCs w:val="24"/>
        </w:rPr>
        <w:t xml:space="preserve">Peet, F. G., and Hunt, R. S. (2005). A new simulator for the spread of forest root diseases by individual root contacts. Forest Science, 51(5), 425-437. </w:t>
      </w:r>
      <w:hyperlink r:id="rId62">
        <w:r>
          <w:rPr>
            <w:rStyle w:val="Hyperlink"/>
            <w:color w:val="000000"/>
            <w:sz w:val="24"/>
            <w:szCs w:val="24"/>
            <w:shd w:val="clear" w:color="auto" w:fill="FFFFFF"/>
          </w:rPr>
          <w:t>https://doi.org/10.1093/forestscience/51.5.425</w:t>
        </w:r>
      </w:hyperlink>
    </w:p>
    <w:p w14:paraId="3ACD07BA" w14:textId="77777777" w:rsidR="00E43978" w:rsidRDefault="00E43978">
      <w:pPr>
        <w:spacing w:line="480" w:lineRule="auto"/>
        <w:ind w:left="720" w:hanging="720"/>
        <w:rPr>
          <w:rFonts w:eastAsia="Times New Roman"/>
          <w:sz w:val="24"/>
          <w:szCs w:val="24"/>
        </w:rPr>
      </w:pPr>
    </w:p>
    <w:p w14:paraId="66AE44A2" w14:textId="77777777" w:rsidR="00E43978" w:rsidRDefault="00000000">
      <w:pPr>
        <w:spacing w:line="480" w:lineRule="auto"/>
        <w:ind w:left="720" w:hanging="720"/>
        <w:rPr>
          <w:sz w:val="24"/>
          <w:szCs w:val="24"/>
        </w:rPr>
      </w:pPr>
      <w:proofErr w:type="spellStart"/>
      <w:r>
        <w:rPr>
          <w:rFonts w:eastAsia="Times New Roman"/>
          <w:sz w:val="24"/>
          <w:szCs w:val="24"/>
        </w:rPr>
        <w:t>Pretzsch</w:t>
      </w:r>
      <w:proofErr w:type="spellEnd"/>
      <w:r>
        <w:rPr>
          <w:rFonts w:eastAsia="Times New Roman"/>
          <w:sz w:val="24"/>
          <w:szCs w:val="24"/>
        </w:rPr>
        <w:t xml:space="preserve">, H., Grote, R., </w:t>
      </w:r>
      <w:proofErr w:type="spellStart"/>
      <w:r>
        <w:rPr>
          <w:rFonts w:eastAsia="Times New Roman"/>
          <w:sz w:val="24"/>
          <w:szCs w:val="24"/>
        </w:rPr>
        <w:t>Reineking</w:t>
      </w:r>
      <w:proofErr w:type="spellEnd"/>
      <w:r>
        <w:rPr>
          <w:rFonts w:eastAsia="Times New Roman"/>
          <w:sz w:val="24"/>
          <w:szCs w:val="24"/>
        </w:rPr>
        <w:t xml:space="preserve">, B., </w:t>
      </w:r>
      <w:proofErr w:type="spellStart"/>
      <w:r>
        <w:rPr>
          <w:rFonts w:eastAsia="Times New Roman"/>
          <w:sz w:val="24"/>
          <w:szCs w:val="24"/>
        </w:rPr>
        <w:t>Rötzer</w:t>
      </w:r>
      <w:proofErr w:type="spellEnd"/>
      <w:r>
        <w:rPr>
          <w:rFonts w:eastAsia="Times New Roman"/>
          <w:sz w:val="24"/>
          <w:szCs w:val="24"/>
        </w:rPr>
        <w:t>, T. and Seifert, S. Models for forest ecosystem management: A European perspective. Ann. Bot. 101, 1065–1087 (2008).</w:t>
      </w:r>
      <w:r>
        <w:rPr>
          <w:rStyle w:val="Hyperlink"/>
          <w:color w:val="000000"/>
          <w:sz w:val="24"/>
          <w:szCs w:val="24"/>
          <w:shd w:val="clear" w:color="auto" w:fill="FFFFFF"/>
        </w:rPr>
        <w:t xml:space="preserve"> </w:t>
      </w:r>
      <w:hyperlink r:id="rId63">
        <w:r>
          <w:rPr>
            <w:rStyle w:val="Hyperlink"/>
            <w:color w:val="000000"/>
            <w:sz w:val="24"/>
            <w:szCs w:val="24"/>
            <w:shd w:val="clear" w:color="auto" w:fill="FFFFFF"/>
          </w:rPr>
          <w:t>https://doi.org/10.1093/aob/mcm246</w:t>
        </w:r>
      </w:hyperlink>
    </w:p>
    <w:p w14:paraId="468BE16E" w14:textId="77777777" w:rsidR="00E43978" w:rsidRDefault="00E43978">
      <w:pPr>
        <w:spacing w:line="480" w:lineRule="auto"/>
        <w:ind w:left="720" w:hanging="720"/>
        <w:rPr>
          <w:rFonts w:eastAsia="Times New Roman"/>
          <w:sz w:val="24"/>
          <w:szCs w:val="24"/>
        </w:rPr>
      </w:pPr>
    </w:p>
    <w:p w14:paraId="7F5405FC" w14:textId="77777777" w:rsidR="00E43978" w:rsidRDefault="00000000">
      <w:pPr>
        <w:spacing w:line="480" w:lineRule="auto"/>
        <w:ind w:left="720" w:hanging="720"/>
        <w:rPr>
          <w:sz w:val="24"/>
          <w:szCs w:val="24"/>
        </w:rPr>
      </w:pPr>
      <w:proofErr w:type="spellStart"/>
      <w:r>
        <w:rPr>
          <w:rFonts w:eastAsia="Times New Roman"/>
          <w:sz w:val="24"/>
          <w:szCs w:val="24"/>
        </w:rPr>
        <w:t>Pretzsch</w:t>
      </w:r>
      <w:proofErr w:type="spellEnd"/>
      <w:r>
        <w:rPr>
          <w:rFonts w:eastAsia="Times New Roman"/>
          <w:sz w:val="24"/>
          <w:szCs w:val="24"/>
        </w:rPr>
        <w:t xml:space="preserve">, H., </w:t>
      </w:r>
      <w:proofErr w:type="spellStart"/>
      <w:r>
        <w:rPr>
          <w:rFonts w:eastAsia="Times New Roman"/>
          <w:sz w:val="24"/>
          <w:szCs w:val="24"/>
        </w:rPr>
        <w:t>Biber</w:t>
      </w:r>
      <w:proofErr w:type="spellEnd"/>
      <w:r>
        <w:rPr>
          <w:rFonts w:eastAsia="Times New Roman"/>
          <w:sz w:val="24"/>
          <w:szCs w:val="24"/>
        </w:rPr>
        <w:t xml:space="preserve">, P., </w:t>
      </w:r>
      <w:proofErr w:type="spellStart"/>
      <w:r>
        <w:rPr>
          <w:rFonts w:eastAsia="Times New Roman"/>
          <w:sz w:val="24"/>
          <w:szCs w:val="24"/>
        </w:rPr>
        <w:t>Schütze</w:t>
      </w:r>
      <w:proofErr w:type="spellEnd"/>
      <w:r>
        <w:rPr>
          <w:rFonts w:eastAsia="Times New Roman"/>
          <w:sz w:val="24"/>
          <w:szCs w:val="24"/>
        </w:rPr>
        <w:t xml:space="preserve">, G., </w:t>
      </w:r>
      <w:proofErr w:type="spellStart"/>
      <w:r>
        <w:rPr>
          <w:rFonts w:eastAsia="Times New Roman"/>
          <w:sz w:val="24"/>
          <w:szCs w:val="24"/>
        </w:rPr>
        <w:t>Uhl</w:t>
      </w:r>
      <w:proofErr w:type="spellEnd"/>
      <w:r>
        <w:rPr>
          <w:rFonts w:eastAsia="Times New Roman"/>
          <w:sz w:val="24"/>
          <w:szCs w:val="24"/>
        </w:rPr>
        <w:t xml:space="preserve">, E., and </w:t>
      </w:r>
      <w:proofErr w:type="spellStart"/>
      <w:r>
        <w:rPr>
          <w:rFonts w:eastAsia="Times New Roman"/>
          <w:sz w:val="24"/>
          <w:szCs w:val="24"/>
        </w:rPr>
        <w:t>Rötzer</w:t>
      </w:r>
      <w:proofErr w:type="spellEnd"/>
      <w:r>
        <w:rPr>
          <w:rFonts w:eastAsia="Times New Roman"/>
          <w:sz w:val="24"/>
          <w:szCs w:val="24"/>
        </w:rPr>
        <w:t xml:space="preserve">, T. (2014). Forest stand growth dynamics in Central Europe have accelerated since 1870. Nature communications, 5(1), 1-10. </w:t>
      </w:r>
      <w:r>
        <w:rPr>
          <w:rStyle w:val="Hyperlink"/>
          <w:color w:val="000000"/>
          <w:sz w:val="24"/>
          <w:szCs w:val="24"/>
          <w:shd w:val="clear" w:color="auto" w:fill="FFFFFF"/>
        </w:rPr>
        <w:t>10.1038/ncomms5967</w:t>
      </w:r>
    </w:p>
    <w:p w14:paraId="55768A42" w14:textId="77777777" w:rsidR="00E43978" w:rsidRDefault="00E43978">
      <w:pPr>
        <w:spacing w:line="480" w:lineRule="auto"/>
        <w:ind w:left="720" w:hanging="720"/>
        <w:rPr>
          <w:rFonts w:eastAsia="Times New Roman"/>
          <w:sz w:val="24"/>
          <w:szCs w:val="24"/>
        </w:rPr>
      </w:pPr>
    </w:p>
    <w:p w14:paraId="3FA2ED9A" w14:textId="77777777" w:rsidR="00E43978" w:rsidRDefault="00000000">
      <w:pPr>
        <w:spacing w:line="480" w:lineRule="auto"/>
        <w:ind w:left="720" w:hanging="720"/>
        <w:rPr>
          <w:sz w:val="24"/>
          <w:szCs w:val="24"/>
        </w:rPr>
      </w:pPr>
      <w:r>
        <w:rPr>
          <w:rFonts w:eastAsia="Times New Roman"/>
          <w:sz w:val="24"/>
          <w:szCs w:val="24"/>
        </w:rPr>
        <w:t xml:space="preserve">PRISM Climate Group, Oregon State University, (2018). </w:t>
      </w:r>
      <w:r>
        <w:rPr>
          <w:rStyle w:val="Hyperlink"/>
          <w:color w:val="000000"/>
          <w:sz w:val="24"/>
          <w:szCs w:val="24"/>
          <w:shd w:val="clear" w:color="auto" w:fill="FFFFFF"/>
        </w:rPr>
        <w:t>https://prism.oregonstate.edu/</w:t>
      </w:r>
    </w:p>
    <w:p w14:paraId="68820ECD" w14:textId="77777777" w:rsidR="00E43978" w:rsidRDefault="00E43978">
      <w:pPr>
        <w:spacing w:line="480" w:lineRule="auto"/>
        <w:rPr>
          <w:rFonts w:eastAsia="Times New Roman"/>
          <w:sz w:val="24"/>
          <w:szCs w:val="24"/>
        </w:rPr>
      </w:pPr>
    </w:p>
    <w:p w14:paraId="607EB0DA" w14:textId="77777777" w:rsidR="00E43978" w:rsidRDefault="00000000">
      <w:pPr>
        <w:spacing w:line="480" w:lineRule="auto"/>
        <w:ind w:left="720" w:hanging="720"/>
        <w:rPr>
          <w:sz w:val="24"/>
          <w:szCs w:val="24"/>
        </w:rPr>
      </w:pPr>
      <w:r>
        <w:rPr>
          <w:rFonts w:eastAsia="Times New Roman"/>
          <w:sz w:val="24"/>
          <w:szCs w:val="24"/>
        </w:rPr>
        <w:t xml:space="preserve">RStudio Team (2021). RStudio: Integrated Development Environment for R. RStudio, PBC, Boston, MA. </w:t>
      </w:r>
      <w:hyperlink r:id="rId64">
        <w:r>
          <w:rPr>
            <w:rStyle w:val="Hyperlink"/>
            <w:color w:val="000000"/>
            <w:sz w:val="24"/>
            <w:szCs w:val="24"/>
            <w:shd w:val="clear" w:color="auto" w:fill="FFFFFF"/>
          </w:rPr>
          <w:t>http://www.rstudio.com/</w:t>
        </w:r>
      </w:hyperlink>
    </w:p>
    <w:p w14:paraId="775387FD" w14:textId="77777777" w:rsidR="00E43978" w:rsidRDefault="00E43978">
      <w:pPr>
        <w:spacing w:line="480" w:lineRule="auto"/>
        <w:rPr>
          <w:rFonts w:eastAsia="Times New Roman"/>
          <w:sz w:val="24"/>
          <w:szCs w:val="24"/>
        </w:rPr>
      </w:pPr>
    </w:p>
    <w:p w14:paraId="5A94EB38" w14:textId="77777777" w:rsidR="00E43978" w:rsidRDefault="00000000">
      <w:pPr>
        <w:spacing w:line="480" w:lineRule="auto"/>
        <w:ind w:left="720" w:hanging="720"/>
        <w:rPr>
          <w:sz w:val="24"/>
          <w:szCs w:val="24"/>
        </w:rPr>
      </w:pPr>
      <w:proofErr w:type="spellStart"/>
      <w:r>
        <w:rPr>
          <w:rFonts w:eastAsia="Times New Roman"/>
          <w:sz w:val="24"/>
          <w:szCs w:val="24"/>
        </w:rPr>
        <w:lastRenderedPageBreak/>
        <w:t>Scharpi</w:t>
      </w:r>
      <w:proofErr w:type="spellEnd"/>
      <w:r>
        <w:rPr>
          <w:rFonts w:eastAsia="Times New Roman"/>
          <w:sz w:val="24"/>
          <w:szCs w:val="24"/>
        </w:rPr>
        <w:t xml:space="preserve">, Robert F., technical coordinator. 1993. Diseases of Pacific Coast conifers. Agric. </w:t>
      </w:r>
      <w:proofErr w:type="spellStart"/>
      <w:r>
        <w:rPr>
          <w:rFonts w:eastAsia="Times New Roman"/>
          <w:sz w:val="24"/>
          <w:szCs w:val="24"/>
        </w:rPr>
        <w:t>Handb</w:t>
      </w:r>
      <w:proofErr w:type="spellEnd"/>
      <w:r>
        <w:rPr>
          <w:rFonts w:eastAsia="Times New Roman"/>
          <w:sz w:val="24"/>
          <w:szCs w:val="24"/>
        </w:rPr>
        <w:t xml:space="preserve">. 521. Washington, DC: Forest Service, U.S. Department of Agriculture; 199 </w:t>
      </w:r>
      <w:proofErr w:type="spellStart"/>
      <w:r>
        <w:rPr>
          <w:rFonts w:eastAsia="Times New Roman"/>
          <w:sz w:val="24"/>
          <w:szCs w:val="24"/>
        </w:rPr>
        <w:t>p,l</w:t>
      </w:r>
      <w:proofErr w:type="spellEnd"/>
    </w:p>
    <w:p w14:paraId="1E10BC5B" w14:textId="77777777" w:rsidR="00E43978" w:rsidRDefault="00E43978">
      <w:pPr>
        <w:spacing w:line="480" w:lineRule="auto"/>
        <w:ind w:left="720" w:hanging="720"/>
        <w:rPr>
          <w:rFonts w:eastAsia="Times New Roman"/>
          <w:sz w:val="24"/>
          <w:szCs w:val="24"/>
        </w:rPr>
      </w:pPr>
    </w:p>
    <w:p w14:paraId="0316AFF3" w14:textId="77777777" w:rsidR="00E43978" w:rsidRDefault="00000000">
      <w:pPr>
        <w:spacing w:line="480" w:lineRule="auto"/>
        <w:ind w:left="720" w:hanging="720"/>
        <w:rPr>
          <w:sz w:val="24"/>
          <w:szCs w:val="24"/>
        </w:rPr>
      </w:pPr>
      <w:hyperlink r:id="rId65" w:anchor="bb0230" w:history="1">
        <w:r>
          <w:rPr>
            <w:rFonts w:eastAsia="Times New Roman"/>
            <w:sz w:val="24"/>
            <w:szCs w:val="24"/>
          </w:rPr>
          <w:t>Skovsgaard and Vanclay, 2008</w:t>
        </w:r>
      </w:hyperlink>
      <w:r>
        <w:rPr>
          <w:rFonts w:eastAsia="Times New Roman"/>
          <w:sz w:val="24"/>
          <w:szCs w:val="24"/>
        </w:rPr>
        <w:t xml:space="preserve"> J.P. </w:t>
      </w:r>
      <w:proofErr w:type="spellStart"/>
      <w:r>
        <w:rPr>
          <w:rFonts w:eastAsia="Times New Roman"/>
          <w:sz w:val="24"/>
          <w:szCs w:val="24"/>
        </w:rPr>
        <w:t>Skovsgaard</w:t>
      </w:r>
      <w:proofErr w:type="spellEnd"/>
      <w:r>
        <w:rPr>
          <w:rFonts w:eastAsia="Times New Roman"/>
          <w:sz w:val="24"/>
          <w:szCs w:val="24"/>
        </w:rPr>
        <w:t>, J.K. </w:t>
      </w:r>
      <w:proofErr w:type="spellStart"/>
      <w:r>
        <w:rPr>
          <w:rFonts w:eastAsia="Times New Roman"/>
          <w:sz w:val="24"/>
          <w:szCs w:val="24"/>
        </w:rPr>
        <w:t>Vanclay</w:t>
      </w:r>
      <w:proofErr w:type="spellEnd"/>
      <w:r>
        <w:rPr>
          <w:rFonts w:eastAsia="Times New Roman"/>
          <w:sz w:val="24"/>
          <w:szCs w:val="24"/>
        </w:rPr>
        <w:t xml:space="preserve">. 2008. Forest site productivity: a review of the evolution of </w:t>
      </w:r>
      <w:proofErr w:type="spellStart"/>
      <w:r>
        <w:rPr>
          <w:rFonts w:eastAsia="Times New Roman"/>
          <w:sz w:val="24"/>
          <w:szCs w:val="24"/>
        </w:rPr>
        <w:t>dendrometric</w:t>
      </w:r>
      <w:proofErr w:type="spellEnd"/>
      <w:r>
        <w:rPr>
          <w:rFonts w:eastAsia="Times New Roman"/>
          <w:sz w:val="24"/>
          <w:szCs w:val="24"/>
        </w:rPr>
        <w:t xml:space="preserve"> concepts for even-aged stands. Forestry, pp. 13-31. </w:t>
      </w:r>
      <w:hyperlink r:id="rId66">
        <w:r>
          <w:rPr>
            <w:rStyle w:val="Hyperlink"/>
            <w:color w:val="000000"/>
            <w:sz w:val="24"/>
            <w:szCs w:val="24"/>
            <w:shd w:val="clear" w:color="auto" w:fill="FFFFFF"/>
          </w:rPr>
          <w:t>https://doi.org/10.1093/forestry/cpm041</w:t>
        </w:r>
      </w:hyperlink>
    </w:p>
    <w:p w14:paraId="1868BC4B" w14:textId="77777777" w:rsidR="00E43978" w:rsidRDefault="00E43978">
      <w:pPr>
        <w:spacing w:line="480" w:lineRule="auto"/>
        <w:ind w:left="720" w:hanging="720"/>
        <w:rPr>
          <w:rFonts w:eastAsia="Times New Roman"/>
          <w:sz w:val="24"/>
          <w:szCs w:val="24"/>
        </w:rPr>
      </w:pPr>
    </w:p>
    <w:p w14:paraId="050C59E0" w14:textId="77777777" w:rsidR="00E43978" w:rsidRDefault="00000000">
      <w:pPr>
        <w:spacing w:line="480" w:lineRule="auto"/>
        <w:ind w:left="720" w:hanging="720"/>
        <w:rPr>
          <w:sz w:val="24"/>
          <w:szCs w:val="24"/>
        </w:rPr>
      </w:pPr>
      <w:r>
        <w:rPr>
          <w:rFonts w:eastAsia="Times New Roman"/>
          <w:sz w:val="24"/>
          <w:szCs w:val="24"/>
        </w:rPr>
        <w:t xml:space="preserve">Smith, E.L.; Zhang, S. 1997. Sensitivity analysis of insect and disease model extensions . In : Tech , R.; </w:t>
      </w:r>
      <w:proofErr w:type="spellStart"/>
      <w:r>
        <w:rPr>
          <w:rFonts w:eastAsia="Times New Roman"/>
          <w:sz w:val="24"/>
          <w:szCs w:val="24"/>
        </w:rPr>
        <w:t>Moeur</w:t>
      </w:r>
      <w:proofErr w:type="spellEnd"/>
      <w:r>
        <w:rPr>
          <w:rFonts w:eastAsia="Times New Roman"/>
          <w:sz w:val="24"/>
          <w:szCs w:val="24"/>
        </w:rPr>
        <w:t xml:space="preserve">, M; Adams, J. , comps. 1997 proceedings ; Forest Vegetation Simulator conference; (1997) February 3–7; Fort Collins, CO. Gen Tech. Rep. INT- GTR-373 . Ogden, UT: U.S. Department of Agriculture, Forest Service, Intermountain Research Station: 213–215. </w:t>
      </w:r>
      <w:r>
        <w:rPr>
          <w:rStyle w:val="Hyperlink"/>
          <w:color w:val="000000"/>
          <w:sz w:val="24"/>
          <w:szCs w:val="24"/>
          <w:shd w:val="clear" w:color="auto" w:fill="FFFFFF"/>
        </w:rPr>
        <w:t>https://www.fs.usda.gov/treesearch/pubs/30958</w:t>
      </w:r>
    </w:p>
    <w:p w14:paraId="45E09B93" w14:textId="77777777" w:rsidR="00E43978" w:rsidRDefault="00E43978">
      <w:pPr>
        <w:spacing w:line="480" w:lineRule="auto"/>
        <w:ind w:left="720" w:hanging="720"/>
        <w:rPr>
          <w:rFonts w:eastAsia="Times New Roman"/>
          <w:sz w:val="24"/>
          <w:szCs w:val="24"/>
        </w:rPr>
      </w:pPr>
    </w:p>
    <w:p w14:paraId="54BD2EE4" w14:textId="77777777" w:rsidR="00E43978" w:rsidRDefault="00000000">
      <w:pPr>
        <w:spacing w:line="480" w:lineRule="auto"/>
        <w:ind w:left="720" w:hanging="720"/>
        <w:rPr>
          <w:sz w:val="24"/>
          <w:szCs w:val="24"/>
        </w:rPr>
      </w:pPr>
      <w:r>
        <w:rPr>
          <w:rFonts w:eastAsia="Times New Roman"/>
          <w:sz w:val="24"/>
          <w:szCs w:val="24"/>
        </w:rPr>
        <w:t xml:space="preserve">Soil Survey Staff, (2021). Natural Resources Conservation Service, United States Department of Agriculture, Web Soil Survey. </w:t>
      </w:r>
      <w:hyperlink r:id="rId67">
        <w:r>
          <w:rPr>
            <w:rStyle w:val="Hyperlink"/>
            <w:color w:val="000000"/>
            <w:sz w:val="24"/>
            <w:szCs w:val="24"/>
            <w:shd w:val="clear" w:color="auto" w:fill="FFFFFF"/>
          </w:rPr>
          <w:t>http://websoilsurvey.sc.egov.usda.gov</w:t>
        </w:r>
      </w:hyperlink>
    </w:p>
    <w:p w14:paraId="78BCCE85" w14:textId="77777777" w:rsidR="00E43978" w:rsidRDefault="00E43978">
      <w:pPr>
        <w:spacing w:line="480" w:lineRule="auto"/>
        <w:ind w:left="720" w:hanging="720"/>
        <w:rPr>
          <w:rFonts w:eastAsia="Times New Roman"/>
          <w:sz w:val="24"/>
          <w:szCs w:val="24"/>
        </w:rPr>
      </w:pPr>
    </w:p>
    <w:p w14:paraId="7E4BC185" w14:textId="77777777" w:rsidR="00E43978" w:rsidRDefault="00000000">
      <w:pPr>
        <w:spacing w:line="480" w:lineRule="auto"/>
        <w:ind w:left="720" w:hanging="720"/>
        <w:rPr>
          <w:rFonts w:eastAsia="Times New Roman"/>
          <w:sz w:val="24"/>
          <w:szCs w:val="24"/>
        </w:rPr>
      </w:pPr>
      <w:r>
        <w:rPr>
          <w:rFonts w:eastAsia="Times New Roman"/>
          <w:sz w:val="24"/>
          <w:szCs w:val="24"/>
        </w:rPr>
        <w:t>Sturrock, R. N., and Garbutt, R. W. (1994). Laminated root rot of Douglas-fir. Canadian Forest Service, Forest Insect and Disease Survey, Pacific Forestry Centre.</w:t>
      </w:r>
    </w:p>
    <w:p w14:paraId="3B4BF93D" w14:textId="77777777" w:rsidR="00E43978" w:rsidRDefault="00E43978">
      <w:pPr>
        <w:spacing w:line="480" w:lineRule="auto"/>
        <w:ind w:left="720" w:hanging="720"/>
        <w:rPr>
          <w:rFonts w:eastAsia="Times New Roman"/>
          <w:sz w:val="24"/>
          <w:szCs w:val="24"/>
        </w:rPr>
      </w:pPr>
    </w:p>
    <w:p w14:paraId="6CA55E9E" w14:textId="77777777" w:rsidR="00E43978" w:rsidRDefault="00000000">
      <w:pPr>
        <w:spacing w:line="480" w:lineRule="auto"/>
        <w:ind w:left="720" w:hanging="720"/>
        <w:rPr>
          <w:rFonts w:eastAsia="Times New Roman"/>
          <w:sz w:val="24"/>
          <w:szCs w:val="24"/>
        </w:rPr>
      </w:pPr>
      <w:proofErr w:type="spellStart"/>
      <w:r w:rsidRPr="00201E18">
        <w:rPr>
          <w:rFonts w:eastAsia="Times New Roman"/>
          <w:sz w:val="24"/>
          <w:szCs w:val="24"/>
          <w:lang w:val="fr-FR"/>
          <w:rPrChange w:id="898" w:author="Sarah Hoffman" w:date="2022-11-04T19:18:00Z">
            <w:rPr>
              <w:rFonts w:eastAsia="Times New Roman"/>
              <w:sz w:val="24"/>
              <w:szCs w:val="24"/>
            </w:rPr>
          </w:rPrChange>
        </w:rPr>
        <w:lastRenderedPageBreak/>
        <w:t>Subramanian</w:t>
      </w:r>
      <w:proofErr w:type="spellEnd"/>
      <w:r w:rsidRPr="00201E18">
        <w:rPr>
          <w:rFonts w:eastAsia="Times New Roman"/>
          <w:sz w:val="24"/>
          <w:szCs w:val="24"/>
          <w:lang w:val="fr-FR"/>
          <w:rPrChange w:id="899" w:author="Sarah Hoffman" w:date="2022-11-04T19:18:00Z">
            <w:rPr>
              <w:rFonts w:eastAsia="Times New Roman"/>
              <w:sz w:val="24"/>
              <w:szCs w:val="24"/>
            </w:rPr>
          </w:rPrChange>
        </w:rPr>
        <w:t xml:space="preserve">, N., </w:t>
      </w:r>
      <w:proofErr w:type="spellStart"/>
      <w:r w:rsidRPr="00201E18">
        <w:rPr>
          <w:rFonts w:eastAsia="Times New Roman"/>
          <w:sz w:val="24"/>
          <w:szCs w:val="24"/>
          <w:lang w:val="fr-FR"/>
          <w:rPrChange w:id="900" w:author="Sarah Hoffman" w:date="2022-11-04T19:18:00Z">
            <w:rPr>
              <w:rFonts w:eastAsia="Times New Roman"/>
              <w:sz w:val="24"/>
              <w:szCs w:val="24"/>
            </w:rPr>
          </w:rPrChange>
        </w:rPr>
        <w:t>Bergh</w:t>
      </w:r>
      <w:proofErr w:type="spellEnd"/>
      <w:r w:rsidRPr="00201E18">
        <w:rPr>
          <w:rFonts w:eastAsia="Times New Roman"/>
          <w:sz w:val="24"/>
          <w:szCs w:val="24"/>
          <w:lang w:val="fr-FR"/>
          <w:rPrChange w:id="901" w:author="Sarah Hoffman" w:date="2022-11-04T19:18:00Z">
            <w:rPr>
              <w:rFonts w:eastAsia="Times New Roman"/>
              <w:sz w:val="24"/>
              <w:szCs w:val="24"/>
            </w:rPr>
          </w:rPrChange>
        </w:rPr>
        <w:t xml:space="preserve">, J., Johansson, U., Nilsson, U., &amp; </w:t>
      </w:r>
      <w:proofErr w:type="spellStart"/>
      <w:r w:rsidRPr="00201E18">
        <w:rPr>
          <w:rFonts w:eastAsia="Times New Roman"/>
          <w:sz w:val="24"/>
          <w:szCs w:val="24"/>
          <w:lang w:val="fr-FR"/>
          <w:rPrChange w:id="902" w:author="Sarah Hoffman" w:date="2022-11-04T19:18:00Z">
            <w:rPr>
              <w:rFonts w:eastAsia="Times New Roman"/>
              <w:sz w:val="24"/>
              <w:szCs w:val="24"/>
            </w:rPr>
          </w:rPrChange>
        </w:rPr>
        <w:t>Sallnäs</w:t>
      </w:r>
      <w:proofErr w:type="spellEnd"/>
      <w:r w:rsidRPr="00201E18">
        <w:rPr>
          <w:rFonts w:eastAsia="Times New Roman"/>
          <w:sz w:val="24"/>
          <w:szCs w:val="24"/>
          <w:lang w:val="fr-FR"/>
          <w:rPrChange w:id="903" w:author="Sarah Hoffman" w:date="2022-11-04T19:18:00Z">
            <w:rPr>
              <w:rFonts w:eastAsia="Times New Roman"/>
              <w:sz w:val="24"/>
              <w:szCs w:val="24"/>
            </w:rPr>
          </w:rPrChange>
        </w:rPr>
        <w:t xml:space="preserve">, O. (2015). </w:t>
      </w:r>
      <w:r>
        <w:rPr>
          <w:rFonts w:eastAsia="Times New Roman"/>
          <w:sz w:val="24"/>
          <w:szCs w:val="24"/>
        </w:rPr>
        <w:t>Adaptation of forest management regimes in southern Sweden to increased risks associated with climate change. Forests, 7(1), 8.</w:t>
      </w:r>
    </w:p>
    <w:p w14:paraId="1F2BBBDA" w14:textId="77777777" w:rsidR="00E43978" w:rsidRDefault="00E43978">
      <w:pPr>
        <w:spacing w:line="480" w:lineRule="auto"/>
        <w:ind w:left="720" w:hanging="720"/>
        <w:rPr>
          <w:rFonts w:eastAsia="Times New Roman"/>
          <w:sz w:val="24"/>
          <w:szCs w:val="24"/>
        </w:rPr>
      </w:pPr>
    </w:p>
    <w:p w14:paraId="6BD255C3" w14:textId="77777777" w:rsidR="00E43978" w:rsidRDefault="00000000">
      <w:pPr>
        <w:spacing w:line="480" w:lineRule="auto"/>
        <w:ind w:left="720" w:hanging="720"/>
        <w:rPr>
          <w:sz w:val="24"/>
          <w:szCs w:val="24"/>
        </w:rPr>
      </w:pPr>
      <w:r>
        <w:rPr>
          <w:rFonts w:eastAsia="Times New Roman"/>
          <w:sz w:val="24"/>
          <w:szCs w:val="24"/>
        </w:rPr>
        <w:t xml:space="preserve">Teck, R. M., </w:t>
      </w:r>
      <w:proofErr w:type="spellStart"/>
      <w:r>
        <w:rPr>
          <w:rFonts w:eastAsia="Times New Roman"/>
          <w:sz w:val="24"/>
          <w:szCs w:val="24"/>
        </w:rPr>
        <w:t>Moeur</w:t>
      </w:r>
      <w:proofErr w:type="spellEnd"/>
      <w:r>
        <w:rPr>
          <w:rFonts w:eastAsia="Times New Roman"/>
          <w:sz w:val="24"/>
          <w:szCs w:val="24"/>
        </w:rPr>
        <w:t>, M., and Adams, J. (1997). Proceedings: Forest Vegetation Simulator Conference: Fort Collins, CO, February 3-7, 1997 (Vol. 373). US Department of Agriculture, Forest Service, Intermountain Research Station.</w:t>
      </w:r>
    </w:p>
    <w:p w14:paraId="7F31032F" w14:textId="77777777" w:rsidR="00E43978" w:rsidRDefault="00E43978">
      <w:pPr>
        <w:spacing w:line="480" w:lineRule="auto"/>
        <w:ind w:left="720" w:hanging="720"/>
        <w:rPr>
          <w:rFonts w:eastAsia="Times New Roman"/>
          <w:sz w:val="24"/>
          <w:szCs w:val="24"/>
        </w:rPr>
      </w:pPr>
    </w:p>
    <w:p w14:paraId="16543144" w14:textId="77777777" w:rsidR="00E43978" w:rsidRDefault="00000000">
      <w:pPr>
        <w:spacing w:line="480" w:lineRule="auto"/>
        <w:ind w:left="720" w:hanging="720"/>
        <w:rPr>
          <w:sz w:val="24"/>
          <w:szCs w:val="24"/>
        </w:rPr>
      </w:pPr>
      <w:proofErr w:type="spellStart"/>
      <w:r>
        <w:rPr>
          <w:rFonts w:eastAsia="Times New Roman"/>
          <w:sz w:val="24"/>
          <w:szCs w:val="24"/>
        </w:rPr>
        <w:t>Thies</w:t>
      </w:r>
      <w:proofErr w:type="spellEnd"/>
      <w:r>
        <w:rPr>
          <w:rFonts w:eastAsia="Times New Roman"/>
          <w:sz w:val="24"/>
          <w:szCs w:val="24"/>
        </w:rPr>
        <w:t>, Walter G. 1984. Laminated root rot, the quest for control. Journal of Forestry S2: 345-356.</w:t>
      </w:r>
    </w:p>
    <w:p w14:paraId="36F2B5AD" w14:textId="77777777" w:rsidR="00E43978" w:rsidRDefault="00E43978">
      <w:pPr>
        <w:spacing w:line="480" w:lineRule="auto"/>
        <w:ind w:left="720" w:hanging="720"/>
        <w:rPr>
          <w:rFonts w:eastAsia="Times New Roman"/>
          <w:sz w:val="24"/>
          <w:szCs w:val="24"/>
        </w:rPr>
      </w:pPr>
    </w:p>
    <w:p w14:paraId="18307BA0" w14:textId="77777777" w:rsidR="00E43978" w:rsidRDefault="00000000">
      <w:pPr>
        <w:spacing w:line="480" w:lineRule="auto"/>
        <w:ind w:left="720" w:hanging="720"/>
        <w:rPr>
          <w:rFonts w:eastAsia="Times New Roman"/>
          <w:sz w:val="24"/>
          <w:szCs w:val="24"/>
        </w:rPr>
      </w:pPr>
      <w:proofErr w:type="spellStart"/>
      <w:r>
        <w:rPr>
          <w:rFonts w:eastAsia="Times New Roman"/>
          <w:sz w:val="24"/>
          <w:szCs w:val="24"/>
        </w:rPr>
        <w:t>Thies</w:t>
      </w:r>
      <w:proofErr w:type="spellEnd"/>
      <w:r>
        <w:rPr>
          <w:rFonts w:eastAsia="Times New Roman"/>
          <w:sz w:val="24"/>
          <w:szCs w:val="24"/>
        </w:rPr>
        <w:t>, W. G., and Sturrock R. N. 1995. Laminated Root Rot in Western North America. U.S. Department of Agriculture, Forest Service, Pacific Northwest Research Station, Portland Oregon, General Technical Report, PNW-GTR-349. Published in cooperation with: Natural Resources Canada, Canadian Forest Service, Pacific Forestry Centre, Victoria, British Columbia.</w:t>
      </w:r>
    </w:p>
    <w:p w14:paraId="1703716F" w14:textId="77777777" w:rsidR="00E43978" w:rsidRDefault="00E43978">
      <w:pPr>
        <w:spacing w:line="480" w:lineRule="auto"/>
        <w:ind w:left="720" w:hanging="720"/>
        <w:rPr>
          <w:rFonts w:eastAsia="Times New Roman"/>
          <w:sz w:val="24"/>
          <w:szCs w:val="24"/>
        </w:rPr>
      </w:pPr>
    </w:p>
    <w:p w14:paraId="7A236DA9" w14:textId="77777777" w:rsidR="00E43978" w:rsidRDefault="00000000">
      <w:pPr>
        <w:spacing w:line="480" w:lineRule="auto"/>
        <w:ind w:left="720" w:hanging="720"/>
        <w:rPr>
          <w:rFonts w:eastAsia="Times New Roman"/>
          <w:sz w:val="24"/>
          <w:szCs w:val="24"/>
        </w:rPr>
      </w:pPr>
      <w:proofErr w:type="spellStart"/>
      <w:r>
        <w:rPr>
          <w:rFonts w:eastAsia="Times New Roman"/>
          <w:sz w:val="24"/>
          <w:szCs w:val="24"/>
        </w:rPr>
        <w:t>Thies</w:t>
      </w:r>
      <w:proofErr w:type="spellEnd"/>
      <w:r>
        <w:rPr>
          <w:rFonts w:eastAsia="Times New Roman"/>
          <w:sz w:val="24"/>
          <w:szCs w:val="24"/>
        </w:rPr>
        <w:t xml:space="preserve">, W. G., &amp; </w:t>
      </w:r>
      <w:proofErr w:type="spellStart"/>
      <w:r>
        <w:rPr>
          <w:rFonts w:eastAsia="Times New Roman"/>
          <w:sz w:val="24"/>
          <w:szCs w:val="24"/>
        </w:rPr>
        <w:t>Westlind</w:t>
      </w:r>
      <w:proofErr w:type="spellEnd"/>
      <w:r>
        <w:rPr>
          <w:rFonts w:eastAsia="Times New Roman"/>
          <w:sz w:val="24"/>
          <w:szCs w:val="24"/>
        </w:rPr>
        <w:t xml:space="preserve">, D. J. (2005). Stump removal and fertilization of five Phellinus </w:t>
      </w:r>
      <w:proofErr w:type="spellStart"/>
      <w:r>
        <w:rPr>
          <w:rFonts w:eastAsia="Times New Roman"/>
          <w:sz w:val="24"/>
          <w:szCs w:val="24"/>
        </w:rPr>
        <w:t>weirii</w:t>
      </w:r>
      <w:proofErr w:type="spellEnd"/>
      <w:r>
        <w:rPr>
          <w:rFonts w:eastAsia="Times New Roman"/>
          <w:sz w:val="24"/>
          <w:szCs w:val="24"/>
        </w:rPr>
        <w:t>-infested stands in Washington and Oregon affect mortality and growth of planted Douglas-fir 25 years after treatment. Forest Ecology and Management, 219(2-3), 242-258.</w:t>
      </w:r>
    </w:p>
    <w:p w14:paraId="3C32F165" w14:textId="77777777" w:rsidR="00E43978" w:rsidRDefault="00E43978">
      <w:pPr>
        <w:spacing w:line="480" w:lineRule="auto"/>
        <w:ind w:left="720" w:hanging="720"/>
        <w:rPr>
          <w:rFonts w:eastAsia="Times New Roman"/>
          <w:sz w:val="24"/>
          <w:szCs w:val="24"/>
        </w:rPr>
      </w:pPr>
    </w:p>
    <w:p w14:paraId="0963730E" w14:textId="77777777" w:rsidR="00E43978" w:rsidRDefault="00000000">
      <w:pPr>
        <w:spacing w:line="480" w:lineRule="auto"/>
        <w:ind w:left="720" w:hanging="720"/>
        <w:rPr>
          <w:rFonts w:eastAsia="Times New Roman"/>
          <w:sz w:val="24"/>
          <w:szCs w:val="24"/>
        </w:rPr>
      </w:pPr>
      <w:proofErr w:type="spellStart"/>
      <w:r>
        <w:rPr>
          <w:rFonts w:eastAsia="Times New Roman"/>
          <w:sz w:val="24"/>
          <w:szCs w:val="24"/>
        </w:rPr>
        <w:lastRenderedPageBreak/>
        <w:t>Tkacz</w:t>
      </w:r>
      <w:proofErr w:type="spellEnd"/>
      <w:r>
        <w:rPr>
          <w:rFonts w:eastAsia="Times New Roman"/>
          <w:sz w:val="24"/>
          <w:szCs w:val="24"/>
        </w:rPr>
        <w:t>, B. M., and Hansen, E. M. (1982). Damage by laminated root rot in two succeeding stands of Douglas-fir. Journal of Forestry, 80(12), 788-791.</w:t>
      </w:r>
    </w:p>
    <w:p w14:paraId="47419EE0" w14:textId="77777777" w:rsidR="00E43978" w:rsidRDefault="00E43978">
      <w:pPr>
        <w:spacing w:line="480" w:lineRule="auto"/>
        <w:ind w:left="720" w:hanging="720"/>
        <w:rPr>
          <w:rFonts w:eastAsia="Times New Roman"/>
          <w:sz w:val="24"/>
          <w:szCs w:val="24"/>
        </w:rPr>
      </w:pPr>
    </w:p>
    <w:p w14:paraId="3B78D975" w14:textId="77777777" w:rsidR="00E43978" w:rsidRDefault="00000000">
      <w:pPr>
        <w:spacing w:line="480" w:lineRule="auto"/>
        <w:ind w:left="720" w:hanging="720"/>
        <w:rPr>
          <w:rFonts w:eastAsia="Times New Roman"/>
          <w:sz w:val="24"/>
          <w:szCs w:val="24"/>
        </w:rPr>
      </w:pPr>
      <w:r>
        <w:rPr>
          <w:rFonts w:eastAsia="Times New Roman"/>
          <w:sz w:val="24"/>
          <w:szCs w:val="24"/>
        </w:rPr>
        <w:t xml:space="preserve">Trappe, J. M. (1972). Regulation of soil organisms by red alder: a potential biological system for control of </w:t>
      </w:r>
      <w:proofErr w:type="spellStart"/>
      <w:r>
        <w:rPr>
          <w:rFonts w:eastAsia="Times New Roman"/>
          <w:sz w:val="24"/>
          <w:szCs w:val="24"/>
        </w:rPr>
        <w:t>Poria</w:t>
      </w:r>
      <w:proofErr w:type="spellEnd"/>
      <w:r>
        <w:rPr>
          <w:rFonts w:eastAsia="Times New Roman"/>
          <w:sz w:val="24"/>
          <w:szCs w:val="24"/>
        </w:rPr>
        <w:t xml:space="preserve"> </w:t>
      </w:r>
      <w:proofErr w:type="spellStart"/>
      <w:r>
        <w:rPr>
          <w:rFonts w:eastAsia="Times New Roman"/>
          <w:sz w:val="24"/>
          <w:szCs w:val="24"/>
        </w:rPr>
        <w:t>weirii</w:t>
      </w:r>
      <w:proofErr w:type="spellEnd"/>
      <w:r>
        <w:rPr>
          <w:rFonts w:eastAsia="Times New Roman"/>
          <w:sz w:val="24"/>
          <w:szCs w:val="24"/>
        </w:rPr>
        <w:t xml:space="preserve">. In </w:t>
      </w:r>
      <w:proofErr w:type="spellStart"/>
      <w:r>
        <w:rPr>
          <w:rFonts w:eastAsia="Times New Roman"/>
          <w:sz w:val="24"/>
          <w:szCs w:val="24"/>
        </w:rPr>
        <w:t>Oreg</w:t>
      </w:r>
      <w:proofErr w:type="spellEnd"/>
      <w:r>
        <w:rPr>
          <w:rFonts w:eastAsia="Times New Roman"/>
          <w:sz w:val="24"/>
          <w:szCs w:val="24"/>
        </w:rPr>
        <w:t xml:space="preserve">. State Univ. For. </w:t>
      </w:r>
      <w:proofErr w:type="spellStart"/>
      <w:r>
        <w:rPr>
          <w:rFonts w:eastAsia="Times New Roman"/>
          <w:sz w:val="24"/>
          <w:szCs w:val="24"/>
        </w:rPr>
        <w:t>Symp</w:t>
      </w:r>
      <w:proofErr w:type="spellEnd"/>
      <w:r>
        <w:rPr>
          <w:rFonts w:eastAsia="Times New Roman"/>
          <w:sz w:val="24"/>
          <w:szCs w:val="24"/>
        </w:rPr>
        <w:t xml:space="preserve"> (Vol. 3, pp. 35-51)</w:t>
      </w:r>
    </w:p>
    <w:p w14:paraId="263B2E6E" w14:textId="77777777" w:rsidR="00E43978" w:rsidRDefault="00E43978">
      <w:pPr>
        <w:spacing w:line="480" w:lineRule="auto"/>
        <w:rPr>
          <w:rFonts w:eastAsia="Times New Roman"/>
          <w:sz w:val="24"/>
          <w:szCs w:val="24"/>
        </w:rPr>
      </w:pPr>
    </w:p>
    <w:p w14:paraId="4770EC08" w14:textId="77777777" w:rsidR="00E43978" w:rsidRDefault="00000000">
      <w:pPr>
        <w:spacing w:line="480" w:lineRule="auto"/>
        <w:ind w:left="720" w:hanging="720"/>
        <w:rPr>
          <w:rFonts w:eastAsia="Times New Roman"/>
          <w:sz w:val="24"/>
          <w:szCs w:val="24"/>
        </w:rPr>
      </w:pPr>
      <w:r>
        <w:rPr>
          <w:rFonts w:eastAsia="Times New Roman"/>
          <w:sz w:val="24"/>
          <w:szCs w:val="24"/>
        </w:rPr>
        <w:t>USDA-FS, 2011. Region Five ecological restoration: leadership intent. March (2011). U.S. Forest Service, Pacific Southwest Region, Albany, California, USA.</w:t>
      </w:r>
    </w:p>
    <w:p w14:paraId="521BBFFA" w14:textId="77777777" w:rsidR="00E43978" w:rsidRDefault="00E43978">
      <w:pPr>
        <w:spacing w:line="480" w:lineRule="auto"/>
        <w:ind w:left="720" w:hanging="720"/>
        <w:rPr>
          <w:rFonts w:eastAsia="Times New Roman"/>
          <w:sz w:val="24"/>
          <w:szCs w:val="24"/>
        </w:rPr>
      </w:pPr>
    </w:p>
    <w:p w14:paraId="0DA0C831" w14:textId="77777777" w:rsidR="00E43978" w:rsidRDefault="00E43978">
      <w:pPr>
        <w:spacing w:line="480" w:lineRule="auto"/>
        <w:ind w:left="720" w:hanging="720"/>
        <w:rPr>
          <w:rFonts w:eastAsia="Times New Roman"/>
          <w:sz w:val="24"/>
          <w:szCs w:val="24"/>
        </w:rPr>
      </w:pPr>
    </w:p>
    <w:p w14:paraId="6C2CC8A1" w14:textId="77777777" w:rsidR="00E43978" w:rsidRDefault="00000000">
      <w:pPr>
        <w:spacing w:line="480" w:lineRule="auto"/>
        <w:ind w:left="720" w:hanging="720"/>
        <w:rPr>
          <w:rFonts w:eastAsia="Times New Roman"/>
          <w:sz w:val="24"/>
          <w:szCs w:val="24"/>
        </w:rPr>
      </w:pPr>
      <w:proofErr w:type="spellStart"/>
      <w:r>
        <w:rPr>
          <w:rFonts w:eastAsia="Times New Roman"/>
          <w:sz w:val="24"/>
          <w:szCs w:val="24"/>
        </w:rPr>
        <w:t>Vandygriff</w:t>
      </w:r>
      <w:proofErr w:type="spellEnd"/>
      <w:r>
        <w:rPr>
          <w:rFonts w:eastAsia="Times New Roman"/>
          <w:sz w:val="24"/>
          <w:szCs w:val="24"/>
        </w:rPr>
        <w:t>, J. C., Hansen, E. M., Bentz, B. J., Allen, K. K., Amman, G. D., &amp; Rasmussen, L. A. (2015). Long-term efficacy of diameter-limit cutting to reduce mountain pine beetle-caused tree mortality in a lodgepole pine forest. The Forestry Chronicle, 91(4), 444-456.</w:t>
      </w:r>
    </w:p>
    <w:p w14:paraId="0D19B79C" w14:textId="77777777" w:rsidR="00E43978" w:rsidRDefault="00E43978">
      <w:pPr>
        <w:spacing w:line="480" w:lineRule="auto"/>
        <w:rPr>
          <w:sz w:val="24"/>
          <w:szCs w:val="24"/>
        </w:rPr>
      </w:pPr>
    </w:p>
    <w:p w14:paraId="2EA59D89" w14:textId="77777777" w:rsidR="00E43978" w:rsidRDefault="00000000">
      <w:pPr>
        <w:spacing w:line="480" w:lineRule="auto"/>
        <w:ind w:left="720" w:hanging="720"/>
        <w:rPr>
          <w:sz w:val="24"/>
          <w:szCs w:val="24"/>
        </w:rPr>
      </w:pPr>
      <w:r>
        <w:rPr>
          <w:rFonts w:eastAsia="Times New Roman"/>
          <w:sz w:val="24"/>
          <w:szCs w:val="24"/>
        </w:rPr>
        <w:t xml:space="preserve">Vernon, M. J., Sherriff, R. L., van </w:t>
      </w:r>
      <w:proofErr w:type="spellStart"/>
      <w:r>
        <w:rPr>
          <w:rFonts w:eastAsia="Times New Roman"/>
          <w:sz w:val="24"/>
          <w:szCs w:val="24"/>
        </w:rPr>
        <w:t>Mantgem</w:t>
      </w:r>
      <w:proofErr w:type="spellEnd"/>
      <w:r>
        <w:rPr>
          <w:rFonts w:eastAsia="Times New Roman"/>
          <w:sz w:val="24"/>
          <w:szCs w:val="24"/>
        </w:rPr>
        <w:t xml:space="preserve">, P., and Kane, J. M. (2018). Thinning, tree-growth, and resistance to multi-year drought in a mixed-conifer forest of northern California. Forest Ecology and Management, 422, 190-198. </w:t>
      </w:r>
      <w:hyperlink r:id="rId68" w:tgtFrame="Persistent link using digital object identifier">
        <w:r>
          <w:rPr>
            <w:rStyle w:val="Hyperlink"/>
            <w:color w:val="auto"/>
            <w:sz w:val="24"/>
            <w:szCs w:val="24"/>
          </w:rPr>
          <w:t>https://doi.org/10.1016/j.foreco.2018.03.043</w:t>
        </w:r>
      </w:hyperlink>
    </w:p>
    <w:p w14:paraId="22995DA6" w14:textId="77777777" w:rsidR="00E43978" w:rsidRDefault="00E43978">
      <w:pPr>
        <w:spacing w:line="480" w:lineRule="auto"/>
        <w:ind w:left="720" w:hanging="720"/>
        <w:rPr>
          <w:rFonts w:eastAsia="Times New Roman"/>
          <w:sz w:val="24"/>
          <w:szCs w:val="24"/>
        </w:rPr>
      </w:pPr>
    </w:p>
    <w:p w14:paraId="70AA6AB7" w14:textId="77777777" w:rsidR="00E43978" w:rsidRDefault="00000000">
      <w:pPr>
        <w:spacing w:line="480" w:lineRule="auto"/>
        <w:ind w:left="720" w:hanging="720"/>
        <w:rPr>
          <w:sz w:val="24"/>
          <w:szCs w:val="24"/>
        </w:rPr>
      </w:pPr>
      <w:r>
        <w:rPr>
          <w:rFonts w:eastAsia="Times New Roman"/>
          <w:sz w:val="24"/>
          <w:szCs w:val="24"/>
        </w:rPr>
        <w:lastRenderedPageBreak/>
        <w:t>Wallis, G. W. (1976). Phellinus (</w:t>
      </w:r>
      <w:proofErr w:type="spellStart"/>
      <w:r>
        <w:rPr>
          <w:rFonts w:eastAsia="Times New Roman"/>
          <w:sz w:val="24"/>
          <w:szCs w:val="24"/>
        </w:rPr>
        <w:t>Poria</w:t>
      </w:r>
      <w:proofErr w:type="spellEnd"/>
      <w:r>
        <w:rPr>
          <w:rFonts w:eastAsia="Times New Roman"/>
          <w:sz w:val="24"/>
          <w:szCs w:val="24"/>
        </w:rPr>
        <w:t xml:space="preserve">) </w:t>
      </w:r>
      <w:proofErr w:type="spellStart"/>
      <w:r>
        <w:rPr>
          <w:rFonts w:eastAsia="Times New Roman"/>
          <w:sz w:val="24"/>
          <w:szCs w:val="24"/>
        </w:rPr>
        <w:t>weirii</w:t>
      </w:r>
      <w:proofErr w:type="spellEnd"/>
      <w:r>
        <w:rPr>
          <w:rFonts w:eastAsia="Times New Roman"/>
          <w:sz w:val="24"/>
          <w:szCs w:val="24"/>
        </w:rPr>
        <w:t xml:space="preserve"> root rot: detection and management proposals in Douglas-fir stands (Vol. 12). Canadian Forestry Service, Pacific Forest Research Centre, Department of the Environment.</w:t>
      </w:r>
    </w:p>
    <w:p w14:paraId="54CCDE46" w14:textId="77777777" w:rsidR="00E43978" w:rsidRDefault="00E43978">
      <w:pPr>
        <w:spacing w:line="480" w:lineRule="auto"/>
        <w:ind w:left="720" w:hanging="720"/>
        <w:rPr>
          <w:rFonts w:eastAsia="Times New Roman"/>
          <w:sz w:val="24"/>
          <w:szCs w:val="24"/>
        </w:rPr>
      </w:pPr>
    </w:p>
    <w:p w14:paraId="5277FD91" w14:textId="77777777" w:rsidR="00E43978" w:rsidRDefault="00000000">
      <w:pPr>
        <w:spacing w:line="480" w:lineRule="auto"/>
        <w:ind w:left="720" w:hanging="720"/>
        <w:rPr>
          <w:sz w:val="24"/>
          <w:szCs w:val="24"/>
        </w:rPr>
      </w:pPr>
      <w:r>
        <w:rPr>
          <w:sz w:val="24"/>
          <w:szCs w:val="24"/>
        </w:rPr>
        <w:t xml:space="preserve">Wickham, H. (2009). ggplot2: Elegant Graphics for Data Analysis. Springer-Verlag. </w:t>
      </w:r>
      <w:r>
        <w:rPr>
          <w:rStyle w:val="Hyperlink"/>
          <w:color w:val="auto"/>
          <w:sz w:val="24"/>
          <w:szCs w:val="24"/>
        </w:rPr>
        <w:t>http://ggplot2.org/</w:t>
      </w:r>
    </w:p>
    <w:p w14:paraId="60479138" w14:textId="77777777" w:rsidR="00E43978" w:rsidRDefault="00E43978">
      <w:pPr>
        <w:spacing w:line="480" w:lineRule="auto"/>
        <w:ind w:left="720" w:hanging="720"/>
        <w:rPr>
          <w:rFonts w:eastAsia="Times New Roman"/>
          <w:sz w:val="24"/>
          <w:szCs w:val="24"/>
        </w:rPr>
      </w:pPr>
    </w:p>
    <w:p w14:paraId="349B009D" w14:textId="77777777" w:rsidR="00E43978" w:rsidRDefault="00000000">
      <w:pPr>
        <w:spacing w:line="480" w:lineRule="auto"/>
        <w:ind w:left="720" w:hanging="720"/>
        <w:rPr>
          <w:sz w:val="24"/>
          <w:szCs w:val="24"/>
        </w:rPr>
      </w:pPr>
      <w:r>
        <w:rPr>
          <w:rFonts w:eastAsia="Times New Roman"/>
          <w:sz w:val="24"/>
          <w:szCs w:val="24"/>
        </w:rPr>
        <w:t>Wickham, H. (2016). ggplot2: Elegant Graphics for Data Analysis. Springer-Verlag New York. ISBN 978-3-319-24277-4,</w:t>
      </w:r>
      <w:r>
        <w:rPr>
          <w:color w:val="000000"/>
          <w:sz w:val="24"/>
          <w:szCs w:val="24"/>
          <w:shd w:val="clear" w:color="auto" w:fill="FFFFFF"/>
        </w:rPr>
        <w:t> </w:t>
      </w:r>
      <w:hyperlink r:id="rId69">
        <w:r>
          <w:rPr>
            <w:rStyle w:val="Hyperlink"/>
            <w:color w:val="auto"/>
            <w:sz w:val="24"/>
            <w:szCs w:val="24"/>
          </w:rPr>
          <w:t>https://ggplot2.tidyverse.org</w:t>
        </w:r>
      </w:hyperlink>
    </w:p>
    <w:p w14:paraId="397356C2" w14:textId="77777777" w:rsidR="00E43978" w:rsidRDefault="00E43978">
      <w:pPr>
        <w:spacing w:line="480" w:lineRule="auto"/>
        <w:ind w:left="720" w:hanging="720"/>
        <w:rPr>
          <w:rFonts w:eastAsia="Times New Roman"/>
          <w:sz w:val="24"/>
          <w:szCs w:val="24"/>
        </w:rPr>
      </w:pPr>
    </w:p>
    <w:p w14:paraId="18D43482" w14:textId="77777777" w:rsidR="00E43978" w:rsidRDefault="00000000">
      <w:pPr>
        <w:spacing w:line="480" w:lineRule="auto"/>
        <w:ind w:left="720" w:hanging="720"/>
        <w:rPr>
          <w:sz w:val="24"/>
          <w:szCs w:val="24"/>
        </w:rPr>
      </w:pPr>
      <w:r>
        <w:rPr>
          <w:rFonts w:eastAsia="Times New Roman"/>
          <w:sz w:val="24"/>
          <w:szCs w:val="24"/>
        </w:rPr>
        <w:t>Wickham, H. (2017).</w:t>
      </w:r>
      <w:r>
        <w:rPr>
          <w:rFonts w:eastAsia="Times New Roman"/>
          <w:i/>
          <w:iCs/>
          <w:sz w:val="24"/>
          <w:szCs w:val="24"/>
        </w:rPr>
        <w:t xml:space="preserve"> </w:t>
      </w:r>
      <w:proofErr w:type="spellStart"/>
      <w:r>
        <w:rPr>
          <w:rFonts w:eastAsia="Times New Roman"/>
          <w:sz w:val="24"/>
          <w:szCs w:val="24"/>
        </w:rPr>
        <w:t>Tidyverse</w:t>
      </w:r>
      <w:proofErr w:type="spellEnd"/>
      <w:r>
        <w:rPr>
          <w:rFonts w:eastAsia="Times New Roman"/>
          <w:sz w:val="24"/>
          <w:szCs w:val="24"/>
        </w:rPr>
        <w:t>: Easily install and load the “</w:t>
      </w:r>
      <w:proofErr w:type="spellStart"/>
      <w:r>
        <w:rPr>
          <w:rFonts w:eastAsia="Times New Roman"/>
          <w:sz w:val="24"/>
          <w:szCs w:val="24"/>
        </w:rPr>
        <w:t>tidyverse</w:t>
      </w:r>
      <w:proofErr w:type="spellEnd"/>
      <w:r>
        <w:rPr>
          <w:rFonts w:eastAsia="Times New Roman"/>
          <w:sz w:val="24"/>
          <w:szCs w:val="24"/>
        </w:rPr>
        <w:t>”.</w:t>
      </w:r>
      <w:r>
        <w:rPr>
          <w:rFonts w:eastAsia="Times New Roman"/>
          <w:i/>
          <w:iCs/>
          <w:sz w:val="24"/>
          <w:szCs w:val="24"/>
        </w:rPr>
        <w:t xml:space="preserve"> </w:t>
      </w:r>
      <w:hyperlink r:id="rId70">
        <w:r>
          <w:rPr>
            <w:rStyle w:val="Hyperlink"/>
            <w:color w:val="auto"/>
            <w:sz w:val="24"/>
            <w:szCs w:val="24"/>
          </w:rPr>
          <w:t>https://CRAN.R-project.org/package=tidyverse</w:t>
        </w:r>
      </w:hyperlink>
    </w:p>
    <w:p w14:paraId="1FEF2583" w14:textId="77777777" w:rsidR="00E43978" w:rsidRDefault="00E43978">
      <w:pPr>
        <w:spacing w:line="480" w:lineRule="auto"/>
        <w:rPr>
          <w:sz w:val="24"/>
          <w:szCs w:val="24"/>
        </w:rPr>
      </w:pPr>
    </w:p>
    <w:p w14:paraId="347ED49A" w14:textId="77777777" w:rsidR="00E43978" w:rsidRDefault="00000000">
      <w:pPr>
        <w:spacing w:line="480" w:lineRule="auto"/>
        <w:ind w:left="720" w:hanging="720"/>
        <w:rPr>
          <w:sz w:val="24"/>
          <w:szCs w:val="24"/>
        </w:rPr>
      </w:pPr>
      <w:r>
        <w:rPr>
          <w:rFonts w:eastAsia="Times New Roman"/>
          <w:sz w:val="24"/>
          <w:szCs w:val="24"/>
        </w:rPr>
        <w:t xml:space="preserve">Woods, A. J., and Watts, M. (2019). The extent to which an unforeseen biotic disturbance can challenge timber expectations. Forest Ecology and Management, 453, 117558. </w:t>
      </w:r>
      <w:hyperlink r:id="rId71" w:tgtFrame="Persistent link using digital object identifier">
        <w:r>
          <w:rPr>
            <w:rStyle w:val="Hyperlink"/>
            <w:color w:val="000000"/>
            <w:sz w:val="24"/>
            <w:szCs w:val="24"/>
            <w:shd w:val="clear" w:color="auto" w:fill="FFFFFF"/>
          </w:rPr>
          <w:t>https://doi.org/10.1016/j.foreco.2019.117558</w:t>
        </w:r>
      </w:hyperlink>
    </w:p>
    <w:p w14:paraId="00AEF2C3" w14:textId="77777777" w:rsidR="00E43978" w:rsidRDefault="00E43978">
      <w:pPr>
        <w:spacing w:line="480" w:lineRule="auto"/>
        <w:rPr>
          <w:sz w:val="24"/>
          <w:szCs w:val="24"/>
          <w:highlight w:val="white"/>
        </w:rPr>
      </w:pPr>
    </w:p>
    <w:p w14:paraId="52A3DC02" w14:textId="77777777" w:rsidR="00E43978" w:rsidRDefault="00000000">
      <w:pPr>
        <w:spacing w:line="480" w:lineRule="auto"/>
        <w:ind w:left="720" w:hanging="720"/>
        <w:rPr>
          <w:rFonts w:eastAsia="Times New Roman"/>
          <w:sz w:val="24"/>
          <w:szCs w:val="24"/>
        </w:rPr>
      </w:pPr>
      <w:proofErr w:type="spellStart"/>
      <w:r>
        <w:rPr>
          <w:rFonts w:eastAsia="Times New Roman"/>
          <w:sz w:val="24"/>
          <w:szCs w:val="24"/>
        </w:rPr>
        <w:t>Zabowski</w:t>
      </w:r>
      <w:proofErr w:type="spellEnd"/>
      <w:r>
        <w:rPr>
          <w:rFonts w:eastAsia="Times New Roman"/>
          <w:sz w:val="24"/>
          <w:szCs w:val="24"/>
        </w:rPr>
        <w:t xml:space="preserve">, D., </w:t>
      </w:r>
      <w:proofErr w:type="spellStart"/>
      <w:r>
        <w:rPr>
          <w:rFonts w:eastAsia="Times New Roman"/>
          <w:sz w:val="24"/>
          <w:szCs w:val="24"/>
        </w:rPr>
        <w:t>Chambreau</w:t>
      </w:r>
      <w:proofErr w:type="spellEnd"/>
      <w:r>
        <w:rPr>
          <w:rFonts w:eastAsia="Times New Roman"/>
          <w:sz w:val="24"/>
          <w:szCs w:val="24"/>
        </w:rPr>
        <w:t xml:space="preserve">, D., </w:t>
      </w:r>
      <w:proofErr w:type="spellStart"/>
      <w:r>
        <w:rPr>
          <w:rFonts w:eastAsia="Times New Roman"/>
          <w:sz w:val="24"/>
          <w:szCs w:val="24"/>
        </w:rPr>
        <w:t>Rotramel</w:t>
      </w:r>
      <w:proofErr w:type="spellEnd"/>
      <w:r>
        <w:rPr>
          <w:rFonts w:eastAsia="Times New Roman"/>
          <w:sz w:val="24"/>
          <w:szCs w:val="24"/>
        </w:rPr>
        <w:t xml:space="preserve">, N., &amp; </w:t>
      </w:r>
      <w:proofErr w:type="spellStart"/>
      <w:r>
        <w:rPr>
          <w:rFonts w:eastAsia="Times New Roman"/>
          <w:sz w:val="24"/>
          <w:szCs w:val="24"/>
        </w:rPr>
        <w:t>Thies</w:t>
      </w:r>
      <w:proofErr w:type="spellEnd"/>
      <w:r>
        <w:rPr>
          <w:rFonts w:eastAsia="Times New Roman"/>
          <w:sz w:val="24"/>
          <w:szCs w:val="24"/>
        </w:rPr>
        <w:t>, W. G. (2008). Long-term effects of stump removal to control root rot on forest soil bulk density, soil carbon and nitrogen content. Forest Ecology and Management, 255(3-4), 720-727.</w:t>
      </w:r>
    </w:p>
    <w:p w14:paraId="733C2944" w14:textId="77777777" w:rsidR="00E43978" w:rsidRDefault="00E43978">
      <w:pPr>
        <w:spacing w:line="480" w:lineRule="auto"/>
        <w:rPr>
          <w:sz w:val="24"/>
          <w:szCs w:val="24"/>
          <w:highlight w:val="white"/>
        </w:rPr>
      </w:pPr>
    </w:p>
    <w:p w14:paraId="66081AA0" w14:textId="77777777" w:rsidR="00E43978" w:rsidRDefault="00E43978">
      <w:pPr>
        <w:spacing w:line="480" w:lineRule="auto"/>
        <w:rPr>
          <w:sz w:val="24"/>
          <w:szCs w:val="24"/>
          <w:highlight w:val="white"/>
        </w:rPr>
      </w:pPr>
    </w:p>
    <w:p w14:paraId="7E4A2A63" w14:textId="645CF435" w:rsidR="00596E10" w:rsidRDefault="00596E10" w:rsidP="00596E10">
      <w:pPr>
        <w:spacing w:line="480" w:lineRule="auto"/>
      </w:pPr>
      <w:r>
        <w:rPr>
          <w:noProof/>
          <w:sz w:val="24"/>
          <w:szCs w:val="24"/>
        </w:rPr>
        <w:lastRenderedPageBreak/>
        <w:drawing>
          <wp:inline distT="0" distB="0" distL="0" distR="0" wp14:anchorId="0646C158" wp14:editId="6373EEFC">
            <wp:extent cx="5943600" cy="414909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943600" cy="4149090"/>
                    </a:xfrm>
                    <a:prstGeom prst="rect">
                      <a:avLst/>
                    </a:prstGeom>
                  </pic:spPr>
                </pic:pic>
              </a:graphicData>
            </a:graphic>
          </wp:inline>
        </w:drawing>
      </w:r>
      <w:r>
        <w:rPr>
          <w:sz w:val="24"/>
          <w:szCs w:val="24"/>
        </w:rPr>
        <w:br/>
      </w:r>
      <w:r>
        <w:rPr>
          <w:b/>
          <w:sz w:val="24"/>
          <w:szCs w:val="24"/>
        </w:rPr>
        <w:t xml:space="preserve">Figure 1: </w:t>
      </w:r>
      <w:r>
        <w:rPr>
          <w:bCs/>
          <w:sz w:val="24"/>
          <w:szCs w:val="24"/>
        </w:rPr>
        <w:t>The Woods Creek study</w:t>
      </w:r>
      <w:r>
        <w:rPr>
          <w:sz w:val="24"/>
          <w:szCs w:val="24"/>
        </w:rPr>
        <w:t xml:space="preserve"> area was located along Woods Creek Road, within the Siuslaw National Forest in western Oregon. Triangles represent plots where LRR was detected (n = 62), circles represent plots where LRR was not detected (n = 13) over the 30-year duration of the study.   </w:t>
      </w:r>
    </w:p>
    <w:p w14:paraId="7E49038F" w14:textId="77777777" w:rsidR="00596E10" w:rsidRPr="00E60A03" w:rsidRDefault="00596E10" w:rsidP="00596E10">
      <w:pPr>
        <w:spacing w:line="480" w:lineRule="auto"/>
        <w:rPr>
          <w:sz w:val="24"/>
          <w:szCs w:val="24"/>
        </w:rPr>
      </w:pPr>
    </w:p>
    <w:p w14:paraId="521A7EDB" w14:textId="77777777" w:rsidR="00596E10" w:rsidRDefault="00596E10" w:rsidP="00596E10">
      <w:pPr>
        <w:spacing w:line="480" w:lineRule="auto"/>
        <w:rPr>
          <w:b/>
          <w:bCs/>
          <w:sz w:val="24"/>
          <w:szCs w:val="24"/>
        </w:rPr>
      </w:pPr>
      <w:r>
        <w:rPr>
          <w:b/>
          <w:bCs/>
          <w:noProof/>
          <w:sz w:val="24"/>
          <w:szCs w:val="24"/>
        </w:rPr>
        <w:lastRenderedPageBreak/>
        <w:drawing>
          <wp:inline distT="0" distB="0" distL="0" distR="0" wp14:anchorId="71A42537" wp14:editId="4134AFDB">
            <wp:extent cx="5943600" cy="33909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43600" cy="3390900"/>
                    </a:xfrm>
                    <a:prstGeom prst="rect">
                      <a:avLst/>
                    </a:prstGeom>
                    <a:noFill/>
                    <a:ln>
                      <a:noFill/>
                    </a:ln>
                  </pic:spPr>
                </pic:pic>
              </a:graphicData>
            </a:graphic>
          </wp:inline>
        </w:drawing>
      </w:r>
    </w:p>
    <w:p w14:paraId="5D8185C7" w14:textId="77777777" w:rsidR="00596E10" w:rsidRDefault="00596E10" w:rsidP="00596E10">
      <w:pPr>
        <w:spacing w:line="480" w:lineRule="auto"/>
        <w:rPr>
          <w:sz w:val="24"/>
          <w:szCs w:val="24"/>
        </w:rPr>
      </w:pPr>
      <w:r>
        <w:rPr>
          <w:b/>
          <w:bCs/>
          <w:sz w:val="24"/>
          <w:szCs w:val="24"/>
        </w:rPr>
        <w:t xml:space="preserve">Figure 3. </w:t>
      </w:r>
      <w:r>
        <w:rPr>
          <w:sz w:val="24"/>
          <w:szCs w:val="24"/>
        </w:rPr>
        <w:t>A) Stand mean basal area of the three different treatments over time. B) Stand mean quadratic mean diameter of the three treatments over time. The error bars are representative of 95% confidence intervals.</w:t>
      </w:r>
    </w:p>
    <w:p w14:paraId="4CF6048D" w14:textId="77777777" w:rsidR="00596E10" w:rsidRDefault="00596E10" w:rsidP="00596E10">
      <w:pPr>
        <w:spacing w:line="480" w:lineRule="auto"/>
        <w:rPr>
          <w:sz w:val="24"/>
          <w:szCs w:val="24"/>
        </w:rPr>
      </w:pPr>
    </w:p>
    <w:p w14:paraId="15196639" w14:textId="77777777" w:rsidR="00596E10" w:rsidRPr="00C84AF6" w:rsidRDefault="00596E10" w:rsidP="00596E10">
      <w:pPr>
        <w:spacing w:line="480" w:lineRule="auto"/>
        <w:rPr>
          <w:ins w:id="904" w:author="Shawn McMurtrey" w:date="2022-08-15T05:43:00Z"/>
          <w:sz w:val="24"/>
          <w:szCs w:val="24"/>
        </w:rPr>
      </w:pPr>
      <w:r>
        <w:rPr>
          <w:noProof/>
          <w:sz w:val="24"/>
          <w:szCs w:val="24"/>
        </w:rPr>
        <w:lastRenderedPageBreak/>
        <w:drawing>
          <wp:inline distT="0" distB="0" distL="0" distR="0" wp14:anchorId="1D4B4E96" wp14:editId="6D1284CA">
            <wp:extent cx="9857871" cy="9836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9878259" cy="9857130"/>
                    </a:xfrm>
                    <a:prstGeom prst="rect">
                      <a:avLst/>
                    </a:prstGeom>
                    <a:noFill/>
                    <a:ln>
                      <a:noFill/>
                    </a:ln>
                  </pic:spPr>
                </pic:pic>
              </a:graphicData>
            </a:graphic>
          </wp:inline>
        </w:drawing>
      </w:r>
    </w:p>
    <w:p w14:paraId="34AC15D9" w14:textId="0B4C7315" w:rsidR="00CF7B89" w:rsidRDefault="00596E10" w:rsidP="00CF7B89">
      <w:pPr>
        <w:spacing w:line="480" w:lineRule="auto"/>
        <w:rPr>
          <w:b/>
          <w:sz w:val="24"/>
          <w:szCs w:val="24"/>
        </w:rPr>
      </w:pPr>
      <w:r>
        <w:rPr>
          <w:b/>
          <w:sz w:val="24"/>
          <w:szCs w:val="24"/>
        </w:rPr>
        <w:lastRenderedPageBreak/>
        <w:t xml:space="preserve">Figure 5: </w:t>
      </w:r>
      <w:r w:rsidRPr="001F7446">
        <w:rPr>
          <w:sz w:val="24"/>
          <w:szCs w:val="24"/>
        </w:rPr>
        <w:t xml:space="preserve">Measured data compared with modelled data depicting mean basal area. A = </w:t>
      </w:r>
      <w:r>
        <w:rPr>
          <w:sz w:val="24"/>
          <w:szCs w:val="24"/>
        </w:rPr>
        <w:t xml:space="preserve">woods creeks </w:t>
      </w:r>
      <w:proofErr w:type="spellStart"/>
      <w:r w:rsidRPr="001F7446">
        <w:rPr>
          <w:sz w:val="24"/>
          <w:szCs w:val="24"/>
        </w:rPr>
        <w:t>unthinned</w:t>
      </w:r>
      <w:proofErr w:type="spellEnd"/>
      <w:r w:rsidRPr="001F7446">
        <w:rPr>
          <w:sz w:val="24"/>
          <w:szCs w:val="24"/>
        </w:rPr>
        <w:t xml:space="preserve"> stands</w:t>
      </w:r>
      <w:r>
        <w:rPr>
          <w:sz w:val="24"/>
          <w:szCs w:val="24"/>
        </w:rPr>
        <w:t xml:space="preserve"> all species</w:t>
      </w:r>
      <w:r w:rsidR="00CF7B89">
        <w:rPr>
          <w:sz w:val="24"/>
          <w:szCs w:val="24"/>
        </w:rPr>
        <w:t xml:space="preserve"> (61.4 m2ha-1 basal area in 1990)</w:t>
      </w:r>
      <w:r>
        <w:rPr>
          <w:sz w:val="24"/>
          <w:szCs w:val="24"/>
        </w:rPr>
        <w:t xml:space="preserve">, </w:t>
      </w:r>
      <w:r w:rsidRPr="001F7446">
        <w:rPr>
          <w:sz w:val="24"/>
          <w:szCs w:val="24"/>
        </w:rPr>
        <w:t>B =</w:t>
      </w:r>
      <w:r>
        <w:rPr>
          <w:sz w:val="24"/>
          <w:szCs w:val="24"/>
        </w:rPr>
        <w:t xml:space="preserve"> woods creek</w:t>
      </w:r>
      <w:r w:rsidRPr="001F7446">
        <w:rPr>
          <w:sz w:val="24"/>
          <w:szCs w:val="24"/>
        </w:rPr>
        <w:t xml:space="preserve"> </w:t>
      </w:r>
      <w:proofErr w:type="spellStart"/>
      <w:r>
        <w:rPr>
          <w:sz w:val="24"/>
          <w:szCs w:val="24"/>
        </w:rPr>
        <w:t>unthinned</w:t>
      </w:r>
      <w:proofErr w:type="spellEnd"/>
      <w:r>
        <w:rPr>
          <w:sz w:val="24"/>
          <w:szCs w:val="24"/>
        </w:rPr>
        <w:t xml:space="preserve"> stands DF only</w:t>
      </w:r>
      <w:r w:rsidRPr="001F7446">
        <w:rPr>
          <w:sz w:val="24"/>
          <w:szCs w:val="24"/>
        </w:rPr>
        <w:t>, C =</w:t>
      </w:r>
      <w:r>
        <w:rPr>
          <w:sz w:val="24"/>
          <w:szCs w:val="24"/>
        </w:rPr>
        <w:t xml:space="preserve"> woods creek light thin stands all species</w:t>
      </w:r>
      <w:r w:rsidR="00CF7B89">
        <w:rPr>
          <w:sz w:val="24"/>
          <w:szCs w:val="24"/>
        </w:rPr>
        <w:t xml:space="preserve"> (lightly thinned to 42.1 m2ha-1 of basal area in 1990)</w:t>
      </w:r>
      <w:r w:rsidRPr="001F7446">
        <w:rPr>
          <w:sz w:val="24"/>
          <w:szCs w:val="24"/>
        </w:rPr>
        <w:t>, D =</w:t>
      </w:r>
      <w:r>
        <w:rPr>
          <w:sz w:val="24"/>
          <w:szCs w:val="24"/>
        </w:rPr>
        <w:t xml:space="preserve"> woods creek light thin stands, E = Woods Creek heavy thin</w:t>
      </w:r>
      <w:r w:rsidR="00CF7B89">
        <w:rPr>
          <w:sz w:val="24"/>
          <w:szCs w:val="24"/>
        </w:rPr>
        <w:t xml:space="preserve"> (34.5 m2ha-1 of basal area</w:t>
      </w:r>
      <w:r>
        <w:rPr>
          <w:sz w:val="24"/>
          <w:szCs w:val="24"/>
        </w:rPr>
        <w:t xml:space="preserve"> </w:t>
      </w:r>
      <w:r w:rsidR="00CF7B89">
        <w:rPr>
          <w:sz w:val="24"/>
          <w:szCs w:val="24"/>
        </w:rPr>
        <w:t>in 1990)</w:t>
      </w:r>
      <w:r>
        <w:rPr>
          <w:sz w:val="24"/>
          <w:szCs w:val="24"/>
        </w:rPr>
        <w:t xml:space="preserve">, F = Woods Creek heavy thin DF only, G = Apiary DF only. </w:t>
      </w:r>
      <w:r w:rsidRPr="001F7446">
        <w:rPr>
          <w:sz w:val="24"/>
          <w:szCs w:val="24"/>
        </w:rPr>
        <w:t xml:space="preserve">Error bars are representative of </w:t>
      </w:r>
      <w:r>
        <w:rPr>
          <w:sz w:val="24"/>
          <w:szCs w:val="24"/>
        </w:rPr>
        <w:t>95%</w:t>
      </w:r>
      <w:r w:rsidRPr="001F7446">
        <w:rPr>
          <w:sz w:val="24"/>
          <w:szCs w:val="24"/>
        </w:rPr>
        <w:t xml:space="preserve"> confidence intervals.</w:t>
      </w:r>
      <w:r w:rsidR="00CF7B89">
        <w:rPr>
          <w:sz w:val="24"/>
          <w:szCs w:val="24"/>
        </w:rPr>
        <w:br/>
      </w:r>
    </w:p>
    <w:p w14:paraId="0A7359C0" w14:textId="48CEEAD7" w:rsidR="00596E10" w:rsidRDefault="00596E10" w:rsidP="00596E10">
      <w:pPr>
        <w:spacing w:line="480" w:lineRule="auto"/>
        <w:rPr>
          <w:b/>
          <w:sz w:val="24"/>
          <w:szCs w:val="24"/>
        </w:rPr>
      </w:pPr>
    </w:p>
    <w:p w14:paraId="5FF24EF4" w14:textId="77777777" w:rsidR="00E43978" w:rsidRDefault="00E43978">
      <w:pPr>
        <w:spacing w:line="480" w:lineRule="auto"/>
        <w:rPr>
          <w:sz w:val="24"/>
          <w:szCs w:val="24"/>
          <w:highlight w:val="white"/>
        </w:rPr>
      </w:pPr>
    </w:p>
    <w:p w14:paraId="6DCBD6E1" w14:textId="77777777" w:rsidR="00E43978" w:rsidRDefault="00000000">
      <w:pPr>
        <w:spacing w:line="480" w:lineRule="auto"/>
        <w:rPr>
          <w:sz w:val="24"/>
          <w:szCs w:val="24"/>
        </w:rPr>
      </w:pPr>
      <w:r>
        <w:br w:type="page"/>
      </w:r>
    </w:p>
    <w:p w14:paraId="3FFF79B0" w14:textId="77777777" w:rsidR="00E43978" w:rsidRDefault="00E43978">
      <w:pPr>
        <w:spacing w:line="480" w:lineRule="auto"/>
        <w:rPr>
          <w:sz w:val="24"/>
          <w:szCs w:val="24"/>
        </w:rPr>
      </w:pPr>
    </w:p>
    <w:sectPr w:rsidR="00E43978">
      <w:headerReference w:type="default" r:id="rId75"/>
      <w:footerReference w:type="default" r:id="rId76"/>
      <w:pgSz w:w="12240" w:h="15840"/>
      <w:pgMar w:top="2013" w:right="1440" w:bottom="1440" w:left="1440" w:header="1440" w:footer="0" w:gutter="0"/>
      <w:lnNumType w:countBy="1" w:distance="283" w:restart="continuous"/>
      <w:cols w:space="720"/>
      <w:formProt w:val="0"/>
      <w:docGrid w:linePitch="299" w:charSpace="3276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eBoldus, Jared" w:date="2022-10-27T08:57:00Z" w:initials="LJ">
    <w:p w14:paraId="696824A7" w14:textId="77777777" w:rsidR="00E43978" w:rsidRDefault="00000000">
      <w:r>
        <w:rPr>
          <w:rFonts w:ascii="Liberation Serif" w:eastAsia="Segoe UI" w:hAnsi="Liberation Serif" w:cs="Tahoma"/>
          <w:sz w:val="20"/>
          <w:szCs w:val="20"/>
          <w:lang w:val="en-US" w:bidi="en-US"/>
        </w:rPr>
        <w:t>You need to reduce this.</w:t>
      </w:r>
    </w:p>
  </w:comment>
  <w:comment w:id="22" w:author="LeBoldus, Jared" w:date="2022-10-25T10:48:00Z" w:initials="LJ">
    <w:p w14:paraId="5B52FDF2" w14:textId="77777777" w:rsidR="00E43978" w:rsidRDefault="00000000">
      <w:r>
        <w:rPr>
          <w:rFonts w:ascii="Liberation Serif" w:eastAsia="Segoe UI" w:hAnsi="Liberation Serif" w:cs="Tahoma"/>
          <w:sz w:val="20"/>
          <w:szCs w:val="20"/>
          <w:lang w:val="en-US" w:bidi="en-US"/>
        </w:rPr>
        <w:t>33. McCauley KJ, Cook SA. 1980. Phellinus</w:t>
      </w:r>
    </w:p>
    <w:p w14:paraId="19E5209B" w14:textId="77777777" w:rsidR="00E43978" w:rsidRDefault="00000000">
      <w:proofErr w:type="spellStart"/>
      <w:r>
        <w:rPr>
          <w:rFonts w:ascii="Liberation Serif" w:eastAsia="Segoe UI" w:hAnsi="Liberation Serif" w:cs="Tahoma"/>
          <w:sz w:val="20"/>
          <w:szCs w:val="20"/>
          <w:lang w:val="en-US" w:bidi="en-US"/>
        </w:rPr>
        <w:t>weirii</w:t>
      </w:r>
      <w:proofErr w:type="spellEnd"/>
      <w:r>
        <w:rPr>
          <w:rFonts w:ascii="Liberation Serif" w:eastAsia="Segoe UI" w:hAnsi="Liberation Serif" w:cs="Tahoma"/>
          <w:sz w:val="20"/>
          <w:szCs w:val="20"/>
          <w:lang w:val="en-US" w:bidi="en-US"/>
        </w:rPr>
        <w:t xml:space="preserve"> infestation of two mountain hemlock</w:t>
      </w:r>
    </w:p>
    <w:p w14:paraId="06209F2C" w14:textId="77777777" w:rsidR="00E43978" w:rsidRDefault="00000000">
      <w:r>
        <w:rPr>
          <w:rFonts w:ascii="Liberation Serif" w:eastAsia="Segoe UI" w:hAnsi="Liberation Serif" w:cs="Tahoma"/>
          <w:sz w:val="20"/>
          <w:szCs w:val="20"/>
          <w:lang w:val="en-US" w:bidi="en-US"/>
        </w:rPr>
        <w:t>forests in the Oregon Cascades. For. Sci.</w:t>
      </w:r>
    </w:p>
    <w:p w14:paraId="2C870BB0" w14:textId="77777777" w:rsidR="00E43978" w:rsidRDefault="00000000">
      <w:r>
        <w:rPr>
          <w:rFonts w:ascii="Liberation Serif" w:eastAsia="Segoe UI" w:hAnsi="Liberation Serif" w:cs="Tahoma"/>
          <w:sz w:val="20"/>
          <w:szCs w:val="20"/>
          <w:lang w:val="en-US" w:bidi="en-US"/>
        </w:rPr>
        <w:t>26:23–29</w:t>
      </w:r>
    </w:p>
    <w:p w14:paraId="53D83B53" w14:textId="77777777" w:rsidR="00E43978" w:rsidRDefault="00E43978"/>
    <w:p w14:paraId="2968B792" w14:textId="77777777" w:rsidR="00E43978" w:rsidRDefault="00000000">
      <w:r>
        <w:rPr>
          <w:rFonts w:ascii="Liberation Serif" w:eastAsia="Segoe UI" w:hAnsi="Liberation Serif" w:cs="Tahoma"/>
          <w:sz w:val="20"/>
          <w:szCs w:val="20"/>
          <w:lang w:val="en-US" w:bidi="en-US"/>
        </w:rPr>
        <w:t>36. Nelson EE, Hartman T. 1975. Estimating</w:t>
      </w:r>
    </w:p>
    <w:p w14:paraId="31571C67" w14:textId="77777777" w:rsidR="00E43978" w:rsidRDefault="00000000">
      <w:r>
        <w:rPr>
          <w:rFonts w:ascii="Liberation Serif" w:eastAsia="Segoe UI" w:hAnsi="Liberation Serif" w:cs="Tahoma"/>
          <w:sz w:val="20"/>
          <w:szCs w:val="20"/>
          <w:lang w:val="en-US" w:bidi="en-US"/>
        </w:rPr>
        <w:t xml:space="preserve">spread of </w:t>
      </w:r>
      <w:proofErr w:type="spellStart"/>
      <w:r>
        <w:rPr>
          <w:rFonts w:ascii="Liberation Serif" w:eastAsia="Segoe UI" w:hAnsi="Liberation Serif" w:cs="Tahoma"/>
          <w:sz w:val="20"/>
          <w:szCs w:val="20"/>
          <w:lang w:val="en-US" w:bidi="en-US"/>
        </w:rPr>
        <w:t>Poria</w:t>
      </w:r>
      <w:proofErr w:type="spellEnd"/>
      <w:r>
        <w:rPr>
          <w:rFonts w:ascii="Liberation Serif" w:eastAsia="Segoe UI" w:hAnsi="Liberation Serif" w:cs="Tahoma"/>
          <w:sz w:val="20"/>
          <w:szCs w:val="20"/>
          <w:lang w:val="en-US" w:bidi="en-US"/>
        </w:rPr>
        <w:t xml:space="preserve"> </w:t>
      </w:r>
      <w:proofErr w:type="spellStart"/>
      <w:r>
        <w:rPr>
          <w:rFonts w:ascii="Liberation Serif" w:eastAsia="Segoe UI" w:hAnsi="Liberation Serif" w:cs="Tahoma"/>
          <w:sz w:val="20"/>
          <w:szCs w:val="20"/>
          <w:lang w:val="en-US" w:bidi="en-US"/>
        </w:rPr>
        <w:t>weirii</w:t>
      </w:r>
      <w:proofErr w:type="spellEnd"/>
      <w:r>
        <w:rPr>
          <w:rFonts w:ascii="Liberation Serif" w:eastAsia="Segoe UI" w:hAnsi="Liberation Serif" w:cs="Tahoma"/>
          <w:sz w:val="20"/>
          <w:szCs w:val="20"/>
          <w:lang w:val="en-US" w:bidi="en-US"/>
        </w:rPr>
        <w:t xml:space="preserve"> in a high </w:t>
      </w:r>
      <w:proofErr w:type="spellStart"/>
      <w:r>
        <w:rPr>
          <w:rFonts w:ascii="Liberation Serif" w:eastAsia="Segoe UI" w:hAnsi="Liberation Serif" w:cs="Tahoma"/>
          <w:sz w:val="20"/>
          <w:szCs w:val="20"/>
          <w:lang w:val="en-US" w:bidi="en-US"/>
        </w:rPr>
        <w:t>eleva</w:t>
      </w:r>
      <w:proofErr w:type="spellEnd"/>
      <w:r>
        <w:rPr>
          <w:rFonts w:ascii="Liberation Serif" w:eastAsia="Segoe UI" w:hAnsi="Liberation Serif" w:cs="Tahoma"/>
          <w:sz w:val="20"/>
          <w:szCs w:val="20"/>
          <w:lang w:val="en-US" w:bidi="en-US"/>
        </w:rPr>
        <w:t>-</w:t>
      </w:r>
    </w:p>
    <w:p w14:paraId="75E97661" w14:textId="77777777" w:rsidR="00E43978" w:rsidRDefault="00000000">
      <w:proofErr w:type="spellStart"/>
      <w:r>
        <w:rPr>
          <w:rFonts w:ascii="Liberation Serif" w:eastAsia="Segoe UI" w:hAnsi="Liberation Serif" w:cs="Tahoma"/>
          <w:sz w:val="20"/>
          <w:szCs w:val="20"/>
          <w:lang w:val="en-US" w:bidi="en-US"/>
        </w:rPr>
        <w:t>tion</w:t>
      </w:r>
      <w:proofErr w:type="spellEnd"/>
      <w:r>
        <w:rPr>
          <w:rFonts w:ascii="Liberation Serif" w:eastAsia="Segoe UI" w:hAnsi="Liberation Serif" w:cs="Tahoma"/>
          <w:sz w:val="20"/>
          <w:szCs w:val="20"/>
          <w:lang w:val="en-US" w:bidi="en-US"/>
        </w:rPr>
        <w:t xml:space="preserve"> mixed conifer stand. J. For. 73:141–</w:t>
      </w:r>
    </w:p>
    <w:p w14:paraId="186F54B6" w14:textId="77777777" w:rsidR="00E43978" w:rsidRDefault="00000000">
      <w:r>
        <w:rPr>
          <w:rFonts w:ascii="Liberation Serif" w:eastAsia="Segoe UI" w:hAnsi="Liberation Serif" w:cs="Tahoma"/>
          <w:sz w:val="20"/>
          <w:szCs w:val="20"/>
          <w:lang w:val="en-US" w:bidi="en-US"/>
        </w:rPr>
        <w:t>42</w:t>
      </w:r>
    </w:p>
  </w:comment>
  <w:comment w:id="163" w:author="LeBoldus, Jared" w:date="2022-10-25T15:56:00Z" w:initials="LJ">
    <w:p w14:paraId="2279ADAD" w14:textId="77777777" w:rsidR="00E43978" w:rsidRDefault="00000000">
      <w:r>
        <w:rPr>
          <w:rFonts w:ascii="Liberation Serif" w:eastAsia="Segoe UI" w:hAnsi="Liberation Serif" w:cs="Tahoma"/>
          <w:sz w:val="20"/>
          <w:szCs w:val="20"/>
          <w:lang w:val="en-US" w:bidi="en-US"/>
        </w:rPr>
        <w:t>Boyce JS, Wagg JWB. 1953. Conk rot of</w:t>
      </w:r>
    </w:p>
    <w:p w14:paraId="31088B02" w14:textId="77777777" w:rsidR="00E43978" w:rsidRDefault="00000000">
      <w:r>
        <w:rPr>
          <w:rFonts w:ascii="Liberation Serif" w:eastAsia="Segoe UI" w:hAnsi="Liberation Serif" w:cs="Tahoma"/>
          <w:sz w:val="20"/>
          <w:szCs w:val="20"/>
          <w:lang w:val="en-US" w:bidi="en-US"/>
        </w:rPr>
        <w:t>old-growth Douglas-fir in western Oregon.</w:t>
      </w:r>
    </w:p>
    <w:p w14:paraId="2FC9984E" w14:textId="77777777" w:rsidR="00E43978" w:rsidRDefault="00000000">
      <w:r>
        <w:rPr>
          <w:rFonts w:ascii="Liberation Serif" w:eastAsia="Segoe UI" w:hAnsi="Liberation Serif" w:cs="Tahoma"/>
          <w:sz w:val="20"/>
          <w:szCs w:val="20"/>
          <w:lang w:val="en-US" w:bidi="en-US"/>
        </w:rPr>
        <w:t>OR. For. Prod. Lab. Bull. 4. 96 pp.</w:t>
      </w:r>
    </w:p>
  </w:comment>
  <w:comment w:id="463" w:author="LeBoldus, Jared" w:date="2022-11-04T14:42:00Z" w:initials="LJ">
    <w:p w14:paraId="79809D95" w14:textId="77777777" w:rsidR="00016895" w:rsidRDefault="00016895" w:rsidP="00016895">
      <w:r>
        <w:rPr>
          <w:rFonts w:ascii="Liberation Serif" w:eastAsia="Segoe UI" w:hAnsi="Liberation Serif" w:cs="Tahoma"/>
          <w:sz w:val="20"/>
          <w:szCs w:val="20"/>
          <w:lang w:val="en-US" w:bidi="en-US"/>
        </w:rPr>
        <w:t xml:space="preserve">This should go in the M and M when you are describing </w:t>
      </w:r>
    </w:p>
  </w:comment>
  <w:comment w:id="565" w:author="Unknown Author" w:date="2022-10-19T15:10:00Z" w:initials="">
    <w:p w14:paraId="7B7A75CD" w14:textId="77777777" w:rsidR="00E43978" w:rsidRDefault="00000000">
      <w:r>
        <w:rPr>
          <w:rFonts w:ascii="Liberation Serif" w:eastAsia="Segoe UI" w:hAnsi="Liberation Serif" w:cs="Tahoma"/>
          <w:sz w:val="20"/>
          <w:szCs w:val="24"/>
          <w:lang w:val="en-US" w:bidi="en-US"/>
        </w:rPr>
        <w:t>Added quadratic mean diameter as a single metric for describing the basal area distribution across tree diameters in the plots in the stand. Higher QMD means more of the BA is from larger diameter trees.</w:t>
      </w:r>
    </w:p>
  </w:comment>
  <w:comment w:id="577" w:author="showalt_d" w:date="2022-09-16T13:39:00Z" w:initials="s">
    <w:p w14:paraId="24062812" w14:textId="77777777" w:rsidR="00E43978" w:rsidRDefault="00000000">
      <w:r>
        <w:rPr>
          <w:rFonts w:ascii="Liberation Serif" w:eastAsia="Segoe UI" w:hAnsi="Liberation Serif" w:cs="Tahoma"/>
          <w:sz w:val="24"/>
          <w:szCs w:val="24"/>
          <w:lang w:val="en-US" w:bidi="en-US"/>
        </w:rPr>
        <w:t>We are leaving the figures in line with the text during manuscript preparation.  For submission, the figures will be removed and submitted as individual files.</w:t>
      </w:r>
    </w:p>
  </w:comment>
  <w:comment w:id="610" w:author="LeBoldus, Jared" w:date="2022-10-27T10:22:00Z" w:initials="LJ">
    <w:p w14:paraId="1B3BF1EA" w14:textId="77777777" w:rsidR="00E43978" w:rsidRDefault="00000000">
      <w:r>
        <w:rPr>
          <w:rFonts w:ascii="Liberation Serif" w:eastAsia="Segoe UI" w:hAnsi="Liberation Serif" w:cs="Tahoma"/>
          <w:sz w:val="20"/>
          <w:szCs w:val="20"/>
          <w:lang w:val="en-US" w:bidi="en-US"/>
        </w:rPr>
        <w:t>I would do this on a per volume basis</w:t>
      </w:r>
    </w:p>
  </w:comment>
  <w:comment w:id="667" w:author="LeBoldus, Jared" w:date="2022-10-27T10:28:00Z" w:initials="LJ">
    <w:p w14:paraId="65BC5A66" w14:textId="77777777" w:rsidR="00E43978" w:rsidRDefault="00000000">
      <w:r>
        <w:rPr>
          <w:rFonts w:ascii="Liberation Serif" w:eastAsia="Segoe UI" w:hAnsi="Liberation Serif" w:cs="Tahoma"/>
          <w:sz w:val="20"/>
          <w:szCs w:val="20"/>
          <w:lang w:val="en-US" w:bidi="en-US"/>
        </w:rPr>
        <w:t>This is really confusing. If it was just one or two trees I don’t think you need to say anything about it.</w:t>
      </w:r>
    </w:p>
  </w:comment>
  <w:comment w:id="703" w:author="LeBoldus, Jared" w:date="2022-10-27T10:55:00Z" w:initials="LJ">
    <w:p w14:paraId="05E4E455" w14:textId="77777777" w:rsidR="00E43978" w:rsidRDefault="00000000">
      <w:r>
        <w:rPr>
          <w:rFonts w:ascii="Liberation Serif" w:eastAsia="Segoe UI" w:hAnsi="Liberation Serif" w:cs="Tahoma"/>
          <w:sz w:val="20"/>
          <w:szCs w:val="20"/>
          <w:lang w:val="en-US" w:bidi="en-US"/>
        </w:rPr>
        <w:t>This is not nearly enough of a description for the readers to understand what you did. You need to explain why you did all these test.</w:t>
      </w:r>
    </w:p>
  </w:comment>
  <w:comment w:id="710" w:author="Unknown Author" w:date="2022-10-07T14:56:00Z" w:initials="">
    <w:p w14:paraId="39184C39" w14:textId="77777777" w:rsidR="00E43978" w:rsidRDefault="00000000">
      <w:r>
        <w:rPr>
          <w:rFonts w:ascii="Liberation Serif" w:eastAsia="Segoe UI" w:hAnsi="Liberation Serif" w:cs="Tahoma"/>
          <w:sz w:val="20"/>
          <w:szCs w:val="24"/>
          <w:lang w:val="en-US" w:bidi="en-US"/>
        </w:rPr>
        <w:t>At this point we haven’t reported any effects on basal area because of the inherent differences in density of the treatments. We do report the measured basal areas in a graph in the results. We could calculate basal area increment for given windows within the study and run tests on those increments if we think it is relevant.</w:t>
      </w:r>
    </w:p>
  </w:comment>
  <w:comment w:id="712" w:author="LeBoldus, Jared" w:date="2022-10-27T10:57:00Z" w:initials="LJ">
    <w:p w14:paraId="201C1476" w14:textId="77777777" w:rsidR="001319C2" w:rsidRDefault="001319C2" w:rsidP="001319C2">
      <w:r>
        <w:rPr>
          <w:rFonts w:ascii="Liberation Serif" w:eastAsia="Segoe UI" w:hAnsi="Liberation Serif" w:cs="Tahoma"/>
          <w:sz w:val="20"/>
          <w:szCs w:val="20"/>
          <w:lang w:val="en-US" w:bidi="en-US"/>
        </w:rPr>
        <w:t xml:space="preserve">This should be at the beginning of the paragraph…Lots of this section needs to be fixed. I would say why you </w:t>
      </w:r>
      <w:proofErr w:type="spellStart"/>
      <w:r>
        <w:rPr>
          <w:rFonts w:ascii="Liberation Serif" w:eastAsia="Segoe UI" w:hAnsi="Liberation Serif" w:cs="Tahoma"/>
          <w:sz w:val="20"/>
          <w:szCs w:val="20"/>
          <w:lang w:val="en-US" w:bidi="en-US"/>
        </w:rPr>
        <w:t>ware</w:t>
      </w:r>
      <w:proofErr w:type="spellEnd"/>
      <w:r>
        <w:rPr>
          <w:rFonts w:ascii="Liberation Serif" w:eastAsia="Segoe UI" w:hAnsi="Liberation Serif" w:cs="Tahoma"/>
          <w:sz w:val="20"/>
          <w:szCs w:val="20"/>
          <w:lang w:val="en-US" w:bidi="en-US"/>
        </w:rPr>
        <w:t xml:space="preserve"> doing everything as the first sentence of each paragraph otherwise it is really hard to follow.</w:t>
      </w:r>
    </w:p>
  </w:comment>
  <w:comment w:id="714" w:author="LeBoldus, Jared" w:date="2022-10-27T10:56:00Z" w:initials="LJ">
    <w:p w14:paraId="7430FB26" w14:textId="77777777" w:rsidR="00E43978" w:rsidRDefault="00000000">
      <w:r>
        <w:rPr>
          <w:rFonts w:ascii="Liberation Serif" w:eastAsia="Segoe UI" w:hAnsi="Liberation Serif" w:cs="Tahoma"/>
          <w:sz w:val="20"/>
          <w:szCs w:val="20"/>
          <w:lang w:val="en-US" w:bidi="en-US"/>
        </w:rPr>
        <w:t xml:space="preserve">You need to define these. </w:t>
      </w:r>
    </w:p>
  </w:comment>
  <w:comment w:id="732" w:author="LeBoldus, Jared" w:date="2022-10-28T10:17:00Z" w:initials="LJ">
    <w:p w14:paraId="2C32DD42" w14:textId="77777777" w:rsidR="00420A49" w:rsidRDefault="00420A49" w:rsidP="00420A49">
      <w:r>
        <w:rPr>
          <w:rFonts w:ascii="Liberation Serif" w:eastAsia="Segoe UI" w:hAnsi="Liberation Serif" w:cs="Tahoma"/>
          <w:sz w:val="20"/>
          <w:szCs w:val="20"/>
          <w:lang w:val="en-US" w:bidi="en-US"/>
        </w:rPr>
        <w:t>The information you provide here should be of the same type that you give for Mary’s peak. Please change this to reflect what I did above.</w:t>
      </w:r>
    </w:p>
  </w:comment>
  <w:comment w:id="783" w:author="LeBoldus, Jared" w:date="2022-11-04T10:10:00Z" w:initials="LJ">
    <w:p w14:paraId="1D385968" w14:textId="77777777" w:rsidR="00E43978" w:rsidRDefault="00000000">
      <w:r>
        <w:rPr>
          <w:rFonts w:ascii="Liberation Serif" w:eastAsia="Segoe UI" w:hAnsi="Liberation Serif" w:cs="Tahoma"/>
          <w:sz w:val="20"/>
          <w:szCs w:val="20"/>
          <w:lang w:val="en-US" w:bidi="en-US"/>
        </w:rPr>
        <w:t>Size?</w:t>
      </w:r>
    </w:p>
  </w:comment>
  <w:comment w:id="816" w:author="LeBoldus, Jared" w:date="2022-11-04T10:44:00Z" w:initials="LJ">
    <w:p w14:paraId="15CABA22" w14:textId="77777777" w:rsidR="00E43978" w:rsidRDefault="00000000">
      <w:r>
        <w:rPr>
          <w:rFonts w:ascii="Liberation Serif" w:eastAsia="Segoe UI" w:hAnsi="Liberation Serif" w:cs="Tahoma"/>
          <w:sz w:val="20"/>
          <w:szCs w:val="20"/>
          <w:lang w:val="en-US" w:bidi="en-US"/>
        </w:rPr>
        <w:t>Do you know which herbicide?</w:t>
      </w:r>
    </w:p>
  </w:comment>
  <w:comment w:id="819" w:author="LeBoldus, Jared" w:date="2022-11-04T10:43:00Z" w:initials="LJ">
    <w:p w14:paraId="1D5379EE" w14:textId="77777777" w:rsidR="00E43978" w:rsidRDefault="00000000">
      <w:r>
        <w:rPr>
          <w:rFonts w:ascii="Liberation Serif" w:eastAsia="Segoe UI" w:hAnsi="Liberation Serif" w:cs="Tahoma"/>
          <w:sz w:val="20"/>
          <w:szCs w:val="20"/>
          <w:lang w:val="en-US" w:bidi="en-US"/>
        </w:rPr>
        <w:t>I would include this in the results so that we can explain what we did with them.</w:t>
      </w:r>
    </w:p>
  </w:comment>
  <w:comment w:id="823" w:author="LeBoldus, Jared" w:date="2022-11-04T14:31:00Z" w:initials="LJ">
    <w:p w14:paraId="26794F31" w14:textId="77777777" w:rsidR="00E43978" w:rsidRDefault="00000000">
      <w:r>
        <w:rPr>
          <w:rFonts w:ascii="Liberation Serif" w:eastAsia="Segoe UI" w:hAnsi="Liberation Serif" w:cs="Tahoma"/>
          <w:sz w:val="20"/>
          <w:szCs w:val="20"/>
          <w:lang w:val="en-US" w:bidi="en-US"/>
        </w:rPr>
        <w:t>Need to say what these are.</w:t>
      </w:r>
    </w:p>
  </w:comment>
  <w:comment w:id="825" w:author="LeBoldus, Jared" w:date="2022-11-04T14:30:00Z" w:initials="LJ">
    <w:p w14:paraId="16DFD954" w14:textId="77777777" w:rsidR="00E43978" w:rsidRDefault="00000000">
      <w:r>
        <w:rPr>
          <w:rFonts w:ascii="Liberation Serif" w:eastAsia="Segoe UI" w:hAnsi="Liberation Serif" w:cs="Tahoma"/>
          <w:sz w:val="20"/>
          <w:szCs w:val="20"/>
          <w:lang w:val="en-US" w:bidi="en-US"/>
        </w:rPr>
        <w:t>Maybe code these by treatment? It also may be best presented in a table?</w:t>
      </w:r>
    </w:p>
  </w:comment>
  <w:comment w:id="829" w:author="LeBoldus, Jared" w:date="2022-11-04T14:31:00Z" w:initials="LJ">
    <w:p w14:paraId="24A12CC8" w14:textId="77777777" w:rsidR="00E43978" w:rsidRDefault="00000000">
      <w:r>
        <w:rPr>
          <w:rFonts w:ascii="Liberation Serif" w:eastAsia="Segoe UI" w:hAnsi="Liberation Serif" w:cs="Tahoma"/>
          <w:sz w:val="20"/>
          <w:szCs w:val="20"/>
          <w:lang w:val="en-US" w:bidi="en-US"/>
        </w:rPr>
        <w:t xml:space="preserve">Not grammatically correct to start a sentence </w:t>
      </w:r>
      <w:proofErr w:type="spellStart"/>
      <w:r>
        <w:rPr>
          <w:rFonts w:ascii="Liberation Serif" w:eastAsia="Segoe UI" w:hAnsi="Liberation Serif" w:cs="Tahoma"/>
          <w:sz w:val="20"/>
          <w:szCs w:val="20"/>
          <w:lang w:val="en-US" w:bidi="en-US"/>
        </w:rPr>
        <w:t>wit</w:t>
      </w:r>
      <w:proofErr w:type="spellEnd"/>
      <w:r>
        <w:rPr>
          <w:rFonts w:ascii="Liberation Serif" w:eastAsia="Segoe UI" w:hAnsi="Liberation Serif" w:cs="Tahoma"/>
          <w:sz w:val="20"/>
          <w:szCs w:val="20"/>
          <w:lang w:val="en-US" w:bidi="en-US"/>
        </w:rPr>
        <w:t xml:space="preserve"> the word because….or at least it offends my sensibilities:-)</w:t>
      </w:r>
    </w:p>
  </w:comment>
  <w:comment w:id="841" w:author="LeBoldus, Jared" w:date="2022-11-04T14:36:00Z" w:initials="LJ">
    <w:p w14:paraId="563FB026" w14:textId="77777777" w:rsidR="00E43978" w:rsidRDefault="00000000">
      <w:r>
        <w:rPr>
          <w:rFonts w:ascii="Liberation Serif" w:eastAsia="Segoe UI" w:hAnsi="Liberation Serif" w:cs="Tahoma"/>
          <w:sz w:val="20"/>
          <w:szCs w:val="20"/>
          <w:lang w:val="en-US" w:bidi="en-US"/>
        </w:rPr>
        <w:t>Would this work better as a table combine twit the section above. Then I think I would put everything in one section called statistical analysis.</w:t>
      </w:r>
    </w:p>
  </w:comment>
  <w:comment w:id="842" w:author="LeBoldus, Jared" w:date="2022-11-04T15:03:00Z" w:initials="LJ">
    <w:p w14:paraId="6455842F" w14:textId="77777777" w:rsidR="00E43978" w:rsidRDefault="00000000">
      <w:r>
        <w:rPr>
          <w:rFonts w:ascii="Liberation Serif" w:eastAsia="Segoe UI" w:hAnsi="Liberation Serif" w:cs="Tahoma"/>
          <w:sz w:val="20"/>
          <w:szCs w:val="20"/>
          <w:lang w:val="en-US" w:bidi="en-US"/>
        </w:rPr>
        <w:t>This is not really enough information. How did you check the assumptions. What were the results of that test</w:t>
      </w:r>
    </w:p>
  </w:comment>
  <w:comment w:id="848" w:author="Shawn McMurtrey" w:date="2022-10-16T14:54:00Z" w:initials="SM">
    <w:p w14:paraId="4DB199F6" w14:textId="77777777" w:rsidR="00E43978" w:rsidRDefault="00000000">
      <w:r>
        <w:rPr>
          <w:rFonts w:ascii="Liberation Serif" w:eastAsia="Segoe UI" w:hAnsi="Liberation Serif" w:cs="Tahoma"/>
          <w:sz w:val="24"/>
          <w:szCs w:val="24"/>
          <w:lang w:val="en-US" w:bidi="en-US"/>
        </w:rPr>
        <w:t>These calculations were done with:</w:t>
      </w:r>
    </w:p>
    <w:p w14:paraId="316C44F0" w14:textId="77777777" w:rsidR="00E43978" w:rsidRDefault="00000000">
      <w:r>
        <w:rPr>
          <w:rFonts w:ascii="Liberation Serif" w:eastAsia="Segoe UI" w:hAnsi="Liberation Serif" w:cs="Tahoma"/>
          <w:sz w:val="24"/>
          <w:szCs w:val="24"/>
          <w:lang w:val="en-US" w:bidi="en-US"/>
        </w:rPr>
        <w:t>BA 2020 - BA 1990 = x</w:t>
      </w:r>
    </w:p>
    <w:p w14:paraId="219D8B79" w14:textId="77777777" w:rsidR="00E43978" w:rsidRDefault="00000000">
      <w:r>
        <w:rPr>
          <w:rFonts w:ascii="Liberation Serif" w:eastAsia="Segoe UI" w:hAnsi="Liberation Serif" w:cs="Tahoma"/>
          <w:sz w:val="24"/>
          <w:szCs w:val="24"/>
          <w:lang w:val="en-US" w:bidi="en-US"/>
        </w:rPr>
        <w:t>x/BA 2020 = y</w:t>
      </w:r>
    </w:p>
    <w:p w14:paraId="33FC6418" w14:textId="77777777" w:rsidR="00E43978" w:rsidRDefault="00E43978"/>
    <w:p w14:paraId="7498BCF7" w14:textId="77777777" w:rsidR="00E43978" w:rsidRDefault="00000000">
      <w:r>
        <w:rPr>
          <w:rFonts w:ascii="Liberation Serif" w:eastAsia="Segoe UI" w:hAnsi="Liberation Serif" w:cs="Tahoma"/>
          <w:sz w:val="24"/>
          <w:szCs w:val="24"/>
          <w:lang w:val="en-US" w:bidi="en-US"/>
        </w:rPr>
        <w:t>Light thin: 61.32331186 - 43.17578066 = 18.147</w:t>
      </w:r>
    </w:p>
    <w:p w14:paraId="22963E2D" w14:textId="77777777" w:rsidR="00E43978" w:rsidRDefault="00000000">
      <w:r>
        <w:rPr>
          <w:rFonts w:ascii="Liberation Serif" w:eastAsia="Segoe UI" w:hAnsi="Liberation Serif" w:cs="Tahoma"/>
          <w:sz w:val="24"/>
          <w:szCs w:val="24"/>
          <w:lang w:val="en-US" w:bidi="en-US"/>
        </w:rPr>
        <w:t>18.147 is 29% of 61.32</w:t>
      </w:r>
    </w:p>
    <w:p w14:paraId="78DC144B" w14:textId="77777777" w:rsidR="00E43978" w:rsidRDefault="00E43978"/>
    <w:p w14:paraId="2E037A2F" w14:textId="77777777" w:rsidR="00E43978" w:rsidRDefault="00000000">
      <w:r>
        <w:rPr>
          <w:rFonts w:ascii="Liberation Serif" w:eastAsia="Segoe UI" w:hAnsi="Liberation Serif" w:cs="Tahoma"/>
          <w:sz w:val="24"/>
          <w:szCs w:val="24"/>
          <w:lang w:val="en-US" w:bidi="en-US"/>
        </w:rPr>
        <w:t>Thin:</w:t>
      </w:r>
    </w:p>
    <w:p w14:paraId="56731725" w14:textId="77777777" w:rsidR="00E43978" w:rsidRDefault="00000000">
      <w:r>
        <w:rPr>
          <w:rFonts w:ascii="Liberation Serif" w:eastAsia="Segoe UI" w:hAnsi="Liberation Serif" w:cs="Tahoma"/>
          <w:sz w:val="24"/>
          <w:szCs w:val="24"/>
          <w:lang w:val="en-US" w:bidi="en-US"/>
        </w:rPr>
        <w:t xml:space="preserve">52.3818368 - 35.36787825 </w:t>
      </w:r>
    </w:p>
    <w:p w14:paraId="184BB784" w14:textId="77777777" w:rsidR="00E43978" w:rsidRDefault="00000000">
      <w:r>
        <w:rPr>
          <w:rFonts w:ascii="Liberation Serif" w:eastAsia="Segoe UI" w:hAnsi="Liberation Serif" w:cs="Tahoma"/>
          <w:sz w:val="24"/>
          <w:szCs w:val="24"/>
          <w:lang w:val="en-US" w:bidi="en-US"/>
        </w:rPr>
        <w:t>17.01 is 32% of 52.3818368</w:t>
      </w:r>
    </w:p>
    <w:p w14:paraId="2BCC0AF6" w14:textId="77777777" w:rsidR="00E43978" w:rsidRDefault="00E43978"/>
    <w:p w14:paraId="4DCD4832" w14:textId="77777777" w:rsidR="00E43978" w:rsidRDefault="00000000">
      <w:r>
        <w:rPr>
          <w:rFonts w:ascii="Liberation Serif" w:eastAsia="Segoe UI" w:hAnsi="Liberation Serif" w:cs="Tahoma"/>
          <w:sz w:val="24"/>
          <w:szCs w:val="24"/>
          <w:lang w:val="en-US" w:bidi="en-US"/>
        </w:rPr>
        <w:t>Control:</w:t>
      </w:r>
    </w:p>
    <w:p w14:paraId="57579548" w14:textId="77777777" w:rsidR="00E43978" w:rsidRDefault="00000000">
      <w:r>
        <w:rPr>
          <w:rFonts w:ascii="Liberation Serif" w:eastAsia="Segoe UI" w:hAnsi="Liberation Serif" w:cs="Tahoma"/>
          <w:sz w:val="24"/>
          <w:szCs w:val="24"/>
          <w:lang w:val="en-US" w:bidi="en-US"/>
        </w:rPr>
        <w:t>78.19903537 - 61.4034045 =16.79</w:t>
      </w:r>
    </w:p>
    <w:p w14:paraId="5606D34E" w14:textId="77777777" w:rsidR="00E43978" w:rsidRDefault="00000000">
      <w:r>
        <w:rPr>
          <w:rFonts w:ascii="Liberation Serif" w:eastAsia="Segoe UI" w:hAnsi="Liberation Serif" w:cs="Tahoma"/>
          <w:sz w:val="24"/>
          <w:szCs w:val="24"/>
          <w:lang w:val="en-US" w:bidi="en-US"/>
        </w:rPr>
        <w:t>16.79 is 21% of 78.19</w:t>
      </w:r>
    </w:p>
  </w:comment>
  <w:comment w:id="864" w:author="LeBoldus, Jared" w:date="2022-11-04T15:03:00Z" w:initials="LJ">
    <w:p w14:paraId="5EE5439B" w14:textId="77777777" w:rsidR="00E43978" w:rsidRDefault="00000000">
      <w:r>
        <w:rPr>
          <w:rFonts w:ascii="Liberation Serif" w:eastAsia="Segoe UI" w:hAnsi="Liberation Serif" w:cs="Tahoma"/>
          <w:sz w:val="20"/>
          <w:szCs w:val="20"/>
          <w:lang w:val="en-US" w:bidi="en-US"/>
        </w:rPr>
        <w:t>Why no interaction effect? I am a little confused why we did this?</w:t>
      </w:r>
    </w:p>
  </w:comment>
  <w:comment w:id="865" w:author="Unknown Author" w:date="2022-10-19T15:12:00Z" w:initials="">
    <w:p w14:paraId="1C5F7D35" w14:textId="77777777" w:rsidR="00E43978" w:rsidRDefault="00000000">
      <w:r>
        <w:rPr>
          <w:rFonts w:ascii="Liberation Serif" w:eastAsia="Segoe UI" w:hAnsi="Liberation Serif" w:cs="Tahoma"/>
          <w:sz w:val="20"/>
          <w:szCs w:val="24"/>
          <w:lang w:val="en-US" w:bidi="en-US"/>
        </w:rPr>
        <w:t>Will make formatting of figures consistent and add panel lettering</w:t>
      </w:r>
    </w:p>
  </w:comment>
  <w:comment w:id="866" w:author="showalt_d" w:date="2022-09-29T12:07:00Z" w:initials="s">
    <w:p w14:paraId="0E7E6B5D" w14:textId="77777777" w:rsidR="00E43978" w:rsidRDefault="00000000">
      <w:r>
        <w:rPr>
          <w:rFonts w:ascii="Liberation Serif" w:eastAsia="Segoe UI" w:hAnsi="Liberation Serif" w:cs="Tahoma"/>
          <w:sz w:val="24"/>
          <w:szCs w:val="24"/>
          <w:lang w:val="en-US" w:bidi="en-US"/>
        </w:rPr>
        <w:t>Change to 95% CI</w:t>
      </w:r>
    </w:p>
  </w:comment>
  <w:comment w:id="867" w:author="showalt_d" w:date="2022-09-29T12:07:00Z" w:initials="s">
    <w:p w14:paraId="22E98436" w14:textId="77777777" w:rsidR="00E43978" w:rsidRDefault="00000000">
      <w:r>
        <w:rPr>
          <w:rFonts w:ascii="Liberation Serif" w:eastAsia="Segoe UI" w:hAnsi="Liberation Serif" w:cs="Tahoma"/>
          <w:sz w:val="24"/>
          <w:szCs w:val="24"/>
          <w:lang w:val="en-US" w:bidi="en-US"/>
        </w:rPr>
        <w:t>Change to CI</w:t>
      </w:r>
    </w:p>
  </w:comment>
  <w:comment w:id="868" w:author="Unknown Author" w:date="2022-10-07T16:16:00Z" w:initials="">
    <w:p w14:paraId="7381D2A5" w14:textId="77777777" w:rsidR="00E43978" w:rsidRDefault="00000000">
      <w:r>
        <w:rPr>
          <w:rFonts w:ascii="Liberation Serif" w:eastAsia="Segoe UI" w:hAnsi="Liberation Serif" w:cs="Tahoma"/>
          <w:sz w:val="20"/>
          <w:szCs w:val="24"/>
          <w:lang w:val="en-US" w:bidi="en-US"/>
        </w:rPr>
        <w:t>This figure is probably unnecessary</w:t>
      </w:r>
    </w:p>
  </w:comment>
  <w:comment w:id="869" w:author="showalt_d" w:date="2022-09-16T15:17:00Z" w:initials="s">
    <w:p w14:paraId="567B0BA3" w14:textId="77777777" w:rsidR="00E43978" w:rsidRDefault="00000000">
      <w:r>
        <w:rPr>
          <w:rFonts w:ascii="Liberation Serif" w:eastAsia="Segoe UI" w:hAnsi="Liberation Serif" w:cs="Tahoma"/>
          <w:sz w:val="24"/>
          <w:szCs w:val="24"/>
          <w:lang w:val="en-US" w:bidi="en-US"/>
        </w:rPr>
        <w:t>These survival curves need some polishing of the format.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96824A7" w15:done="0"/>
  <w15:commentEx w15:paraId="186F54B6" w15:done="0"/>
  <w15:commentEx w15:paraId="2FC9984E" w15:done="0"/>
  <w15:commentEx w15:paraId="79809D95" w15:done="0"/>
  <w15:commentEx w15:paraId="7B7A75CD" w15:done="0"/>
  <w15:commentEx w15:paraId="24062812" w15:done="0"/>
  <w15:commentEx w15:paraId="1B3BF1EA" w15:done="0"/>
  <w15:commentEx w15:paraId="65BC5A66" w15:done="0"/>
  <w15:commentEx w15:paraId="05E4E455" w15:done="0"/>
  <w15:commentEx w15:paraId="39184C39" w15:done="0"/>
  <w15:commentEx w15:paraId="201C1476" w15:done="0"/>
  <w15:commentEx w15:paraId="7430FB26" w15:done="0"/>
  <w15:commentEx w15:paraId="2C32DD42" w15:done="0"/>
  <w15:commentEx w15:paraId="1D385968" w15:done="0"/>
  <w15:commentEx w15:paraId="15CABA22" w15:done="0"/>
  <w15:commentEx w15:paraId="1D5379EE" w15:done="0"/>
  <w15:commentEx w15:paraId="26794F31" w15:done="0"/>
  <w15:commentEx w15:paraId="16DFD954" w15:done="0"/>
  <w15:commentEx w15:paraId="24A12CC8" w15:done="0"/>
  <w15:commentEx w15:paraId="563FB026" w15:done="0"/>
  <w15:commentEx w15:paraId="6455842F" w15:done="0"/>
  <w15:commentEx w15:paraId="5606D34E" w15:done="0"/>
  <w15:commentEx w15:paraId="5EE5439B" w15:done="0"/>
  <w15:commentEx w15:paraId="1C5F7D35" w15:done="0"/>
  <w15:commentEx w15:paraId="0E7E6B5D" w15:done="0"/>
  <w15:commentEx w15:paraId="22E98436" w15:done="0"/>
  <w15:commentEx w15:paraId="7381D2A5" w15:done="0"/>
  <w15:commentEx w15:paraId="567B0BA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96824A7" w16cid:durableId="270FE04D"/>
  <w16cid:commentId w16cid:paraId="186F54B6" w16cid:durableId="270FE04E"/>
  <w16cid:commentId w16cid:paraId="2FC9984E" w16cid:durableId="270FE050"/>
  <w16cid:commentId w16cid:paraId="79809D95" w16cid:durableId="271229BB"/>
  <w16cid:commentId w16cid:paraId="7B7A75CD" w16cid:durableId="270FE055"/>
  <w16cid:commentId w16cid:paraId="24062812" w16cid:durableId="270FE056"/>
  <w16cid:commentId w16cid:paraId="1B3BF1EA" w16cid:durableId="270FE057"/>
  <w16cid:commentId w16cid:paraId="65BC5A66" w16cid:durableId="270FE058"/>
  <w16cid:commentId w16cid:paraId="05E4E455" w16cid:durableId="270FE059"/>
  <w16cid:commentId w16cid:paraId="39184C39" w16cid:durableId="270FE05A"/>
  <w16cid:commentId w16cid:paraId="201C1476" w16cid:durableId="27116A5F"/>
  <w16cid:commentId w16cid:paraId="7430FB26" w16cid:durableId="270FE05B"/>
  <w16cid:commentId w16cid:paraId="2C32DD42" w16cid:durableId="27122531"/>
  <w16cid:commentId w16cid:paraId="1D385968" w16cid:durableId="270FE061"/>
  <w16cid:commentId w16cid:paraId="15CABA22" w16cid:durableId="270FE062"/>
  <w16cid:commentId w16cid:paraId="1D5379EE" w16cid:durableId="270FE063"/>
  <w16cid:commentId w16cid:paraId="26794F31" w16cid:durableId="270FE064"/>
  <w16cid:commentId w16cid:paraId="16DFD954" w16cid:durableId="270FE065"/>
  <w16cid:commentId w16cid:paraId="24A12CC8" w16cid:durableId="270FE066"/>
  <w16cid:commentId w16cid:paraId="563FB026" w16cid:durableId="270FE067"/>
  <w16cid:commentId w16cid:paraId="6455842F" w16cid:durableId="270FE068"/>
  <w16cid:commentId w16cid:paraId="5606D34E" w16cid:durableId="270FE06A"/>
  <w16cid:commentId w16cid:paraId="5EE5439B" w16cid:durableId="270FE06B"/>
  <w16cid:commentId w16cid:paraId="1C5F7D35" w16cid:durableId="270FE06C"/>
  <w16cid:commentId w16cid:paraId="0E7E6B5D" w16cid:durableId="270FE06E"/>
  <w16cid:commentId w16cid:paraId="22E98436" w16cid:durableId="270FE06F"/>
  <w16cid:commentId w16cid:paraId="7381D2A5" w16cid:durableId="270FE070"/>
  <w16cid:commentId w16cid:paraId="567B0BA3" w16cid:durableId="270FE0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CA559C" w14:textId="77777777" w:rsidR="0056318A" w:rsidRDefault="0056318A">
      <w:pPr>
        <w:spacing w:line="240" w:lineRule="auto"/>
      </w:pPr>
      <w:r>
        <w:separator/>
      </w:r>
    </w:p>
  </w:endnote>
  <w:endnote w:type="continuationSeparator" w:id="0">
    <w:p w14:paraId="7E574AB9" w14:textId="77777777" w:rsidR="0056318A" w:rsidRDefault="005631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Roboto">
    <w:altName w:val="Arial"/>
    <w:charset w:val="00"/>
    <w:family w:val="auto"/>
    <w:pitch w:val="variable"/>
    <w:sig w:usb0="E00002FF" w:usb1="5000205B" w:usb2="00000020" w:usb3="00000000" w:csb0="0000019F" w:csb1="00000000"/>
  </w:font>
  <w:font w:name="Liberation Serif">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NSimSun">
    <w:panose1 w:val="02010609030101010101"/>
    <w:charset w:val="86"/>
    <w:family w:val="modern"/>
    <w:pitch w:val="fixed"/>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2456924"/>
      <w:docPartObj>
        <w:docPartGallery w:val="Page Numbers (Bottom of Page)"/>
        <w:docPartUnique/>
      </w:docPartObj>
    </w:sdtPr>
    <w:sdtContent>
      <w:p w14:paraId="171E2FF4" w14:textId="77777777" w:rsidR="00E43978" w:rsidRDefault="00000000">
        <w:pPr>
          <w:pStyle w:val="Footer"/>
          <w:rPr>
            <w:ins w:id="821" w:author="LeBoldus, Jared" w:date="2022-10-27T09:04:00Z"/>
            <w:rStyle w:val="PageNumber"/>
          </w:rPr>
        </w:pPr>
        <w:ins w:id="822" w:author="LeBoldus, Jared" w:date="2022-10-27T09:04:00Z">
          <w:r>
            <w:rPr>
              <w:rStyle w:val="PageNumber"/>
            </w:rPr>
            <w:fldChar w:fldCharType="begin"/>
          </w:r>
          <w:r>
            <w:rPr>
              <w:rStyle w:val="PageNumber"/>
            </w:rPr>
            <w:instrText>PAGE</w:instrText>
          </w:r>
          <w:r>
            <w:rPr>
              <w:rStyle w:val="PageNumber"/>
            </w:rPr>
            <w:fldChar w:fldCharType="separate"/>
          </w:r>
          <w:r>
            <w:rPr>
              <w:rStyle w:val="PageNumber"/>
            </w:rPr>
            <w:t>25</w:t>
          </w:r>
          <w:r>
            <w:rPr>
              <w:rStyle w:val="PageNumber"/>
            </w:rPr>
            <w:fldChar w:fldCharType="end"/>
          </w:r>
        </w:ins>
      </w:p>
    </w:sdtContent>
  </w:sdt>
  <w:p w14:paraId="7C226B1E" w14:textId="77777777" w:rsidR="00E43978" w:rsidRDefault="00E4397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4795248"/>
      <w:docPartObj>
        <w:docPartGallery w:val="Page Numbers (Bottom of Page)"/>
        <w:docPartUnique/>
      </w:docPartObj>
    </w:sdtPr>
    <w:sdtContent>
      <w:p w14:paraId="6431899A" w14:textId="77777777" w:rsidR="00E43978" w:rsidRDefault="00000000">
        <w:pPr>
          <w:pStyle w:val="Footer"/>
          <w:rPr>
            <w:rStyle w:val="PageNumber"/>
          </w:rPr>
        </w:pPr>
        <w:r>
          <w:rPr>
            <w:rStyle w:val="PageNumber"/>
          </w:rPr>
          <w:fldChar w:fldCharType="begin"/>
        </w:r>
        <w:r>
          <w:rPr>
            <w:rStyle w:val="PageNumber"/>
          </w:rPr>
          <w:instrText>PAGE</w:instrText>
        </w:r>
        <w:r>
          <w:rPr>
            <w:rStyle w:val="PageNumber"/>
          </w:rPr>
          <w:fldChar w:fldCharType="separate"/>
        </w:r>
        <w:r>
          <w:rPr>
            <w:rStyle w:val="PageNumber"/>
          </w:rPr>
          <w:t>2</w:t>
        </w:r>
        <w:r>
          <w:rPr>
            <w:rStyle w:val="PageNumber"/>
          </w:rPr>
          <w:fldChar w:fldCharType="end"/>
        </w:r>
      </w:p>
    </w:sdtContent>
  </w:sdt>
  <w:p w14:paraId="5B78BC00" w14:textId="77777777" w:rsidR="00E43978" w:rsidRDefault="00E43978">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8679"/>
      <w:docPartObj>
        <w:docPartGallery w:val="Page Numbers (Bottom of Page)"/>
        <w:docPartUnique/>
      </w:docPartObj>
    </w:sdtPr>
    <w:sdtContent>
      <w:p w14:paraId="22B49E2F" w14:textId="77777777" w:rsidR="00E43978" w:rsidRDefault="00000000">
        <w:pPr>
          <w:pStyle w:val="Footer"/>
          <w:rPr>
            <w:rStyle w:val="PageNumber"/>
          </w:rPr>
        </w:pPr>
        <w:r>
          <w:rPr>
            <w:rStyle w:val="PageNumber"/>
          </w:rPr>
          <w:fldChar w:fldCharType="begin"/>
        </w:r>
        <w:r>
          <w:rPr>
            <w:rStyle w:val="PageNumber"/>
          </w:rPr>
          <w:instrText>PAGE</w:instrText>
        </w:r>
        <w:r>
          <w:rPr>
            <w:rStyle w:val="PageNumber"/>
          </w:rPr>
          <w:fldChar w:fldCharType="separate"/>
        </w:r>
        <w:r>
          <w:rPr>
            <w:rStyle w:val="PageNumber"/>
          </w:rPr>
          <w:t>3</w:t>
        </w:r>
        <w:r>
          <w:rPr>
            <w:rStyle w:val="PageNumber"/>
          </w:rPr>
          <w:fldChar w:fldCharType="end"/>
        </w:r>
      </w:p>
    </w:sdtContent>
  </w:sdt>
  <w:p w14:paraId="06253A95" w14:textId="77777777" w:rsidR="00E43978" w:rsidRDefault="00E43978">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3967222"/>
      <w:docPartObj>
        <w:docPartGallery w:val="Page Numbers (Bottom of Page)"/>
        <w:docPartUnique/>
      </w:docPartObj>
    </w:sdtPr>
    <w:sdtContent>
      <w:p w14:paraId="4333374C" w14:textId="77777777" w:rsidR="00E43978" w:rsidRDefault="00000000">
        <w:pPr>
          <w:pStyle w:val="Footer"/>
          <w:rPr>
            <w:rStyle w:val="PageNumber"/>
          </w:rPr>
        </w:pPr>
        <w:r>
          <w:rPr>
            <w:rStyle w:val="PageNumber"/>
          </w:rPr>
          <w:fldChar w:fldCharType="begin"/>
        </w:r>
        <w:r>
          <w:rPr>
            <w:rStyle w:val="PageNumber"/>
          </w:rPr>
          <w:instrText>PAGE</w:instrText>
        </w:r>
        <w:r>
          <w:rPr>
            <w:rStyle w:val="PageNumber"/>
          </w:rPr>
          <w:fldChar w:fldCharType="separate"/>
        </w:r>
        <w:r>
          <w:rPr>
            <w:rStyle w:val="PageNumber"/>
          </w:rPr>
          <w:t>8</w:t>
        </w:r>
        <w:r>
          <w:rPr>
            <w:rStyle w:val="PageNumber"/>
          </w:rPr>
          <w:fldChar w:fldCharType="end"/>
        </w:r>
      </w:p>
    </w:sdtContent>
  </w:sdt>
  <w:p w14:paraId="1EDD2E1C" w14:textId="77777777" w:rsidR="00E43978" w:rsidRDefault="00E43978">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7915652"/>
      <w:docPartObj>
        <w:docPartGallery w:val="Page Numbers (Bottom of Page)"/>
        <w:docPartUnique/>
      </w:docPartObj>
    </w:sdtPr>
    <w:sdtContent>
      <w:p w14:paraId="51D190AA" w14:textId="77777777" w:rsidR="00E43978" w:rsidRDefault="00000000">
        <w:pPr>
          <w:pStyle w:val="Footer"/>
          <w:rPr>
            <w:rStyle w:val="PageNumber"/>
          </w:rPr>
        </w:pPr>
        <w:r>
          <w:rPr>
            <w:rStyle w:val="PageNumber"/>
          </w:rPr>
          <w:fldChar w:fldCharType="begin"/>
        </w:r>
        <w:r>
          <w:rPr>
            <w:rStyle w:val="PageNumber"/>
          </w:rPr>
          <w:instrText>PAGE</w:instrText>
        </w:r>
        <w:r>
          <w:rPr>
            <w:rStyle w:val="PageNumber"/>
          </w:rPr>
          <w:fldChar w:fldCharType="separate"/>
        </w:r>
        <w:r>
          <w:rPr>
            <w:rStyle w:val="PageNumber"/>
          </w:rPr>
          <w:t>1</w:t>
        </w:r>
        <w:r>
          <w:rPr>
            <w:rStyle w:val="PageNumber"/>
          </w:rPr>
          <w:fldChar w:fldCharType="end"/>
        </w:r>
      </w:p>
    </w:sdtContent>
  </w:sdt>
  <w:p w14:paraId="6FA79A61" w14:textId="77777777" w:rsidR="00E43978" w:rsidRDefault="00E43978">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2885279"/>
      <w:docPartObj>
        <w:docPartGallery w:val="Page Numbers (Bottom of Page)"/>
        <w:docPartUnique/>
      </w:docPartObj>
    </w:sdtPr>
    <w:sdtContent>
      <w:p w14:paraId="11A25D1E" w14:textId="77777777" w:rsidR="00E43978" w:rsidRDefault="00000000">
        <w:pPr>
          <w:pStyle w:val="Footer"/>
          <w:rPr>
            <w:rStyle w:val="PageNumber"/>
          </w:rPr>
        </w:pPr>
        <w:r>
          <w:rPr>
            <w:rStyle w:val="PageNumber"/>
          </w:rPr>
          <w:fldChar w:fldCharType="begin"/>
        </w:r>
        <w:r>
          <w:rPr>
            <w:rStyle w:val="PageNumber"/>
          </w:rPr>
          <w:instrText>PAGE</w:instrText>
        </w:r>
        <w:r>
          <w:rPr>
            <w:rStyle w:val="PageNumber"/>
          </w:rPr>
          <w:fldChar w:fldCharType="separate"/>
        </w:r>
        <w:r>
          <w:rPr>
            <w:rStyle w:val="PageNumber"/>
          </w:rPr>
          <w:t>14</w:t>
        </w:r>
        <w:r>
          <w:rPr>
            <w:rStyle w:val="PageNumber"/>
          </w:rPr>
          <w:fldChar w:fldCharType="end"/>
        </w:r>
      </w:p>
    </w:sdtContent>
  </w:sdt>
  <w:p w14:paraId="1CDAF05D" w14:textId="77777777" w:rsidR="00E43978" w:rsidRDefault="00E43978">
    <w:pPr>
      <w:pStyle w:val="Footer"/>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0352391"/>
      <w:docPartObj>
        <w:docPartGallery w:val="Page Numbers (Bottom of Page)"/>
        <w:docPartUnique/>
      </w:docPartObj>
    </w:sdtPr>
    <w:sdtContent>
      <w:p w14:paraId="17E37CD5" w14:textId="77777777" w:rsidR="00E43978" w:rsidRDefault="00000000">
        <w:pPr>
          <w:pStyle w:val="Footer"/>
          <w:rPr>
            <w:rStyle w:val="PageNumber"/>
          </w:rPr>
        </w:pPr>
        <w:r>
          <w:rPr>
            <w:rStyle w:val="PageNumber"/>
          </w:rPr>
          <w:fldChar w:fldCharType="begin"/>
        </w:r>
        <w:r>
          <w:rPr>
            <w:rStyle w:val="PageNumber"/>
          </w:rPr>
          <w:instrText>PAGE</w:instrText>
        </w:r>
        <w:r>
          <w:rPr>
            <w:rStyle w:val="PageNumber"/>
          </w:rPr>
          <w:fldChar w:fldCharType="separate"/>
        </w:r>
        <w:r>
          <w:rPr>
            <w:rStyle w:val="PageNumber"/>
          </w:rPr>
          <w:t>38</w:t>
        </w:r>
        <w:r>
          <w:rPr>
            <w:rStyle w:val="PageNumber"/>
          </w:rPr>
          <w:fldChar w:fldCharType="end"/>
        </w:r>
      </w:p>
    </w:sdtContent>
  </w:sdt>
  <w:p w14:paraId="0D38C1A3" w14:textId="77777777" w:rsidR="00E43978" w:rsidRDefault="00E4397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9879F" w14:textId="77777777" w:rsidR="0056318A" w:rsidRDefault="0056318A">
      <w:pPr>
        <w:spacing w:line="240" w:lineRule="auto"/>
      </w:pPr>
      <w:r>
        <w:separator/>
      </w:r>
    </w:p>
  </w:footnote>
  <w:footnote w:type="continuationSeparator" w:id="0">
    <w:p w14:paraId="2CCF740C" w14:textId="77777777" w:rsidR="0056318A" w:rsidRDefault="005631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CC8E2" w14:textId="77777777" w:rsidR="00E43978" w:rsidRDefault="00E439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E8A50" w14:textId="77777777" w:rsidR="00E43978" w:rsidRDefault="00E439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3323F" w14:textId="77777777" w:rsidR="00E43978" w:rsidRDefault="00E4397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AF470" w14:textId="77777777" w:rsidR="00E43978" w:rsidRDefault="00E4397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AB141" w14:textId="77777777" w:rsidR="00E43978" w:rsidRDefault="00E4397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E1486" w14:textId="77777777" w:rsidR="00E43978" w:rsidRDefault="00E4397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AFD52" w14:textId="77777777" w:rsidR="00E43978" w:rsidRDefault="00E43978">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rah Hoffman">
    <w15:presenceInfo w15:providerId="Windows Live" w15:userId="24283ddfb05741c6"/>
  </w15:person>
  <w15:person w15:author="Shawn McMurtrey">
    <w15:presenceInfo w15:providerId="Windows Live" w15:userId="74c2922e60fad0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978"/>
    <w:rsid w:val="00016895"/>
    <w:rsid w:val="00082F59"/>
    <w:rsid w:val="000901DC"/>
    <w:rsid w:val="000D00AA"/>
    <w:rsid w:val="001319C2"/>
    <w:rsid w:val="001A0C06"/>
    <w:rsid w:val="00201E18"/>
    <w:rsid w:val="00256503"/>
    <w:rsid w:val="003107AA"/>
    <w:rsid w:val="003B5B8C"/>
    <w:rsid w:val="00405E86"/>
    <w:rsid w:val="00420A49"/>
    <w:rsid w:val="00537C96"/>
    <w:rsid w:val="0056318A"/>
    <w:rsid w:val="00592AF1"/>
    <w:rsid w:val="00596E10"/>
    <w:rsid w:val="005F53DA"/>
    <w:rsid w:val="006F0BB0"/>
    <w:rsid w:val="006F2AF8"/>
    <w:rsid w:val="0073125D"/>
    <w:rsid w:val="0073210D"/>
    <w:rsid w:val="007855E5"/>
    <w:rsid w:val="00852C98"/>
    <w:rsid w:val="00860F7D"/>
    <w:rsid w:val="00894BEC"/>
    <w:rsid w:val="008C6747"/>
    <w:rsid w:val="008D7B40"/>
    <w:rsid w:val="008D7F52"/>
    <w:rsid w:val="009A15E4"/>
    <w:rsid w:val="009E40B6"/>
    <w:rsid w:val="009F4207"/>
    <w:rsid w:val="00AF57C8"/>
    <w:rsid w:val="00B1555D"/>
    <w:rsid w:val="00B252A5"/>
    <w:rsid w:val="00C26AEC"/>
    <w:rsid w:val="00C5709A"/>
    <w:rsid w:val="00CF7B89"/>
    <w:rsid w:val="00D542E7"/>
    <w:rsid w:val="00D7132C"/>
    <w:rsid w:val="00E22EF4"/>
    <w:rsid w:val="00E43978"/>
    <w:rsid w:val="00F9221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CE4EB"/>
  <w15:docId w15:val="{FD011A9C-9160-4A9D-BFCA-07CFA10A2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AF1"/>
    <w:pPr>
      <w:spacing w:line="276" w:lineRule="auto"/>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08BD"/>
    <w:rPr>
      <w:color w:val="0000FF"/>
      <w:u w:val="single"/>
    </w:rPr>
  </w:style>
  <w:style w:type="character" w:styleId="Strong">
    <w:name w:val="Strong"/>
    <w:basedOn w:val="DefaultParagraphFont"/>
    <w:uiPriority w:val="22"/>
    <w:qFormat/>
    <w:rsid w:val="00C0639D"/>
    <w:rPr>
      <w:b/>
      <w:bCs/>
    </w:rPr>
  </w:style>
  <w:style w:type="character" w:customStyle="1" w:styleId="binomial">
    <w:name w:val="binomial"/>
    <w:basedOn w:val="DefaultParagraphFont"/>
    <w:qFormat/>
    <w:rsid w:val="008D65CD"/>
  </w:style>
  <w:style w:type="character" w:customStyle="1" w:styleId="cf01">
    <w:name w:val="cf01"/>
    <w:basedOn w:val="DefaultParagraphFont"/>
    <w:qFormat/>
    <w:rsid w:val="00D3225F"/>
    <w:rPr>
      <w:rFonts w:ascii="Segoe UI" w:hAnsi="Segoe UI" w:cs="Segoe UI"/>
      <w:b/>
      <w:bCs/>
      <w:color w:val="444444"/>
      <w:sz w:val="16"/>
      <w:szCs w:val="16"/>
    </w:rPr>
  </w:style>
  <w:style w:type="character" w:styleId="UnresolvedMention">
    <w:name w:val="Unresolved Mention"/>
    <w:basedOn w:val="DefaultParagraphFont"/>
    <w:uiPriority w:val="99"/>
    <w:semiHidden/>
    <w:unhideWhenUsed/>
    <w:qFormat/>
    <w:rsid w:val="003317B4"/>
    <w:rPr>
      <w:color w:val="605E5C"/>
      <w:shd w:val="clear" w:color="auto" w:fill="E1DFDD"/>
    </w:rPr>
  </w:style>
  <w:style w:type="character" w:styleId="CommentReference">
    <w:name w:val="annotation reference"/>
    <w:basedOn w:val="DefaultParagraphFont"/>
    <w:uiPriority w:val="99"/>
    <w:semiHidden/>
    <w:unhideWhenUsed/>
    <w:qFormat/>
    <w:rsid w:val="00EF2D15"/>
    <w:rPr>
      <w:sz w:val="16"/>
      <w:szCs w:val="16"/>
    </w:rPr>
  </w:style>
  <w:style w:type="character" w:customStyle="1" w:styleId="CommentTextChar">
    <w:name w:val="Comment Text Char"/>
    <w:basedOn w:val="DefaultParagraphFont"/>
    <w:link w:val="CommentText"/>
    <w:uiPriority w:val="99"/>
    <w:qFormat/>
    <w:rsid w:val="00EF2D15"/>
    <w:rPr>
      <w:sz w:val="20"/>
      <w:szCs w:val="20"/>
    </w:rPr>
  </w:style>
  <w:style w:type="character" w:customStyle="1" w:styleId="CommentSubjectChar">
    <w:name w:val="Comment Subject Char"/>
    <w:basedOn w:val="CommentTextChar"/>
    <w:link w:val="CommentSubject"/>
    <w:uiPriority w:val="99"/>
    <w:semiHidden/>
    <w:qFormat/>
    <w:rsid w:val="00EF2D15"/>
    <w:rPr>
      <w:b/>
      <w:bCs/>
      <w:sz w:val="20"/>
      <w:szCs w:val="20"/>
    </w:rPr>
  </w:style>
  <w:style w:type="character" w:styleId="Emphasis">
    <w:name w:val="Emphasis"/>
    <w:basedOn w:val="DefaultParagraphFont"/>
    <w:uiPriority w:val="20"/>
    <w:qFormat/>
    <w:rsid w:val="00022448"/>
    <w:rPr>
      <w:i/>
      <w:iCs/>
    </w:rPr>
  </w:style>
  <w:style w:type="character" w:styleId="FollowedHyperlink">
    <w:name w:val="FollowedHyperlink"/>
    <w:basedOn w:val="DefaultParagraphFont"/>
    <w:uiPriority w:val="99"/>
    <w:semiHidden/>
    <w:unhideWhenUsed/>
    <w:rsid w:val="0075438B"/>
    <w:rPr>
      <w:color w:val="800080" w:themeColor="followedHyperlink"/>
      <w:u w:val="single"/>
    </w:rPr>
  </w:style>
  <w:style w:type="character" w:styleId="LineNumber">
    <w:name w:val="line number"/>
    <w:basedOn w:val="DefaultParagraphFont"/>
    <w:uiPriority w:val="99"/>
    <w:semiHidden/>
    <w:unhideWhenUsed/>
    <w:qFormat/>
    <w:rsid w:val="0068628C"/>
  </w:style>
  <w:style w:type="character" w:customStyle="1" w:styleId="VerbatimChar">
    <w:name w:val="Verbatim Char"/>
    <w:basedOn w:val="DefaultParagraphFont"/>
    <w:link w:val="SourceCode"/>
    <w:qFormat/>
    <w:locked/>
    <w:rsid w:val="00132274"/>
    <w:rPr>
      <w:rFonts w:ascii="Consolas" w:hAnsi="Consolas"/>
      <w:shd w:val="clear" w:color="auto" w:fill="F8F8F8"/>
    </w:rPr>
  </w:style>
  <w:style w:type="character" w:customStyle="1" w:styleId="LineNumbering">
    <w:name w:val="Line Numbering"/>
  </w:style>
  <w:style w:type="character" w:customStyle="1" w:styleId="BalloonTextChar">
    <w:name w:val="Balloon Text Char"/>
    <w:basedOn w:val="DefaultParagraphFont"/>
    <w:link w:val="BalloonText"/>
    <w:uiPriority w:val="99"/>
    <w:semiHidden/>
    <w:qFormat/>
    <w:rsid w:val="00642DEE"/>
    <w:rPr>
      <w:rFonts w:ascii="Segoe UI" w:hAnsi="Segoe UI" w:cs="Segoe UI"/>
      <w:sz w:val="18"/>
      <w:szCs w:val="18"/>
    </w:rPr>
  </w:style>
  <w:style w:type="character" w:customStyle="1" w:styleId="FooterChar">
    <w:name w:val="Footer Char"/>
    <w:basedOn w:val="DefaultParagraphFont"/>
    <w:link w:val="Footer"/>
    <w:uiPriority w:val="99"/>
    <w:qFormat/>
    <w:rsid w:val="006202E3"/>
  </w:style>
  <w:style w:type="character" w:styleId="PageNumber">
    <w:name w:val="page number"/>
    <w:basedOn w:val="DefaultParagraphFont"/>
    <w:uiPriority w:val="99"/>
    <w:semiHidden/>
    <w:unhideWhenUsed/>
    <w:qFormat/>
    <w:rsid w:val="006202E3"/>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qFormat/>
    <w:rsid w:val="00D3225F"/>
    <w:pPr>
      <w:spacing w:beforeAutospacing="1" w:afterAutospacing="1" w:line="240" w:lineRule="auto"/>
    </w:pPr>
    <w:rPr>
      <w:rFonts w:ascii="Times New Roman" w:eastAsia="Times New Roman" w:hAnsi="Times New Roman" w:cs="Times New Roman"/>
      <w:sz w:val="24"/>
      <w:szCs w:val="24"/>
      <w:lang w:val="en-US"/>
    </w:rPr>
  </w:style>
  <w:style w:type="paragraph" w:styleId="CommentText">
    <w:name w:val="annotation text"/>
    <w:basedOn w:val="Normal"/>
    <w:link w:val="CommentTextChar"/>
    <w:uiPriority w:val="99"/>
    <w:unhideWhenUsed/>
    <w:qFormat/>
    <w:rsid w:val="00EF2D15"/>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EF2D15"/>
    <w:rPr>
      <w:b/>
      <w:bCs/>
    </w:rPr>
  </w:style>
  <w:style w:type="paragraph" w:customStyle="1" w:styleId="SourceCode">
    <w:name w:val="Source Code"/>
    <w:basedOn w:val="Normal"/>
    <w:link w:val="VerbatimChar"/>
    <w:qFormat/>
    <w:rsid w:val="00132274"/>
    <w:pPr>
      <w:shd w:val="clear" w:color="auto" w:fill="F8F8F8"/>
      <w:spacing w:after="200" w:line="240" w:lineRule="auto"/>
    </w:pPr>
    <w:rPr>
      <w:rFonts w:ascii="Consolas" w:hAnsi="Consolas"/>
    </w:rPr>
  </w:style>
  <w:style w:type="paragraph" w:styleId="ListParagraph">
    <w:name w:val="List Paragraph"/>
    <w:basedOn w:val="Normal"/>
    <w:uiPriority w:val="34"/>
    <w:qFormat/>
    <w:rsid w:val="00D71B9F"/>
    <w:pPr>
      <w:ind w:left="720"/>
      <w:contextualSpacing/>
    </w:pPr>
  </w:style>
  <w:style w:type="paragraph" w:customStyle="1" w:styleId="referencescopy1">
    <w:name w:val="referencescopy1"/>
    <w:basedOn w:val="Normal"/>
    <w:qFormat/>
    <w:rsid w:val="0039109A"/>
    <w:pPr>
      <w:spacing w:beforeAutospacing="1" w:afterAutospacing="1" w:line="240" w:lineRule="auto"/>
    </w:pPr>
    <w:rPr>
      <w:rFonts w:ascii="Times New Roman" w:eastAsia="Times New Roman" w:hAnsi="Times New Roman" w:cs="Times New Roman"/>
      <w:sz w:val="24"/>
      <w:szCs w:val="24"/>
      <w:lang w:val="en-US"/>
    </w:rPr>
  </w:style>
  <w:style w:type="paragraph" w:customStyle="1" w:styleId="referencescopy2">
    <w:name w:val="referencescopy2"/>
    <w:basedOn w:val="Normal"/>
    <w:qFormat/>
    <w:rsid w:val="0039109A"/>
    <w:pPr>
      <w:spacing w:beforeAutospacing="1" w:afterAutospacing="1" w:line="240" w:lineRule="auto"/>
    </w:pPr>
    <w:rPr>
      <w:rFonts w:ascii="Times New Roman" w:eastAsia="Times New Roman" w:hAnsi="Times New Roman" w:cs="Times New Roman"/>
      <w:sz w:val="24"/>
      <w:szCs w:val="24"/>
      <w:lang w:val="en-US"/>
    </w:rPr>
  </w:style>
  <w:style w:type="paragraph" w:customStyle="1" w:styleId="dx-doi">
    <w:name w:val="dx-doi"/>
    <w:basedOn w:val="Normal"/>
    <w:qFormat/>
    <w:rsid w:val="007A37AC"/>
    <w:pPr>
      <w:spacing w:beforeAutospacing="1"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qFormat/>
    <w:rsid w:val="00642DEE"/>
    <w:pPr>
      <w:spacing w:line="240" w:lineRule="auto"/>
    </w:pPr>
    <w:rPr>
      <w:rFonts w:ascii="Segoe UI" w:hAnsi="Segoe UI" w:cs="Segoe UI"/>
      <w:sz w:val="18"/>
      <w:szCs w:val="18"/>
    </w:rPr>
  </w:style>
  <w:style w:type="paragraph" w:styleId="Revision">
    <w:name w:val="Revision"/>
    <w:uiPriority w:val="99"/>
    <w:semiHidden/>
    <w:qFormat/>
    <w:rsid w:val="00F06A51"/>
    <w:pPr>
      <w:suppressAutoHyphens w:val="0"/>
    </w:pPr>
  </w:style>
  <w:style w:type="paragraph" w:customStyle="1" w:styleId="Landscape">
    <w:name w:val="Landscape"/>
    <w:basedOn w:val="Normal"/>
    <w:qFormat/>
    <w:pPr>
      <w:spacing w:line="480" w:lineRule="auto"/>
    </w:pPr>
    <w:rPr>
      <w:sz w:val="24"/>
      <w:szCs w:val="24"/>
    </w:rPr>
  </w:style>
  <w:style w:type="paragraph" w:customStyle="1" w:styleId="HeaderandFooter">
    <w:name w:val="Header and Footer"/>
    <w:basedOn w:val="Normal"/>
    <w:qFormat/>
    <w:pPr>
      <w:suppressLineNumbers/>
      <w:tabs>
        <w:tab w:val="center" w:pos="4680"/>
        <w:tab w:val="right" w:pos="9360"/>
      </w:tabs>
    </w:pPr>
  </w:style>
  <w:style w:type="paragraph" w:styleId="Header">
    <w:name w:val="head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Footer">
    <w:name w:val="footer"/>
    <w:basedOn w:val="Normal"/>
    <w:link w:val="FooterChar"/>
    <w:uiPriority w:val="99"/>
    <w:unhideWhenUsed/>
    <w:rsid w:val="006202E3"/>
    <w:pPr>
      <w:suppressLineNumbers/>
      <w:tabs>
        <w:tab w:val="center" w:pos="4680"/>
        <w:tab w:val="right" w:pos="9360"/>
      </w:tabs>
      <w:spacing w:line="240" w:lineRule="auto"/>
    </w:p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8950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1143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image" Target="media/image1.png"/><Relationship Id="rId42" Type="http://schemas.openxmlformats.org/officeDocument/2006/relationships/hyperlink" Target="https://www.sciencedirect.com/science/article/pii/S0378112717321321" TargetMode="External"/><Relationship Id="rId47" Type="http://schemas.openxmlformats.org/officeDocument/2006/relationships/hyperlink" Target="https://www.fs.usda.gov/treesearch/pubs/46886" TargetMode="External"/><Relationship Id="rId63" Type="http://schemas.openxmlformats.org/officeDocument/2006/relationships/hyperlink" Target="https://doi.org/10.1093/aob/mcm246" TargetMode="External"/><Relationship Id="rId68" Type="http://schemas.openxmlformats.org/officeDocument/2006/relationships/hyperlink" Target="https://doi.org/10.1016/j.foreco.2018.03.043" TargetMode="External"/><Relationship Id="rId16" Type="http://schemas.openxmlformats.org/officeDocument/2006/relationships/hyperlink" Target="https://en.wikipedia.org/wiki/David_Douglas_(botanist)" TargetMode="External"/><Relationship Id="rId11" Type="http://schemas.openxmlformats.org/officeDocument/2006/relationships/hyperlink" Target="https://www.sciencedirect.com/topics/agricultural-and-biological-sciences/tsuga-heterophylla" TargetMode="External"/><Relationship Id="rId24" Type="http://schemas.openxmlformats.org/officeDocument/2006/relationships/header" Target="header3.xml"/><Relationship Id="rId32" Type="http://schemas.openxmlformats.org/officeDocument/2006/relationships/image" Target="media/image4.png"/><Relationship Id="rId37" Type="http://schemas.openxmlformats.org/officeDocument/2006/relationships/image" Target="media/image9.png"/><Relationship Id="rId40" Type="http://schemas.openxmlformats.org/officeDocument/2006/relationships/footer" Target="footer6.xml"/><Relationship Id="rId45" Type="http://schemas.openxmlformats.org/officeDocument/2006/relationships/hyperlink" Target="https://doi.org/10.3389/ffgc.2021.695981" TargetMode="External"/><Relationship Id="rId53" Type="http://schemas.openxmlformats.org/officeDocument/2006/relationships/hyperlink" Target="https://doi.org/10.1139/x79-078" TargetMode="External"/><Relationship Id="rId58" Type="http://schemas.openxmlformats.org/officeDocument/2006/relationships/hyperlink" Target="https://doi.org/10.1094/PHYTO-12-17-0399-R" TargetMode="External"/><Relationship Id="rId66" Type="http://schemas.openxmlformats.org/officeDocument/2006/relationships/hyperlink" Target="https://doi.org/10.1093/forestry/cpm041" TargetMode="External"/><Relationship Id="rId74" Type="http://schemas.openxmlformats.org/officeDocument/2006/relationships/image" Target="media/image13.jpeg"/><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doi.org/10.1139/cjfr-2014-0168" TargetMode="External"/><Relationship Id="rId19" Type="http://schemas.openxmlformats.org/officeDocument/2006/relationships/header" Target="header1.xml"/><Relationship Id="rId14" Type="http://schemas.openxmlformats.org/officeDocument/2006/relationships/hyperlink" Target="https://en.wikipedia.org/wiki/David_Don" TargetMode="External"/><Relationship Id="rId22" Type="http://schemas.openxmlformats.org/officeDocument/2006/relationships/header" Target="header2.xml"/><Relationship Id="rId27" Type="http://schemas.openxmlformats.org/officeDocument/2006/relationships/header" Target="header4.xml"/><Relationship Id="rId30" Type="http://schemas.openxmlformats.org/officeDocument/2006/relationships/footer" Target="footer5.xml"/><Relationship Id="rId35" Type="http://schemas.openxmlformats.org/officeDocument/2006/relationships/image" Target="media/image7.png"/><Relationship Id="rId43" Type="http://schemas.openxmlformats.org/officeDocument/2006/relationships/hyperlink" Target="https://doi.org/10.1016/j.foreco.2005.01.034" TargetMode="External"/><Relationship Id="rId48" Type="http://schemas.openxmlformats.org/officeDocument/2006/relationships/hyperlink" Target="https://www.fs.fed.us/foresthealth/technology/pdfs/WesternRootDiseaseModelV3-0UserGuide2018.pdf" TargetMode="External"/><Relationship Id="rId56" Type="http://schemas.openxmlformats.org/officeDocument/2006/relationships/hyperlink" Target="https://doi.org/10.1016/j.foreco.2019.03.063" TargetMode="External"/><Relationship Id="rId64" Type="http://schemas.openxmlformats.org/officeDocument/2006/relationships/hyperlink" Target="http://www.rstudio.com/" TargetMode="External"/><Relationship Id="rId69" Type="http://schemas.openxmlformats.org/officeDocument/2006/relationships/hyperlink" Target="https://ggplot2.tidyverse.org/" TargetMode="External"/><Relationship Id="rId77" Type="http://schemas.openxmlformats.org/officeDocument/2006/relationships/fontTable" Target="fontTable.xml"/><Relationship Id="rId8" Type="http://schemas.microsoft.com/office/2011/relationships/commentsExtended" Target="commentsExtended.xml"/><Relationship Id="rId51" Type="http://schemas.openxmlformats.org/officeDocument/2006/relationships/hyperlink" Target="https://doi.org/10.5849/jof.10-006" TargetMode="External"/><Relationship Id="rId72" Type="http://schemas.openxmlformats.org/officeDocument/2006/relationships/image" Target="media/image11.jpeg"/><Relationship Id="rId3" Type="http://schemas.openxmlformats.org/officeDocument/2006/relationships/settings" Target="settings.xml"/><Relationship Id="rId12" Type="http://schemas.openxmlformats.org/officeDocument/2006/relationships/hyperlink" Target="https://www.sciencedirect.com/topics/agricultural-and-biological-sciences/thuja-plicata" TargetMode="External"/><Relationship Id="rId17" Type="http://schemas.openxmlformats.org/officeDocument/2006/relationships/hyperlink" Target="https://en.wikipedia.org/wiki/William_Jackson_Hooker" TargetMode="External"/><Relationship Id="rId25" Type="http://schemas.openxmlformats.org/officeDocument/2006/relationships/footer" Target="footer3.xml"/><Relationship Id="rId33" Type="http://schemas.openxmlformats.org/officeDocument/2006/relationships/image" Target="media/image5.png"/><Relationship Id="rId38" Type="http://schemas.openxmlformats.org/officeDocument/2006/relationships/image" Target="media/image10.png"/><Relationship Id="rId46" Type="http://schemas.openxmlformats.org/officeDocument/2006/relationships/hyperlink" Target="https://doi.org/10.1016/j.foreco.2012.05.040" TargetMode="External"/><Relationship Id="rId59" Type="http://schemas.openxmlformats.org/officeDocument/2006/relationships/hyperlink" Target="https://doi.org/10.1111/j.1523-1739.2004.00492.x" TargetMode="External"/><Relationship Id="rId67" Type="http://schemas.openxmlformats.org/officeDocument/2006/relationships/hyperlink" Target="http://websoilsurvey.sc.egov.usda.gov/" TargetMode="External"/><Relationship Id="rId20" Type="http://schemas.openxmlformats.org/officeDocument/2006/relationships/footer" Target="footer1.xml"/><Relationship Id="rId41" Type="http://schemas.openxmlformats.org/officeDocument/2006/relationships/hyperlink" Target="https://github.com/mcmurtrs/WoodsCreek" TargetMode="External"/><Relationship Id="rId54" Type="http://schemas.openxmlformats.org/officeDocument/2006/relationships/hyperlink" Target="http://dx.doi.org/10.1146/annurev.phyto.38.1.515" TargetMode="External"/><Relationship Id="rId62" Type="http://schemas.openxmlformats.org/officeDocument/2006/relationships/hyperlink" Target="https://doi.org/10.1093/forestscience/51.5.425" TargetMode="External"/><Relationship Id="rId70" Type="http://schemas.openxmlformats.org/officeDocument/2006/relationships/hyperlink" Target="https://CRAN.R-project.org/package=tidyverse" TargetMode="External"/><Relationship Id="rId75"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hyperlink" Target="https://en.wikipedia.org/wiki/John_Lindley" TargetMode="External"/><Relationship Id="rId23" Type="http://schemas.openxmlformats.org/officeDocument/2006/relationships/footer" Target="footer2.xml"/><Relationship Id="rId28" Type="http://schemas.openxmlformats.org/officeDocument/2006/relationships/footer" Target="footer4.xml"/><Relationship Id="rId36" Type="http://schemas.openxmlformats.org/officeDocument/2006/relationships/image" Target="media/image8.png"/><Relationship Id="rId49" Type="http://schemas.openxmlformats.org/officeDocument/2006/relationships/hyperlink" Target="https://doi.org/10.2737/PSW-GTR-165" TargetMode="External"/><Relationship Id="rId57" Type="http://schemas.openxmlformats.org/officeDocument/2006/relationships/hyperlink" Target="https://doi.org/10.1080/17550874.2012.679013" TargetMode="External"/><Relationship Id="rId10" Type="http://schemas.openxmlformats.org/officeDocument/2006/relationships/hyperlink" Target="https://www.frontiersin.org/articles/10.3389/ffgc.2021.695981/full" TargetMode="External"/><Relationship Id="rId31" Type="http://schemas.openxmlformats.org/officeDocument/2006/relationships/image" Target="media/image3.png"/><Relationship Id="rId44" Type="http://schemas.openxmlformats.org/officeDocument/2006/relationships/hyperlink" Target="https://ir.library.oregonstate.edu/concern/graduate_thesis_or_dissertations/k930c098s" TargetMode="External"/><Relationship Id="rId52" Type="http://schemas.openxmlformats.org/officeDocument/2006/relationships/hyperlink" Target="https://www.biodiversitylibrary.org/bibliography/178892" TargetMode="External"/><Relationship Id="rId60" Type="http://schemas.openxmlformats.org/officeDocument/2006/relationships/hyperlink" Target="https://doi.org/10.1016/j.foreco.2014.02.007" TargetMode="External"/><Relationship Id="rId65" Type="http://schemas.openxmlformats.org/officeDocument/2006/relationships/hyperlink" Target="https://www.sciencedirect.com/science/article/pii/S0378112719312332?via%3Dihub" TargetMode="External"/><Relationship Id="rId73" Type="http://schemas.openxmlformats.org/officeDocument/2006/relationships/image" Target="media/image12.jpeg"/><Relationship Id="rId78"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hyperlink" Target="https://en.wikipedia.org/wiki/David_Douglas_(botanist)" TargetMode="External"/><Relationship Id="rId18" Type="http://schemas.openxmlformats.org/officeDocument/2006/relationships/hyperlink" Target="https://en.wikipedia.org/w/index.php?title=Hjelmq.&amp;action=edit&amp;redlink=1" TargetMode="External"/><Relationship Id="rId39" Type="http://schemas.openxmlformats.org/officeDocument/2006/relationships/header" Target="header6.xml"/><Relationship Id="rId34" Type="http://schemas.openxmlformats.org/officeDocument/2006/relationships/image" Target="media/image6.png"/><Relationship Id="rId50" Type="http://schemas.openxmlformats.org/officeDocument/2006/relationships/hyperlink" Target="https://www.sciencedirect.com/science/article/pii/S0378112717321321" TargetMode="External"/><Relationship Id="rId55" Type="http://schemas.openxmlformats.org/officeDocument/2006/relationships/hyperlink" Target="https://doi.org/10.1002/ecs2.1569" TargetMode="External"/><Relationship Id="rId76" Type="http://schemas.openxmlformats.org/officeDocument/2006/relationships/footer" Target="footer7.xml"/><Relationship Id="rId7" Type="http://schemas.openxmlformats.org/officeDocument/2006/relationships/comments" Target="comments.xml"/><Relationship Id="rId71" Type="http://schemas.openxmlformats.org/officeDocument/2006/relationships/hyperlink" Target="https://doi.org/10.1016/j.foreco.2019.117558" TargetMode="External"/><Relationship Id="rId2" Type="http://schemas.openxmlformats.org/officeDocument/2006/relationships/styles" Target="styles.xml"/><Relationship Id="rId29"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77FDB-81ED-4D3E-A95C-2FBA09DF1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68</Pages>
  <Words>12947</Words>
  <Characters>73801</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McMurtrey</dc:creator>
  <dc:description/>
  <cp:lastModifiedBy>Sarah Hoffman</cp:lastModifiedBy>
  <cp:revision>2</cp:revision>
  <dcterms:created xsi:type="dcterms:W3CDTF">2022-11-06T20:47:00Z</dcterms:created>
  <dcterms:modified xsi:type="dcterms:W3CDTF">2022-11-06T20:47:00Z</dcterms:modified>
  <dc:language>en-US</dc:language>
</cp:coreProperties>
</file>