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24F85" w14:textId="77777777" w:rsidR="00336FAA" w:rsidRDefault="00000000">
      <w:pPr>
        <w:spacing w:line="480" w:lineRule="auto"/>
        <w:jc w:val="center"/>
      </w:pPr>
      <w:r>
        <w:rPr>
          <w:b/>
          <w:sz w:val="36"/>
          <w:szCs w:val="36"/>
        </w:rPr>
        <w:t>Limited effects of thinning and hardwood rotations on laminated root rot induced tree mortality in Douglas-fir forests of the Pacific Northwest, USA</w:t>
      </w:r>
    </w:p>
    <w:p w14:paraId="299193F5" w14:textId="77777777" w:rsidR="00336FAA" w:rsidRDefault="00000000">
      <w:pPr>
        <w:spacing w:line="480" w:lineRule="auto"/>
        <w:jc w:val="center"/>
      </w:pPr>
      <w:r>
        <w:rPr>
          <w:b/>
          <w:sz w:val="36"/>
          <w:szCs w:val="36"/>
        </w:rPr>
        <w:t xml:space="preserve"> </w:t>
      </w:r>
    </w:p>
    <w:p w14:paraId="50E5F48C" w14:textId="77777777" w:rsidR="00336FAA" w:rsidRDefault="00336FAA">
      <w:pPr>
        <w:spacing w:line="480" w:lineRule="auto"/>
        <w:jc w:val="center"/>
        <w:rPr>
          <w:b/>
          <w:sz w:val="20"/>
          <w:szCs w:val="20"/>
        </w:rPr>
      </w:pPr>
    </w:p>
    <w:p w14:paraId="20E370D5" w14:textId="77777777" w:rsidR="00336FAA" w:rsidRDefault="00000000">
      <w:pPr>
        <w:spacing w:line="480" w:lineRule="auto"/>
        <w:jc w:val="center"/>
      </w:pPr>
      <w:r>
        <w:rPr>
          <w:b/>
          <w:sz w:val="24"/>
          <w:szCs w:val="24"/>
        </w:rPr>
        <w:t>Shawn McMurtrey</w:t>
      </w:r>
      <w:r>
        <w:rPr>
          <w:rFonts w:ascii="Roboto" w:eastAsia="Roboto" w:hAnsi="Roboto" w:cs="Roboto"/>
          <w:b/>
          <w:sz w:val="24"/>
          <w:szCs w:val="24"/>
          <w:highlight w:val="white"/>
          <w:vertAlign w:val="superscript"/>
        </w:rPr>
        <w:t>1</w:t>
      </w:r>
      <w:r>
        <w:rPr>
          <w:b/>
          <w:sz w:val="24"/>
          <w:szCs w:val="24"/>
        </w:rPr>
        <w:t>, David N. Showalter</w:t>
      </w:r>
      <w:r>
        <w:rPr>
          <w:b/>
          <w:sz w:val="24"/>
          <w:szCs w:val="24"/>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14:paraId="506C6A47" w14:textId="77777777" w:rsidR="00336FAA" w:rsidRDefault="00336FAA">
      <w:pPr>
        <w:spacing w:line="480" w:lineRule="auto"/>
        <w:rPr>
          <w:b/>
          <w:sz w:val="24"/>
          <w:szCs w:val="24"/>
        </w:rPr>
      </w:pPr>
    </w:p>
    <w:p w14:paraId="6A3609E5" w14:textId="77777777" w:rsidR="00336FAA" w:rsidRDefault="00000000">
      <w:pPr>
        <w:spacing w:line="480" w:lineRule="auto"/>
      </w:pPr>
      <w:r>
        <w:rPr>
          <w:rFonts w:ascii="Roboto" w:eastAsia="Roboto" w:hAnsi="Roboto" w:cs="Roboto"/>
          <w:b/>
          <w:sz w:val="20"/>
          <w:szCs w:val="20"/>
          <w:highlight w:val="white"/>
          <w:vertAlign w:val="superscript"/>
        </w:rPr>
        <w:t>1</w:t>
      </w:r>
      <w:r>
        <w:rPr>
          <w:sz w:val="20"/>
          <w:szCs w:val="20"/>
        </w:rPr>
        <w:t>Department of Botany and Plant Pathology, Oregon State University, Corvallis, Oregon, USA.</w:t>
      </w:r>
    </w:p>
    <w:p w14:paraId="362689CF" w14:textId="77777777" w:rsidR="00336FAA" w:rsidRDefault="00000000">
      <w:pPr>
        <w:spacing w:line="480" w:lineRule="auto"/>
      </w:pPr>
      <w:r>
        <w:rPr>
          <w:rFonts w:ascii="Roboto" w:eastAsia="Roboto" w:hAnsi="Roboto" w:cs="Roboto"/>
          <w:b/>
          <w:sz w:val="20"/>
          <w:szCs w:val="20"/>
          <w:highlight w:val="white"/>
          <w:vertAlign w:val="superscript"/>
        </w:rPr>
        <w:t>2</w:t>
      </w:r>
      <w:r>
        <w:rPr>
          <w:sz w:val="20"/>
          <w:szCs w:val="20"/>
        </w:rPr>
        <w:t>Weyerhauser Company, Centralia, WA, USA</w:t>
      </w:r>
    </w:p>
    <w:p w14:paraId="7F818816" w14:textId="77777777" w:rsidR="00336FAA" w:rsidRDefault="00000000">
      <w:pPr>
        <w:spacing w:line="480" w:lineRule="auto"/>
      </w:pPr>
      <w:r>
        <w:rPr>
          <w:b/>
          <w:sz w:val="20"/>
          <w:szCs w:val="20"/>
          <w:vertAlign w:val="superscript"/>
        </w:rPr>
        <w:t>3</w:t>
      </w:r>
      <w:r>
        <w:rPr>
          <w:sz w:val="20"/>
          <w:szCs w:val="20"/>
        </w:rPr>
        <w:t>Currently: USDA Forest Service, State and Private Forestry, Pacific Northwest Region, Blue Mountains Service Center, La Grande, OR, USA</w:t>
      </w:r>
    </w:p>
    <w:p w14:paraId="274EB58C" w14:textId="77777777" w:rsidR="00336FAA" w:rsidRDefault="00000000">
      <w:pPr>
        <w:spacing w:line="480" w:lineRule="auto"/>
      </w:pPr>
      <w:r>
        <w:rPr>
          <w:b/>
          <w:sz w:val="20"/>
          <w:szCs w:val="20"/>
          <w:vertAlign w:val="superscript"/>
        </w:rPr>
        <w:t>4</w:t>
      </w:r>
      <w:r>
        <w:rPr>
          <w:sz w:val="20"/>
          <w:szCs w:val="20"/>
        </w:rPr>
        <w:t xml:space="preserve">USDA Forest Service, State and Private Forestry, Pacific Northwest Region, Portland, OR, USA </w:t>
      </w:r>
    </w:p>
    <w:p w14:paraId="11977196" w14:textId="77777777" w:rsidR="00336FAA" w:rsidRDefault="00000000">
      <w:pPr>
        <w:spacing w:line="480" w:lineRule="auto"/>
      </w:pPr>
      <w:r>
        <w:rPr>
          <w:b/>
          <w:sz w:val="20"/>
          <w:szCs w:val="20"/>
          <w:vertAlign w:val="superscript"/>
        </w:rPr>
        <w:t>5</w:t>
      </w:r>
      <w:r>
        <w:rPr>
          <w:sz w:val="20"/>
          <w:szCs w:val="20"/>
        </w:rPr>
        <w:t>Department of Forest Engineering, Resources, and Management, Oregon State University, Corvallis, Oregon, USA.</w:t>
      </w:r>
    </w:p>
    <w:p w14:paraId="79ED4408" w14:textId="77777777" w:rsidR="00336FAA" w:rsidRDefault="00336FAA">
      <w:pPr>
        <w:spacing w:line="480" w:lineRule="auto"/>
        <w:rPr>
          <w:b/>
          <w:sz w:val="28"/>
          <w:szCs w:val="28"/>
        </w:rPr>
      </w:pPr>
    </w:p>
    <w:p w14:paraId="1E57DE1F" w14:textId="77777777" w:rsidR="00336FAA" w:rsidRDefault="00000000">
      <w:pPr>
        <w:spacing w:line="480" w:lineRule="auto"/>
      </w:pPr>
      <w:r>
        <w:rPr>
          <w:b/>
          <w:sz w:val="24"/>
          <w:szCs w:val="24"/>
        </w:rPr>
        <w:t xml:space="preserve">Keywords: </w:t>
      </w:r>
      <w:r>
        <w:rPr>
          <w:i/>
          <w:sz w:val="24"/>
          <w:szCs w:val="24"/>
        </w:rPr>
        <w:t>Coniferiporia sulphurascens</w:t>
      </w:r>
      <w:r>
        <w:rPr>
          <w:sz w:val="24"/>
          <w:szCs w:val="24"/>
        </w:rPr>
        <w:t xml:space="preserve">, laminated root rot, forest management, forest pathology, thinning, alternate host rotations, forest vegetation simulator </w:t>
      </w:r>
    </w:p>
    <w:p w14:paraId="2BF0FE70" w14:textId="77777777" w:rsidR="00336FAA" w:rsidRDefault="00000000">
      <w:pPr>
        <w:spacing w:line="480" w:lineRule="auto"/>
        <w:rPr>
          <w:b/>
          <w:sz w:val="28"/>
          <w:szCs w:val="28"/>
        </w:rPr>
      </w:pPr>
      <w:r>
        <w:br w:type="page"/>
      </w:r>
    </w:p>
    <w:p w14:paraId="575DEAD9" w14:textId="77777777" w:rsidR="00336FAA" w:rsidRDefault="00000000">
      <w:pPr>
        <w:spacing w:line="480" w:lineRule="auto"/>
        <w:rPr>
          <w:sz w:val="24"/>
          <w:szCs w:val="24"/>
        </w:rPr>
      </w:pPr>
      <w:r>
        <w:rPr>
          <w:b/>
          <w:sz w:val="28"/>
          <w:szCs w:val="28"/>
        </w:rPr>
        <w:lastRenderedPageBreak/>
        <w:t>Abstract</w:t>
      </w:r>
    </w:p>
    <w:p w14:paraId="490770B5" w14:textId="77777777" w:rsidR="00336FAA" w:rsidRDefault="00000000">
      <w:pPr>
        <w:spacing w:line="480" w:lineRule="auto"/>
        <w:ind w:firstLine="720"/>
        <w:rPr>
          <w:sz w:val="24"/>
          <w:szCs w:val="24"/>
        </w:rPr>
      </w:pPr>
      <w:r>
        <w:rPr>
          <w:sz w:val="24"/>
          <w:szCs w:val="24"/>
        </w:rPr>
        <w:t xml:space="preserve">Laminated Root Rot (LRR) caused by the fungal pathogen </w:t>
      </w:r>
      <w:r>
        <w:rPr>
          <w:i/>
          <w:iCs/>
          <w:sz w:val="24"/>
          <w:szCs w:val="24"/>
        </w:rPr>
        <w:t>Coniferiporia sulphurascens</w:t>
      </w:r>
      <w:r>
        <w:rPr>
          <w:sz w:val="24"/>
          <w:szCs w:val="24"/>
        </w:rPr>
        <w:t xml:space="preserve"> is a damaging disease within many Douglas-fir forests of the Pacific Northwest (PNW) of North America. </w:t>
      </w:r>
      <w:del w:id="0" w:author="Shawn McMurtrey" w:date="2022-11-10T11:11:00Z">
        <w:r>
          <w:rPr>
            <w:sz w:val="24"/>
            <w:szCs w:val="24"/>
          </w:rPr>
          <w:delText>This disease increases the probability of fire due to the high mortality rates and fuel accumulations.</w:delText>
        </w:r>
      </w:del>
      <w:r>
        <w:rPr>
          <w:sz w:val="24"/>
          <w:szCs w:val="24"/>
        </w:rPr>
        <w:t>Silvicultural management of these forests in a changing climate may require increased thinning or involve the use of species other than Douglas-fir. Two long-term studies within Oregon, USA provided an opportunity to investigate the effects of these management techniques on disease dynamics in areas of high historical LRR incidence. First, the effects of three</w:t>
      </w:r>
      <w:ins w:id="1" w:author="Shawn McMurtrey" w:date="2022-11-10T11:12:00Z">
        <w:r>
          <w:rPr>
            <w:sz w:val="24"/>
            <w:szCs w:val="24"/>
          </w:rPr>
          <w:t xml:space="preserve"> </w:t>
        </w:r>
      </w:ins>
      <w:del w:id="2" w:author="Shawn McMurtrey" w:date="2022-11-10T11:12:00Z">
        <w:r>
          <w:rPr>
            <w:sz w:val="24"/>
            <w:szCs w:val="24"/>
          </w:rPr>
          <w:delText>three</w:delText>
        </w:r>
      </w:del>
      <w:r>
        <w:rPr>
          <w:sz w:val="24"/>
          <w:szCs w:val="24"/>
        </w:rPr>
        <w:t xml:space="preserve">thinning prescriptions on tree mortality caused by </w:t>
      </w:r>
      <w:r>
        <w:rPr>
          <w:i/>
          <w:iCs/>
          <w:sz w:val="24"/>
          <w:szCs w:val="24"/>
        </w:rPr>
        <w:t>Coniferiporia sulphurascens</w:t>
      </w:r>
      <w:r>
        <w:rPr>
          <w:sz w:val="24"/>
          <w:szCs w:val="24"/>
        </w:rPr>
        <w:t xml:space="preserve"> were tested on </w:t>
      </w:r>
      <w:ins w:id="3" w:author="Shawn McMurtrey" w:date="2022-11-10T11:12:00Z">
        <w:r>
          <w:rPr>
            <w:sz w:val="24"/>
            <w:szCs w:val="24"/>
          </w:rPr>
          <w:t xml:space="preserve">ca. </w:t>
        </w:r>
      </w:ins>
      <w:del w:id="4" w:author="Shawn McMurtrey" w:date="2022-11-10T11:12:00Z">
        <w:r>
          <w:rPr>
            <w:sz w:val="24"/>
            <w:szCs w:val="24"/>
          </w:rPr>
          <w:delText>~</w:delText>
        </w:r>
      </w:del>
      <w:r>
        <w:rPr>
          <w:sz w:val="24"/>
          <w:szCs w:val="24"/>
        </w:rPr>
        <w:t>160 hectares within the Siuslaw National Forest beginning in 1985</w:t>
      </w:r>
      <w:r>
        <w:rPr>
          <w:i/>
          <w:iCs/>
          <w:sz w:val="24"/>
          <w:szCs w:val="24"/>
        </w:rPr>
        <w:t>.</w:t>
      </w:r>
      <w:r>
        <w:rPr>
          <w:sz w:val="24"/>
          <w:szCs w:val="24"/>
        </w:rPr>
        <w:t xml:space="preserve"> The second study evaluated effects of five hardwood rotation treatments on subsequent growth and mortality of planted Douglas-fir across 14 hectares of privately-owned forest in Columbia County beginning in 1975.  For both studies</w:t>
      </w:r>
      <w:ins w:id="5" w:author="Shawn McMurtrey" w:date="2022-11-10T11:13:00Z">
        <w:r>
          <w:rPr>
            <w:sz w:val="24"/>
            <w:szCs w:val="24"/>
          </w:rPr>
          <w:t>,</w:t>
        </w:r>
      </w:ins>
      <w:r>
        <w:rPr>
          <w:sz w:val="24"/>
          <w:szCs w:val="24"/>
        </w:rPr>
        <w:t xml:space="preserve"> observed data was compared with predictions from the Forest Vegetation Simulator (FVS) and its Western Root Disease Model (WRDM) extension. </w:t>
      </w:r>
      <w:del w:id="6" w:author="Shawn McMurtrey" w:date="2022-11-10T11:15:00Z">
        <w:r>
          <w:rPr>
            <w:sz w:val="24"/>
            <w:szCs w:val="24"/>
          </w:rPr>
          <w:delText>Results from the first study showed that thinned areas had higher levels of tree mortality from LRR when compared to stands where no thinning had occurred. The incidence of total tree mortality from LRR was found to be 1% and 5% higher in lightly thinned and thinned stands when compared to the control stands where no thinning had occurred</w:delText>
        </w:r>
        <w:r>
          <w:rPr>
            <w:sz w:val="24"/>
            <w:szCs w:val="24"/>
            <w:highlight w:val="white"/>
          </w:rPr>
          <w:delText>.</w:delText>
        </w:r>
      </w:del>
      <w:r>
        <w:rPr>
          <w:sz w:val="24"/>
          <w:szCs w:val="24"/>
        </w:rPr>
        <w:t xml:space="preserve"> T</w:t>
      </w:r>
      <w:ins w:id="7" w:author="Shawn McMurtrey" w:date="2022-11-10T11:15:00Z">
        <w:r>
          <w:rPr>
            <w:sz w:val="24"/>
            <w:szCs w:val="24"/>
          </w:rPr>
          <w:t xml:space="preserve">he first study, </w:t>
        </w:r>
      </w:ins>
      <w:r>
        <w:rPr>
          <w:sz w:val="24"/>
          <w:szCs w:val="24"/>
        </w:rPr>
        <w:t>found no significant of effect of thinning treatment on proportion of mortality, nor, unexpectedly, annual basal area increment</w:t>
      </w:r>
      <w:r>
        <w:rPr>
          <w:sz w:val="24"/>
          <w:szCs w:val="24"/>
          <w:highlight w:val="white"/>
        </w:rPr>
        <w:t xml:space="preserve">. </w:t>
      </w:r>
      <w:r>
        <w:rPr>
          <w:sz w:val="24"/>
          <w:szCs w:val="24"/>
        </w:rPr>
        <w:t xml:space="preserve">When compared with observed data, the FVS was found to over predict </w:t>
      </w:r>
      <w:r>
        <w:rPr>
          <w:sz w:val="24"/>
          <w:szCs w:val="24"/>
        </w:rPr>
        <w:lastRenderedPageBreak/>
        <w:t xml:space="preserve">growth, while the WRDM extension was highly consistent with observations. </w:t>
      </w:r>
      <w:del w:id="8" w:author="Shawn McMurtrey" w:date="2022-11-10T11:16:00Z">
        <w:r>
          <w:rPr>
            <w:sz w:val="24"/>
            <w:szCs w:val="24"/>
          </w:rPr>
          <w:delText xml:space="preserve">From the results of the first study, commercial thinning treatments do not seem to have a significant effect on reducing tree mortality caused by </w:delText>
        </w:r>
        <w:r>
          <w:rPr>
            <w:i/>
            <w:iCs/>
            <w:sz w:val="24"/>
            <w:szCs w:val="24"/>
          </w:rPr>
          <w:delText>Coniferiporia sulphurascens</w:delText>
        </w:r>
        <w:r>
          <w:rPr>
            <w:sz w:val="24"/>
            <w:szCs w:val="24"/>
          </w:rPr>
          <w:delText>.</w:delText>
        </w:r>
      </w:del>
      <w:r>
        <w:rPr>
          <w:sz w:val="24"/>
          <w:szCs w:val="24"/>
        </w:rPr>
        <w:t xml:space="preserve"> The results of the second study showed no clear overall effect of hardwood rotation treatments on growth or mortality of Douglas-fir. However, the study did show sub-lethal growth effects of LRR infection and suppression, and an increase in mortality and decrease in basal area increment in 45-year-old stands with high LRR incidence. Both FVS and the WRDM extension were found to over predict growth and yield for the small trees in this study. Together, these results suggest that thinning treatments or alternate host rotations used for other silvicultural objectives may not have a strong impact on LRR disease progression at the time-scales measured in this study. </w:t>
      </w:r>
    </w:p>
    <w:p w14:paraId="3D7B9C7B" w14:textId="77777777" w:rsidR="00336FAA" w:rsidRDefault="00336FAA">
      <w:pPr>
        <w:spacing w:line="480" w:lineRule="auto"/>
        <w:rPr>
          <w:b/>
          <w:sz w:val="24"/>
          <w:szCs w:val="24"/>
        </w:rPr>
      </w:pPr>
    </w:p>
    <w:p w14:paraId="4A2EF486" w14:textId="77777777" w:rsidR="00336FAA" w:rsidRDefault="00000000">
      <w:pPr>
        <w:spacing w:line="480" w:lineRule="auto"/>
      </w:pPr>
      <w:r>
        <w:rPr>
          <w:b/>
          <w:sz w:val="28"/>
          <w:szCs w:val="28"/>
        </w:rPr>
        <w:t>1. Introduction</w:t>
      </w:r>
    </w:p>
    <w:p w14:paraId="06678A5B" w14:textId="77777777" w:rsidR="00336FAA" w:rsidRPr="0004195B" w:rsidRDefault="00000000">
      <w:pPr>
        <w:spacing w:line="480" w:lineRule="auto"/>
        <w:ind w:firstLine="720"/>
        <w:rPr>
          <w:ins w:id="9" w:author="LeBoldus, Jared" w:date="2022-10-25T10:38:00Z"/>
          <w:sz w:val="24"/>
          <w:szCs w:val="24"/>
        </w:rPr>
      </w:pPr>
      <w:ins w:id="10" w:author="LeBoldus, Jared" w:date="2022-10-25T10:14:00Z">
        <w:r>
          <w:rPr>
            <w:sz w:val="24"/>
            <w:szCs w:val="24"/>
          </w:rPr>
          <w:t>Douglas-fir (</w:t>
        </w:r>
        <w:r>
          <w:rPr>
            <w:i/>
            <w:sz w:val="24"/>
            <w:szCs w:val="24"/>
          </w:rPr>
          <w:t>Pseudotsuga menziesii</w:t>
        </w:r>
        <w:r>
          <w:rPr>
            <w:sz w:val="24"/>
            <w:szCs w:val="24"/>
          </w:rPr>
          <w:t xml:space="preserve"> (</w:t>
        </w:r>
        <w:proofErr w:type="spellStart"/>
        <w:r>
          <w:rPr>
            <w:sz w:val="24"/>
            <w:szCs w:val="24"/>
          </w:rPr>
          <w:t>Mirb</w:t>
        </w:r>
        <w:proofErr w:type="spellEnd"/>
        <w:r>
          <w:rPr>
            <w:sz w:val="24"/>
            <w:szCs w:val="24"/>
          </w:rPr>
          <w:t xml:space="preserve">.)) is a keystone species in the mixed conifer forests of </w:t>
        </w:r>
      </w:ins>
      <w:ins w:id="11" w:author="LeBoldus, Jared" w:date="2022-10-27T08:58:00Z">
        <w:r>
          <w:rPr>
            <w:sz w:val="24"/>
            <w:szCs w:val="24"/>
          </w:rPr>
          <w:t>western North America</w:t>
        </w:r>
      </w:ins>
      <w:ins w:id="12" w:author="LeBoldus, Jared" w:date="2022-10-25T10:15:00Z">
        <w:r>
          <w:rPr>
            <w:sz w:val="24"/>
            <w:szCs w:val="24"/>
          </w:rPr>
          <w:t xml:space="preserve"> (</w:t>
        </w:r>
        <w:r>
          <w:rPr>
            <w:sz w:val="24"/>
            <w:szCs w:val="24"/>
            <w:highlight w:val="white"/>
          </w:rPr>
          <w:t>Cook et al. 2013)</w:t>
        </w:r>
        <w:r>
          <w:rPr>
            <w:sz w:val="24"/>
            <w:szCs w:val="24"/>
          </w:rPr>
          <w:t xml:space="preserve">. </w:t>
        </w:r>
      </w:ins>
      <w:ins w:id="13" w:author="LeBoldus, Jared" w:date="2022-10-25T10:14:00Z">
        <w:r>
          <w:rPr>
            <w:sz w:val="24"/>
            <w:szCs w:val="24"/>
          </w:rPr>
          <w:t xml:space="preserve"> </w:t>
        </w:r>
      </w:ins>
      <w:ins w:id="14" w:author="LeBoldus, Jared" w:date="2022-10-25T10:15:00Z">
        <w:r>
          <w:rPr>
            <w:sz w:val="24"/>
            <w:szCs w:val="24"/>
          </w:rPr>
          <w:t>In addition to its ecological importance Douglas-fir</w:t>
        </w:r>
      </w:ins>
      <w:ins w:id="15" w:author="LeBoldus, Jared" w:date="2022-10-25T10:14:00Z">
        <w:r>
          <w:rPr>
            <w:sz w:val="24"/>
            <w:szCs w:val="24"/>
          </w:rPr>
          <w:t xml:space="preserve"> </w:t>
        </w:r>
      </w:ins>
      <w:ins w:id="16" w:author="LeBoldus, Jared" w:date="2022-10-25T10:17:00Z">
        <w:r>
          <w:rPr>
            <w:sz w:val="24"/>
            <w:szCs w:val="24"/>
          </w:rPr>
          <w:t>is</w:t>
        </w:r>
      </w:ins>
      <w:ins w:id="17" w:author="LeBoldus, Jared" w:date="2022-10-25T10:21:00Z">
        <w:r>
          <w:rPr>
            <w:sz w:val="24"/>
            <w:szCs w:val="24"/>
          </w:rPr>
          <w:t xml:space="preserve"> </w:t>
        </w:r>
      </w:ins>
      <w:ins w:id="18" w:author="LeBoldus, Jared" w:date="2022-10-25T10:17:00Z">
        <w:r>
          <w:rPr>
            <w:sz w:val="24"/>
            <w:szCs w:val="24"/>
          </w:rPr>
          <w:t>a major contributor</w:t>
        </w:r>
      </w:ins>
      <w:ins w:id="19" w:author="LeBoldus, Jared" w:date="2022-10-25T15:40:00Z">
        <w:r>
          <w:rPr>
            <w:sz w:val="24"/>
            <w:szCs w:val="24"/>
          </w:rPr>
          <w:t>, in terms</w:t>
        </w:r>
      </w:ins>
      <w:ins w:id="20" w:author="LeBoldus, Jared" w:date="2022-10-27T08:58:00Z">
        <w:r>
          <w:rPr>
            <w:sz w:val="24"/>
            <w:szCs w:val="24"/>
          </w:rPr>
          <w:t xml:space="preserve"> </w:t>
        </w:r>
      </w:ins>
      <w:ins w:id="21" w:author="LeBoldus, Jared" w:date="2022-10-25T15:40:00Z">
        <w:r>
          <w:rPr>
            <w:sz w:val="24"/>
            <w:szCs w:val="24"/>
          </w:rPr>
          <w:t>of timber harvest,</w:t>
        </w:r>
      </w:ins>
      <w:ins w:id="22" w:author="LeBoldus, Jared" w:date="2022-10-25T10:17:00Z">
        <w:r>
          <w:rPr>
            <w:sz w:val="24"/>
            <w:szCs w:val="24"/>
          </w:rPr>
          <w:t xml:space="preserve"> to the econom</w:t>
        </w:r>
      </w:ins>
      <w:ins w:id="23" w:author="LeBoldus, Jared" w:date="2022-10-25T15:40:00Z">
        <w:r>
          <w:rPr>
            <w:sz w:val="24"/>
            <w:szCs w:val="24"/>
          </w:rPr>
          <w:t>y</w:t>
        </w:r>
      </w:ins>
      <w:ins w:id="24" w:author="LeBoldus, Jared" w:date="2022-10-25T10:17:00Z">
        <w:r>
          <w:rPr>
            <w:sz w:val="24"/>
            <w:szCs w:val="24"/>
          </w:rPr>
          <w:t xml:space="preserve"> </w:t>
        </w:r>
      </w:ins>
      <w:ins w:id="25" w:author="LeBoldus, Jared" w:date="2022-10-27T09:27:00Z">
        <w:r>
          <w:rPr>
            <w:sz w:val="24"/>
            <w:szCs w:val="24"/>
          </w:rPr>
          <w:t>of the region</w:t>
        </w:r>
      </w:ins>
      <w:ins w:id="26" w:author="Sarah Hoffman" w:date="2022-11-04T19:40:00Z">
        <w:r>
          <w:rPr>
            <w:sz w:val="24"/>
            <w:szCs w:val="24"/>
          </w:rPr>
          <w:t xml:space="preserve"> </w:t>
        </w:r>
      </w:ins>
      <w:del w:id="27" w:author="LeBoldus, Jared" w:date="2022-10-25T10:17:00Z">
        <w:r>
          <w:rPr>
            <w:sz w:val="24"/>
            <w:szCs w:val="24"/>
          </w:rPr>
          <w:delText xml:space="preserve"> economically important</w:delText>
        </w:r>
      </w:del>
      <w:del w:id="28" w:author="LeBoldus, Jared" w:date="2022-10-27T08:58:00Z">
        <w:r>
          <w:rPr>
            <w:sz w:val="24"/>
            <w:szCs w:val="24"/>
          </w:rPr>
          <w:delText xml:space="preserve"> </w:delText>
        </w:r>
      </w:del>
      <w:ins w:id="29" w:author="LeBoldus, Jared" w:date="2022-10-25T10:14:00Z">
        <w:r>
          <w:rPr>
            <w:sz w:val="24"/>
            <w:szCs w:val="24"/>
          </w:rPr>
          <w:t>(</w:t>
        </w:r>
      </w:ins>
      <w:ins w:id="30" w:author="Shawn McMurtrey" w:date="2022-11-08T08:40:00Z">
        <w:r>
          <w:rPr>
            <w:sz w:val="24"/>
            <w:szCs w:val="24"/>
          </w:rPr>
          <w:t xml:space="preserve">McCauley </w:t>
        </w:r>
      </w:ins>
      <w:r>
        <w:rPr>
          <w:sz w:val="24"/>
          <w:szCs w:val="24"/>
        </w:rPr>
        <w:t>and</w:t>
      </w:r>
      <w:ins w:id="31" w:author="Shawn McMurtrey" w:date="2022-11-08T08:40:00Z">
        <w:r>
          <w:rPr>
            <w:sz w:val="24"/>
            <w:szCs w:val="24"/>
          </w:rPr>
          <w:t xml:space="preserve"> Cook 1980</w:t>
        </w:r>
      </w:ins>
      <w:r>
        <w:rPr>
          <w:sz w:val="24"/>
          <w:szCs w:val="24"/>
        </w:rPr>
        <w:t>; Nelson and Hartman 1975</w:t>
      </w:r>
      <w:ins w:id="32" w:author="Shawn McMurtrey" w:date="2022-11-08T08:40:00Z">
        <w:r>
          <w:rPr>
            <w:sz w:val="24"/>
            <w:szCs w:val="24"/>
          </w:rPr>
          <w:t xml:space="preserve"> </w:t>
        </w:r>
      </w:ins>
      <w:del w:id="33" w:author="Shawn McMurtrey" w:date="2022-11-08T08:40:00Z">
        <w:r>
          <w:rPr>
            <w:sz w:val="24"/>
            <w:szCs w:val="24"/>
          </w:rPr>
          <w:delText xml:space="preserve">Hanna </w:delText>
        </w:r>
      </w:del>
      <w:r>
        <w:rPr>
          <w:sz w:val="24"/>
          <w:szCs w:val="24"/>
        </w:rPr>
        <w:t>et al.</w:t>
      </w:r>
      <w:del w:id="34" w:author="Shawn McMurtrey" w:date="2022-11-08T08:40:00Z">
        <w:r>
          <w:rPr>
            <w:sz w:val="24"/>
            <w:szCs w:val="24"/>
          </w:rPr>
          <w:delText>2016</w:delText>
        </w:r>
      </w:del>
      <w:ins w:id="35" w:author="LeBoldus, Jared" w:date="2022-10-25T10:14:00Z">
        <w:r>
          <w:rPr>
            <w:sz w:val="24"/>
            <w:szCs w:val="24"/>
            <w:highlight w:val="white"/>
          </w:rPr>
          <w:t>).</w:t>
        </w:r>
        <w:bookmarkStart w:id="36" w:name="move117585275"/>
        <w:bookmarkEnd w:id="36"/>
        <w:r>
          <w:rPr>
            <w:sz w:val="24"/>
            <w:szCs w:val="24"/>
            <w:highlight w:val="white"/>
          </w:rPr>
          <w:t xml:space="preserve"> </w:t>
        </w:r>
      </w:ins>
      <w:ins w:id="37" w:author="LeBoldus, Jared" w:date="2022-10-27T08:59:00Z">
        <w:r>
          <w:rPr>
            <w:sz w:val="24"/>
            <w:szCs w:val="24"/>
          </w:rPr>
          <w:t xml:space="preserve">There are several diseases and insects that impact the management of </w:t>
        </w:r>
      </w:ins>
      <w:ins w:id="38" w:author="LeBoldus, Jared" w:date="2022-10-27T09:27:00Z">
        <w:r>
          <w:rPr>
            <w:sz w:val="24"/>
            <w:szCs w:val="24"/>
          </w:rPr>
          <w:t>Douglas-fir</w:t>
        </w:r>
      </w:ins>
      <w:ins w:id="39" w:author="LeBoldus, Jared" w:date="2022-10-27T08:59:00Z">
        <w:r>
          <w:rPr>
            <w:sz w:val="24"/>
            <w:szCs w:val="24"/>
          </w:rPr>
          <w:t>.</w:t>
        </w:r>
      </w:ins>
      <w:ins w:id="40" w:author="LeBoldus, Jared" w:date="2022-10-27T09:27:00Z">
        <w:r>
          <w:rPr>
            <w:sz w:val="24"/>
            <w:szCs w:val="24"/>
          </w:rPr>
          <w:t xml:space="preserve"> Among them,</w:t>
        </w:r>
      </w:ins>
      <w:ins w:id="41" w:author="LeBoldus, Jared" w:date="2022-10-27T08:59:00Z">
        <w:r>
          <w:rPr>
            <w:sz w:val="24"/>
            <w:szCs w:val="24"/>
          </w:rPr>
          <w:t xml:space="preserve"> </w:t>
        </w:r>
      </w:ins>
      <w:r>
        <w:rPr>
          <w:i/>
          <w:sz w:val="24"/>
          <w:szCs w:val="24"/>
        </w:rPr>
        <w:t xml:space="preserve">Coniferiporia sulphurascens </w:t>
      </w:r>
      <w:r>
        <w:rPr>
          <w:sz w:val="24"/>
          <w:szCs w:val="24"/>
          <w:highlight w:val="white"/>
        </w:rPr>
        <w:t>(</w:t>
      </w:r>
      <w:proofErr w:type="spellStart"/>
      <w:r>
        <w:rPr>
          <w:sz w:val="24"/>
          <w:szCs w:val="24"/>
          <w:highlight w:val="white"/>
        </w:rPr>
        <w:t>Pilát</w:t>
      </w:r>
      <w:proofErr w:type="spellEnd"/>
      <w:r>
        <w:rPr>
          <w:sz w:val="24"/>
          <w:szCs w:val="24"/>
          <w:highlight w:val="white"/>
        </w:rPr>
        <w:t>) L. W. Zhou and Y. C. Dai</w:t>
      </w:r>
      <w:ins w:id="42" w:author="LeBoldus, Jared" w:date="2022-10-25T10:25:00Z">
        <w:r>
          <w:rPr>
            <w:sz w:val="24"/>
            <w:szCs w:val="24"/>
          </w:rPr>
          <w:t>,</w:t>
        </w:r>
      </w:ins>
      <w:r>
        <w:rPr>
          <w:sz w:val="24"/>
          <w:szCs w:val="24"/>
        </w:rPr>
        <w:t xml:space="preserve"> </w:t>
      </w:r>
      <w:del w:id="43" w:author="LeBoldus, Jared" w:date="2022-10-25T10:25:00Z">
        <w:r>
          <w:rPr>
            <w:sz w:val="24"/>
            <w:szCs w:val="24"/>
          </w:rPr>
          <w:delText xml:space="preserve">is </w:delText>
        </w:r>
      </w:del>
      <w:r>
        <w:rPr>
          <w:sz w:val="24"/>
          <w:szCs w:val="24"/>
        </w:rPr>
        <w:t xml:space="preserve">a basidiomycete fungus endemic to </w:t>
      </w:r>
      <w:del w:id="44" w:author="LeBoldus, Jared" w:date="2022-10-25T10:22:00Z">
        <w:r>
          <w:rPr>
            <w:sz w:val="24"/>
            <w:szCs w:val="24"/>
          </w:rPr>
          <w:delText>North America</w:delText>
        </w:r>
      </w:del>
      <w:ins w:id="45" w:author="LeBoldus, Jared" w:date="2022-10-25T10:22:00Z">
        <w:r>
          <w:rPr>
            <w:sz w:val="24"/>
            <w:szCs w:val="24"/>
          </w:rPr>
          <w:t>this region</w:t>
        </w:r>
      </w:ins>
      <w:ins w:id="46" w:author="LeBoldus, Jared" w:date="2022-10-25T10:26:00Z">
        <w:r>
          <w:rPr>
            <w:sz w:val="24"/>
            <w:szCs w:val="24"/>
          </w:rPr>
          <w:t>,</w:t>
        </w:r>
      </w:ins>
      <w:del w:id="47" w:author="LeBoldus, Jared" w:date="2022-10-25T10:25:00Z">
        <w:r>
          <w:rPr>
            <w:sz w:val="24"/>
            <w:szCs w:val="24"/>
          </w:rPr>
          <w:delText>,</w:delText>
        </w:r>
      </w:del>
      <w:r>
        <w:rPr>
          <w:sz w:val="24"/>
          <w:szCs w:val="24"/>
        </w:rPr>
        <w:t xml:space="preserve"> </w:t>
      </w:r>
      <w:del w:id="48" w:author="LeBoldus, Jared" w:date="2022-10-25T10:26:00Z">
        <w:r>
          <w:rPr>
            <w:sz w:val="24"/>
            <w:szCs w:val="24"/>
          </w:rPr>
          <w:delText xml:space="preserve">that </w:delText>
        </w:r>
      </w:del>
      <w:r>
        <w:rPr>
          <w:sz w:val="24"/>
          <w:szCs w:val="24"/>
        </w:rPr>
        <w:t xml:space="preserve">causes laminated root rot (LRR) </w:t>
      </w:r>
      <w:del w:id="49" w:author="LeBoldus, Jared" w:date="2022-10-25T10:18:00Z">
        <w:r>
          <w:rPr>
            <w:sz w:val="24"/>
            <w:szCs w:val="24"/>
          </w:rPr>
          <w:delText xml:space="preserve">in </w:delText>
        </w:r>
      </w:del>
      <w:del w:id="50" w:author="LeBoldus, Jared" w:date="2022-10-25T10:13:00Z">
        <w:r>
          <w:rPr>
            <w:sz w:val="24"/>
            <w:szCs w:val="24"/>
          </w:rPr>
          <w:delText xml:space="preserve">the highly susceptible </w:delText>
        </w:r>
      </w:del>
      <w:del w:id="51" w:author="LeBoldus, Jared" w:date="2022-10-27T09:28:00Z">
        <w:r>
          <w:rPr>
            <w:sz w:val="24"/>
            <w:szCs w:val="24"/>
          </w:rPr>
          <w:delText xml:space="preserve">Douglas-fir </w:delText>
        </w:r>
      </w:del>
      <w:del w:id="52" w:author="LeBoldus, Jared" w:date="2022-10-25T10:19:00Z">
        <w:r>
          <w:rPr>
            <w:sz w:val="24"/>
            <w:szCs w:val="24"/>
          </w:rPr>
          <w:delText>(</w:delText>
        </w:r>
        <w:r>
          <w:rPr>
            <w:i/>
            <w:sz w:val="24"/>
            <w:szCs w:val="24"/>
          </w:rPr>
          <w:delText>Pseudotsuga menziesii</w:delText>
        </w:r>
        <w:r>
          <w:rPr>
            <w:sz w:val="24"/>
            <w:szCs w:val="24"/>
          </w:rPr>
          <w:delText xml:space="preserve"> (Mirb.)) </w:delText>
        </w:r>
      </w:del>
      <w:r>
        <w:rPr>
          <w:sz w:val="24"/>
          <w:szCs w:val="24"/>
          <w:highlight w:val="white"/>
        </w:rPr>
        <w:t>(</w:t>
      </w:r>
      <w:proofErr w:type="spellStart"/>
      <w:r>
        <w:rPr>
          <w:sz w:val="24"/>
          <w:szCs w:val="24"/>
          <w:highlight w:val="white"/>
        </w:rPr>
        <w:t>Thies</w:t>
      </w:r>
      <w:proofErr w:type="spellEnd"/>
      <w:r>
        <w:rPr>
          <w:sz w:val="24"/>
          <w:szCs w:val="24"/>
          <w:highlight w:val="white"/>
        </w:rPr>
        <w:t xml:space="preserve"> and Sturrock 1995;</w:t>
      </w:r>
      <w:ins w:id="53" w:author="LeBoldus, Jared" w:date="2022-10-25T10:21:00Z">
        <w:r>
          <w:rPr>
            <w:sz w:val="24"/>
            <w:szCs w:val="24"/>
            <w:highlight w:val="white"/>
          </w:rPr>
          <w:t xml:space="preserve"> Leal </w:t>
        </w:r>
      </w:ins>
      <w:r>
        <w:rPr>
          <w:sz w:val="24"/>
          <w:szCs w:val="24"/>
          <w:highlight w:val="white"/>
        </w:rPr>
        <w:t xml:space="preserve">et al. </w:t>
      </w:r>
      <w:ins w:id="54" w:author="LeBoldus, Jared" w:date="2022-10-25T10:21:00Z">
        <w:r>
          <w:rPr>
            <w:sz w:val="24"/>
            <w:szCs w:val="24"/>
            <w:highlight w:val="white"/>
          </w:rPr>
          <w:t>2019</w:t>
        </w:r>
      </w:ins>
      <w:r>
        <w:rPr>
          <w:sz w:val="24"/>
          <w:szCs w:val="24"/>
          <w:highlight w:val="white"/>
        </w:rPr>
        <w:t>)</w:t>
      </w:r>
      <w:r>
        <w:rPr>
          <w:i/>
          <w:sz w:val="24"/>
          <w:szCs w:val="24"/>
        </w:rPr>
        <w:t>.</w:t>
      </w:r>
      <w:r>
        <w:rPr>
          <w:sz w:val="24"/>
          <w:szCs w:val="24"/>
        </w:rPr>
        <w:t xml:space="preserve"> </w:t>
      </w:r>
      <w:del w:id="55" w:author="LeBoldus, Jared" w:date="2022-10-25T10:14:00Z">
        <w:r>
          <w:rPr>
            <w:sz w:val="24"/>
            <w:szCs w:val="24"/>
          </w:rPr>
          <w:delText xml:space="preserve">Douglas-fir is a keystone </w:delText>
        </w:r>
        <w:r>
          <w:rPr>
            <w:sz w:val="24"/>
            <w:szCs w:val="24"/>
          </w:rPr>
          <w:lastRenderedPageBreak/>
          <w:delText>species which is both ecologically and economically important (</w:delText>
        </w:r>
        <w:r>
          <w:rPr>
            <w:sz w:val="24"/>
            <w:szCs w:val="24"/>
            <w:highlight w:val="white"/>
          </w:rPr>
          <w:delText xml:space="preserve">Cook </w:delText>
        </w:r>
      </w:del>
      <w:r>
        <w:rPr>
          <w:sz w:val="24"/>
          <w:szCs w:val="24"/>
          <w:highlight w:val="white"/>
        </w:rPr>
        <w:t>et al.</w:t>
      </w:r>
      <w:del w:id="56" w:author="LeBoldus, Jared" w:date="2022-10-25T10:14:00Z">
        <w:r>
          <w:rPr>
            <w:sz w:val="24"/>
            <w:szCs w:val="24"/>
            <w:highlight w:val="white"/>
          </w:rPr>
          <w:delText>2013).</w:delText>
        </w:r>
        <w:bookmarkStart w:id="57" w:name="move1175852751111111111111111111"/>
        <w:bookmarkEnd w:id="57"/>
        <w:r>
          <w:rPr>
            <w:sz w:val="24"/>
            <w:szCs w:val="24"/>
            <w:highlight w:val="white"/>
          </w:rPr>
          <w:delText xml:space="preserve"> </w:delText>
        </w:r>
      </w:del>
      <w:del w:id="58" w:author="LeBoldus, Jared" w:date="2022-10-25T10:19:00Z">
        <w:r>
          <w:rPr>
            <w:sz w:val="24"/>
            <w:szCs w:val="24"/>
            <w:highlight w:val="white"/>
          </w:rPr>
          <w:delText>It is a valuable tree within the timber industry, producing more timber than any other species in North America (Hanna 2016).</w:delText>
        </w:r>
        <w:r>
          <w:rPr>
            <w:color w:val="000000"/>
            <w:sz w:val="20"/>
            <w:szCs w:val="20"/>
            <w:highlight w:val="white"/>
            <w:shd w:val="clear" w:color="auto" w:fill="FFFFFF"/>
          </w:rPr>
          <w:delText xml:space="preserve"> </w:delText>
        </w:r>
      </w:del>
      <w:r>
        <w:rPr>
          <w:sz w:val="24"/>
          <w:szCs w:val="24"/>
        </w:rPr>
        <w:t>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w:t>
      </w:r>
      <w:del w:id="59" w:author="LeBoldus, Jared" w:date="2022-10-25T11:30:00Z">
        <w:r>
          <w:rPr>
            <w:sz w:val="24"/>
            <w:szCs w:val="24"/>
          </w:rPr>
          <w:delText xml:space="preserve">most </w:delText>
        </w:r>
      </w:del>
      <w:ins w:id="60" w:author="LeBoldus, Jared" w:date="2022-10-25T11:30:00Z">
        <w:r>
          <w:rPr>
            <w:sz w:val="24"/>
            <w:szCs w:val="24"/>
          </w:rPr>
          <w:t xml:space="preserve">many </w:t>
        </w:r>
      </w:ins>
      <w:r>
        <w:rPr>
          <w:sz w:val="24"/>
          <w:szCs w:val="24"/>
        </w:rPr>
        <w:t xml:space="preserve">coniferous species </w:t>
      </w:r>
      <w:del w:id="61" w:author="LeBoldus, Jared" w:date="2022-10-25T10:19:00Z">
        <w:r>
          <w:rPr>
            <w:sz w:val="24"/>
            <w:szCs w:val="24"/>
          </w:rPr>
          <w:delText xml:space="preserve">within </w:delText>
        </w:r>
      </w:del>
      <w:del w:id="62" w:author="LeBoldus, Jared" w:date="2022-10-25T10:20:00Z">
        <w:r>
          <w:rPr>
            <w:sz w:val="24"/>
            <w:szCs w:val="24"/>
          </w:rPr>
          <w:delText>Canada and the Pacific Northwest of the United States of America</w:delText>
        </w:r>
      </w:del>
      <w:del w:id="63" w:author="LeBoldus, Jared" w:date="2022-10-25T15:40:00Z">
        <w:r>
          <w:rPr>
            <w:sz w:val="24"/>
            <w:szCs w:val="24"/>
          </w:rPr>
          <w:delText xml:space="preserve"> (USA) </w:delText>
        </w:r>
      </w:del>
      <w:r>
        <w:rPr>
          <w:sz w:val="24"/>
          <w:szCs w:val="24"/>
        </w:rPr>
        <w:t xml:space="preserve">are </w:t>
      </w:r>
      <w:del w:id="64" w:author="LeBoldus, Jared" w:date="2022-10-25T10:20:00Z">
        <w:r>
          <w:rPr>
            <w:sz w:val="24"/>
            <w:szCs w:val="24"/>
          </w:rPr>
          <w:delText xml:space="preserve">affected </w:delText>
        </w:r>
      </w:del>
      <w:ins w:id="65" w:author="LeBoldus, Jared" w:date="2022-10-25T10:20:00Z">
        <w:r>
          <w:rPr>
            <w:sz w:val="24"/>
            <w:szCs w:val="24"/>
          </w:rPr>
          <w:t>susceptibl</w:t>
        </w:r>
      </w:ins>
      <w:r>
        <w:rPr>
          <w:sz w:val="24"/>
          <w:szCs w:val="24"/>
        </w:rPr>
        <w:t>e (</w:t>
      </w:r>
      <w:r>
        <w:rPr>
          <w:sz w:val="24"/>
          <w:szCs w:val="24"/>
          <w:highlight w:val="white"/>
        </w:rPr>
        <w:t>Cleary et al. 2013</w:t>
      </w:r>
      <w:r>
        <w:rPr>
          <w:sz w:val="24"/>
          <w:szCs w:val="24"/>
        </w:rPr>
        <w:t xml:space="preserve">; </w:t>
      </w:r>
      <w:proofErr w:type="spellStart"/>
      <w:r>
        <w:rPr>
          <w:sz w:val="24"/>
          <w:szCs w:val="24"/>
        </w:rPr>
        <w:t>Thies</w:t>
      </w:r>
      <w:proofErr w:type="spellEnd"/>
      <w:r>
        <w:rPr>
          <w:sz w:val="24"/>
          <w:szCs w:val="24"/>
        </w:rPr>
        <w:t xml:space="preserve"> and Sturrock 1995</w:t>
      </w:r>
      <w:r>
        <w:rPr>
          <w:sz w:val="24"/>
          <w:szCs w:val="24"/>
          <w:u w:val="single"/>
        </w:rPr>
        <w:t xml:space="preserve">). </w:t>
      </w:r>
      <w:r w:rsidRPr="0004195B">
        <w:rPr>
          <w:sz w:val="24"/>
          <w:szCs w:val="24"/>
        </w:rPr>
        <w:t xml:space="preserve">Laminated root rot is characterized by specific tree and stand level signs and symptoms with well documented impacts on forest ecosystems (Hansen and </w:t>
      </w:r>
      <w:proofErr w:type="spellStart"/>
      <w:r w:rsidRPr="0004195B">
        <w:rPr>
          <w:sz w:val="24"/>
          <w:szCs w:val="24"/>
        </w:rPr>
        <w:t>Goheen</w:t>
      </w:r>
      <w:proofErr w:type="spellEnd"/>
      <w:r w:rsidRPr="0004195B">
        <w:rPr>
          <w:sz w:val="24"/>
          <w:szCs w:val="24"/>
        </w:rPr>
        <w:t xml:space="preserve"> 2010).</w:t>
      </w:r>
    </w:p>
    <w:p w14:paraId="4D337816" w14:textId="77777777" w:rsidR="00336FAA" w:rsidRDefault="00000000">
      <w:pPr>
        <w:spacing w:line="480" w:lineRule="auto"/>
        <w:ind w:firstLine="720"/>
        <w:rPr>
          <w:ins w:id="66" w:author="LeBoldus, Jared" w:date="2022-10-25T10:27:00Z"/>
          <w:iCs/>
          <w:sz w:val="24"/>
          <w:szCs w:val="24"/>
        </w:rPr>
      </w:pPr>
      <w:ins w:id="67" w:author="LeBoldus, Jared" w:date="2022-10-25T10:39:00Z">
        <w:r>
          <w:rPr>
            <w:i/>
            <w:sz w:val="24"/>
            <w:szCs w:val="24"/>
          </w:rPr>
          <w:t>C</w:t>
        </w:r>
      </w:ins>
      <w:ins w:id="68" w:author="LeBoldus, Jared" w:date="2022-10-25T10:49:00Z">
        <w:r>
          <w:rPr>
            <w:i/>
            <w:sz w:val="24"/>
            <w:szCs w:val="24"/>
          </w:rPr>
          <w:t>oniferiporia</w:t>
        </w:r>
      </w:ins>
      <w:ins w:id="69" w:author="LeBoldus, Jared" w:date="2022-10-25T10:39:00Z">
        <w:r>
          <w:rPr>
            <w:i/>
            <w:sz w:val="24"/>
            <w:szCs w:val="24"/>
          </w:rPr>
          <w:t xml:space="preserve"> sulphurascens </w:t>
        </w:r>
        <w:r>
          <w:rPr>
            <w:iCs/>
            <w:sz w:val="24"/>
            <w:szCs w:val="24"/>
          </w:rPr>
          <w:t>spreads between trees</w:t>
        </w:r>
      </w:ins>
      <w:ins w:id="70" w:author="LeBoldus, Jared" w:date="2022-10-25T15:31:00Z">
        <w:r>
          <w:rPr>
            <w:iCs/>
            <w:sz w:val="24"/>
            <w:szCs w:val="24"/>
          </w:rPr>
          <w:t>,</w:t>
        </w:r>
      </w:ins>
      <w:ins w:id="71" w:author="LeBoldus, Jared" w:date="2022-10-25T15:27:00Z">
        <w:r>
          <w:rPr>
            <w:iCs/>
            <w:sz w:val="24"/>
            <w:szCs w:val="24"/>
          </w:rPr>
          <w:t xml:space="preserve"> acros</w:t>
        </w:r>
      </w:ins>
      <w:ins w:id="72" w:author="LeBoldus, Jared" w:date="2022-10-25T15:28:00Z">
        <w:r>
          <w:rPr>
            <w:iCs/>
            <w:sz w:val="24"/>
            <w:szCs w:val="24"/>
          </w:rPr>
          <w:t>s root contacts</w:t>
        </w:r>
      </w:ins>
      <w:ins w:id="73" w:author="LeBoldus, Jared" w:date="2022-10-25T15:31:00Z">
        <w:r>
          <w:rPr>
            <w:iCs/>
            <w:sz w:val="24"/>
            <w:szCs w:val="24"/>
          </w:rPr>
          <w:t>,</w:t>
        </w:r>
      </w:ins>
      <w:ins w:id="74" w:author="LeBoldus, Jared" w:date="2022-10-25T10:39:00Z">
        <w:r>
          <w:rPr>
            <w:iCs/>
            <w:sz w:val="24"/>
            <w:szCs w:val="24"/>
          </w:rPr>
          <w:t xml:space="preserve"> as ectotrophic mycelia. It penetrates </w:t>
        </w:r>
      </w:ins>
      <w:ins w:id="75" w:author="LeBoldus, Jared" w:date="2022-10-25T10:40:00Z">
        <w:r>
          <w:rPr>
            <w:iCs/>
            <w:sz w:val="24"/>
            <w:szCs w:val="24"/>
          </w:rPr>
          <w:t>roots</w:t>
        </w:r>
      </w:ins>
      <w:ins w:id="76" w:author="LeBoldus, Jared" w:date="2022-10-25T10:39:00Z">
        <w:r>
          <w:rPr>
            <w:iCs/>
            <w:sz w:val="24"/>
            <w:szCs w:val="24"/>
          </w:rPr>
          <w:t xml:space="preserve"> through intact bark where it kills the ph</w:t>
        </w:r>
      </w:ins>
      <w:ins w:id="77" w:author="LeBoldus, Jared" w:date="2022-10-25T10:40:00Z">
        <w:r>
          <w:rPr>
            <w:iCs/>
            <w:sz w:val="24"/>
            <w:szCs w:val="24"/>
          </w:rPr>
          <w:t>l</w:t>
        </w:r>
      </w:ins>
      <w:ins w:id="78" w:author="LeBoldus, Jared" w:date="2022-10-25T10:39:00Z">
        <w:r>
          <w:rPr>
            <w:iCs/>
            <w:sz w:val="24"/>
            <w:szCs w:val="24"/>
          </w:rPr>
          <w:t xml:space="preserve">oem and </w:t>
        </w:r>
      </w:ins>
      <w:ins w:id="79" w:author="LeBoldus, Jared" w:date="2022-10-25T10:40:00Z">
        <w:r>
          <w:rPr>
            <w:iCs/>
            <w:sz w:val="24"/>
            <w:szCs w:val="24"/>
          </w:rPr>
          <w:t>cambium, initiating decay i</w:t>
        </w:r>
      </w:ins>
      <w:ins w:id="80" w:author="LeBoldus, Jared" w:date="2022-10-25T10:41:00Z">
        <w:r>
          <w:rPr>
            <w:iCs/>
            <w:sz w:val="24"/>
            <w:szCs w:val="24"/>
          </w:rPr>
          <w:t xml:space="preserve">n the </w:t>
        </w:r>
        <w:proofErr w:type="spellStart"/>
        <w:r>
          <w:rPr>
            <w:iCs/>
            <w:sz w:val="24"/>
            <w:szCs w:val="24"/>
          </w:rPr>
          <w:t>xyelm</w:t>
        </w:r>
        <w:proofErr w:type="spellEnd"/>
        <w:r>
          <w:rPr>
            <w:iCs/>
            <w:sz w:val="24"/>
            <w:szCs w:val="24"/>
          </w:rPr>
          <w:t xml:space="preserve"> (</w:t>
        </w:r>
      </w:ins>
      <w:proofErr w:type="spellStart"/>
      <w:ins w:id="81" w:author="Shawn McMurtrey" w:date="2022-11-08T08:51:00Z">
        <w:r>
          <w:t>Thies</w:t>
        </w:r>
        <w:proofErr w:type="spellEnd"/>
        <w:r>
          <w:t xml:space="preserve"> 1983; </w:t>
        </w:r>
      </w:ins>
      <w:r>
        <w:t>Wallis and Reynolds 1965)</w:t>
      </w:r>
      <w:ins w:id="82" w:author="LeBoldus, Jared" w:date="2022-10-25T10:42:00Z">
        <w:r>
          <w:t>. Both lignin and cellulose are decayed</w:t>
        </w:r>
      </w:ins>
      <w:ins w:id="83" w:author="LeBoldus, Jared" w:date="2022-10-25T10:50:00Z">
        <w:r>
          <w:t xml:space="preserve">; however, the fungus preferentially </w:t>
        </w:r>
      </w:ins>
      <w:ins w:id="84" w:author="LeBoldus, Jared" w:date="2022-10-25T15:42:00Z">
        <w:r>
          <w:t>utilizes</w:t>
        </w:r>
      </w:ins>
      <w:ins w:id="85" w:author="LeBoldus, Jared" w:date="2022-10-25T10:50:00Z">
        <w:r>
          <w:t xml:space="preserve"> early wood leading to a characteristic laminated patter</w:t>
        </w:r>
      </w:ins>
      <w:ins w:id="86" w:author="LeBoldus, Jared" w:date="2022-10-25T10:56:00Z">
        <w:r>
          <w:t>n</w:t>
        </w:r>
      </w:ins>
      <w:ins w:id="87" w:author="LeBoldus, Jared" w:date="2022-10-25T10:50:00Z">
        <w:r>
          <w:t xml:space="preserve"> of advanced decay (</w:t>
        </w:r>
      </w:ins>
      <w:r>
        <w:t>Lewis 2013; Blanchette 1980</w:t>
      </w:r>
      <w:ins w:id="88" w:author="LeBoldus, Jared" w:date="2022-10-25T10:51:00Z">
        <w:r>
          <w:t>)</w:t>
        </w:r>
      </w:ins>
      <w:ins w:id="89" w:author="LeBoldus, Jared" w:date="2022-10-25T10:50:00Z">
        <w:r>
          <w:t>.</w:t>
        </w:r>
      </w:ins>
      <w:ins w:id="90" w:author="LeBoldus, Jared" w:date="2022-10-25T10:42:00Z">
        <w:r>
          <w:t xml:space="preserve"> Infected trees may take several years to die, declining slowly overtime</w:t>
        </w:r>
      </w:ins>
      <w:ins w:id="91" w:author="LeBoldus, Jared" w:date="2022-10-25T10:44:00Z">
        <w:r>
          <w:t xml:space="preserve"> (Wallis and Reynolds 1965)</w:t>
        </w:r>
      </w:ins>
      <w:ins w:id="92" w:author="LeBoldus, Jared" w:date="2022-10-25T10:43:00Z">
        <w:r>
          <w:t>.</w:t>
        </w:r>
      </w:ins>
      <w:ins w:id="93" w:author="LeBoldus, Jared" w:date="2022-10-25T10:40:00Z">
        <w:r>
          <w:rPr>
            <w:iCs/>
            <w:sz w:val="24"/>
            <w:szCs w:val="24"/>
          </w:rPr>
          <w:t xml:space="preserve"> </w:t>
        </w:r>
      </w:ins>
      <w:ins w:id="94" w:author="LeBoldus, Jared" w:date="2022-10-25T10:45:00Z">
        <w:r>
          <w:rPr>
            <w:iCs/>
            <w:sz w:val="24"/>
            <w:szCs w:val="24"/>
          </w:rPr>
          <w:t>Trees eventually fall over when the supporting root system becomes sufficiently weakened</w:t>
        </w:r>
      </w:ins>
      <w:ins w:id="95" w:author="LeBoldus, Jared" w:date="2022-10-25T11:06:00Z">
        <w:r>
          <w:rPr>
            <w:iCs/>
            <w:sz w:val="24"/>
            <w:szCs w:val="24"/>
          </w:rPr>
          <w:t xml:space="preserve">, but usually </w:t>
        </w:r>
      </w:ins>
      <w:ins w:id="96" w:author="LeBoldus, Jared" w:date="2022-10-25T11:18:00Z">
        <w:r>
          <w:rPr>
            <w:iCs/>
            <w:sz w:val="24"/>
            <w:szCs w:val="24"/>
          </w:rPr>
          <w:t>have</w:t>
        </w:r>
      </w:ins>
      <w:ins w:id="97" w:author="LeBoldus, Jared" w:date="2022-10-25T11:06:00Z">
        <w:r>
          <w:rPr>
            <w:iCs/>
            <w:sz w:val="24"/>
            <w:szCs w:val="24"/>
          </w:rPr>
          <w:t xml:space="preserve"> green </w:t>
        </w:r>
      </w:ins>
      <w:ins w:id="98" w:author="LeBoldus, Jared" w:date="2022-10-25T11:08:00Z">
        <w:r>
          <w:rPr>
            <w:iCs/>
            <w:sz w:val="24"/>
            <w:szCs w:val="24"/>
          </w:rPr>
          <w:t>crowns.</w:t>
        </w:r>
      </w:ins>
      <w:ins w:id="99" w:author="LeBoldus, Jared" w:date="2022-10-25T10:57:00Z">
        <w:r>
          <w:rPr>
            <w:iCs/>
            <w:sz w:val="24"/>
            <w:szCs w:val="24"/>
          </w:rPr>
          <w:t xml:space="preserve"> </w:t>
        </w:r>
      </w:ins>
      <w:ins w:id="100" w:author="LeBoldus, Jared" w:date="2022-10-25T11:07:00Z">
        <w:r>
          <w:rPr>
            <w:iCs/>
            <w:sz w:val="24"/>
            <w:szCs w:val="24"/>
          </w:rPr>
          <w:t>Large trees can have extensive decay columns in the lower</w:t>
        </w:r>
      </w:ins>
      <w:r>
        <w:rPr>
          <w:iCs/>
          <w:sz w:val="24"/>
          <w:szCs w:val="24"/>
        </w:rPr>
        <w:t xml:space="preserve"> stem. The decay is usually less than 1 meter up the bole </w:t>
      </w:r>
      <w:r>
        <w:t>but may extend up to 4 meters (</w:t>
      </w:r>
      <w:proofErr w:type="spellStart"/>
      <w:r>
        <w:t>Thies</w:t>
      </w:r>
      <w:proofErr w:type="spellEnd"/>
      <w:r>
        <w:t xml:space="preserve"> and </w:t>
      </w:r>
      <w:proofErr w:type="spellStart"/>
      <w:r>
        <w:t>Sturrok</w:t>
      </w:r>
      <w:proofErr w:type="spellEnd"/>
      <w:r>
        <w:t xml:space="preserve"> 1995).</w:t>
      </w:r>
      <w:r>
        <w:rPr>
          <w:iCs/>
          <w:sz w:val="24"/>
          <w:szCs w:val="24"/>
        </w:rPr>
        <w:t xml:space="preserve"> </w:t>
      </w:r>
      <w:ins w:id="101" w:author="LeBoldus, Jared" w:date="2022-10-25T15:43:00Z">
        <w:r>
          <w:rPr>
            <w:iCs/>
            <w:sz w:val="24"/>
            <w:szCs w:val="24"/>
          </w:rPr>
          <w:t>As the fung</w:t>
        </w:r>
      </w:ins>
      <w:ins w:id="102" w:author="LeBoldus, Jared" w:date="2022-10-27T09:29:00Z">
        <w:r>
          <w:rPr>
            <w:iCs/>
            <w:sz w:val="24"/>
            <w:szCs w:val="24"/>
          </w:rPr>
          <w:t>u</w:t>
        </w:r>
      </w:ins>
      <w:ins w:id="103" w:author="LeBoldus, Jared" w:date="2022-10-25T15:43:00Z">
        <w:r>
          <w:rPr>
            <w:iCs/>
            <w:sz w:val="24"/>
            <w:szCs w:val="24"/>
          </w:rPr>
          <w:t>s spreads from tree to tree</w:t>
        </w:r>
      </w:ins>
      <w:ins w:id="104" w:author="LeBoldus, Jared" w:date="2022-10-25T10:57:00Z">
        <w:r>
          <w:rPr>
            <w:iCs/>
            <w:sz w:val="24"/>
            <w:szCs w:val="24"/>
          </w:rPr>
          <w:t xml:space="preserve"> </w:t>
        </w:r>
      </w:ins>
      <w:ins w:id="105" w:author="LeBoldus, Jared" w:date="2022-10-25T15:43:00Z">
        <w:r>
          <w:rPr>
            <w:iCs/>
            <w:sz w:val="24"/>
            <w:szCs w:val="24"/>
          </w:rPr>
          <w:t>t</w:t>
        </w:r>
      </w:ins>
      <w:ins w:id="106" w:author="LeBoldus, Jared" w:date="2022-10-25T10:45:00Z">
        <w:r>
          <w:rPr>
            <w:iCs/>
            <w:sz w:val="24"/>
            <w:szCs w:val="24"/>
          </w:rPr>
          <w:t>he mortality front</w:t>
        </w:r>
      </w:ins>
      <w:ins w:id="107" w:author="LeBoldus, Jared" w:date="2022-10-25T15:43:00Z">
        <w:r>
          <w:rPr>
            <w:iCs/>
            <w:sz w:val="24"/>
            <w:szCs w:val="24"/>
          </w:rPr>
          <w:t xml:space="preserve"> typically</w:t>
        </w:r>
      </w:ins>
      <w:ins w:id="108" w:author="LeBoldus, Jared" w:date="2022-10-25T10:45:00Z">
        <w:r>
          <w:rPr>
            <w:iCs/>
            <w:sz w:val="24"/>
            <w:szCs w:val="24"/>
          </w:rPr>
          <w:t xml:space="preserve"> </w:t>
        </w:r>
      </w:ins>
      <w:ins w:id="109" w:author="LeBoldus, Jared" w:date="2022-10-25T10:46:00Z">
        <w:r>
          <w:rPr>
            <w:iCs/>
            <w:sz w:val="24"/>
            <w:szCs w:val="24"/>
          </w:rPr>
          <w:t>advanc</w:t>
        </w:r>
      </w:ins>
      <w:ins w:id="110" w:author="LeBoldus, Jared" w:date="2022-10-25T15:31:00Z">
        <w:r>
          <w:rPr>
            <w:iCs/>
            <w:sz w:val="24"/>
            <w:szCs w:val="24"/>
          </w:rPr>
          <w:t>es</w:t>
        </w:r>
      </w:ins>
      <w:ins w:id="111" w:author="LeBoldus, Jared" w:date="2022-10-25T10:46:00Z">
        <w:r>
          <w:rPr>
            <w:iCs/>
            <w:sz w:val="24"/>
            <w:szCs w:val="24"/>
          </w:rPr>
          <w:t xml:space="preserve"> </w:t>
        </w:r>
      </w:ins>
      <w:ins w:id="112" w:author="LeBoldus, Jared" w:date="2022-10-25T15:43:00Z">
        <w:r>
          <w:rPr>
            <w:iCs/>
            <w:sz w:val="24"/>
            <w:szCs w:val="24"/>
          </w:rPr>
          <w:t>a</w:t>
        </w:r>
      </w:ins>
      <w:ins w:id="113" w:author="LeBoldus, Jared" w:date="2022-10-25T11:13:00Z">
        <w:r>
          <w:rPr>
            <w:iCs/>
            <w:sz w:val="24"/>
            <w:szCs w:val="24"/>
          </w:rPr>
          <w:t>n average</w:t>
        </w:r>
      </w:ins>
      <w:ins w:id="114" w:author="LeBoldus, Jared" w:date="2022-10-25T15:43:00Z">
        <w:r>
          <w:rPr>
            <w:iCs/>
            <w:sz w:val="24"/>
            <w:szCs w:val="24"/>
          </w:rPr>
          <w:t xml:space="preserve"> of</w:t>
        </w:r>
      </w:ins>
      <w:ins w:id="115" w:author="LeBoldus, Jared" w:date="2022-10-25T10:46:00Z">
        <w:r>
          <w:rPr>
            <w:iCs/>
            <w:sz w:val="24"/>
            <w:szCs w:val="24"/>
          </w:rPr>
          <w:t xml:space="preserve"> 30 cm a year (</w:t>
        </w:r>
      </w:ins>
      <w:r>
        <w:rPr>
          <w:color w:val="000000"/>
          <w:sz w:val="24"/>
          <w:szCs w:val="24"/>
        </w:rPr>
        <w:t>Bloomberg 1985</w:t>
      </w:r>
      <w:ins w:id="116" w:author="LeBoldus, Jared" w:date="2022-10-25T10:47:00Z">
        <w:r>
          <w:rPr>
            <w:iCs/>
            <w:sz w:val="24"/>
            <w:szCs w:val="24"/>
          </w:rPr>
          <w:t>)</w:t>
        </w:r>
      </w:ins>
      <w:ins w:id="117" w:author="LeBoldus, Jared" w:date="2022-10-25T11:13:00Z">
        <w:r>
          <w:rPr>
            <w:iCs/>
            <w:sz w:val="24"/>
            <w:szCs w:val="24"/>
          </w:rPr>
          <w:t>.</w:t>
        </w:r>
      </w:ins>
      <w:ins w:id="118" w:author="LeBoldus, Jared" w:date="2022-10-25T11:14:00Z">
        <w:r>
          <w:rPr>
            <w:iCs/>
            <w:sz w:val="24"/>
            <w:szCs w:val="24"/>
          </w:rPr>
          <w:t xml:space="preserve"> </w:t>
        </w:r>
      </w:ins>
      <w:ins w:id="119" w:author="LeBoldus, Jared" w:date="2022-10-25T11:18:00Z">
        <w:r>
          <w:rPr>
            <w:iCs/>
            <w:sz w:val="24"/>
            <w:szCs w:val="24"/>
          </w:rPr>
          <w:t>Mortality increases in Douglas-fir stands from 30 – 150 years in age resulting in the development of root disease pocket</w:t>
        </w:r>
      </w:ins>
      <w:ins w:id="120" w:author="LeBoldus, Jared" w:date="2022-10-27T09:01:00Z">
        <w:r>
          <w:rPr>
            <w:iCs/>
            <w:sz w:val="24"/>
            <w:szCs w:val="24"/>
          </w:rPr>
          <w:t>s</w:t>
        </w:r>
      </w:ins>
      <w:r>
        <w:rPr>
          <w:iCs/>
          <w:sz w:val="24"/>
          <w:szCs w:val="24"/>
        </w:rPr>
        <w:t xml:space="preserve"> (Childs 1970)</w:t>
      </w:r>
      <w:ins w:id="121" w:author="LeBoldus, Jared" w:date="2022-10-25T11:18:00Z">
        <w:r>
          <w:rPr>
            <w:iCs/>
            <w:sz w:val="24"/>
            <w:szCs w:val="24"/>
          </w:rPr>
          <w:t xml:space="preserve">. The development of these </w:t>
        </w:r>
      </w:ins>
      <w:ins w:id="122" w:author="LeBoldus, Jared" w:date="2022-10-25T11:19:00Z">
        <w:r>
          <w:rPr>
            <w:iCs/>
            <w:sz w:val="24"/>
            <w:szCs w:val="24"/>
          </w:rPr>
          <w:t>pockets</w:t>
        </w:r>
      </w:ins>
      <w:ins w:id="123" w:author="LeBoldus, Jared" w:date="2022-10-25T11:14:00Z">
        <w:r>
          <w:rPr>
            <w:iCs/>
            <w:sz w:val="24"/>
            <w:szCs w:val="24"/>
          </w:rPr>
          <w:t xml:space="preserve"> is typically uneven resulting from the distribution of susceptible trees,</w:t>
        </w:r>
      </w:ins>
      <w:ins w:id="124" w:author="LeBoldus, Jared" w:date="2022-10-25T11:15:00Z">
        <w:r>
          <w:rPr>
            <w:iCs/>
            <w:sz w:val="24"/>
            <w:szCs w:val="24"/>
          </w:rPr>
          <w:t xml:space="preserve"> and the sporadic </w:t>
        </w:r>
        <w:r>
          <w:rPr>
            <w:iCs/>
            <w:sz w:val="24"/>
            <w:szCs w:val="24"/>
          </w:rPr>
          <w:lastRenderedPageBreak/>
          <w:t>nature of windthrow and bark beetle outbreaks</w:t>
        </w:r>
      </w:ins>
      <w:ins w:id="125" w:author="LeBoldus, Jared" w:date="2022-10-25T11:19:00Z">
        <w:r>
          <w:rPr>
            <w:iCs/>
            <w:sz w:val="24"/>
            <w:szCs w:val="24"/>
          </w:rPr>
          <w:t>,</w:t>
        </w:r>
      </w:ins>
      <w:ins w:id="126" w:author="LeBoldus, Jared" w:date="2022-10-25T11:16:00Z">
        <w:r>
          <w:rPr>
            <w:iCs/>
            <w:sz w:val="24"/>
            <w:szCs w:val="24"/>
          </w:rPr>
          <w:t xml:space="preserve"> killing and toppling trees</w:t>
        </w:r>
      </w:ins>
      <w:ins w:id="127" w:author="LeBoldus, Jared" w:date="2022-10-25T15:32:00Z">
        <w:r>
          <w:rPr>
            <w:iCs/>
            <w:sz w:val="24"/>
            <w:szCs w:val="24"/>
          </w:rPr>
          <w:t xml:space="preserve"> as the root disease pocket expands</w:t>
        </w:r>
      </w:ins>
      <w:ins w:id="128" w:author="LeBoldus, Jared" w:date="2022-10-25T11:16:00Z">
        <w:r>
          <w:rPr>
            <w:iCs/>
            <w:sz w:val="24"/>
            <w:szCs w:val="24"/>
          </w:rPr>
          <w:t>.</w:t>
        </w:r>
      </w:ins>
      <w:ins w:id="129" w:author="LeBoldus, Jared" w:date="2022-10-25T11:15:00Z">
        <w:r>
          <w:rPr>
            <w:iCs/>
            <w:sz w:val="24"/>
            <w:szCs w:val="24"/>
          </w:rPr>
          <w:t xml:space="preserve"> </w:t>
        </w:r>
      </w:ins>
    </w:p>
    <w:p w14:paraId="4A92B238" w14:textId="77777777" w:rsidR="00336FAA" w:rsidRDefault="00000000">
      <w:pPr>
        <w:spacing w:line="480" w:lineRule="auto"/>
        <w:ind w:firstLine="720"/>
        <w:rPr>
          <w:sz w:val="24"/>
          <w:szCs w:val="24"/>
        </w:rPr>
      </w:pPr>
      <w:del w:id="130" w:author="LeBoldus, Jared" w:date="2022-10-25T10:21:00Z">
        <w:r>
          <w:rPr>
            <w:sz w:val="24"/>
            <w:szCs w:val="24"/>
            <w:u w:val="single"/>
          </w:rPr>
          <w:delText xml:space="preserve">Coniferiporia sulphurascens is one of the most damaging root rot pathogens affecting Douglas-fir within North America </w:delText>
        </w:r>
        <w:r>
          <w:rPr>
            <w:sz w:val="24"/>
            <w:szCs w:val="24"/>
            <w:highlight w:val="white"/>
            <w:u w:val="single"/>
          </w:rPr>
          <w:delText>(Leal 2019)</w:delText>
        </w:r>
        <w:r>
          <w:rPr>
            <w:sz w:val="24"/>
            <w:szCs w:val="24"/>
            <w:u w:val="single"/>
          </w:rPr>
          <w:delText xml:space="preserve">. </w:delText>
        </w:r>
      </w:del>
      <w:del w:id="131" w:author="LeBoldus, Jared" w:date="2022-10-25T10:23:00Z">
        <w:r>
          <w:rPr>
            <w:sz w:val="24"/>
            <w:szCs w:val="24"/>
            <w:u w:val="single"/>
          </w:rPr>
          <w:delText>It</w:delText>
        </w:r>
      </w:del>
      <w:ins w:id="132" w:author="LeBoldus, Jared" w:date="2022-10-25T10:23:00Z">
        <w:r>
          <w:rPr>
            <w:sz w:val="24"/>
            <w:szCs w:val="24"/>
          </w:rPr>
          <w:t>Laminated root rot</w:t>
        </w:r>
      </w:ins>
      <w:r>
        <w:rPr>
          <w:sz w:val="24"/>
          <w:szCs w:val="24"/>
        </w:rPr>
        <w:t xml:space="preserve"> is </w:t>
      </w:r>
      <w:ins w:id="133" w:author="LeBoldus, Jared" w:date="2022-10-25T10:23:00Z">
        <w:r>
          <w:rPr>
            <w:sz w:val="24"/>
            <w:szCs w:val="24"/>
          </w:rPr>
          <w:t>poten</w:t>
        </w:r>
      </w:ins>
      <w:ins w:id="134" w:author="LeBoldus, Jared" w:date="2022-10-25T10:25:00Z">
        <w:r>
          <w:rPr>
            <w:sz w:val="24"/>
            <w:szCs w:val="24"/>
          </w:rPr>
          <w:t>t</w:t>
        </w:r>
      </w:ins>
      <w:ins w:id="135" w:author="LeBoldus, Jared" w:date="2022-10-25T10:23:00Z">
        <w:r>
          <w:rPr>
            <w:sz w:val="24"/>
            <w:szCs w:val="24"/>
          </w:rPr>
          <w:t xml:space="preserve">ially </w:t>
        </w:r>
      </w:ins>
      <w:del w:id="136" w:author="LeBoldus, Jared" w:date="2022-10-25T10:23:00Z">
        <w:r>
          <w:rPr>
            <w:sz w:val="24"/>
            <w:szCs w:val="24"/>
          </w:rPr>
          <w:delText xml:space="preserve">likely </w:delText>
        </w:r>
      </w:del>
      <w:r>
        <w:rPr>
          <w:sz w:val="24"/>
          <w:szCs w:val="24"/>
        </w:rPr>
        <w:t>the most</w:t>
      </w:r>
      <w:ins w:id="137" w:author="LeBoldus, Jared" w:date="2022-10-25T15:32:00Z">
        <w:r>
          <w:rPr>
            <w:sz w:val="24"/>
            <w:szCs w:val="24"/>
          </w:rPr>
          <w:t xml:space="preserve"> ecologically</w:t>
        </w:r>
      </w:ins>
      <w:ins w:id="138" w:author="LeBoldus, Jared" w:date="2022-10-25T15:57:00Z">
        <w:r>
          <w:rPr>
            <w:sz w:val="24"/>
            <w:szCs w:val="24"/>
          </w:rPr>
          <w:t xml:space="preserve"> and </w:t>
        </w:r>
        <w:proofErr w:type="spellStart"/>
        <w:r>
          <w:rPr>
            <w:sz w:val="24"/>
            <w:szCs w:val="24"/>
          </w:rPr>
          <w:t>eco</w:t>
        </w:r>
      </w:ins>
      <w:ins w:id="139" w:author="LeBoldus, Jared" w:date="2022-10-27T09:30:00Z">
        <w:r>
          <w:rPr>
            <w:sz w:val="24"/>
            <w:szCs w:val="24"/>
          </w:rPr>
          <w:t>n</w:t>
        </w:r>
      </w:ins>
      <w:ins w:id="140" w:author="LeBoldus, Jared" w:date="2022-10-25T15:57:00Z">
        <w:r>
          <w:rPr>
            <w:sz w:val="24"/>
            <w:szCs w:val="24"/>
          </w:rPr>
          <w:t>omicaly</w:t>
        </w:r>
      </w:ins>
      <w:proofErr w:type="spellEnd"/>
      <w:r>
        <w:rPr>
          <w:sz w:val="24"/>
          <w:szCs w:val="24"/>
        </w:rPr>
        <w:t xml:space="preserve"> important</w:t>
      </w:r>
      <w:ins w:id="141" w:author="LeBoldus, Jared" w:date="2022-10-25T15:32:00Z">
        <w:r>
          <w:rPr>
            <w:sz w:val="24"/>
            <w:szCs w:val="24"/>
          </w:rPr>
          <w:t xml:space="preserve"> disease </w:t>
        </w:r>
      </w:ins>
      <w:ins w:id="142" w:author="LeBoldus, Jared" w:date="2022-10-25T15:33:00Z">
        <w:r>
          <w:rPr>
            <w:sz w:val="24"/>
            <w:szCs w:val="24"/>
          </w:rPr>
          <w:t xml:space="preserve">of mixed conifer forests </w:t>
        </w:r>
      </w:ins>
      <w:ins w:id="143" w:author="LeBoldus, Jared" w:date="2022-10-25T15:34:00Z">
        <w:r>
          <w:rPr>
            <w:sz w:val="24"/>
            <w:szCs w:val="24"/>
          </w:rPr>
          <w:t xml:space="preserve">on the west coast of North America </w:t>
        </w:r>
      </w:ins>
      <w:del w:id="144" w:author="LeBoldus, Jared" w:date="2022-10-25T15:34:00Z">
        <w:r>
          <w:rPr>
            <w:sz w:val="24"/>
            <w:szCs w:val="24"/>
          </w:rPr>
          <w:delText xml:space="preserve"> coastal forest </w:delText>
        </w:r>
      </w:del>
      <w:del w:id="145" w:author="LeBoldus, Jared" w:date="2022-10-25T15:33:00Z">
        <w:r>
          <w:rPr>
            <w:sz w:val="24"/>
            <w:szCs w:val="24"/>
          </w:rPr>
          <w:delText xml:space="preserve">tree disease </w:delText>
        </w:r>
      </w:del>
      <w:del w:id="146" w:author="LeBoldus, Jared" w:date="2022-10-25T15:34:00Z">
        <w:r>
          <w:rPr>
            <w:sz w:val="24"/>
            <w:szCs w:val="24"/>
          </w:rPr>
          <w:delText xml:space="preserve">in the Pacific Northwest </w:delText>
        </w:r>
      </w:del>
      <w:del w:id="147" w:author="LeBoldus, Jared" w:date="2022-10-25T10:23:00Z">
        <w:r>
          <w:rPr>
            <w:sz w:val="24"/>
            <w:szCs w:val="24"/>
          </w:rPr>
          <w:delText>and has</w:delText>
        </w:r>
      </w:del>
      <w:del w:id="148" w:author="LeBoldus, Jared" w:date="2022-10-25T15:34:00Z">
        <w:r>
          <w:rPr>
            <w:sz w:val="24"/>
            <w:szCs w:val="24"/>
          </w:rPr>
          <w:delText xml:space="preserve"> significant </w:delText>
        </w:r>
      </w:del>
      <w:del w:id="149" w:author="LeBoldus, Jared" w:date="2022-10-25T10:23:00Z">
        <w:r>
          <w:rPr>
            <w:sz w:val="24"/>
            <w:szCs w:val="24"/>
          </w:rPr>
          <w:delText xml:space="preserve">effects </w:delText>
        </w:r>
      </w:del>
      <w:del w:id="150" w:author="LeBoldus, Jared" w:date="2022-10-25T15:34:00Z">
        <w:r>
          <w:rPr>
            <w:sz w:val="24"/>
            <w:szCs w:val="24"/>
          </w:rPr>
          <w:delText xml:space="preserve">on </w:delText>
        </w:r>
      </w:del>
      <w:del w:id="151" w:author="LeBoldus, Jared" w:date="2022-10-25T11:20:00Z">
        <w:r>
          <w:rPr>
            <w:sz w:val="24"/>
            <w:szCs w:val="24"/>
          </w:rPr>
          <w:delText>inland forests</w:delText>
        </w:r>
      </w:del>
      <w:r>
        <w:rPr>
          <w:sz w:val="24"/>
          <w:szCs w:val="24"/>
        </w:rPr>
        <w:t xml:space="preserve"> </w:t>
      </w:r>
      <w:del w:id="152" w:author="LeBoldus, Jared" w:date="2022-10-25T10:24:00Z">
        <w:r>
          <w:rPr>
            <w:sz w:val="24"/>
            <w:szCs w:val="24"/>
          </w:rPr>
          <w:delText xml:space="preserve">as well </w:delText>
        </w:r>
      </w:del>
      <w:r>
        <w:rPr>
          <w:sz w:val="24"/>
          <w:szCs w:val="24"/>
          <w:highlight w:val="white"/>
        </w:rPr>
        <w:t>(</w:t>
      </w:r>
      <w:proofErr w:type="spellStart"/>
      <w:r>
        <w:rPr>
          <w:sz w:val="24"/>
          <w:szCs w:val="24"/>
          <w:highlight w:val="white"/>
        </w:rPr>
        <w:t>Goheen</w:t>
      </w:r>
      <w:proofErr w:type="spellEnd"/>
      <w:r>
        <w:rPr>
          <w:sz w:val="24"/>
          <w:szCs w:val="24"/>
          <w:highlight w:val="white"/>
        </w:rPr>
        <w:t xml:space="preserve"> and </w:t>
      </w:r>
      <w:proofErr w:type="spellStart"/>
      <w:r>
        <w:rPr>
          <w:sz w:val="24"/>
          <w:szCs w:val="24"/>
          <w:highlight w:val="white"/>
        </w:rPr>
        <w:t>Otrosina</w:t>
      </w:r>
      <w:proofErr w:type="spellEnd"/>
      <w:r>
        <w:rPr>
          <w:sz w:val="24"/>
          <w:szCs w:val="24"/>
          <w:highlight w:val="white"/>
        </w:rPr>
        <w:t xml:space="preserve">, 1998; Hadfield, 1985; Hadfield et al.1986; </w:t>
      </w:r>
      <w:proofErr w:type="spellStart"/>
      <w:r>
        <w:rPr>
          <w:sz w:val="24"/>
          <w:szCs w:val="24"/>
          <w:highlight w:val="white"/>
        </w:rPr>
        <w:t>Hagle</w:t>
      </w:r>
      <w:proofErr w:type="spellEnd"/>
      <w:r>
        <w:rPr>
          <w:sz w:val="24"/>
          <w:szCs w:val="24"/>
          <w:highlight w:val="white"/>
        </w:rPr>
        <w:t xml:space="preserve"> et al.1987; Nelson et al.1981; </w:t>
      </w:r>
      <w:proofErr w:type="spellStart"/>
      <w:r>
        <w:rPr>
          <w:sz w:val="24"/>
          <w:szCs w:val="24"/>
          <w:highlight w:val="white"/>
        </w:rPr>
        <w:t>Scharpf</w:t>
      </w:r>
      <w:proofErr w:type="spellEnd"/>
      <w:r>
        <w:rPr>
          <w:sz w:val="24"/>
          <w:szCs w:val="24"/>
          <w:highlight w:val="white"/>
        </w:rPr>
        <w:t xml:space="preserve">, 1993; </w:t>
      </w:r>
      <w:proofErr w:type="spellStart"/>
      <w:r>
        <w:rPr>
          <w:sz w:val="24"/>
          <w:szCs w:val="24"/>
          <w:highlight w:val="white"/>
        </w:rPr>
        <w:t>Thies</w:t>
      </w:r>
      <w:proofErr w:type="spellEnd"/>
      <w:r>
        <w:rPr>
          <w:sz w:val="24"/>
          <w:szCs w:val="24"/>
          <w:highlight w:val="white"/>
        </w:rPr>
        <w:t xml:space="preserve">, 1984; </w:t>
      </w:r>
      <w:proofErr w:type="spellStart"/>
      <w:r>
        <w:rPr>
          <w:sz w:val="24"/>
          <w:szCs w:val="24"/>
          <w:highlight w:val="white"/>
        </w:rPr>
        <w:t>Thies</w:t>
      </w:r>
      <w:proofErr w:type="spellEnd"/>
      <w:r>
        <w:rPr>
          <w:sz w:val="24"/>
          <w:szCs w:val="24"/>
          <w:highlight w:val="white"/>
        </w:rPr>
        <w:t xml:space="preserve"> and Sturrock, 1995; Wallis, 1976).</w:t>
      </w:r>
      <w:r>
        <w:rPr>
          <w:sz w:val="24"/>
          <w:szCs w:val="24"/>
        </w:rPr>
        <w:t xml:space="preserve"> </w:t>
      </w:r>
      <w:ins w:id="153" w:author="LeBoldus, Jared" w:date="2022-10-25T15:35:00Z">
        <w:r>
          <w:rPr>
            <w:sz w:val="24"/>
            <w:szCs w:val="24"/>
          </w:rPr>
          <w:t xml:space="preserve">This disease has significant impacts on </w:t>
        </w:r>
      </w:ins>
      <w:ins w:id="154" w:author="LeBoldus, Jared" w:date="2022-10-25T15:36:00Z">
        <w:r>
          <w:rPr>
            <w:sz w:val="24"/>
            <w:szCs w:val="24"/>
          </w:rPr>
          <w:t>species composition, biodiversity, nut</w:t>
        </w:r>
      </w:ins>
      <w:ins w:id="155" w:author="LeBoldus, Jared" w:date="2022-10-25T15:37:00Z">
        <w:r>
          <w:rPr>
            <w:sz w:val="24"/>
            <w:szCs w:val="24"/>
          </w:rPr>
          <w:t>rient cycling</w:t>
        </w:r>
      </w:ins>
      <w:ins w:id="156" w:author="LeBoldus, Jared" w:date="2022-10-25T15:58:00Z">
        <w:r>
          <w:rPr>
            <w:sz w:val="24"/>
            <w:szCs w:val="24"/>
          </w:rPr>
          <w:t>, and timber harvest</w:t>
        </w:r>
      </w:ins>
      <w:ins w:id="157" w:author="LeBoldus, Jared" w:date="2022-10-25T15:37:00Z">
        <w:r>
          <w:rPr>
            <w:sz w:val="24"/>
            <w:szCs w:val="24"/>
          </w:rPr>
          <w:t xml:space="preserve"> </w:t>
        </w:r>
      </w:ins>
      <w:r>
        <w:rPr>
          <w:sz w:val="24"/>
          <w:szCs w:val="24"/>
        </w:rPr>
        <w:t>(Boyce and Wagg 1953; Cook et al. 2013).</w:t>
      </w:r>
      <w:ins w:id="158" w:author="LeBoldus, Jared" w:date="2022-10-25T15:37:00Z">
        <w:r>
          <w:rPr>
            <w:sz w:val="24"/>
            <w:szCs w:val="24"/>
          </w:rPr>
          <w:t xml:space="preserve"> </w:t>
        </w:r>
      </w:ins>
      <w:ins w:id="159" w:author="LeBoldus, Jared" w:date="2022-10-25T15:52:00Z">
        <w:r>
          <w:rPr>
            <w:sz w:val="24"/>
            <w:szCs w:val="24"/>
          </w:rPr>
          <w:t>Th</w:t>
        </w:r>
      </w:ins>
      <w:ins w:id="160" w:author="LeBoldus, Jared" w:date="2022-10-27T09:30:00Z">
        <w:r>
          <w:rPr>
            <w:sz w:val="24"/>
            <w:szCs w:val="24"/>
          </w:rPr>
          <w:t>e presence of this</w:t>
        </w:r>
      </w:ins>
      <w:ins w:id="161" w:author="LeBoldus, Jared" w:date="2022-10-25T15:52:00Z">
        <w:r>
          <w:rPr>
            <w:sz w:val="24"/>
            <w:szCs w:val="24"/>
          </w:rPr>
          <w:t xml:space="preserve"> disease </w:t>
        </w:r>
      </w:ins>
      <w:ins w:id="162" w:author="LeBoldus, Jared" w:date="2022-10-27T09:02:00Z">
        <w:r>
          <w:rPr>
            <w:sz w:val="24"/>
            <w:szCs w:val="24"/>
          </w:rPr>
          <w:t xml:space="preserve">in most </w:t>
        </w:r>
      </w:ins>
      <w:ins w:id="163" w:author="LeBoldus, Jared" w:date="2022-10-27T09:31:00Z">
        <w:r>
          <w:rPr>
            <w:sz w:val="24"/>
            <w:szCs w:val="24"/>
          </w:rPr>
          <w:t>western forests is well documented</w:t>
        </w:r>
      </w:ins>
      <w:ins w:id="164" w:author="LeBoldus, Jared" w:date="2022-10-25T15:53:00Z">
        <w:r>
          <w:rPr>
            <w:sz w:val="24"/>
            <w:szCs w:val="24"/>
          </w:rPr>
          <w:t xml:space="preserve">. For example, </w:t>
        </w:r>
        <w:r>
          <w:rPr>
            <w:sz w:val="25"/>
            <w:szCs w:val="25"/>
          </w:rPr>
          <w:t>i</w:t>
        </w:r>
      </w:ins>
      <w:ins w:id="165" w:author="LeBoldus, Jared" w:date="2022-10-25T15:52:00Z">
        <w:r>
          <w:rPr>
            <w:sz w:val="25"/>
            <w:szCs w:val="25"/>
          </w:rPr>
          <w:t>n British Columbia, more</w:t>
        </w:r>
      </w:ins>
      <w:ins w:id="166" w:author="LeBoldus, Jared" w:date="2022-10-25T15:53:00Z">
        <w:r>
          <w:t xml:space="preserve"> </w:t>
        </w:r>
      </w:ins>
      <w:ins w:id="167" w:author="LeBoldus, Jared" w:date="2022-10-25T15:52:00Z">
        <w:r>
          <w:rPr>
            <w:sz w:val="25"/>
            <w:szCs w:val="25"/>
          </w:rPr>
          <w:t xml:space="preserve">than 80% of the </w:t>
        </w:r>
      </w:ins>
      <w:ins w:id="168" w:author="LeBoldus, Jared" w:date="2022-10-25T15:53:00Z">
        <w:r>
          <w:rPr>
            <w:sz w:val="25"/>
            <w:szCs w:val="25"/>
          </w:rPr>
          <w:t>replanted</w:t>
        </w:r>
      </w:ins>
      <w:ins w:id="169" w:author="LeBoldus, Jared" w:date="2022-10-25T15:52:00Z">
        <w:r>
          <w:rPr>
            <w:sz w:val="25"/>
            <w:szCs w:val="25"/>
          </w:rPr>
          <w:t xml:space="preserve"> Douglas-fir </w:t>
        </w:r>
      </w:ins>
      <w:ins w:id="170" w:author="LeBoldus, Jared" w:date="2022-10-25T15:53:00Z">
        <w:r>
          <w:rPr>
            <w:sz w:val="25"/>
            <w:szCs w:val="25"/>
          </w:rPr>
          <w:t>forest</w:t>
        </w:r>
      </w:ins>
      <w:ins w:id="171" w:author="LeBoldus, Jared" w:date="2022-10-25T15:52:00Z">
        <w:r>
          <w:rPr>
            <w:sz w:val="25"/>
            <w:szCs w:val="25"/>
          </w:rPr>
          <w:t xml:space="preserve"> </w:t>
        </w:r>
      </w:ins>
      <w:ins w:id="172" w:author="LeBoldus, Jared" w:date="2022-10-25T15:53:00Z">
        <w:r>
          <w:rPr>
            <w:sz w:val="25"/>
            <w:szCs w:val="25"/>
          </w:rPr>
          <w:t>is</w:t>
        </w:r>
      </w:ins>
      <w:ins w:id="173" w:author="LeBoldus, Jared" w:date="2022-10-25T15:52:00Z">
        <w:r>
          <w:rPr>
            <w:sz w:val="25"/>
            <w:szCs w:val="25"/>
          </w:rPr>
          <w:t xml:space="preserve"> </w:t>
        </w:r>
      </w:ins>
      <w:ins w:id="174" w:author="LeBoldus, Jared" w:date="2022-10-25T15:53:00Z">
        <w:r>
          <w:rPr>
            <w:sz w:val="25"/>
            <w:szCs w:val="25"/>
          </w:rPr>
          <w:t>infe</w:t>
        </w:r>
      </w:ins>
      <w:ins w:id="175" w:author="LeBoldus, Jared" w:date="2022-10-27T09:31:00Z">
        <w:r>
          <w:rPr>
            <w:sz w:val="25"/>
            <w:szCs w:val="25"/>
          </w:rPr>
          <w:t>s</w:t>
        </w:r>
      </w:ins>
      <w:ins w:id="176" w:author="LeBoldus, Jared" w:date="2022-10-25T15:53:00Z">
        <w:r>
          <w:rPr>
            <w:sz w:val="25"/>
            <w:szCs w:val="25"/>
          </w:rPr>
          <w:t>ted with LRR</w:t>
        </w:r>
      </w:ins>
      <w:ins w:id="177" w:author="LeBoldus, Jared" w:date="2022-10-25T15:52:00Z">
        <w:r>
          <w:rPr>
            <w:sz w:val="25"/>
            <w:szCs w:val="25"/>
          </w:rPr>
          <w:t xml:space="preserve"> (</w:t>
        </w:r>
      </w:ins>
      <w:r>
        <w:rPr>
          <w:sz w:val="25"/>
          <w:szCs w:val="25"/>
        </w:rPr>
        <w:t xml:space="preserve">Hansen and </w:t>
      </w:r>
      <w:proofErr w:type="spellStart"/>
      <w:r>
        <w:rPr>
          <w:sz w:val="25"/>
          <w:szCs w:val="25"/>
        </w:rPr>
        <w:t>Goheen</w:t>
      </w:r>
      <w:proofErr w:type="spellEnd"/>
      <w:r>
        <w:rPr>
          <w:sz w:val="25"/>
          <w:szCs w:val="25"/>
        </w:rPr>
        <w:t xml:space="preserve"> 2000; Bloomberg and Reynolds 1985).</w:t>
      </w:r>
      <w:ins w:id="178" w:author="LeBoldus, Jared" w:date="2022-10-25T15:53:00Z">
        <w:r>
          <w:rPr>
            <w:sz w:val="25"/>
            <w:szCs w:val="25"/>
          </w:rPr>
          <w:t xml:space="preserve"> In s</w:t>
        </w:r>
      </w:ins>
      <w:ins w:id="179" w:author="LeBoldus, Jared" w:date="2022-10-25T15:52:00Z">
        <w:r>
          <w:rPr>
            <w:sz w:val="25"/>
            <w:szCs w:val="25"/>
          </w:rPr>
          <w:t>even large</w:t>
        </w:r>
      </w:ins>
      <w:ins w:id="180" w:author="LeBoldus, Jared" w:date="2022-10-25T15:54:00Z">
        <w:r>
          <w:t xml:space="preserve"> </w:t>
        </w:r>
      </w:ins>
      <w:ins w:id="181" w:author="LeBoldus, Jared" w:date="2022-10-25T15:52:00Z">
        <w:r>
          <w:rPr>
            <w:sz w:val="25"/>
            <w:szCs w:val="25"/>
          </w:rPr>
          <w:t xml:space="preserve">surveys in western Oregon, covering a total of 169,000 ha, </w:t>
        </w:r>
      </w:ins>
      <w:ins w:id="182" w:author="LeBoldus, Jared" w:date="2022-10-25T15:54:00Z">
        <w:r>
          <w:rPr>
            <w:sz w:val="25"/>
            <w:szCs w:val="25"/>
          </w:rPr>
          <w:t>on average</w:t>
        </w:r>
        <w:r>
          <w:t xml:space="preserve"> </w:t>
        </w:r>
      </w:ins>
      <w:ins w:id="183" w:author="LeBoldus, Jared" w:date="2022-10-25T15:52:00Z">
        <w:r>
          <w:rPr>
            <w:sz w:val="25"/>
            <w:szCs w:val="25"/>
          </w:rPr>
          <w:t>8.6% (range 4.7% to 16%) of the</w:t>
        </w:r>
      </w:ins>
      <w:ins w:id="184" w:author="LeBoldus, Jared" w:date="2022-10-25T15:54:00Z">
        <w:r>
          <w:rPr>
            <w:sz w:val="25"/>
            <w:szCs w:val="25"/>
          </w:rPr>
          <w:t xml:space="preserve"> Douglas-fir plan</w:t>
        </w:r>
      </w:ins>
      <w:ins w:id="185" w:author="LeBoldus, Jared" w:date="2022-10-25T15:57:00Z">
        <w:r>
          <w:rPr>
            <w:sz w:val="25"/>
            <w:szCs w:val="25"/>
          </w:rPr>
          <w:t>t</w:t>
        </w:r>
      </w:ins>
      <w:ins w:id="186" w:author="LeBoldus, Jared" w:date="2022-10-25T15:54:00Z">
        <w:r>
          <w:rPr>
            <w:sz w:val="25"/>
            <w:szCs w:val="25"/>
          </w:rPr>
          <w:t xml:space="preserve">ations </w:t>
        </w:r>
      </w:ins>
      <w:ins w:id="187" w:author="LeBoldus, Jared" w:date="2022-10-25T15:57:00Z">
        <w:r>
          <w:rPr>
            <w:sz w:val="25"/>
            <w:szCs w:val="25"/>
          </w:rPr>
          <w:t>are</w:t>
        </w:r>
      </w:ins>
      <w:ins w:id="188" w:author="LeBoldus, Jared" w:date="2022-10-25T15:54:00Z">
        <w:r>
          <w:rPr>
            <w:sz w:val="25"/>
            <w:szCs w:val="25"/>
          </w:rPr>
          <w:t xml:space="preserve"> in</w:t>
        </w:r>
      </w:ins>
      <w:ins w:id="189" w:author="LeBoldus, Jared" w:date="2022-10-25T15:52:00Z">
        <w:r>
          <w:rPr>
            <w:sz w:val="25"/>
            <w:szCs w:val="25"/>
          </w:rPr>
          <w:t xml:space="preserve"> </w:t>
        </w:r>
      </w:ins>
      <w:ins w:id="190" w:author="LeBoldus, Jared" w:date="2022-10-25T15:57:00Z">
        <w:r>
          <w:rPr>
            <w:sz w:val="25"/>
            <w:szCs w:val="25"/>
          </w:rPr>
          <w:t>LRR</w:t>
        </w:r>
      </w:ins>
      <w:ins w:id="191" w:author="LeBoldus, Jared" w:date="2022-10-25T15:52:00Z">
        <w:r>
          <w:rPr>
            <w:sz w:val="25"/>
            <w:szCs w:val="25"/>
          </w:rPr>
          <w:t xml:space="preserve"> </w:t>
        </w:r>
      </w:ins>
      <w:ins w:id="192" w:author="LeBoldus, Jared" w:date="2022-10-25T15:55:00Z">
        <w:r>
          <w:rPr>
            <w:sz w:val="25"/>
            <w:szCs w:val="25"/>
          </w:rPr>
          <w:t>pockets</w:t>
        </w:r>
      </w:ins>
      <w:r>
        <w:rPr>
          <w:sz w:val="25"/>
          <w:szCs w:val="25"/>
        </w:rPr>
        <w:t>. A</w:t>
      </w:r>
      <w:ins w:id="193" w:author="LeBoldus, Jared" w:date="2022-10-25T15:52:00Z">
        <w:r>
          <w:rPr>
            <w:sz w:val="25"/>
            <w:szCs w:val="25"/>
          </w:rPr>
          <w:t>n average</w:t>
        </w:r>
      </w:ins>
      <w:ins w:id="194" w:author="LeBoldus, Jared" w:date="2022-10-27T09:31:00Z">
        <w:r>
          <w:rPr>
            <w:sz w:val="25"/>
            <w:szCs w:val="25"/>
          </w:rPr>
          <w:t>,</w:t>
        </w:r>
      </w:ins>
      <w:ins w:id="195" w:author="LeBoldus, Jared" w:date="2022-10-25T15:52:00Z">
        <w:r>
          <w:rPr>
            <w:sz w:val="25"/>
            <w:szCs w:val="25"/>
          </w:rPr>
          <w:t xml:space="preserve"> of 50% of the Douglas-fir trees</w:t>
        </w:r>
      </w:ins>
      <w:ins w:id="196" w:author="LeBoldus, Jared" w:date="2022-10-27T09:32:00Z">
        <w:r>
          <w:rPr>
            <w:sz w:val="25"/>
            <w:szCs w:val="25"/>
          </w:rPr>
          <w:t xml:space="preserve"> in these pockets</w:t>
        </w:r>
      </w:ins>
      <w:ins w:id="197" w:author="LeBoldus, Jared" w:date="2022-10-25T15:52:00Z">
        <w:r>
          <w:rPr>
            <w:sz w:val="25"/>
            <w:szCs w:val="25"/>
          </w:rPr>
          <w:t xml:space="preserve"> had</w:t>
        </w:r>
      </w:ins>
      <w:ins w:id="198" w:author="LeBoldus, Jared" w:date="2022-10-25T15:57:00Z">
        <w:r>
          <w:t xml:space="preserve"> </w:t>
        </w:r>
      </w:ins>
      <w:ins w:id="199" w:author="LeBoldus, Jared" w:date="2022-10-25T15:52:00Z">
        <w:r>
          <w:rPr>
            <w:sz w:val="25"/>
            <w:szCs w:val="25"/>
          </w:rPr>
          <w:t xml:space="preserve">been killed by </w:t>
        </w:r>
      </w:ins>
      <w:ins w:id="200" w:author="LeBoldus, Jared" w:date="2022-10-25T15:55:00Z">
        <w:r>
          <w:rPr>
            <w:i/>
            <w:iCs/>
            <w:sz w:val="25"/>
            <w:szCs w:val="25"/>
          </w:rPr>
          <w:t>C</w:t>
        </w:r>
      </w:ins>
      <w:ins w:id="201" w:author="LeBoldus, Jared" w:date="2022-10-25T15:52:00Z">
        <w:r>
          <w:rPr>
            <w:i/>
            <w:iCs/>
            <w:sz w:val="25"/>
            <w:szCs w:val="25"/>
          </w:rPr>
          <w:t xml:space="preserve">. </w:t>
        </w:r>
      </w:ins>
      <w:proofErr w:type="spellStart"/>
      <w:ins w:id="202" w:author="LeBoldus, Jared" w:date="2022-10-25T15:57:00Z">
        <w:r>
          <w:rPr>
            <w:i/>
            <w:iCs/>
            <w:sz w:val="25"/>
            <w:szCs w:val="25"/>
          </w:rPr>
          <w:t>sulphurascense</w:t>
        </w:r>
      </w:ins>
      <w:proofErr w:type="spellEnd"/>
      <w:ins w:id="203" w:author="LeBoldus, Jared" w:date="2022-10-25T15:52:00Z">
        <w:r>
          <w:rPr>
            <w:i/>
            <w:iCs/>
            <w:sz w:val="25"/>
            <w:szCs w:val="25"/>
          </w:rPr>
          <w:t xml:space="preserve"> </w:t>
        </w:r>
        <w:r>
          <w:rPr>
            <w:sz w:val="25"/>
            <w:szCs w:val="25"/>
          </w:rPr>
          <w:t>(</w:t>
        </w:r>
      </w:ins>
      <w:proofErr w:type="spellStart"/>
      <w:r>
        <w:rPr>
          <w:sz w:val="25"/>
          <w:szCs w:val="25"/>
        </w:rPr>
        <w:t>Goheen</w:t>
      </w:r>
      <w:proofErr w:type="spellEnd"/>
      <w:r>
        <w:rPr>
          <w:sz w:val="25"/>
          <w:szCs w:val="25"/>
        </w:rPr>
        <w:t xml:space="preserve"> and Hansen 1993; Hansen and </w:t>
      </w:r>
      <w:proofErr w:type="spellStart"/>
      <w:r>
        <w:rPr>
          <w:sz w:val="25"/>
          <w:szCs w:val="25"/>
        </w:rPr>
        <w:t>Goheen</w:t>
      </w:r>
      <w:proofErr w:type="spellEnd"/>
      <w:r>
        <w:rPr>
          <w:sz w:val="25"/>
          <w:szCs w:val="25"/>
        </w:rPr>
        <w:t xml:space="preserve"> 2000</w:t>
      </w:r>
      <w:ins w:id="204" w:author="LeBoldus, Jared" w:date="2022-10-25T15:52:00Z">
        <w:r>
          <w:rPr>
            <w:sz w:val="25"/>
            <w:szCs w:val="25"/>
          </w:rPr>
          <w:t>).</w:t>
        </w:r>
      </w:ins>
      <w:ins w:id="205" w:author="LeBoldus, Jared" w:date="2022-10-25T15:55:00Z">
        <w:r>
          <w:rPr>
            <w:sz w:val="24"/>
            <w:szCs w:val="24"/>
          </w:rPr>
          <w:t xml:space="preserve"> </w:t>
        </w:r>
      </w:ins>
      <w:ins w:id="206" w:author="LeBoldus, Jared" w:date="2022-10-27T09:35:00Z">
        <w:r>
          <w:rPr>
            <w:sz w:val="24"/>
            <w:szCs w:val="24"/>
          </w:rPr>
          <w:t xml:space="preserve">While much is known about the biology of this fungus, its impact on timber volume in managed stands is unknown (Lawson </w:t>
        </w:r>
      </w:ins>
      <w:r>
        <w:rPr>
          <w:sz w:val="24"/>
          <w:szCs w:val="24"/>
        </w:rPr>
        <w:t xml:space="preserve">et al. </w:t>
      </w:r>
      <w:ins w:id="207" w:author="LeBoldus, Jared" w:date="2022-10-27T09:35:00Z">
        <w:r>
          <w:rPr>
            <w:sz w:val="24"/>
            <w:szCs w:val="24"/>
          </w:rPr>
          <w:t>1983)</w:t>
        </w:r>
        <w:bookmarkStart w:id="208" w:name="move117754239"/>
        <w:bookmarkEnd w:id="208"/>
        <w:r>
          <w:rPr>
            <w:sz w:val="24"/>
            <w:szCs w:val="24"/>
          </w:rPr>
          <w:t>.</w:t>
        </w:r>
      </w:ins>
      <w:ins w:id="209" w:author="LeBoldus, Jared" w:date="2022-10-25T15:37:00Z">
        <w:r>
          <w:rPr>
            <w:sz w:val="24"/>
            <w:szCs w:val="24"/>
          </w:rPr>
          <w:t xml:space="preserve">Mortality associated with </w:t>
        </w:r>
      </w:ins>
      <w:del w:id="210" w:author="LeBoldus, Jared" w:date="2022-10-25T11:21:00Z">
        <w:r>
          <w:rPr>
            <w:sz w:val="24"/>
            <w:szCs w:val="24"/>
          </w:rPr>
          <w:delText>Furthermore,</w:delText>
        </w:r>
      </w:del>
      <w:del w:id="211" w:author="LeBoldus, Jared" w:date="2022-10-25T15:37:00Z">
        <w:r>
          <w:rPr>
            <w:sz w:val="24"/>
            <w:szCs w:val="24"/>
          </w:rPr>
          <w:delText xml:space="preserve"> </w:delText>
        </w:r>
      </w:del>
      <w:del w:id="212" w:author="LeBoldus, Jared" w:date="2022-10-25T10:24:00Z">
        <w:r>
          <w:rPr>
            <w:sz w:val="24"/>
            <w:szCs w:val="24"/>
          </w:rPr>
          <w:delText>laminated root disease</w:delText>
        </w:r>
      </w:del>
      <w:ins w:id="213" w:author="LeBoldus, Jared" w:date="2022-10-25T15:45:00Z">
        <w:r>
          <w:rPr>
            <w:sz w:val="24"/>
            <w:szCs w:val="24"/>
          </w:rPr>
          <w:t>this disease</w:t>
        </w:r>
      </w:ins>
      <w:ins w:id="214" w:author="LeBoldus, Jared" w:date="2022-10-25T15:38:00Z">
        <w:r>
          <w:rPr>
            <w:sz w:val="24"/>
            <w:szCs w:val="24"/>
          </w:rPr>
          <w:t xml:space="preserve"> </w:t>
        </w:r>
      </w:ins>
      <w:del w:id="215" w:author="LeBoldus, Jared" w:date="2022-10-25T15:38:00Z">
        <w:r>
          <w:rPr>
            <w:sz w:val="24"/>
            <w:szCs w:val="24"/>
          </w:rPr>
          <w:delText xml:space="preserve"> </w:delText>
        </w:r>
      </w:del>
      <w:r>
        <w:rPr>
          <w:sz w:val="24"/>
          <w:szCs w:val="24"/>
        </w:rPr>
        <w:t xml:space="preserve">increases the risk of fire </w:t>
      </w:r>
      <w:del w:id="216" w:author="LeBoldus, Jared" w:date="2022-10-25T10:24:00Z">
        <w:r>
          <w:rPr>
            <w:sz w:val="24"/>
            <w:szCs w:val="24"/>
          </w:rPr>
          <w:delText>through high tree</w:delText>
        </w:r>
      </w:del>
      <w:ins w:id="217" w:author="LeBoldus, Jared" w:date="2022-10-25T10:24:00Z">
        <w:r>
          <w:rPr>
            <w:sz w:val="24"/>
            <w:szCs w:val="24"/>
          </w:rPr>
          <w:t xml:space="preserve">due to </w:t>
        </w:r>
      </w:ins>
      <w:del w:id="218" w:author="LeBoldus, Jared" w:date="2022-10-25T15:38:00Z">
        <w:r>
          <w:rPr>
            <w:sz w:val="24"/>
            <w:szCs w:val="24"/>
          </w:rPr>
          <w:delText xml:space="preserve"> mortality and </w:delText>
        </w:r>
      </w:del>
      <w:del w:id="219" w:author="LeBoldus, Jared" w:date="2022-10-25T15:45:00Z">
        <w:r>
          <w:rPr>
            <w:sz w:val="24"/>
            <w:szCs w:val="24"/>
          </w:rPr>
          <w:delText>increas</w:delText>
        </w:r>
      </w:del>
      <w:del w:id="220" w:author="LeBoldus, Jared" w:date="2022-10-25T11:21:00Z">
        <w:r>
          <w:rPr>
            <w:sz w:val="24"/>
            <w:szCs w:val="24"/>
          </w:rPr>
          <w:delText>e</w:delText>
        </w:r>
      </w:del>
      <w:del w:id="221" w:author="LeBoldus, Jared" w:date="2022-10-25T10:24:00Z">
        <w:r>
          <w:rPr>
            <w:sz w:val="24"/>
            <w:szCs w:val="24"/>
          </w:rPr>
          <w:delText>d</w:delText>
        </w:r>
      </w:del>
      <w:del w:id="222" w:author="LeBoldus, Jared" w:date="2022-10-27T09:03:00Z">
        <w:r>
          <w:rPr>
            <w:sz w:val="24"/>
            <w:szCs w:val="24"/>
          </w:rPr>
          <w:delText xml:space="preserve"> </w:delText>
        </w:r>
      </w:del>
      <w:r>
        <w:rPr>
          <w:sz w:val="24"/>
          <w:szCs w:val="24"/>
        </w:rPr>
        <w:t xml:space="preserve">fuel </w:t>
      </w:r>
      <w:del w:id="223" w:author="LeBoldus, Jared" w:date="2022-10-25T10:24:00Z">
        <w:r>
          <w:rPr>
            <w:sz w:val="24"/>
            <w:szCs w:val="24"/>
          </w:rPr>
          <w:delText xml:space="preserve">buildup </w:delText>
        </w:r>
      </w:del>
      <w:ins w:id="224" w:author="LeBoldus, Jared" w:date="2022-10-25T10:24:00Z">
        <w:r>
          <w:rPr>
            <w:sz w:val="24"/>
            <w:szCs w:val="24"/>
          </w:rPr>
          <w:t>load</w:t>
        </w:r>
      </w:ins>
      <w:ins w:id="225" w:author="LeBoldus, Jared" w:date="2022-10-25T15:38:00Z">
        <w:r>
          <w:rPr>
            <w:sz w:val="24"/>
            <w:szCs w:val="24"/>
          </w:rPr>
          <w:t>ing</w:t>
        </w:r>
      </w:ins>
      <w:ins w:id="226" w:author="LeBoldus, Jared" w:date="2022-10-25T10:24:00Z">
        <w:r>
          <w:rPr>
            <w:sz w:val="24"/>
            <w:szCs w:val="24"/>
          </w:rPr>
          <w:t xml:space="preserve"> in affected stands </w:t>
        </w:r>
      </w:ins>
      <w:r>
        <w:rPr>
          <w:sz w:val="24"/>
          <w:szCs w:val="24"/>
        </w:rPr>
        <w:t xml:space="preserve">(Parker et al. 2006). </w:t>
      </w:r>
      <w:ins w:id="227" w:author="LeBoldus, Jared" w:date="2022-10-25T15:38:00Z">
        <w:r>
          <w:rPr>
            <w:sz w:val="24"/>
            <w:szCs w:val="24"/>
          </w:rPr>
          <w:t>The</w:t>
        </w:r>
      </w:ins>
      <w:del w:id="228" w:author="LeBoldus, Jared" w:date="2022-10-25T11:22:00Z">
        <w:r>
          <w:rPr>
            <w:sz w:val="24"/>
            <w:szCs w:val="24"/>
          </w:rPr>
          <w:delText>R</w:delText>
        </w:r>
      </w:del>
      <w:del w:id="229" w:author="LeBoldus, Jared" w:date="2022-10-25T15:38:00Z">
        <w:r>
          <w:rPr>
            <w:sz w:val="24"/>
            <w:szCs w:val="24"/>
          </w:rPr>
          <w:delText xml:space="preserve">oot disease pockets are </w:delText>
        </w:r>
      </w:del>
      <w:del w:id="230" w:author="LeBoldus, Jared" w:date="2022-10-25T11:22:00Z">
        <w:r>
          <w:rPr>
            <w:sz w:val="24"/>
            <w:szCs w:val="24"/>
          </w:rPr>
          <w:delText xml:space="preserve">usually </w:delText>
        </w:r>
      </w:del>
      <w:del w:id="231" w:author="LeBoldus, Jared" w:date="2022-10-25T15:38:00Z">
        <w:r>
          <w:rPr>
            <w:sz w:val="24"/>
            <w:szCs w:val="24"/>
          </w:rPr>
          <w:delText>characterized by</w:delText>
        </w:r>
      </w:del>
      <w:r>
        <w:rPr>
          <w:sz w:val="24"/>
          <w:szCs w:val="24"/>
        </w:rPr>
        <w:t xml:space="preserve"> large snags and </w:t>
      </w:r>
      <w:r>
        <w:rPr>
          <w:sz w:val="24"/>
          <w:szCs w:val="24"/>
        </w:rPr>
        <w:lastRenderedPageBreak/>
        <w:t>windblown trees</w:t>
      </w:r>
      <w:del w:id="232" w:author="LeBoldus, Jared" w:date="2022-10-25T15:39:00Z">
        <w:r>
          <w:rPr>
            <w:sz w:val="24"/>
            <w:szCs w:val="24"/>
          </w:rPr>
          <w:delText>.</w:delText>
        </w:r>
      </w:del>
      <w:r>
        <w:rPr>
          <w:sz w:val="24"/>
          <w:szCs w:val="24"/>
        </w:rPr>
        <w:t xml:space="preserve"> </w:t>
      </w:r>
      <w:del w:id="233" w:author="LeBoldus, Jared" w:date="2022-10-25T15:39:00Z">
        <w:r>
          <w:rPr>
            <w:sz w:val="24"/>
            <w:szCs w:val="24"/>
          </w:rPr>
          <w:delText>This results in substantial fuel loads and</w:delText>
        </w:r>
      </w:del>
      <w:ins w:id="234" w:author="LeBoldus, Jared" w:date="2022-10-25T15:39:00Z">
        <w:r>
          <w:rPr>
            <w:sz w:val="24"/>
            <w:szCs w:val="24"/>
          </w:rPr>
          <w:t>serve as</w:t>
        </w:r>
      </w:ins>
      <w:r>
        <w:rPr>
          <w:sz w:val="24"/>
          <w:szCs w:val="24"/>
        </w:rPr>
        <w:t xml:space="preserve"> a path for surface fire</w:t>
      </w:r>
      <w:ins w:id="235" w:author="LeBoldus, Jared" w:date="2022-10-25T15:39:00Z">
        <w:r>
          <w:rPr>
            <w:sz w:val="24"/>
            <w:szCs w:val="24"/>
          </w:rPr>
          <w:t>s</w:t>
        </w:r>
      </w:ins>
      <w:r>
        <w:rPr>
          <w:sz w:val="24"/>
          <w:szCs w:val="24"/>
        </w:rPr>
        <w:t xml:space="preserve"> to reach the </w:t>
      </w:r>
      <w:del w:id="236" w:author="LeBoldus, Jared" w:date="2022-10-25T15:39:00Z">
        <w:r>
          <w:rPr>
            <w:sz w:val="24"/>
            <w:szCs w:val="24"/>
          </w:rPr>
          <w:delText>crown layer</w:delText>
        </w:r>
      </w:del>
      <w:ins w:id="237" w:author="LeBoldus, Jared" w:date="2022-10-25T15:39:00Z">
        <w:r>
          <w:rPr>
            <w:sz w:val="24"/>
            <w:szCs w:val="24"/>
          </w:rPr>
          <w:t>canopy</w:t>
        </w:r>
      </w:ins>
      <w:r>
        <w:rPr>
          <w:sz w:val="24"/>
          <w:szCs w:val="24"/>
        </w:rPr>
        <w:t xml:space="preserve"> (Dickman and Cook 1989; Dickman 1992).</w:t>
      </w:r>
      <w:ins w:id="238" w:author="LeBoldus, Jared" w:date="2022-10-27T09:35:00Z">
        <w:r>
          <w:rPr>
            <w:sz w:val="24"/>
            <w:szCs w:val="24"/>
          </w:rPr>
          <w:t xml:space="preserve"> </w:t>
        </w:r>
      </w:ins>
    </w:p>
    <w:p w14:paraId="78CBDA18" w14:textId="77777777" w:rsidR="00336FAA" w:rsidRDefault="00000000">
      <w:pPr>
        <w:spacing w:line="480" w:lineRule="auto"/>
        <w:ind w:firstLine="720"/>
        <w:rPr>
          <w:del w:id="239" w:author="LeBoldus, Jared" w:date="2022-10-25T11:44:00Z"/>
          <w:sz w:val="24"/>
          <w:szCs w:val="24"/>
        </w:rPr>
      </w:pPr>
      <w:del w:id="240" w:author="LeBoldus, Jared" w:date="2022-10-25T11:25:00Z">
        <w:r>
          <w:rPr>
            <w:sz w:val="24"/>
            <w:szCs w:val="24"/>
          </w:rPr>
          <w:delText xml:space="preserve">Global </w:delText>
        </w:r>
      </w:del>
      <w:del w:id="241" w:author="LeBoldus, Jared" w:date="2022-10-25T11:24:00Z">
        <w:r>
          <w:rPr>
            <w:sz w:val="24"/>
            <w:szCs w:val="24"/>
          </w:rPr>
          <w:delText>environmental change</w:delText>
        </w:r>
      </w:del>
      <w:del w:id="242" w:author="LeBoldus, Jared" w:date="2022-10-25T11:25:00Z">
        <w:r>
          <w:rPr>
            <w:sz w:val="24"/>
            <w:szCs w:val="24"/>
          </w:rPr>
          <w:delText xml:space="preserve"> is anticipated to increase global temperatures</w:delText>
        </w:r>
      </w:del>
      <w:ins w:id="243" w:author="LeBoldus, Jared" w:date="2022-10-27T09:32:00Z">
        <w:r>
          <w:rPr>
            <w:sz w:val="24"/>
            <w:szCs w:val="24"/>
          </w:rPr>
          <w:t xml:space="preserve">Fire frequency and severity </w:t>
        </w:r>
      </w:ins>
      <w:ins w:id="244" w:author="LeBoldus, Jared" w:date="2022-10-27T09:33:00Z">
        <w:r>
          <w:rPr>
            <w:sz w:val="24"/>
            <w:szCs w:val="24"/>
          </w:rPr>
          <w:t>are</w:t>
        </w:r>
      </w:ins>
      <w:ins w:id="245" w:author="LeBoldus, Jared" w:date="2022-10-27T09:32:00Z">
        <w:r>
          <w:rPr>
            <w:sz w:val="24"/>
            <w:szCs w:val="24"/>
          </w:rPr>
          <w:t xml:space="preserve"> predicted to increase in</w:t>
        </w:r>
      </w:ins>
      <w:ins w:id="246" w:author="LeBoldus, Jared" w:date="2022-10-27T09:33:00Z">
        <w:r>
          <w:rPr>
            <w:sz w:val="24"/>
            <w:szCs w:val="24"/>
          </w:rPr>
          <w:t xml:space="preserve"> western North America over the next </w:t>
        </w:r>
      </w:ins>
      <w:ins w:id="247" w:author="LeBoldus, Jared" w:date="2022-10-27T09:36:00Z">
        <w:r>
          <w:rPr>
            <w:sz w:val="24"/>
            <w:szCs w:val="24"/>
          </w:rPr>
          <w:t>c</w:t>
        </w:r>
      </w:ins>
      <w:ins w:id="248" w:author="LeBoldus, Jared" w:date="2022-10-27T09:33:00Z">
        <w:r>
          <w:rPr>
            <w:sz w:val="24"/>
            <w:szCs w:val="24"/>
          </w:rPr>
          <w:t>entury</w:t>
        </w:r>
      </w:ins>
      <w:del w:id="249" w:author="LeBoldus, Jared" w:date="2022-10-27T09:32:00Z">
        <w:r>
          <w:rPr>
            <w:sz w:val="24"/>
            <w:szCs w:val="24"/>
          </w:rPr>
          <w:delText>, creat</w:delText>
        </w:r>
      </w:del>
      <w:del w:id="250" w:author="LeBoldus, Jared" w:date="2022-10-25T11:25:00Z">
        <w:r>
          <w:rPr>
            <w:sz w:val="24"/>
            <w:szCs w:val="24"/>
          </w:rPr>
          <w:delText>e</w:delText>
        </w:r>
      </w:del>
      <w:del w:id="251" w:author="LeBoldus, Jared" w:date="2022-10-27T09:32:00Z">
        <w:r>
          <w:rPr>
            <w:sz w:val="24"/>
            <w:szCs w:val="24"/>
          </w:rPr>
          <w:delText xml:space="preserve"> changes in precipitation </w:delText>
        </w:r>
      </w:del>
      <w:del w:id="252" w:author="LeBoldus, Jared" w:date="2022-10-25T15:47:00Z">
        <w:r>
          <w:rPr>
            <w:sz w:val="24"/>
            <w:szCs w:val="24"/>
          </w:rPr>
          <w:delText>regimes</w:delText>
        </w:r>
      </w:del>
      <w:del w:id="253" w:author="LeBoldus, Jared" w:date="2022-10-27T09:32:00Z">
        <w:r>
          <w:rPr>
            <w:sz w:val="24"/>
            <w:szCs w:val="24"/>
          </w:rPr>
          <w:delText>, and exacerbat</w:delText>
        </w:r>
      </w:del>
      <w:del w:id="254" w:author="LeBoldus, Jared" w:date="2022-10-25T11:32:00Z">
        <w:r>
          <w:rPr>
            <w:sz w:val="24"/>
            <w:szCs w:val="24"/>
          </w:rPr>
          <w:delText>e</w:delText>
        </w:r>
      </w:del>
      <w:del w:id="255" w:author="LeBoldus, Jared" w:date="2022-10-27T09:32:00Z">
        <w:r>
          <w:rPr>
            <w:sz w:val="24"/>
            <w:szCs w:val="24"/>
          </w:rPr>
          <w:delText xml:space="preserve"> disturbances from wildfire</w:delText>
        </w:r>
      </w:del>
      <w:del w:id="256" w:author="LeBoldus, Jared" w:date="2022-10-25T11:33:00Z">
        <w:r>
          <w:rPr>
            <w:sz w:val="24"/>
            <w:szCs w:val="24"/>
          </w:rPr>
          <w:delText>s</w:delText>
        </w:r>
      </w:del>
      <w:del w:id="257" w:author="LeBoldus, Jared" w:date="2022-10-25T11:26:00Z">
        <w:r>
          <w:rPr>
            <w:sz w:val="24"/>
            <w:szCs w:val="24"/>
          </w:rPr>
          <w:delText>, pests, and pathogens</w:delText>
        </w:r>
      </w:del>
      <w:r>
        <w:rPr>
          <w:sz w:val="24"/>
          <w:szCs w:val="24"/>
        </w:rPr>
        <w:t xml:space="preserve"> </w:t>
      </w:r>
      <w:ins w:id="258" w:author="LeBoldus, Jared" w:date="2022-10-27T09:33:00Z">
        <w:r>
          <w:rPr>
            <w:sz w:val="24"/>
            <w:szCs w:val="24"/>
          </w:rPr>
          <w:t xml:space="preserve">as a result of hotter drier summers </w:t>
        </w:r>
      </w:ins>
      <w:r>
        <w:rPr>
          <w:sz w:val="24"/>
          <w:szCs w:val="24"/>
        </w:rPr>
        <w:t>(Law et al. 2013</w:t>
      </w:r>
      <w:del w:id="259" w:author="LeBoldus, Jared" w:date="2022-10-27T09:33:00Z">
        <w:r>
          <w:rPr>
            <w:sz w:val="24"/>
            <w:szCs w:val="24"/>
          </w:rPr>
          <w:delText xml:space="preserve">). As a result, </w:delText>
        </w:r>
      </w:del>
      <w:del w:id="260" w:author="LeBoldus, Jared" w:date="2022-10-25T11:33:00Z">
        <w:r>
          <w:rPr>
            <w:sz w:val="24"/>
            <w:szCs w:val="24"/>
          </w:rPr>
          <w:delText>within the Pacific Northwest of North America</w:delText>
        </w:r>
      </w:del>
      <w:del w:id="261" w:author="LeBoldus, Jared" w:date="2022-10-27T09:33:00Z">
        <w:r>
          <w:rPr>
            <w:sz w:val="24"/>
            <w:szCs w:val="24"/>
          </w:rPr>
          <w:delText>,</w:delText>
        </w:r>
      </w:del>
      <w:ins w:id="262" w:author="LeBoldus, Jared" w:date="2022-10-27T09:33:00Z">
        <w:r>
          <w:rPr>
            <w:sz w:val="24"/>
            <w:szCs w:val="24"/>
          </w:rPr>
          <w:t>;</w:t>
        </w:r>
      </w:ins>
      <w:r>
        <w:rPr>
          <w:sz w:val="24"/>
          <w:szCs w:val="24"/>
        </w:rPr>
        <w:t xml:space="preserve"> </w:t>
      </w:r>
      <w:del w:id="263" w:author="LeBoldus, Jared" w:date="2022-10-27T09:33:00Z">
        <w:r>
          <w:rPr>
            <w:sz w:val="24"/>
            <w:szCs w:val="24"/>
          </w:rPr>
          <w:delText>summers are projected to get both hotter and drier (</w:delText>
        </w:r>
      </w:del>
      <w:r>
        <w:rPr>
          <w:sz w:val="24"/>
          <w:szCs w:val="24"/>
        </w:rPr>
        <w:t xml:space="preserve">Bennett et al. 2021; </w:t>
      </w:r>
      <w:hyperlink r:id="rId7" w:anchor="B61" w:history="1">
        <w:r>
          <w:rPr>
            <w:sz w:val="24"/>
            <w:szCs w:val="24"/>
          </w:rPr>
          <w:t xml:space="preserve">Mote and </w:t>
        </w:r>
        <w:proofErr w:type="spellStart"/>
        <w:r>
          <w:rPr>
            <w:sz w:val="24"/>
            <w:szCs w:val="24"/>
          </w:rPr>
          <w:t>Salathé</w:t>
        </w:r>
        <w:proofErr w:type="spellEnd"/>
        <w:r>
          <w:rPr>
            <w:sz w:val="24"/>
            <w:szCs w:val="24"/>
          </w:rPr>
          <w:t xml:space="preserve"> 2010</w:t>
        </w:r>
      </w:hyperlink>
      <w:r>
        <w:rPr>
          <w:sz w:val="24"/>
          <w:szCs w:val="24"/>
        </w:rPr>
        <w:t xml:space="preserve">). These warmer and dryer conditions, on average, will produce larger, more frequent, and more extensive fires </w:t>
      </w:r>
      <w:del w:id="264" w:author="LeBoldus, Jared" w:date="2022-10-25T11:39:00Z">
        <w:r>
          <w:rPr>
            <w:sz w:val="24"/>
            <w:szCs w:val="24"/>
          </w:rPr>
          <w:delText xml:space="preserve">within forest ecosystems </w:delText>
        </w:r>
      </w:del>
      <w:r>
        <w:rPr>
          <w:sz w:val="24"/>
          <w:szCs w:val="24"/>
        </w:rPr>
        <w:t xml:space="preserve">(McKenzie et al. 2004). In response, forest managers have shifted </w:t>
      </w:r>
      <w:del w:id="265" w:author="LeBoldus, Jared" w:date="2022-10-25T11:39:00Z">
        <w:r>
          <w:rPr>
            <w:sz w:val="24"/>
            <w:szCs w:val="24"/>
          </w:rPr>
          <w:delText>management strategies</w:delText>
        </w:r>
      </w:del>
      <w:ins w:id="266" w:author="LeBoldus, Jared" w:date="2022-10-25T11:39:00Z">
        <w:r>
          <w:rPr>
            <w:sz w:val="24"/>
            <w:szCs w:val="24"/>
          </w:rPr>
          <w:t>approaches</w:t>
        </w:r>
      </w:ins>
      <w:r>
        <w:rPr>
          <w:sz w:val="24"/>
          <w:szCs w:val="24"/>
        </w:rPr>
        <w:t xml:space="preserve"> towards improving </w:t>
      </w:r>
      <w:del w:id="267" w:author="LeBoldus, Jared" w:date="2022-10-25T11:26:00Z">
        <w:r>
          <w:rPr>
            <w:sz w:val="24"/>
            <w:szCs w:val="24"/>
          </w:rPr>
          <w:delText xml:space="preserve">forest </w:delText>
        </w:r>
      </w:del>
      <w:r>
        <w:rPr>
          <w:sz w:val="24"/>
          <w:szCs w:val="24"/>
        </w:rPr>
        <w:t>ecosystem resilienc</w:t>
      </w:r>
      <w:ins w:id="268" w:author="LeBoldus, Jared" w:date="2022-10-25T11:26:00Z">
        <w:r>
          <w:rPr>
            <w:sz w:val="24"/>
            <w:szCs w:val="24"/>
          </w:rPr>
          <w:t>e</w:t>
        </w:r>
      </w:ins>
      <w:del w:id="269" w:author="LeBoldus, Jared" w:date="2022-10-25T11:26:00Z">
        <w:r>
          <w:rPr>
            <w:sz w:val="24"/>
            <w:szCs w:val="24"/>
          </w:rPr>
          <w:delText>y</w:delText>
        </w:r>
      </w:del>
      <w:r>
        <w:rPr>
          <w:sz w:val="24"/>
          <w:szCs w:val="24"/>
        </w:rPr>
        <w:t xml:space="preserve"> (Vernon et al. 2018; USDA-FS 2011; Franklin and Johnson 2012). These shifts are being conducted through large-scale fuel reduction </w:t>
      </w:r>
      <w:del w:id="270" w:author="LeBoldus, Jared" w:date="2022-10-25T11:39:00Z">
        <w:r>
          <w:rPr>
            <w:sz w:val="24"/>
            <w:szCs w:val="24"/>
          </w:rPr>
          <w:delText>techniques</w:delText>
        </w:r>
      </w:del>
      <w:ins w:id="271" w:author="LeBoldus, Jared" w:date="2022-10-25T11:39:00Z">
        <w:r>
          <w:rPr>
            <w:sz w:val="24"/>
            <w:szCs w:val="24"/>
          </w:rPr>
          <w:t>operations</w:t>
        </w:r>
      </w:ins>
      <w:ins w:id="272" w:author="LeBoldus, Jared" w:date="2022-10-25T11:26:00Z">
        <w:r>
          <w:rPr>
            <w:sz w:val="24"/>
            <w:szCs w:val="24"/>
          </w:rPr>
          <w:t>,</w:t>
        </w:r>
      </w:ins>
      <w:r>
        <w:rPr>
          <w:sz w:val="24"/>
          <w:szCs w:val="24"/>
        </w:rPr>
        <w:t xml:space="preserve"> </w:t>
      </w:r>
      <w:del w:id="273" w:author="LeBoldus, Jared" w:date="2022-10-25T11:26:00Z">
        <w:r>
          <w:rPr>
            <w:sz w:val="24"/>
            <w:szCs w:val="24"/>
          </w:rPr>
          <w:delText xml:space="preserve">which </w:delText>
        </w:r>
      </w:del>
      <w:del w:id="274" w:author="LeBoldus, Jared" w:date="2022-10-25T11:23:00Z">
        <w:r>
          <w:rPr>
            <w:sz w:val="24"/>
            <w:szCs w:val="24"/>
          </w:rPr>
          <w:delText xml:space="preserve">is </w:delText>
        </w:r>
      </w:del>
      <w:del w:id="275" w:author="LeBoldus, Jared" w:date="2022-10-25T11:26:00Z">
        <w:r>
          <w:rPr>
            <w:sz w:val="24"/>
            <w:szCs w:val="24"/>
          </w:rPr>
          <w:delText>focused</w:delText>
        </w:r>
      </w:del>
      <w:ins w:id="276" w:author="LeBoldus, Jared" w:date="2022-10-25T11:26:00Z">
        <w:r>
          <w:rPr>
            <w:sz w:val="24"/>
            <w:szCs w:val="24"/>
          </w:rPr>
          <w:t>focusing</w:t>
        </w:r>
      </w:ins>
      <w:r>
        <w:rPr>
          <w:sz w:val="24"/>
          <w:szCs w:val="24"/>
        </w:rPr>
        <w:t xml:space="preserve"> on low to mid-canopy reductions </w:t>
      </w:r>
      <w:del w:id="277" w:author="LeBoldus, Jared" w:date="2022-10-25T11:26:00Z">
        <w:r>
          <w:rPr>
            <w:sz w:val="24"/>
            <w:szCs w:val="24"/>
          </w:rPr>
          <w:delText xml:space="preserve">of </w:delText>
        </w:r>
      </w:del>
      <w:ins w:id="278" w:author="LeBoldus, Jared" w:date="2022-10-25T11:26:00Z">
        <w:r>
          <w:rPr>
            <w:sz w:val="24"/>
            <w:szCs w:val="24"/>
          </w:rPr>
          <w:t xml:space="preserve">in </w:t>
        </w:r>
      </w:ins>
      <w:r>
        <w:rPr>
          <w:sz w:val="24"/>
          <w:szCs w:val="24"/>
        </w:rPr>
        <w:t xml:space="preserve">basal area and piled burning (Vernon et al. 2018; Agee and Skinner 2005). Planting alternate host species that are more resistant to changes in climate is </w:t>
      </w:r>
      <w:del w:id="279" w:author="LeBoldus, Jared" w:date="2022-10-25T11:27:00Z">
        <w:r>
          <w:rPr>
            <w:sz w:val="24"/>
            <w:szCs w:val="24"/>
          </w:rPr>
          <w:delText>also an adaptive</w:delText>
        </w:r>
      </w:del>
      <w:ins w:id="280" w:author="LeBoldus, Jared" w:date="2022-10-25T11:27:00Z">
        <w:r>
          <w:rPr>
            <w:sz w:val="24"/>
            <w:szCs w:val="24"/>
          </w:rPr>
          <w:t>another</w:t>
        </w:r>
      </w:ins>
      <w:r>
        <w:rPr>
          <w:sz w:val="24"/>
          <w:szCs w:val="24"/>
        </w:rPr>
        <w:t xml:space="preserve"> </w:t>
      </w:r>
      <w:ins w:id="281" w:author="LeBoldus, Jared" w:date="2022-10-25T11:34:00Z">
        <w:r>
          <w:rPr>
            <w:sz w:val="24"/>
            <w:szCs w:val="24"/>
          </w:rPr>
          <w:t xml:space="preserve">proposed </w:t>
        </w:r>
      </w:ins>
      <w:del w:id="282" w:author="LeBoldus, Jared" w:date="2022-10-25T11:34:00Z">
        <w:r>
          <w:rPr>
            <w:sz w:val="24"/>
            <w:szCs w:val="24"/>
          </w:rPr>
          <w:delText xml:space="preserve">management </w:delText>
        </w:r>
      </w:del>
      <w:r>
        <w:rPr>
          <w:sz w:val="24"/>
          <w:szCs w:val="24"/>
        </w:rPr>
        <w:t xml:space="preserve">strategy </w:t>
      </w:r>
      <w:del w:id="283" w:author="LeBoldus, Jared" w:date="2022-10-25T11:34:00Z">
        <w:r>
          <w:rPr>
            <w:sz w:val="24"/>
            <w:szCs w:val="24"/>
          </w:rPr>
          <w:delText xml:space="preserve">being </w:delText>
        </w:r>
      </w:del>
      <w:del w:id="284" w:author="LeBoldus, Jared" w:date="2022-10-25T11:27:00Z">
        <w:r>
          <w:rPr>
            <w:sz w:val="24"/>
            <w:szCs w:val="24"/>
          </w:rPr>
          <w:delText>used in some areas</w:delText>
        </w:r>
      </w:del>
      <w:del w:id="285" w:author="LeBoldus, Jared" w:date="2022-10-25T11:34:00Z">
        <w:r>
          <w:rPr>
            <w:sz w:val="24"/>
            <w:szCs w:val="24"/>
          </w:rPr>
          <w:delText xml:space="preserve"> </w:delText>
        </w:r>
      </w:del>
      <w:r>
        <w:rPr>
          <w:sz w:val="24"/>
          <w:szCs w:val="24"/>
        </w:rPr>
        <w:t>(Subramanian et al. 2015).</w:t>
      </w:r>
      <w:r>
        <w:rPr>
          <w:color w:val="222222"/>
          <w:sz w:val="20"/>
          <w:szCs w:val="20"/>
          <w:shd w:val="clear" w:color="auto" w:fill="FFFFFF"/>
        </w:rPr>
        <w:t xml:space="preserve"> </w:t>
      </w:r>
      <w:r>
        <w:rPr>
          <w:sz w:val="24"/>
          <w:szCs w:val="24"/>
        </w:rPr>
        <w:t xml:space="preserve">A major question stemming from these shifts in management </w:t>
      </w:r>
      <w:del w:id="286" w:author="LeBoldus, Jared" w:date="2022-10-25T11:27:00Z">
        <w:r>
          <w:rPr>
            <w:sz w:val="24"/>
            <w:szCs w:val="24"/>
          </w:rPr>
          <w:delText xml:space="preserve">techniques </w:delText>
        </w:r>
      </w:del>
      <w:r>
        <w:rPr>
          <w:sz w:val="24"/>
          <w:szCs w:val="24"/>
        </w:rPr>
        <w:t xml:space="preserve">is understanding how thinning and </w:t>
      </w:r>
      <w:del w:id="287" w:author="LeBoldus, Jared" w:date="2022-10-27T09:34:00Z">
        <w:r>
          <w:rPr>
            <w:sz w:val="24"/>
            <w:szCs w:val="24"/>
          </w:rPr>
          <w:delText xml:space="preserve">alternate </w:delText>
        </w:r>
      </w:del>
      <w:r>
        <w:rPr>
          <w:sz w:val="24"/>
          <w:szCs w:val="24"/>
        </w:rPr>
        <w:t>host rotations will affect major forest pathogens</w:t>
      </w:r>
      <w:ins w:id="288" w:author="LeBoldus, Jared" w:date="2022-10-25T11:28:00Z">
        <w:r>
          <w:rPr>
            <w:sz w:val="24"/>
            <w:szCs w:val="24"/>
          </w:rPr>
          <w:t xml:space="preserve"> in both plantation and wildland forests</w:t>
        </w:r>
      </w:ins>
      <w:r>
        <w:rPr>
          <w:sz w:val="24"/>
          <w:szCs w:val="24"/>
        </w:rPr>
        <w:t>.</w:t>
      </w:r>
      <w:ins w:id="289" w:author="LeBoldus, Jared" w:date="2022-10-25T11:44:00Z">
        <w:r>
          <w:rPr>
            <w:sz w:val="24"/>
            <w:szCs w:val="24"/>
          </w:rPr>
          <w:t xml:space="preserve"> </w:t>
        </w:r>
      </w:ins>
    </w:p>
    <w:p w14:paraId="3F7ABD0F" w14:textId="77777777" w:rsidR="00336FAA" w:rsidRDefault="00336FAA">
      <w:pPr>
        <w:spacing w:line="480" w:lineRule="auto"/>
        <w:ind w:firstLine="720"/>
        <w:rPr>
          <w:ins w:id="290" w:author="LeBoldus, Jared" w:date="2022-10-25T11:44:00Z"/>
          <w:sz w:val="24"/>
          <w:szCs w:val="24"/>
        </w:rPr>
      </w:pPr>
    </w:p>
    <w:p w14:paraId="62B3C97B" w14:textId="77777777" w:rsidR="00336FAA" w:rsidRDefault="00000000">
      <w:pPr>
        <w:spacing w:line="480" w:lineRule="auto"/>
        <w:ind w:firstLine="720"/>
        <w:rPr>
          <w:del w:id="291" w:author="LeBoldus, Jared" w:date="2022-10-27T09:09:00Z"/>
          <w:sz w:val="24"/>
          <w:szCs w:val="24"/>
        </w:rPr>
      </w:pPr>
      <w:ins w:id="292" w:author="LeBoldus, Jared" w:date="2022-10-25T11:42:00Z">
        <w:r>
          <w:rPr>
            <w:sz w:val="24"/>
            <w:szCs w:val="24"/>
          </w:rPr>
          <w:lastRenderedPageBreak/>
          <w:t xml:space="preserve">The effects of thinning </w:t>
        </w:r>
      </w:ins>
      <w:r>
        <w:rPr>
          <w:sz w:val="24"/>
          <w:szCs w:val="24"/>
        </w:rPr>
        <w:t>and host rotations for management of</w:t>
      </w:r>
      <w:ins w:id="293" w:author="LeBoldus, Jared" w:date="2022-10-25T11:42:00Z">
        <w:r>
          <w:rPr>
            <w:sz w:val="24"/>
            <w:szCs w:val="24"/>
          </w:rPr>
          <w:t xml:space="preserve"> LRR are not well understood.</w:t>
        </w:r>
      </w:ins>
      <w:r>
        <w:rPr>
          <w:sz w:val="24"/>
          <w:szCs w:val="24"/>
        </w:rPr>
        <w:t xml:space="preserve"> </w:t>
      </w:r>
      <w:ins w:id="294" w:author="LeBoldus, Jared" w:date="2022-10-25T11:51:00Z">
        <w:r>
          <w:rPr>
            <w:sz w:val="24"/>
            <w:szCs w:val="24"/>
          </w:rPr>
          <w:t xml:space="preserve">Although thinning </w:t>
        </w:r>
      </w:ins>
      <w:del w:id="295" w:author="LeBoldus, Jared" w:date="2022-10-25T11:51:00Z">
        <w:r>
          <w:rPr>
            <w:sz w:val="24"/>
            <w:szCs w:val="24"/>
          </w:rPr>
          <w:delText xml:space="preserve">Mechanical thinning </w:delText>
        </w:r>
      </w:del>
      <w:r>
        <w:rPr>
          <w:sz w:val="24"/>
          <w:szCs w:val="24"/>
        </w:rPr>
        <w:t>provides forest products and</w:t>
      </w:r>
      <w:ins w:id="296" w:author="LeBoldus, Jared" w:date="2022-10-27T09:37:00Z">
        <w:r>
          <w:rPr>
            <w:sz w:val="24"/>
            <w:szCs w:val="24"/>
          </w:rPr>
          <w:t xml:space="preserve"> may</w:t>
        </w:r>
      </w:ins>
      <w:r>
        <w:rPr>
          <w:sz w:val="24"/>
          <w:szCs w:val="24"/>
        </w:rPr>
        <w:t xml:space="preserve"> remove</w:t>
      </w:r>
      <w:del w:id="297" w:author="LeBoldus, Jared" w:date="2022-10-27T09:37:00Z">
        <w:r>
          <w:rPr>
            <w:sz w:val="24"/>
            <w:szCs w:val="24"/>
          </w:rPr>
          <w:delText>s</w:delText>
        </w:r>
      </w:del>
      <w:r>
        <w:rPr>
          <w:sz w:val="24"/>
          <w:szCs w:val="24"/>
        </w:rPr>
        <w:t xml:space="preserve"> infe</w:t>
      </w:r>
      <w:ins w:id="298" w:author="LeBoldus, Jared" w:date="2022-10-27T09:07:00Z">
        <w:r>
          <w:rPr>
            <w:sz w:val="24"/>
            <w:szCs w:val="24"/>
          </w:rPr>
          <w:t>c</w:t>
        </w:r>
      </w:ins>
      <w:del w:id="299" w:author="LeBoldus, Jared" w:date="2022-10-27T09:07:00Z">
        <w:r>
          <w:rPr>
            <w:sz w:val="24"/>
            <w:szCs w:val="24"/>
          </w:rPr>
          <w:delText>s</w:delText>
        </w:r>
      </w:del>
      <w:r>
        <w:rPr>
          <w:sz w:val="24"/>
          <w:szCs w:val="24"/>
        </w:rPr>
        <w:t xml:space="preserve">ted trees that </w:t>
      </w:r>
      <w:del w:id="300" w:author="LeBoldus, Jared" w:date="2022-10-25T11:51:00Z">
        <w:r>
          <w:rPr>
            <w:sz w:val="24"/>
            <w:szCs w:val="24"/>
          </w:rPr>
          <w:delText xml:space="preserve">are </w:delText>
        </w:r>
      </w:del>
      <w:ins w:id="301" w:author="LeBoldus, Jared" w:date="2022-10-27T09:07:00Z">
        <w:r>
          <w:rPr>
            <w:sz w:val="24"/>
            <w:szCs w:val="24"/>
          </w:rPr>
          <w:t>eventually</w:t>
        </w:r>
      </w:ins>
      <w:ins w:id="302" w:author="LeBoldus, Jared" w:date="2022-10-25T11:51:00Z">
        <w:r>
          <w:rPr>
            <w:sz w:val="24"/>
            <w:szCs w:val="24"/>
          </w:rPr>
          <w:t xml:space="preserve"> </w:t>
        </w:r>
      </w:ins>
      <w:r>
        <w:rPr>
          <w:sz w:val="24"/>
          <w:szCs w:val="24"/>
        </w:rPr>
        <w:t>contribut</w:t>
      </w:r>
      <w:ins w:id="303" w:author="LeBoldus, Jared" w:date="2022-10-25T11:51:00Z">
        <w:r>
          <w:rPr>
            <w:sz w:val="24"/>
            <w:szCs w:val="24"/>
          </w:rPr>
          <w:t>e</w:t>
        </w:r>
      </w:ins>
      <w:del w:id="304" w:author="LeBoldus, Jared" w:date="2022-10-25T11:51:00Z">
        <w:r>
          <w:rPr>
            <w:sz w:val="24"/>
            <w:szCs w:val="24"/>
          </w:rPr>
          <w:delText>ing</w:delText>
        </w:r>
      </w:del>
      <w:r>
        <w:rPr>
          <w:sz w:val="24"/>
          <w:szCs w:val="24"/>
        </w:rPr>
        <w:t xml:space="preserve"> </w:t>
      </w:r>
      <w:del w:id="305" w:author="LeBoldus, Jared" w:date="2022-10-25T11:51:00Z">
        <w:r>
          <w:rPr>
            <w:sz w:val="24"/>
            <w:szCs w:val="24"/>
          </w:rPr>
          <w:delText>to an increase of fuel loads</w:delText>
        </w:r>
      </w:del>
      <w:ins w:id="306" w:author="LeBoldus, Jared" w:date="2022-10-25T11:51:00Z">
        <w:r>
          <w:rPr>
            <w:sz w:val="24"/>
            <w:szCs w:val="24"/>
          </w:rPr>
          <w:t>to fuel loads</w:t>
        </w:r>
      </w:ins>
      <w:ins w:id="307" w:author="LeBoldus, Jared" w:date="2022-10-25T11:52:00Z">
        <w:r>
          <w:rPr>
            <w:sz w:val="24"/>
            <w:szCs w:val="24"/>
          </w:rPr>
          <w:t xml:space="preserve">; </w:t>
        </w:r>
      </w:ins>
      <w:ins w:id="308" w:author="LeBoldus, Jared" w:date="2022-10-25T11:51:00Z">
        <w:r>
          <w:rPr>
            <w:sz w:val="24"/>
            <w:szCs w:val="24"/>
          </w:rPr>
          <w:t xml:space="preserve"> it may also</w:t>
        </w:r>
      </w:ins>
      <w:ins w:id="309" w:author="LeBoldus, Jared" w:date="2022-10-25T11:52:00Z">
        <w:r>
          <w:rPr>
            <w:sz w:val="24"/>
            <w:szCs w:val="24"/>
          </w:rPr>
          <w:t xml:space="preserve"> </w:t>
        </w:r>
      </w:ins>
      <w:del w:id="310" w:author="LeBoldus, Jared" w:date="2022-10-25T11:52:00Z">
        <w:r>
          <w:rPr>
            <w:sz w:val="24"/>
            <w:szCs w:val="24"/>
          </w:rPr>
          <w:delText xml:space="preserve"> (Vandygriff 2015). Thinning however could </w:delText>
        </w:r>
      </w:del>
      <w:r>
        <w:rPr>
          <w:sz w:val="24"/>
          <w:szCs w:val="24"/>
        </w:rPr>
        <w:t>increase the risk of wind damage</w:t>
      </w:r>
      <w:ins w:id="311" w:author="LeBoldus, Jared" w:date="2022-10-25T11:53:00Z">
        <w:r>
          <w:rPr>
            <w:sz w:val="24"/>
            <w:szCs w:val="24"/>
          </w:rPr>
          <w:t xml:space="preserve"> to trees with </w:t>
        </w:r>
      </w:ins>
      <w:del w:id="312" w:author="LeBoldus, Jared" w:date="2022-10-25T11:53:00Z">
        <w:r>
          <w:rPr>
            <w:sz w:val="24"/>
            <w:szCs w:val="24"/>
          </w:rPr>
          <w:delText xml:space="preserve">, which is often the mortality event for root diseased trees with </w:delText>
        </w:r>
      </w:del>
      <w:r>
        <w:rPr>
          <w:sz w:val="24"/>
          <w:szCs w:val="24"/>
        </w:rPr>
        <w:t>weakened root systems (</w:t>
      </w:r>
      <w:proofErr w:type="spellStart"/>
      <w:ins w:id="313" w:author="LeBoldus, Jared" w:date="2022-10-25T11:52:00Z">
        <w:r>
          <w:rPr>
            <w:sz w:val="24"/>
            <w:szCs w:val="24"/>
          </w:rPr>
          <w:t>Vandygriff</w:t>
        </w:r>
        <w:proofErr w:type="spellEnd"/>
        <w:r>
          <w:rPr>
            <w:sz w:val="24"/>
            <w:szCs w:val="24"/>
          </w:rPr>
          <w:t xml:space="preserve"> </w:t>
        </w:r>
      </w:ins>
      <w:r>
        <w:rPr>
          <w:sz w:val="24"/>
          <w:szCs w:val="24"/>
        </w:rPr>
        <w:t xml:space="preserve">et al. </w:t>
      </w:r>
      <w:ins w:id="314" w:author="LeBoldus, Jared" w:date="2022-10-25T11:52:00Z">
        <w:r>
          <w:rPr>
            <w:sz w:val="24"/>
            <w:szCs w:val="24"/>
          </w:rPr>
          <w:t xml:space="preserve">2015; </w:t>
        </w:r>
      </w:ins>
      <w:r>
        <w:rPr>
          <w:sz w:val="24"/>
          <w:szCs w:val="24"/>
        </w:rPr>
        <w:t xml:space="preserve">Lawson 1979). </w:t>
      </w:r>
      <w:del w:id="315" w:author="LeBoldus, Jared" w:date="2022-10-27T09:05:00Z">
        <w:r>
          <w:rPr>
            <w:sz w:val="24"/>
            <w:szCs w:val="24"/>
          </w:rPr>
          <w:delText>Another management strategy when dealing with a disease of the site is planting of</w:delText>
        </w:r>
      </w:del>
      <w:ins w:id="316" w:author="LeBoldus, Jared" w:date="2022-10-27T09:05:00Z">
        <w:r>
          <w:rPr>
            <w:sz w:val="24"/>
            <w:szCs w:val="24"/>
          </w:rPr>
          <w:t>Red alder (</w:t>
        </w:r>
        <w:r>
          <w:rPr>
            <w:i/>
            <w:iCs/>
            <w:sz w:val="24"/>
            <w:szCs w:val="24"/>
          </w:rPr>
          <w:t>Alnus rubra</w:t>
        </w:r>
        <w:r>
          <w:rPr>
            <w:sz w:val="24"/>
            <w:szCs w:val="24"/>
          </w:rPr>
          <w:t xml:space="preserve"> Bong.) </w:t>
        </w:r>
      </w:ins>
      <w:ins w:id="317" w:author="LeBoldus, Jared" w:date="2022-10-27T09:06:00Z">
        <w:r>
          <w:rPr>
            <w:sz w:val="24"/>
            <w:szCs w:val="24"/>
          </w:rPr>
          <w:t>is resistant to infection by</w:t>
        </w:r>
      </w:ins>
      <w:ins w:id="318" w:author="LeBoldus, Jared" w:date="2022-10-27T09:05:00Z">
        <w:r>
          <w:rPr>
            <w:sz w:val="24"/>
            <w:szCs w:val="24"/>
          </w:rPr>
          <w:t xml:space="preserve"> </w:t>
        </w:r>
        <w:r>
          <w:rPr>
            <w:i/>
            <w:iCs/>
            <w:sz w:val="24"/>
            <w:szCs w:val="24"/>
          </w:rPr>
          <w:t>C. sulphurascens</w:t>
        </w:r>
        <w:r>
          <w:rPr>
            <w:sz w:val="24"/>
            <w:szCs w:val="24"/>
          </w:rPr>
          <w:t xml:space="preserve">. This is likely due to the phenolics, and fatty acids produced by red alder (Trappe 1972; Li </w:t>
        </w:r>
      </w:ins>
      <w:r>
        <w:rPr>
          <w:sz w:val="24"/>
          <w:szCs w:val="24"/>
        </w:rPr>
        <w:t xml:space="preserve">et al. </w:t>
      </w:r>
      <w:ins w:id="319" w:author="LeBoldus, Jared" w:date="2022-10-27T09:05:00Z">
        <w:r>
          <w:rPr>
            <w:sz w:val="24"/>
            <w:szCs w:val="24"/>
          </w:rPr>
          <w:t xml:space="preserve">1969; Li </w:t>
        </w:r>
      </w:ins>
      <w:r>
        <w:rPr>
          <w:sz w:val="24"/>
          <w:szCs w:val="24"/>
        </w:rPr>
        <w:t>et al.</w:t>
      </w:r>
      <w:ins w:id="320" w:author="LeBoldus, Jared" w:date="2022-10-27T09:05:00Z">
        <w:r>
          <w:rPr>
            <w:sz w:val="24"/>
            <w:szCs w:val="24"/>
          </w:rPr>
          <w:t xml:space="preserve">1970). </w:t>
        </w:r>
      </w:ins>
      <w:ins w:id="321" w:author="LeBoldus, Jared" w:date="2022-10-27T09:09:00Z">
        <w:r>
          <w:rPr>
            <w:sz w:val="24"/>
            <w:szCs w:val="24"/>
          </w:rPr>
          <w:t xml:space="preserve">It has been hypothesized that </w:t>
        </w:r>
      </w:ins>
      <w:del w:id="322" w:author="LeBoldus, Jared" w:date="2022-10-27T09:09:00Z">
        <w:r>
          <w:rPr>
            <w:sz w:val="24"/>
            <w:szCs w:val="24"/>
          </w:rPr>
          <w:delText xml:space="preserve"> resistance, the wood value of red alder has increased within recent years and sawlogs are able to be produced within short rotations (Harrington, 2006). These findings led to a hypothe</w:delText>
        </w:r>
      </w:del>
      <w:ins w:id="323" w:author="LeBoldus, Jared" w:date="2022-10-27T09:05:00Z">
        <w:r>
          <w:rPr>
            <w:sz w:val="24"/>
            <w:szCs w:val="24"/>
          </w:rPr>
          <w:t xml:space="preserve">clear cutting LRR sites and then growing purely red alder might starve out the </w:t>
        </w:r>
        <w:r>
          <w:rPr>
            <w:i/>
            <w:iCs/>
            <w:sz w:val="24"/>
            <w:szCs w:val="24"/>
          </w:rPr>
          <w:t>C. sulphurascens</w:t>
        </w:r>
        <w:r>
          <w:rPr>
            <w:sz w:val="24"/>
            <w:szCs w:val="24"/>
          </w:rPr>
          <w:t xml:space="preserve"> after several decades (Harrington 2006). </w:t>
        </w:r>
      </w:ins>
      <w:ins w:id="324" w:author="LeBoldus, Jared" w:date="2022-10-27T09:09:00Z">
        <w:r>
          <w:rPr>
            <w:sz w:val="24"/>
            <w:szCs w:val="24"/>
          </w:rPr>
          <w:t>To date this hypothesis has not been tested.</w:t>
        </w:r>
      </w:ins>
    </w:p>
    <w:p w14:paraId="26455624" w14:textId="77777777" w:rsidR="00336FAA" w:rsidRDefault="00336FAA">
      <w:pPr>
        <w:spacing w:line="480" w:lineRule="auto"/>
        <w:ind w:firstLine="720"/>
        <w:rPr>
          <w:ins w:id="325" w:author="LeBoldus, Jared" w:date="2022-10-25T15:49:00Z"/>
          <w:sz w:val="24"/>
          <w:szCs w:val="24"/>
        </w:rPr>
      </w:pPr>
    </w:p>
    <w:p w14:paraId="4D06707B" w14:textId="77777777" w:rsidR="00336FAA" w:rsidRDefault="00000000">
      <w:pPr>
        <w:spacing w:line="480" w:lineRule="auto"/>
        <w:ind w:firstLine="720"/>
        <w:rPr>
          <w:sz w:val="24"/>
          <w:szCs w:val="24"/>
        </w:rPr>
      </w:pPr>
      <w:ins w:id="326" w:author="LeBoldus, Jared" w:date="2022-10-27T09:10:00Z">
        <w:r>
          <w:rPr>
            <w:sz w:val="24"/>
            <w:szCs w:val="24"/>
          </w:rPr>
          <w:t xml:space="preserve">Long-term forest plot studies </w:t>
        </w:r>
      </w:ins>
      <w:ins w:id="327" w:author="LeBoldus, Jared" w:date="2022-10-27T09:13:00Z">
        <w:r>
          <w:rPr>
            <w:sz w:val="24"/>
            <w:szCs w:val="24"/>
          </w:rPr>
          <w:t>are</w:t>
        </w:r>
      </w:ins>
      <w:ins w:id="328" w:author="LeBoldus, Jared" w:date="2022-10-27T09:10:00Z">
        <w:r>
          <w:rPr>
            <w:sz w:val="24"/>
            <w:szCs w:val="24"/>
          </w:rPr>
          <w:t xml:space="preserve"> powerful sources of information, yet they </w:t>
        </w:r>
      </w:ins>
      <w:ins w:id="329" w:author="LeBoldus, Jared" w:date="2022-10-27T09:15:00Z">
        <w:r>
          <w:rPr>
            <w:sz w:val="24"/>
            <w:szCs w:val="24"/>
          </w:rPr>
          <w:t>are</w:t>
        </w:r>
      </w:ins>
      <w:ins w:id="330" w:author="LeBoldus, Jared" w:date="2022-10-27T09:10:00Z">
        <w:r>
          <w:rPr>
            <w:sz w:val="24"/>
            <w:szCs w:val="24"/>
          </w:rPr>
          <w:t xml:space="preserve"> scarce</w:t>
        </w:r>
      </w:ins>
      <w:ins w:id="331" w:author="LeBoldus, Jared" w:date="2022-10-27T09:15:00Z">
        <w:r>
          <w:rPr>
            <w:sz w:val="24"/>
            <w:szCs w:val="24"/>
          </w:rPr>
          <w:t xml:space="preserve"> for a variety of reasons</w:t>
        </w:r>
      </w:ins>
      <w:ins w:id="332" w:author="LeBoldus, Jared" w:date="2022-10-27T09:10:00Z">
        <w:r>
          <w:rPr>
            <w:sz w:val="24"/>
            <w:szCs w:val="24"/>
          </w:rPr>
          <w:t xml:space="preserve"> (Norris </w:t>
        </w:r>
      </w:ins>
      <w:r>
        <w:rPr>
          <w:sz w:val="24"/>
          <w:szCs w:val="24"/>
        </w:rPr>
        <w:t xml:space="preserve">et al. </w:t>
      </w:r>
      <w:ins w:id="333" w:author="LeBoldus, Jared" w:date="2022-10-27T09:10:00Z">
        <w:r>
          <w:rPr>
            <w:sz w:val="24"/>
            <w:szCs w:val="24"/>
          </w:rPr>
          <w:t xml:space="preserve">2014). </w:t>
        </w:r>
      </w:ins>
      <w:ins w:id="334" w:author="LeBoldus, Jared" w:date="2022-10-27T09:16:00Z">
        <w:r>
          <w:rPr>
            <w:sz w:val="24"/>
            <w:szCs w:val="24"/>
          </w:rPr>
          <w:t>Manipulative experiments</w:t>
        </w:r>
      </w:ins>
      <w:ins w:id="335" w:author="LeBoldus, Jared" w:date="2022-10-27T09:21:00Z">
        <w:r>
          <w:rPr>
            <w:sz w:val="24"/>
            <w:szCs w:val="24"/>
          </w:rPr>
          <w:t>,</w:t>
        </w:r>
      </w:ins>
      <w:ins w:id="336" w:author="LeBoldus, Jared" w:date="2022-10-27T09:16:00Z">
        <w:r>
          <w:rPr>
            <w:sz w:val="24"/>
            <w:szCs w:val="24"/>
          </w:rPr>
          <w:t xml:space="preserve"> </w:t>
        </w:r>
      </w:ins>
      <w:ins w:id="337" w:author="LeBoldus, Jared" w:date="2022-10-27T09:17:00Z">
        <w:r>
          <w:rPr>
            <w:sz w:val="24"/>
            <w:szCs w:val="24"/>
          </w:rPr>
          <w:t>examining</w:t>
        </w:r>
      </w:ins>
      <w:ins w:id="338" w:author="LeBoldus, Jared" w:date="2022-10-27T09:16:00Z">
        <w:r>
          <w:rPr>
            <w:sz w:val="24"/>
            <w:szCs w:val="24"/>
          </w:rPr>
          <w:t xml:space="preserve"> the effects of management on forests dynamics</w:t>
        </w:r>
      </w:ins>
      <w:ins w:id="339" w:author="LeBoldus, Jared" w:date="2022-10-27T09:21:00Z">
        <w:r>
          <w:rPr>
            <w:sz w:val="24"/>
            <w:szCs w:val="24"/>
          </w:rPr>
          <w:t>,</w:t>
        </w:r>
      </w:ins>
      <w:ins w:id="340" w:author="LeBoldus, Jared" w:date="2022-10-27T09:16:00Z">
        <w:r>
          <w:rPr>
            <w:sz w:val="24"/>
            <w:szCs w:val="24"/>
          </w:rPr>
          <w:t xml:space="preserve"> are even </w:t>
        </w:r>
      </w:ins>
      <w:ins w:id="341" w:author="LeBoldus, Jared" w:date="2022-10-27T09:21:00Z">
        <w:r>
          <w:rPr>
            <w:sz w:val="24"/>
            <w:szCs w:val="24"/>
          </w:rPr>
          <w:t>more rare in t</w:t>
        </w:r>
      </w:ins>
      <w:ins w:id="342" w:author="LeBoldus, Jared" w:date="2022-10-27T09:38:00Z">
        <w:r>
          <w:rPr>
            <w:sz w:val="24"/>
            <w:szCs w:val="24"/>
          </w:rPr>
          <w:t>he literature</w:t>
        </w:r>
      </w:ins>
      <w:ins w:id="343" w:author="LeBoldus, Jared" w:date="2022-10-27T09:21:00Z">
        <w:r>
          <w:rPr>
            <w:sz w:val="24"/>
            <w:szCs w:val="24"/>
          </w:rPr>
          <w:t xml:space="preserve">. </w:t>
        </w:r>
      </w:ins>
      <w:ins w:id="344" w:author="LeBoldus, Jared" w:date="2022-10-27T09:17:00Z">
        <w:r>
          <w:rPr>
            <w:sz w:val="24"/>
            <w:szCs w:val="24"/>
          </w:rPr>
          <w:t>However, d</w:t>
        </w:r>
      </w:ins>
      <w:del w:id="345" w:author="LeBoldus, Jared" w:date="2022-10-27T09:17:00Z">
        <w:r>
          <w:rPr>
            <w:sz w:val="24"/>
            <w:szCs w:val="24"/>
          </w:rPr>
          <w:delText>D</w:delText>
        </w:r>
      </w:del>
      <w:ins w:id="346" w:author="LeBoldus, Jared" w:date="2022-10-27T09:10:00Z">
        <w:r>
          <w:rPr>
            <w:sz w:val="24"/>
            <w:szCs w:val="24"/>
          </w:rPr>
          <w:t xml:space="preserve">ata from these studies </w:t>
        </w:r>
        <w:r>
          <w:rPr>
            <w:sz w:val="24"/>
            <w:szCs w:val="24"/>
            <w:highlight w:val="white"/>
          </w:rPr>
          <w:t xml:space="preserve">can be </w:t>
        </w:r>
      </w:ins>
      <w:ins w:id="347" w:author="LeBoldus, Jared" w:date="2022-10-27T09:15:00Z">
        <w:r>
          <w:rPr>
            <w:sz w:val="24"/>
            <w:szCs w:val="24"/>
            <w:highlight w:val="white"/>
          </w:rPr>
          <w:t>used to</w:t>
        </w:r>
      </w:ins>
      <w:ins w:id="348" w:author="LeBoldus, Jared" w:date="2022-10-27T09:18:00Z">
        <w:r>
          <w:rPr>
            <w:sz w:val="24"/>
            <w:szCs w:val="24"/>
            <w:highlight w:val="white"/>
          </w:rPr>
          <w:t xml:space="preserve"> test</w:t>
        </w:r>
      </w:ins>
      <w:ins w:id="349" w:author="LeBoldus, Jared" w:date="2022-10-27T09:15:00Z">
        <w:r>
          <w:rPr>
            <w:sz w:val="24"/>
            <w:szCs w:val="24"/>
            <w:highlight w:val="white"/>
          </w:rPr>
          <w:t xml:space="preserve"> </w:t>
        </w:r>
      </w:ins>
      <w:ins w:id="350" w:author="LeBoldus, Jared" w:date="2022-10-27T09:17:00Z">
        <w:r>
          <w:rPr>
            <w:sz w:val="24"/>
            <w:szCs w:val="24"/>
            <w:highlight w:val="white"/>
          </w:rPr>
          <w:t>the effect of manag</w:t>
        </w:r>
      </w:ins>
      <w:ins w:id="351" w:author="LeBoldus, Jared" w:date="2022-10-27T09:18:00Z">
        <w:r>
          <w:rPr>
            <w:sz w:val="24"/>
            <w:szCs w:val="24"/>
            <w:highlight w:val="white"/>
          </w:rPr>
          <w:t>e</w:t>
        </w:r>
      </w:ins>
      <w:ins w:id="352" w:author="LeBoldus, Jared" w:date="2022-10-27T09:17:00Z">
        <w:r>
          <w:rPr>
            <w:sz w:val="24"/>
            <w:szCs w:val="24"/>
            <w:highlight w:val="white"/>
          </w:rPr>
          <w:t>men</w:t>
        </w:r>
      </w:ins>
      <w:ins w:id="353" w:author="LeBoldus, Jared" w:date="2022-10-27T09:18:00Z">
        <w:r>
          <w:rPr>
            <w:sz w:val="24"/>
            <w:szCs w:val="24"/>
            <w:highlight w:val="white"/>
          </w:rPr>
          <w:t>t</w:t>
        </w:r>
      </w:ins>
      <w:ins w:id="354" w:author="LeBoldus, Jared" w:date="2022-10-27T09:17:00Z">
        <w:r>
          <w:rPr>
            <w:sz w:val="24"/>
            <w:szCs w:val="24"/>
            <w:highlight w:val="white"/>
          </w:rPr>
          <w:t xml:space="preserve"> </w:t>
        </w:r>
      </w:ins>
      <w:ins w:id="355" w:author="LeBoldus, Jared" w:date="2022-10-27T09:19:00Z">
        <w:r>
          <w:rPr>
            <w:sz w:val="24"/>
            <w:szCs w:val="24"/>
            <w:highlight w:val="white"/>
          </w:rPr>
          <w:t xml:space="preserve">regimes </w:t>
        </w:r>
      </w:ins>
      <w:ins w:id="356" w:author="LeBoldus, Jared" w:date="2022-10-27T09:17:00Z">
        <w:r>
          <w:rPr>
            <w:sz w:val="24"/>
            <w:szCs w:val="24"/>
            <w:highlight w:val="white"/>
          </w:rPr>
          <w:t>o</w:t>
        </w:r>
      </w:ins>
      <w:ins w:id="357" w:author="LeBoldus, Jared" w:date="2022-10-27T09:18:00Z">
        <w:r>
          <w:rPr>
            <w:sz w:val="24"/>
            <w:szCs w:val="24"/>
            <w:highlight w:val="white"/>
          </w:rPr>
          <w:t>n</w:t>
        </w:r>
      </w:ins>
      <w:ins w:id="358" w:author="LeBoldus, Jared" w:date="2022-10-27T09:17:00Z">
        <w:r>
          <w:rPr>
            <w:sz w:val="24"/>
            <w:szCs w:val="24"/>
            <w:highlight w:val="white"/>
          </w:rPr>
          <w:t xml:space="preserve"> forest </w:t>
        </w:r>
      </w:ins>
      <w:ins w:id="359" w:author="LeBoldus, Jared" w:date="2022-10-27T09:19:00Z">
        <w:r>
          <w:rPr>
            <w:sz w:val="24"/>
            <w:szCs w:val="24"/>
            <w:highlight w:val="white"/>
          </w:rPr>
          <w:t>struct</w:t>
        </w:r>
      </w:ins>
      <w:ins w:id="360" w:author="LeBoldus, Jared" w:date="2022-10-27T09:21:00Z">
        <w:r>
          <w:rPr>
            <w:sz w:val="24"/>
            <w:szCs w:val="24"/>
            <w:highlight w:val="white"/>
          </w:rPr>
          <w:t>u</w:t>
        </w:r>
      </w:ins>
      <w:ins w:id="361" w:author="LeBoldus, Jared" w:date="2022-10-27T09:19:00Z">
        <w:r>
          <w:rPr>
            <w:sz w:val="24"/>
            <w:szCs w:val="24"/>
            <w:highlight w:val="white"/>
          </w:rPr>
          <w:t>re and function</w:t>
        </w:r>
      </w:ins>
      <w:ins w:id="362" w:author="LeBoldus, Jared" w:date="2022-10-27T09:17:00Z">
        <w:r>
          <w:rPr>
            <w:sz w:val="24"/>
            <w:szCs w:val="24"/>
            <w:highlight w:val="white"/>
          </w:rPr>
          <w:t xml:space="preserve"> and to validate models</w:t>
        </w:r>
      </w:ins>
      <w:ins w:id="363" w:author="LeBoldus, Jared" w:date="2022-10-27T09:39:00Z">
        <w:r>
          <w:rPr>
            <w:sz w:val="24"/>
            <w:szCs w:val="24"/>
            <w:highlight w:val="white"/>
          </w:rPr>
          <w:t>, which were initially developed</w:t>
        </w:r>
        <w:r>
          <w:rPr>
            <w:sz w:val="24"/>
            <w:szCs w:val="24"/>
          </w:rPr>
          <w:t xml:space="preserve"> to circumvent limited data availability</w:t>
        </w:r>
      </w:ins>
      <w:ins w:id="364" w:author="LeBoldus, Jared" w:date="2022-10-27T09:38:00Z">
        <w:r>
          <w:rPr>
            <w:sz w:val="24"/>
            <w:szCs w:val="24"/>
            <w:highlight w:val="white"/>
          </w:rPr>
          <w:t>,</w:t>
        </w:r>
      </w:ins>
      <w:ins w:id="365" w:author="LeBoldus, Jared" w:date="2022-10-27T09:17:00Z">
        <w:r>
          <w:rPr>
            <w:sz w:val="24"/>
            <w:szCs w:val="24"/>
            <w:highlight w:val="white"/>
          </w:rPr>
          <w:t xml:space="preserve"> </w:t>
        </w:r>
      </w:ins>
      <w:ins w:id="366" w:author="Sarah Hoffman" w:date="2022-11-05T12:23:00Z">
        <w:r>
          <w:rPr>
            <w:sz w:val="24"/>
            <w:szCs w:val="24"/>
            <w:highlight w:val="white"/>
          </w:rPr>
          <w:t xml:space="preserve">and </w:t>
        </w:r>
      </w:ins>
      <w:ins w:id="367" w:author="LeBoldus, Jared" w:date="2022-10-27T09:18:00Z">
        <w:r>
          <w:rPr>
            <w:sz w:val="24"/>
            <w:szCs w:val="24"/>
            <w:highlight w:val="white"/>
          </w:rPr>
          <w:t xml:space="preserve">used to predict </w:t>
        </w:r>
      </w:ins>
      <w:ins w:id="368" w:author="LeBoldus, Jared" w:date="2022-10-27T09:19:00Z">
        <w:r>
          <w:rPr>
            <w:sz w:val="24"/>
            <w:szCs w:val="24"/>
            <w:highlight w:val="white"/>
          </w:rPr>
          <w:t>the impact of management on forest dynamics</w:t>
        </w:r>
      </w:ins>
      <w:ins w:id="369" w:author="LeBoldus, Jared" w:date="2022-10-27T09:22:00Z">
        <w:r>
          <w:rPr>
            <w:sz w:val="24"/>
            <w:szCs w:val="24"/>
            <w:highlight w:val="white"/>
          </w:rPr>
          <w:t xml:space="preserve"> </w:t>
        </w:r>
      </w:ins>
      <w:ins w:id="370" w:author="LeBoldus, Jared" w:date="2022-10-27T09:20:00Z">
        <w:r>
          <w:rPr>
            <w:sz w:val="24"/>
            <w:szCs w:val="24"/>
          </w:rPr>
          <w:t>(</w:t>
        </w:r>
        <w:proofErr w:type="spellStart"/>
        <w:r>
          <w:rPr>
            <w:sz w:val="24"/>
            <w:szCs w:val="24"/>
          </w:rPr>
          <w:t>Pretzsch</w:t>
        </w:r>
        <w:proofErr w:type="spellEnd"/>
        <w:r>
          <w:rPr>
            <w:sz w:val="24"/>
            <w:szCs w:val="24"/>
          </w:rPr>
          <w:t xml:space="preserve"> </w:t>
        </w:r>
      </w:ins>
      <w:r>
        <w:rPr>
          <w:sz w:val="24"/>
          <w:szCs w:val="24"/>
        </w:rPr>
        <w:t xml:space="preserve">et al. </w:t>
      </w:r>
      <w:ins w:id="371" w:author="LeBoldus, Jared" w:date="2022-10-27T09:20:00Z">
        <w:r>
          <w:rPr>
            <w:sz w:val="24"/>
            <w:szCs w:val="24"/>
          </w:rPr>
          <w:t xml:space="preserve">2014; </w:t>
        </w:r>
        <w:proofErr w:type="spellStart"/>
        <w:r>
          <w:rPr>
            <w:sz w:val="24"/>
            <w:szCs w:val="24"/>
          </w:rPr>
          <w:t>Pretzsch</w:t>
        </w:r>
        <w:proofErr w:type="spellEnd"/>
        <w:r>
          <w:rPr>
            <w:sz w:val="24"/>
            <w:szCs w:val="24"/>
          </w:rPr>
          <w:t xml:space="preserve"> </w:t>
        </w:r>
      </w:ins>
      <w:r>
        <w:rPr>
          <w:sz w:val="24"/>
          <w:szCs w:val="24"/>
        </w:rPr>
        <w:t xml:space="preserve">et al. </w:t>
      </w:r>
      <w:ins w:id="372" w:author="LeBoldus, Jared" w:date="2022-10-27T09:20:00Z">
        <w:r>
          <w:rPr>
            <w:sz w:val="24"/>
            <w:szCs w:val="24"/>
          </w:rPr>
          <w:t xml:space="preserve">2008). The </w:t>
        </w:r>
        <w:r>
          <w:rPr>
            <w:sz w:val="24"/>
            <w:szCs w:val="24"/>
          </w:rPr>
          <w:lastRenderedPageBreak/>
          <w:t>Forest Vegetation Simulator (FVS) is one such model that is commonly used within the United States Forest Service (USFS) as a tool for developing forest health and management strategies. The Western Root Disease Model (WRDM) is an extension of FVS that is used for investigating the spread of root disease from a below ground perspective (Peet and Hunt 2005).</w:t>
        </w:r>
        <w:r>
          <w:rPr>
            <w:sz w:val="20"/>
            <w:szCs w:val="20"/>
            <w:highlight w:val="white"/>
          </w:rPr>
          <w:t xml:space="preserve"> </w:t>
        </w:r>
      </w:ins>
      <w:ins w:id="373" w:author="LeBoldus, Jared" w:date="2022-10-27T09:24:00Z">
        <w:r>
          <w:rPr>
            <w:sz w:val="24"/>
            <w:szCs w:val="24"/>
          </w:rPr>
          <w:t>There have been few studies conducted that have used long-term permanent plots to assess the accuracy of the WRDM</w:t>
        </w:r>
      </w:ins>
      <w:ins w:id="374" w:author="LeBoldus, Jared" w:date="2022-10-27T09:40:00Z">
        <w:r>
          <w:rPr>
            <w:sz w:val="24"/>
            <w:szCs w:val="24"/>
          </w:rPr>
          <w:t xml:space="preserve"> (</w:t>
        </w:r>
      </w:ins>
      <w:r>
        <w:rPr>
          <w:sz w:val="24"/>
          <w:szCs w:val="24"/>
        </w:rPr>
        <w:t>Frankel et al.1998;</w:t>
      </w:r>
      <w:ins w:id="375" w:author="LeBoldus, Jared" w:date="2022-10-27T09:42:00Z">
        <w:r>
          <w:rPr>
            <w:sz w:val="24"/>
            <w:szCs w:val="24"/>
          </w:rPr>
          <w:t xml:space="preserve"> Maffei</w:t>
        </w:r>
      </w:ins>
      <w:r>
        <w:rPr>
          <w:sz w:val="24"/>
          <w:szCs w:val="24"/>
        </w:rPr>
        <w:t xml:space="preserve"> et al. 2008</w:t>
      </w:r>
      <w:ins w:id="376" w:author="LeBoldus, Jared" w:date="2022-10-27T09:40:00Z">
        <w:r>
          <w:rPr>
            <w:sz w:val="24"/>
            <w:szCs w:val="24"/>
          </w:rPr>
          <w:t xml:space="preserve">) and none specifically examining </w:t>
        </w:r>
      </w:ins>
      <w:ins w:id="377" w:author="LeBoldus, Jared" w:date="2022-10-27T09:24:00Z">
        <w:r>
          <w:rPr>
            <w:sz w:val="24"/>
            <w:szCs w:val="24"/>
          </w:rPr>
          <w:t>the i</w:t>
        </w:r>
      </w:ins>
      <w:ins w:id="378" w:author="LeBoldus, Jared" w:date="2022-10-27T09:40:00Z">
        <w:r>
          <w:rPr>
            <w:sz w:val="24"/>
            <w:szCs w:val="24"/>
          </w:rPr>
          <w:t>m</w:t>
        </w:r>
      </w:ins>
      <w:ins w:id="379" w:author="LeBoldus, Jared" w:date="2022-10-27T09:24:00Z">
        <w:r>
          <w:rPr>
            <w:sz w:val="24"/>
            <w:szCs w:val="24"/>
          </w:rPr>
          <w:t>pact of LRR on stand dynamics.</w:t>
        </w:r>
      </w:ins>
    </w:p>
    <w:p w14:paraId="0B15EA84" w14:textId="77777777" w:rsidR="00336FAA" w:rsidRDefault="00000000">
      <w:pPr>
        <w:spacing w:line="480" w:lineRule="auto"/>
        <w:ind w:firstLine="720"/>
        <w:rPr>
          <w:sz w:val="24"/>
          <w:szCs w:val="24"/>
        </w:rPr>
      </w:pPr>
      <w:ins w:id="380" w:author="LeBoldus, Jared" w:date="2022-10-27T09:26:00Z">
        <w:r>
          <w:rPr>
            <w:sz w:val="24"/>
            <w:szCs w:val="24"/>
          </w:rPr>
          <w:t>The overall aim of th</w:t>
        </w:r>
      </w:ins>
      <w:ins w:id="381" w:author="LeBoldus, Jared" w:date="2022-10-27T09:41:00Z">
        <w:r>
          <w:rPr>
            <w:sz w:val="24"/>
            <w:szCs w:val="24"/>
          </w:rPr>
          <w:t>is</w:t>
        </w:r>
      </w:ins>
      <w:ins w:id="382" w:author="LeBoldus, Jared" w:date="2022-10-27T09:26:00Z">
        <w:r>
          <w:rPr>
            <w:sz w:val="24"/>
            <w:szCs w:val="24"/>
          </w:rPr>
          <w:t xml:space="preserve"> stud</w:t>
        </w:r>
      </w:ins>
      <w:ins w:id="383" w:author="LeBoldus, Jared" w:date="2022-10-27T09:43:00Z">
        <w:r>
          <w:rPr>
            <w:sz w:val="24"/>
            <w:szCs w:val="24"/>
          </w:rPr>
          <w:t>y</w:t>
        </w:r>
      </w:ins>
      <w:ins w:id="384" w:author="LeBoldus, Jared" w:date="2022-10-27T09:26:00Z">
        <w:r>
          <w:rPr>
            <w:sz w:val="24"/>
            <w:szCs w:val="24"/>
          </w:rPr>
          <w:t xml:space="preserve"> was to develop a better understanding of the interaction between forest management practices and </w:t>
        </w:r>
        <w:r>
          <w:rPr>
            <w:i/>
            <w:iCs/>
            <w:sz w:val="24"/>
            <w:szCs w:val="24"/>
          </w:rPr>
          <w:t>C. sulphurascens</w:t>
        </w:r>
        <w:r>
          <w:rPr>
            <w:sz w:val="24"/>
            <w:szCs w:val="24"/>
          </w:rPr>
          <w:t xml:space="preserve">, the cause of LRR. Specifically, </w:t>
        </w:r>
        <w:r>
          <w:rPr>
            <w:rFonts w:eastAsia="NSimSun" w:cs="Lucida Sans"/>
            <w:kern w:val="2"/>
            <w:sz w:val="24"/>
            <w:szCs w:val="24"/>
            <w:lang w:val="en-US" w:eastAsia="zh-CN" w:bidi="hi-IN"/>
          </w:rPr>
          <w:t xml:space="preserve">the studies aimed to </w:t>
        </w:r>
        <w:r>
          <w:rPr>
            <w:sz w:val="24"/>
            <w:szCs w:val="24"/>
          </w:rPr>
          <w:t xml:space="preserve">determine the effects of commercial thinning </w:t>
        </w:r>
        <w:r>
          <w:rPr>
            <w:rFonts w:eastAsia="NSimSun" w:cs="Lucida Sans"/>
            <w:kern w:val="2"/>
            <w:sz w:val="24"/>
            <w:szCs w:val="24"/>
            <w:lang w:val="en-US" w:eastAsia="zh-CN" w:bidi="hi-IN"/>
          </w:rPr>
          <w:t xml:space="preserve">treatments </w:t>
        </w:r>
        <w:r>
          <w:rPr>
            <w:sz w:val="24"/>
            <w:szCs w:val="24"/>
          </w:rPr>
          <w:t xml:space="preserve">and hardwood rotations on growth and mortality of Douglas-fir on sites with high </w:t>
        </w:r>
        <w:r>
          <w:rPr>
            <w:rFonts w:eastAsia="NSimSun" w:cs="Lucida Sans"/>
            <w:kern w:val="2"/>
            <w:sz w:val="24"/>
            <w:szCs w:val="24"/>
            <w:lang w:val="en-US" w:eastAsia="zh-CN" w:bidi="hi-IN"/>
          </w:rPr>
          <w:t xml:space="preserve">incidence of </w:t>
        </w:r>
        <w:r>
          <w:rPr>
            <w:sz w:val="24"/>
            <w:szCs w:val="24"/>
          </w:rPr>
          <w:t>LRR</w:t>
        </w:r>
        <w:r>
          <w:rPr>
            <w:i/>
            <w:iCs/>
            <w:sz w:val="24"/>
            <w:szCs w:val="24"/>
          </w:rPr>
          <w:t>.</w:t>
        </w:r>
      </w:ins>
      <w:r>
        <w:rPr>
          <w:i/>
          <w:iCs/>
          <w:sz w:val="24"/>
          <w:szCs w:val="24"/>
        </w:rPr>
        <w:t xml:space="preserve"> </w:t>
      </w:r>
      <w:ins w:id="385" w:author="Sarah Hoffman" w:date="2022-11-05T12:29:00Z">
        <w:r>
          <w:rPr>
            <w:sz w:val="24"/>
            <w:szCs w:val="24"/>
          </w:rPr>
          <w:t>T</w:t>
        </w:r>
      </w:ins>
      <w:ins w:id="386" w:author="Sarah Hoffman" w:date="2022-11-05T12:30:00Z">
        <w:r>
          <w:rPr>
            <w:sz w:val="24"/>
            <w:szCs w:val="24"/>
          </w:rPr>
          <w:t>he</w:t>
        </w:r>
      </w:ins>
      <w:ins w:id="387" w:author="Sarah Hoffman" w:date="2022-11-05T12:29:00Z">
        <w:r>
          <w:rPr>
            <w:sz w:val="24"/>
            <w:szCs w:val="24"/>
          </w:rPr>
          <w:t xml:space="preserve"> </w:t>
        </w:r>
      </w:ins>
      <w:ins w:id="388" w:author="Sarah Hoffman" w:date="2022-11-05T12:30:00Z">
        <w:r>
          <w:rPr>
            <w:sz w:val="24"/>
            <w:szCs w:val="24"/>
          </w:rPr>
          <w:t xml:space="preserve">study </w:t>
        </w:r>
      </w:ins>
      <w:del w:id="389" w:author="Shawn McMurtrey" w:date="2022-11-15T20:21:00Z">
        <w:r>
          <w:rPr>
            <w:sz w:val="24"/>
            <w:szCs w:val="24"/>
          </w:rPr>
          <w:delText>investigating</w:delText>
        </w:r>
      </w:del>
      <w:ins w:id="390" w:author="Shawn McMurtrey" w:date="2022-11-15T20:21:00Z">
        <w:r>
          <w:rPr>
            <w:sz w:val="24"/>
            <w:szCs w:val="24"/>
          </w:rPr>
          <w:t>design for the</w:t>
        </w:r>
      </w:ins>
      <w:ins w:id="391" w:author="Sarah Hoffman" w:date="2022-11-05T12:30:00Z">
        <w:r>
          <w:rPr>
            <w:sz w:val="24"/>
            <w:szCs w:val="24"/>
          </w:rPr>
          <w:t xml:space="preserve"> commercial thinning </w:t>
        </w:r>
      </w:ins>
      <w:ins w:id="392" w:author="Sarah Hoffman" w:date="2022-11-05T12:34:00Z">
        <w:r>
          <w:rPr>
            <w:sz w:val="24"/>
            <w:szCs w:val="24"/>
          </w:rPr>
          <w:t>tested</w:t>
        </w:r>
      </w:ins>
      <w:ins w:id="393" w:author="Sarah Hoffman" w:date="2022-11-05T12:31:00Z">
        <w:r>
          <w:rPr>
            <w:sz w:val="24"/>
            <w:szCs w:val="24"/>
          </w:rPr>
          <w:t xml:space="preserve"> two treatments types which included a lightly thinned treatment and a heavily thinned treatme</w:t>
        </w:r>
      </w:ins>
      <w:ins w:id="394" w:author="Shawn McMurtrey" w:date="2022-11-08T14:18:00Z">
        <w:r>
          <w:rPr>
            <w:sz w:val="24"/>
            <w:szCs w:val="24"/>
          </w:rPr>
          <w:t>n</w:t>
        </w:r>
      </w:ins>
      <w:del w:id="395" w:author="Shawn McMurtrey" w:date="2022-11-08T14:18:00Z">
        <w:r>
          <w:rPr>
            <w:sz w:val="24"/>
            <w:szCs w:val="24"/>
          </w:rPr>
          <w:delText>n</w:delText>
        </w:r>
      </w:del>
      <w:ins w:id="396" w:author="Sarah Hoffman" w:date="2022-11-05T12:31:00Z">
        <w:r>
          <w:rPr>
            <w:sz w:val="24"/>
            <w:szCs w:val="24"/>
          </w:rPr>
          <w:t xml:space="preserve">t. </w:t>
        </w:r>
      </w:ins>
      <w:del w:id="397" w:author="Shawn McMurtrey" w:date="2022-11-15T20:21:00Z">
        <w:r>
          <w:rPr>
            <w:sz w:val="24"/>
            <w:szCs w:val="24"/>
          </w:rPr>
          <w:delText>For the</w:delText>
        </w:r>
      </w:del>
      <w:ins w:id="398" w:author="Shawn McMurtrey" w:date="2022-11-15T20:21:00Z">
        <w:r>
          <w:rPr>
            <w:sz w:val="24"/>
            <w:szCs w:val="24"/>
          </w:rPr>
          <w:t xml:space="preserve">The </w:t>
        </w:r>
      </w:ins>
      <w:del w:id="399" w:author="Shawn McMurtrey" w:date="2022-11-15T20:21:00Z">
        <w:r>
          <w:rPr>
            <w:sz w:val="24"/>
            <w:szCs w:val="24"/>
          </w:rPr>
          <w:delText xml:space="preserve"> </w:delText>
        </w:r>
      </w:del>
      <w:ins w:id="400" w:author="Sarah Hoffman" w:date="2022-11-05T12:31:00Z">
        <w:r>
          <w:rPr>
            <w:sz w:val="24"/>
            <w:szCs w:val="24"/>
          </w:rPr>
          <w:t>hardwood rotation study</w:t>
        </w:r>
      </w:ins>
      <w:ins w:id="401" w:author="Sarah Hoffman" w:date="2022-11-05T12:33:00Z">
        <w:r>
          <w:rPr>
            <w:sz w:val="24"/>
            <w:szCs w:val="24"/>
          </w:rPr>
          <w:t xml:space="preserve">, </w:t>
        </w:r>
      </w:ins>
      <w:ins w:id="402" w:author="Shawn McMurtrey" w:date="2022-11-15T20:21:00Z">
        <w:r>
          <w:rPr>
            <w:sz w:val="24"/>
            <w:szCs w:val="24"/>
          </w:rPr>
          <w:t>included</w:t>
        </w:r>
      </w:ins>
      <w:ins w:id="403" w:author="Shawn McMurtrey" w:date="2022-11-15T20:22:00Z">
        <w:r>
          <w:rPr>
            <w:sz w:val="24"/>
            <w:szCs w:val="24"/>
          </w:rPr>
          <w:t xml:space="preserve"> </w:t>
        </w:r>
      </w:ins>
      <w:ins w:id="404" w:author="Sarah Hoffman" w:date="2022-11-05T12:33:00Z">
        <w:r>
          <w:rPr>
            <w:sz w:val="24"/>
            <w:szCs w:val="24"/>
          </w:rPr>
          <w:t>12 year and 25 year ro</w:t>
        </w:r>
      </w:ins>
      <w:ins w:id="405" w:author="Sarah Hoffman" w:date="2022-11-05T12:34:00Z">
        <w:r>
          <w:rPr>
            <w:sz w:val="24"/>
            <w:szCs w:val="24"/>
          </w:rPr>
          <w:t>t</w:t>
        </w:r>
      </w:ins>
      <w:ins w:id="406" w:author="Sarah Hoffman" w:date="2022-11-05T12:33:00Z">
        <w:r>
          <w:rPr>
            <w:sz w:val="24"/>
            <w:szCs w:val="24"/>
          </w:rPr>
          <w:t>ations of red alder and cottonwood</w:t>
        </w:r>
      </w:ins>
      <w:ins w:id="407" w:author="Shawn McMurtrey" w:date="2022-11-15T20:22:00Z">
        <w:r>
          <w:rPr>
            <w:sz w:val="24"/>
            <w:szCs w:val="24"/>
          </w:rPr>
          <w:t xml:space="preserve"> followed by planting of Douglas-</w:t>
        </w:r>
        <w:proofErr w:type="spellStart"/>
        <w:r>
          <w:rPr>
            <w:sz w:val="24"/>
            <w:szCs w:val="24"/>
          </w:rPr>
          <w:t>fir.</w:t>
        </w:r>
      </w:ins>
      <w:del w:id="408" w:author="Shawn McMurtrey" w:date="2022-11-15T20:22:00Z">
        <w:r>
          <w:rPr>
            <w:sz w:val="24"/>
            <w:szCs w:val="24"/>
          </w:rPr>
          <w:delText xml:space="preserve"> were conducted experimentally.</w:delText>
        </w:r>
        <w:r>
          <w:rPr>
            <w:i/>
            <w:iCs/>
            <w:sz w:val="24"/>
            <w:szCs w:val="24"/>
          </w:rPr>
          <w:delText xml:space="preserve">XXXX IWOULD ADD A SENTENCE BRIEFLY DESCRIBING THE TWO EXPERIMENTSXXXXX </w:delText>
        </w:r>
      </w:del>
      <w:ins w:id="409" w:author="LeBoldus, Jared" w:date="2022-10-27T09:26:00Z">
        <w:r>
          <w:rPr>
            <w:sz w:val="24"/>
            <w:szCs w:val="24"/>
          </w:rPr>
          <w:t>The</w:t>
        </w:r>
        <w:proofErr w:type="spellEnd"/>
        <w:r>
          <w:rPr>
            <w:sz w:val="24"/>
            <w:szCs w:val="24"/>
          </w:rPr>
          <w:t xml:space="preserve"> objectives were to: (</w:t>
        </w:r>
        <w:proofErr w:type="spellStart"/>
        <w:r>
          <w:rPr>
            <w:sz w:val="24"/>
            <w:szCs w:val="24"/>
          </w:rPr>
          <w:t>i</w:t>
        </w:r>
        <w:proofErr w:type="spellEnd"/>
        <w:r>
          <w:rPr>
            <w:sz w:val="24"/>
            <w:szCs w:val="24"/>
          </w:rPr>
          <w:t>) evaluate the effect of thinning on Douglas-fir growth and LRR</w:t>
        </w:r>
        <w:r>
          <w:rPr>
            <w:i/>
            <w:iCs/>
            <w:sz w:val="24"/>
            <w:szCs w:val="24"/>
          </w:rPr>
          <w:t>-</w:t>
        </w:r>
        <w:r>
          <w:rPr>
            <w:sz w:val="24"/>
            <w:szCs w:val="24"/>
          </w:rPr>
          <w:t xml:space="preserve">induced mortality; (ii) compare the rate of spread of </w:t>
        </w:r>
        <w:r>
          <w:rPr>
            <w:i/>
            <w:iCs/>
            <w:sz w:val="24"/>
            <w:szCs w:val="24"/>
          </w:rPr>
          <w:t>C. sulphurascens</w:t>
        </w:r>
        <w:r>
          <w:rPr>
            <w:sz w:val="24"/>
            <w:szCs w:val="24"/>
          </w:rPr>
          <w:t xml:space="preserve"> in thinned and unthinned stands; (iii) evaluate the effect of hardwood rotations on Douglas-fir growth and LRR-induced mortality; (iv) validate the ability of the </w:t>
        </w:r>
      </w:ins>
      <w:ins w:id="410" w:author="LeBoldus, Jared" w:date="2022-10-27T09:42:00Z">
        <w:r>
          <w:rPr>
            <w:sz w:val="24"/>
            <w:szCs w:val="24"/>
          </w:rPr>
          <w:t>FVS</w:t>
        </w:r>
      </w:ins>
      <w:ins w:id="411" w:author="LeBoldus, Jared" w:date="2022-10-27T09:26:00Z">
        <w:r>
          <w:rPr>
            <w:sz w:val="24"/>
            <w:szCs w:val="24"/>
          </w:rPr>
          <w:t xml:space="preserve"> and </w:t>
        </w:r>
      </w:ins>
      <w:ins w:id="412" w:author="LeBoldus, Jared" w:date="2022-10-27T09:42:00Z">
        <w:r>
          <w:rPr>
            <w:sz w:val="24"/>
            <w:szCs w:val="24"/>
          </w:rPr>
          <w:t>WRDM</w:t>
        </w:r>
      </w:ins>
      <w:ins w:id="413" w:author="LeBoldus, Jared" w:date="2022-10-27T09:26:00Z">
        <w:r>
          <w:rPr>
            <w:sz w:val="24"/>
            <w:szCs w:val="24"/>
          </w:rPr>
          <w:t xml:space="preserve"> to predict growth and yield of stands severely impacted by </w:t>
        </w:r>
        <w:r>
          <w:rPr>
            <w:i/>
            <w:iCs/>
            <w:sz w:val="24"/>
            <w:szCs w:val="24"/>
          </w:rPr>
          <w:lastRenderedPageBreak/>
          <w:t xml:space="preserve">C. sulphurascens </w:t>
        </w:r>
        <w:r>
          <w:rPr>
            <w:sz w:val="24"/>
            <w:szCs w:val="24"/>
          </w:rPr>
          <w:t>following thinning and alternate host rotation treatments.</w:t>
        </w:r>
      </w:ins>
      <w:del w:id="414" w:author="LeBoldus, Jared" w:date="2022-10-27T09:19:00Z">
        <w:r>
          <w:rPr>
            <w:sz w:val="24"/>
            <w:szCs w:val="24"/>
            <w:highlight w:val="white"/>
          </w:rPr>
          <w:delText>valuable for better understanding the spread and impact of forest pathogens in response to climate change.</w:delText>
        </w:r>
        <w:r>
          <w:rPr>
            <w:sz w:val="24"/>
            <w:szCs w:val="24"/>
          </w:rPr>
          <w:delText xml:space="preserve"> These studies might influence management options, to adjust for alternative forest products or reduced profits (</w:delText>
        </w:r>
        <w:r>
          <w:rPr>
            <w:sz w:val="24"/>
            <w:szCs w:val="24"/>
            <w:highlight w:val="white"/>
          </w:rPr>
          <w:delText>Hansen and Goheen, 2000; Thies and Sturrock, 1995)</w:delText>
        </w:r>
        <w:r>
          <w:rPr>
            <w:sz w:val="24"/>
            <w:szCs w:val="24"/>
          </w:rPr>
          <w:delText>. The long-term forest plot studies provide valuable data that can be used statistically alongside with models, to make predictions and to further understand forest dynamics</w:delText>
        </w:r>
      </w:del>
      <w:del w:id="415" w:author="LeBoldus, Jared" w:date="2022-10-27T09:20:00Z">
        <w:r>
          <w:rPr>
            <w:sz w:val="24"/>
            <w:szCs w:val="24"/>
          </w:rPr>
          <w:delText>.</w:delText>
        </w:r>
      </w:del>
    </w:p>
    <w:p w14:paraId="62D27689" w14:textId="77777777" w:rsidR="00336FAA" w:rsidRDefault="00000000">
      <w:pPr>
        <w:spacing w:line="480" w:lineRule="auto"/>
        <w:rPr>
          <w:del w:id="416" w:author="LeBoldus, Jared" w:date="2022-10-27T09:07:00Z"/>
        </w:rPr>
      </w:pPr>
      <w:del w:id="417" w:author="LeBoldus, Jared" w:date="2022-10-27T09:07:00Z">
        <w:r>
          <w:rPr>
            <w:sz w:val="24"/>
            <w:szCs w:val="24"/>
          </w:rPr>
          <w:delText xml:space="preserve">The Woods Creek study was established to investigate the thinning the impacts of thinning operations on LRR. </w:delText>
        </w:r>
      </w:del>
    </w:p>
    <w:p w14:paraId="3F1A4288" w14:textId="77777777" w:rsidR="00336FAA" w:rsidRDefault="00000000">
      <w:pPr>
        <w:spacing w:line="480" w:lineRule="auto"/>
      </w:pPr>
      <w:del w:id="418" w:author="LeBoldus, Jared" w:date="2022-10-27T09:05:00Z">
        <w:r>
          <w:rPr>
            <w:sz w:val="24"/>
            <w:szCs w:val="24"/>
          </w:rPr>
          <w:delText xml:space="preserve">Another management strategy when dealing with a disease of the site is planting of alternate resistant hosts. Red alder (Alnus rubra Bong.) has been shown to resist attack from C. sulphurascens. This is likely due to the phenolics, and fatty acids produced by red alder. (Trappe, 1972; Li </w:delText>
        </w:r>
      </w:del>
      <w:r>
        <w:br/>
      </w:r>
      <w:r>
        <w:rPr>
          <w:b/>
          <w:sz w:val="28"/>
          <w:szCs w:val="28"/>
        </w:rPr>
        <w:t>2. Methods</w:t>
      </w:r>
    </w:p>
    <w:p w14:paraId="6D77304C" w14:textId="77777777" w:rsidR="00336FAA" w:rsidRDefault="00000000">
      <w:pPr>
        <w:spacing w:line="480" w:lineRule="auto"/>
      </w:pPr>
      <w:r>
        <w:rPr>
          <w:b/>
          <w:sz w:val="24"/>
          <w:szCs w:val="24"/>
        </w:rPr>
        <w:t>2.1 Woods Creek thinning study</w:t>
      </w:r>
    </w:p>
    <w:p w14:paraId="1084CC19" w14:textId="77777777" w:rsidR="00336FAA" w:rsidRDefault="00000000">
      <w:pPr>
        <w:spacing w:line="480" w:lineRule="auto"/>
        <w:rPr>
          <w:sz w:val="24"/>
          <w:szCs w:val="24"/>
        </w:rPr>
      </w:pPr>
      <w:r>
        <w:rPr>
          <w:b/>
          <w:sz w:val="24"/>
          <w:szCs w:val="24"/>
        </w:rPr>
        <w:t>2.1.1 Study area</w:t>
      </w:r>
    </w:p>
    <w:p w14:paraId="5196918E" w14:textId="77777777" w:rsidR="00336FAA" w:rsidRDefault="00000000">
      <w:pPr>
        <w:pStyle w:val="Heading1"/>
        <w:shd w:val="clear" w:color="auto" w:fill="FFFFFF"/>
        <w:spacing w:before="0" w:after="0" w:line="480" w:lineRule="auto"/>
        <w:textAlignment w:val="baseline"/>
        <w:rPr>
          <w:ins w:id="419" w:author="LeBoldus, Jared" w:date="2022-10-27T09:53:00Z"/>
          <w:sz w:val="24"/>
          <w:szCs w:val="24"/>
        </w:rPr>
      </w:pPr>
      <w:r>
        <w:rPr>
          <w:sz w:val="24"/>
          <w:szCs w:val="24"/>
        </w:rPr>
        <w:lastRenderedPageBreak/>
        <w:t>Th</w:t>
      </w:r>
      <w:ins w:id="420" w:author="LeBoldus, Jared" w:date="2022-10-27T09:49:00Z">
        <w:r>
          <w:rPr>
            <w:sz w:val="24"/>
            <w:szCs w:val="24"/>
          </w:rPr>
          <w:t xml:space="preserve">e </w:t>
        </w:r>
      </w:ins>
      <w:r>
        <w:rPr>
          <w:sz w:val="24"/>
          <w:szCs w:val="24"/>
        </w:rPr>
        <w:t>W</w:t>
      </w:r>
      <w:ins w:id="421" w:author="LeBoldus, Jared" w:date="2022-10-27T09:49:00Z">
        <w:r>
          <w:rPr>
            <w:sz w:val="24"/>
            <w:szCs w:val="24"/>
          </w:rPr>
          <w:t xml:space="preserve">oods </w:t>
        </w:r>
      </w:ins>
      <w:r>
        <w:rPr>
          <w:sz w:val="24"/>
          <w:szCs w:val="24"/>
        </w:rPr>
        <w:t>C</w:t>
      </w:r>
      <w:ins w:id="422" w:author="LeBoldus, Jared" w:date="2022-10-27T09:49:00Z">
        <w:r>
          <w:rPr>
            <w:sz w:val="24"/>
            <w:szCs w:val="24"/>
          </w:rPr>
          <w:t>reek thinning</w:t>
        </w:r>
      </w:ins>
      <w:del w:id="423" w:author="LeBoldus, Jared" w:date="2022-10-27T09:49:00Z">
        <w:r>
          <w:rPr>
            <w:sz w:val="24"/>
            <w:szCs w:val="24"/>
          </w:rPr>
          <w:delText>is</w:delText>
        </w:r>
      </w:del>
      <w:r>
        <w:rPr>
          <w:sz w:val="24"/>
          <w:szCs w:val="24"/>
        </w:rPr>
        <w:t xml:space="preserve"> study was conducted </w:t>
      </w:r>
      <w:ins w:id="424" w:author="LeBoldus, Jared" w:date="2022-10-27T10:12:00Z">
        <w:r>
          <w:rPr>
            <w:sz w:val="24"/>
            <w:szCs w:val="24"/>
          </w:rPr>
          <w:t>on the northeast slope of</w:t>
        </w:r>
      </w:ins>
      <w:ins w:id="425" w:author="LeBoldus, Jared" w:date="2022-10-27T10:11:00Z">
        <w:r>
          <w:rPr>
            <w:sz w:val="24"/>
            <w:szCs w:val="24"/>
          </w:rPr>
          <w:t xml:space="preserve"> Mary</w:t>
        </w:r>
      </w:ins>
      <w:del w:id="426" w:author="Sarah Hoffman" w:date="2022-11-05T12:46:00Z">
        <w:r>
          <w:rPr>
            <w:sz w:val="24"/>
            <w:szCs w:val="24"/>
          </w:rPr>
          <w:delText>’</w:delText>
        </w:r>
      </w:del>
      <w:ins w:id="427" w:author="LeBoldus, Jared" w:date="2022-10-27T10:11:00Z">
        <w:r>
          <w:rPr>
            <w:sz w:val="24"/>
            <w:szCs w:val="24"/>
          </w:rPr>
          <w:t>s Peak in</w:t>
        </w:r>
      </w:ins>
      <w:del w:id="428" w:author="LeBoldus, Jared" w:date="2022-10-27T10:11:00Z">
        <w:r>
          <w:rPr>
            <w:sz w:val="24"/>
            <w:szCs w:val="24"/>
          </w:rPr>
          <w:delText>in</w:delText>
        </w:r>
      </w:del>
      <w:r>
        <w:rPr>
          <w:sz w:val="24"/>
          <w:szCs w:val="24"/>
        </w:rPr>
        <w:t xml:space="preserve"> the Coast Range of the Siuslaw National Forest located in western Oregon, USA</w:t>
      </w:r>
      <w:ins w:id="429" w:author="LeBoldus, Jared" w:date="2022-10-27T09:51:00Z">
        <w:r>
          <w:rPr>
            <w:sz w:val="24"/>
            <w:szCs w:val="24"/>
          </w:rPr>
          <w:t xml:space="preserve"> (</w:t>
        </w:r>
      </w:ins>
      <w:r>
        <w:rPr>
          <w:sz w:val="24"/>
          <w:szCs w:val="24"/>
        </w:rPr>
        <w:t>44°32'08.3"N 123°32'05.2"W</w:t>
      </w:r>
      <w:ins w:id="430" w:author="LeBoldus, Jared" w:date="2022-10-27T09:51:00Z">
        <w:r>
          <w:rPr>
            <w:sz w:val="24"/>
            <w:szCs w:val="24"/>
          </w:rPr>
          <w:t>)</w:t>
        </w:r>
      </w:ins>
      <w:r>
        <w:rPr>
          <w:sz w:val="24"/>
          <w:szCs w:val="24"/>
        </w:rPr>
        <w:t xml:space="preserve">. Forests here </w:t>
      </w:r>
      <w:del w:id="431" w:author="LeBoldus, Jared" w:date="2022-10-27T09:51:00Z">
        <w:r>
          <w:rPr>
            <w:sz w:val="24"/>
            <w:szCs w:val="24"/>
          </w:rPr>
          <w:delText xml:space="preserve">contain </w:delText>
        </w:r>
      </w:del>
      <w:ins w:id="432" w:author="LeBoldus, Jared" w:date="2022-10-27T09:51:00Z">
        <w:r>
          <w:rPr>
            <w:sz w:val="24"/>
            <w:szCs w:val="24"/>
          </w:rPr>
          <w:t xml:space="preserve">are composed of </w:t>
        </w:r>
      </w:ins>
      <w:r>
        <w:rPr>
          <w:sz w:val="24"/>
          <w:szCs w:val="24"/>
        </w:rPr>
        <w:t xml:space="preserve">mostly mature and old-growth Douglas-fir, along with various other tree species </w:t>
      </w:r>
      <w:del w:id="433" w:author="LeBoldus, Jared" w:date="2022-10-27T09:45:00Z">
        <w:r>
          <w:rPr>
            <w:sz w:val="24"/>
            <w:szCs w:val="24"/>
          </w:rPr>
          <w:delText>to include</w:delText>
        </w:r>
      </w:del>
      <w:ins w:id="434" w:author="LeBoldus, Jared" w:date="2022-10-27T09:45:00Z">
        <w:r>
          <w:rPr>
            <w:sz w:val="24"/>
            <w:szCs w:val="24"/>
          </w:rPr>
          <w:t>including</w:t>
        </w:r>
      </w:ins>
      <w:r>
        <w:rPr>
          <w:sz w:val="24"/>
          <w:szCs w:val="24"/>
        </w:rPr>
        <w:t xml:space="preserve"> western hemlock (</w:t>
      </w:r>
      <w:hyperlink r:id="rId8"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w:t>
      </w:r>
      <w:proofErr w:type="spellStart"/>
      <w:r>
        <w:rPr>
          <w:sz w:val="24"/>
          <w:szCs w:val="24"/>
        </w:rPr>
        <w:t>Rafn</w:t>
      </w:r>
      <w:proofErr w:type="spellEnd"/>
      <w:r>
        <w:rPr>
          <w:sz w:val="24"/>
          <w:szCs w:val="24"/>
        </w:rPr>
        <w:t xml:space="preserve">.) </w:t>
      </w:r>
      <w:proofErr w:type="spellStart"/>
      <w:r>
        <w:rPr>
          <w:sz w:val="24"/>
          <w:szCs w:val="24"/>
        </w:rPr>
        <w:t>Sarg</w:t>
      </w:r>
      <w:proofErr w:type="spellEnd"/>
      <w:r>
        <w:rPr>
          <w:sz w:val="24"/>
          <w:szCs w:val="24"/>
        </w:rPr>
        <w:t>.), western red cedar (</w:t>
      </w:r>
      <w:hyperlink r:id="rId9"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10" w:tgtFrame="David Douglas (botanist)">
        <w:r>
          <w:rPr>
            <w:sz w:val="24"/>
            <w:szCs w:val="24"/>
          </w:rPr>
          <w:t>Douglas</w:t>
        </w:r>
      </w:hyperlink>
      <w:r>
        <w:rPr>
          <w:sz w:val="24"/>
          <w:szCs w:val="24"/>
        </w:rPr>
        <w:t xml:space="preserve"> ex </w:t>
      </w:r>
      <w:hyperlink r:id="rId11" w:tgtFrame="David Don">
        <w:r>
          <w:rPr>
            <w:sz w:val="24"/>
            <w:szCs w:val="24"/>
          </w:rPr>
          <w:t>D. Don</w:t>
        </w:r>
      </w:hyperlink>
      <w:r>
        <w:rPr>
          <w:sz w:val="24"/>
          <w:szCs w:val="24"/>
        </w:rPr>
        <w:t xml:space="preserve">) </w:t>
      </w:r>
      <w:hyperlink r:id="rId12" w:tgtFrame="John Lindley">
        <w:r>
          <w:rPr>
            <w:sz w:val="24"/>
            <w:szCs w:val="24"/>
          </w:rPr>
          <w:t>Lindley</w:t>
        </w:r>
      </w:hyperlink>
      <w:r>
        <w:rPr>
          <w:sz w:val="24"/>
          <w:szCs w:val="24"/>
        </w:rPr>
        <w:t>), noble fir (</w:t>
      </w:r>
      <w:r>
        <w:rPr>
          <w:i/>
          <w:iCs/>
          <w:sz w:val="24"/>
          <w:szCs w:val="24"/>
        </w:rPr>
        <w:t xml:space="preserve">Abies </w:t>
      </w:r>
      <w:proofErr w:type="spellStart"/>
      <w:r>
        <w:rPr>
          <w:i/>
          <w:iCs/>
          <w:sz w:val="24"/>
          <w:szCs w:val="24"/>
        </w:rPr>
        <w:t>procera</w:t>
      </w:r>
      <w:proofErr w:type="spellEnd"/>
      <w:r>
        <w:rPr>
          <w:sz w:val="24"/>
          <w:szCs w:val="24"/>
        </w:rPr>
        <w:t xml:space="preserve">, </w:t>
      </w:r>
      <w:proofErr w:type="spellStart"/>
      <w:r>
        <w:rPr>
          <w:sz w:val="24"/>
          <w:szCs w:val="24"/>
        </w:rPr>
        <w:t>Rehder</w:t>
      </w:r>
      <w:proofErr w:type="spellEnd"/>
      <w:r>
        <w:rPr>
          <w:sz w:val="24"/>
          <w:szCs w:val="24"/>
        </w:rPr>
        <w:t>), bigleaf maple (</w:t>
      </w:r>
      <w:r>
        <w:rPr>
          <w:i/>
          <w:iCs/>
          <w:sz w:val="24"/>
          <w:szCs w:val="24"/>
        </w:rPr>
        <w:t xml:space="preserve">Acer </w:t>
      </w:r>
      <w:proofErr w:type="spellStart"/>
      <w:r>
        <w:rPr>
          <w:i/>
          <w:iCs/>
          <w:sz w:val="24"/>
          <w:szCs w:val="24"/>
        </w:rPr>
        <w:t>macrophyllum</w:t>
      </w:r>
      <w:proofErr w:type="spellEnd"/>
      <w:r>
        <w:rPr>
          <w:i/>
          <w:iCs/>
          <w:sz w:val="24"/>
          <w:szCs w:val="24"/>
        </w:rPr>
        <w:t xml:space="preserve"> </w:t>
      </w:r>
      <w:proofErr w:type="spellStart"/>
      <w:r>
        <w:rPr>
          <w:sz w:val="24"/>
          <w:szCs w:val="24"/>
        </w:rPr>
        <w:t>Pursh</w:t>
      </w:r>
      <w:proofErr w:type="spellEnd"/>
      <w:r>
        <w:rPr>
          <w:sz w:val="24"/>
          <w:szCs w:val="24"/>
        </w:rPr>
        <w:t>), red alder (Alnus rubra Bong.), golden chinquapin (</w:t>
      </w:r>
      <w:proofErr w:type="spellStart"/>
      <w:r>
        <w:rPr>
          <w:i/>
          <w:iCs/>
          <w:sz w:val="24"/>
          <w:szCs w:val="24"/>
        </w:rPr>
        <w:t>Chrysolepis</w:t>
      </w:r>
      <w:proofErr w:type="spellEnd"/>
      <w:r>
        <w:rPr>
          <w:i/>
          <w:iCs/>
          <w:sz w:val="24"/>
          <w:szCs w:val="24"/>
        </w:rPr>
        <w:t xml:space="preserve"> </w:t>
      </w:r>
      <w:proofErr w:type="spellStart"/>
      <w:r>
        <w:rPr>
          <w:i/>
          <w:iCs/>
          <w:sz w:val="24"/>
          <w:szCs w:val="24"/>
        </w:rPr>
        <w:t>chrysophylla</w:t>
      </w:r>
      <w:proofErr w:type="spellEnd"/>
      <w:r>
        <w:rPr>
          <w:sz w:val="24"/>
          <w:szCs w:val="24"/>
        </w:rPr>
        <w:t xml:space="preserve"> (</w:t>
      </w:r>
      <w:hyperlink r:id="rId13" w:tgtFrame="David Douglas (botanist)">
        <w:r>
          <w:rPr>
            <w:sz w:val="24"/>
            <w:szCs w:val="24"/>
          </w:rPr>
          <w:t>Douglas</w:t>
        </w:r>
      </w:hyperlink>
      <w:r>
        <w:rPr>
          <w:sz w:val="24"/>
          <w:szCs w:val="24"/>
        </w:rPr>
        <w:t xml:space="preserve"> ex </w:t>
      </w:r>
      <w:hyperlink r:id="rId14" w:tgtFrame="William Jackson Hooker">
        <w:r>
          <w:rPr>
            <w:sz w:val="24"/>
            <w:szCs w:val="24"/>
          </w:rPr>
          <w:t>Hook.</w:t>
        </w:r>
      </w:hyperlink>
      <w:r>
        <w:rPr>
          <w:sz w:val="24"/>
          <w:szCs w:val="24"/>
        </w:rPr>
        <w:t xml:space="preserve">) </w:t>
      </w:r>
      <w:hyperlink r:id="rId15" w:tgtFrame="Hjelmq. (page does not exist)">
        <w:proofErr w:type="spellStart"/>
        <w:r>
          <w:rPr>
            <w:sz w:val="24"/>
            <w:szCs w:val="24"/>
          </w:rPr>
          <w:t>Hjelmq</w:t>
        </w:r>
        <w:proofErr w:type="spellEnd"/>
        <w:r>
          <w:rPr>
            <w:sz w:val="24"/>
            <w:szCs w:val="24"/>
          </w:rPr>
          <w:t>.</w:t>
        </w:r>
      </w:hyperlink>
      <w:r>
        <w:rPr>
          <w:sz w:val="24"/>
          <w:szCs w:val="24"/>
        </w:rPr>
        <w:t>), willow</w:t>
      </w:r>
      <w:ins w:id="435" w:author="LeBoldus, Jared" w:date="2022-10-27T09:45:00Z">
        <w:r>
          <w:rPr>
            <w:sz w:val="24"/>
            <w:szCs w:val="24"/>
          </w:rPr>
          <w:t xml:space="preserve"> spp.</w:t>
        </w:r>
      </w:ins>
      <w:r>
        <w:rPr>
          <w:sz w:val="24"/>
          <w:szCs w:val="24"/>
        </w:rPr>
        <w:t xml:space="preserve"> (</w:t>
      </w:r>
      <w:r>
        <w:rPr>
          <w:i/>
          <w:iCs/>
          <w:sz w:val="24"/>
          <w:szCs w:val="24"/>
        </w:rPr>
        <w:t>Salix</w:t>
      </w:r>
      <w:r>
        <w:rPr>
          <w:sz w:val="24"/>
          <w:szCs w:val="24"/>
        </w:rPr>
        <w:t xml:space="preserve"> </w:t>
      </w:r>
      <w:proofErr w:type="spellStart"/>
      <w:r>
        <w:rPr>
          <w:sz w:val="24"/>
          <w:szCs w:val="24"/>
        </w:rPr>
        <w:t>alab</w:t>
      </w:r>
      <w:proofErr w:type="spellEnd"/>
      <w:r>
        <w:rPr>
          <w:sz w:val="24"/>
          <w:szCs w:val="24"/>
        </w:rPr>
        <w:t xml:space="preserve"> L.), and silver birch (</w:t>
      </w:r>
      <w:r>
        <w:rPr>
          <w:i/>
          <w:iCs/>
          <w:sz w:val="24"/>
          <w:szCs w:val="24"/>
        </w:rPr>
        <w:t>Betula pendula</w:t>
      </w:r>
      <w:r>
        <w:rPr>
          <w:sz w:val="24"/>
          <w:szCs w:val="24"/>
        </w:rPr>
        <w:t xml:space="preserve"> Roth). In 1990,</w:t>
      </w:r>
      <w:ins w:id="436" w:author="Sarah Hoffman" w:date="2022-11-06T12:40:00Z">
        <w:r>
          <w:rPr>
            <w:sz w:val="24"/>
            <w:szCs w:val="24"/>
          </w:rPr>
          <w:t xml:space="preserve"> the</w:t>
        </w:r>
      </w:ins>
      <w:ins w:id="437" w:author="Sarah Hoffman" w:date="2022-11-06T12:41:00Z">
        <w:r>
          <w:rPr>
            <w:sz w:val="24"/>
            <w:szCs w:val="24"/>
          </w:rPr>
          <w:t xml:space="preserve"> study area </w:t>
        </w:r>
      </w:ins>
      <w:r>
        <w:rPr>
          <w:sz w:val="24"/>
          <w:szCs w:val="24"/>
        </w:rPr>
        <w:t xml:space="preserve">was made up of 82% Douglas-fir trees, 11% western hemlock, and a combination of 7% other species. Mean annual precipitation </w:t>
      </w:r>
      <w:del w:id="438" w:author="LeBoldus, Jared" w:date="2022-10-27T09:45:00Z">
        <w:r>
          <w:rPr>
            <w:sz w:val="24"/>
            <w:szCs w:val="24"/>
          </w:rPr>
          <w:delText>of this area is</w:delText>
        </w:r>
      </w:del>
      <w:ins w:id="439" w:author="LeBoldus, Jared" w:date="2022-10-27T09:45:00Z">
        <w:r>
          <w:rPr>
            <w:sz w:val="24"/>
            <w:szCs w:val="24"/>
          </w:rPr>
          <w:t>ranges from</w:t>
        </w:r>
      </w:ins>
      <w:r>
        <w:rPr>
          <w:sz w:val="24"/>
          <w:szCs w:val="24"/>
        </w:rPr>
        <w:t xml:space="preserve"> 225 - 235 cm (Lan et al.2019; </w:t>
      </w:r>
      <w:r>
        <w:rPr>
          <w:sz w:val="24"/>
          <w:szCs w:val="24"/>
          <w:highlight w:val="white"/>
        </w:rPr>
        <w:t>PRISM Climate Group, Oregon State University 2018</w:t>
      </w:r>
      <w:r>
        <w:rPr>
          <w:sz w:val="24"/>
          <w:szCs w:val="24"/>
        </w:rPr>
        <w:t>). Mean annual temperature is 10.6</w:t>
      </w:r>
      <w:r>
        <w:rPr>
          <w:rFonts w:ascii="Times New Roman" w:hAnsi="Times New Roman" w:cs="Times New Roman"/>
          <w:color w:val="4D5156"/>
          <w:sz w:val="24"/>
          <w:szCs w:val="24"/>
          <w:shd w:val="clear" w:color="auto" w:fill="FFFFFF"/>
        </w:rPr>
        <w:t>°C</w:t>
      </w:r>
      <w:r>
        <w:rPr>
          <w:sz w:val="24"/>
          <w:szCs w:val="24"/>
        </w:rPr>
        <w:t xml:space="preserve"> (Lan et al.2019; </w:t>
      </w:r>
      <w:r>
        <w:rPr>
          <w:sz w:val="24"/>
          <w:szCs w:val="24"/>
          <w:highlight w:val="white"/>
        </w:rPr>
        <w:t>PRISM Climate Group, Oregon State University, 2018</w:t>
      </w:r>
      <w:r>
        <w:rPr>
          <w:sz w:val="24"/>
          <w:szCs w:val="24"/>
        </w:rPr>
        <w:t>)</w:t>
      </w:r>
      <w:ins w:id="440" w:author="LeBoldus, Jared" w:date="2022-10-27T09:49:00Z">
        <w:r>
          <w:rPr>
            <w:sz w:val="24"/>
            <w:szCs w:val="24"/>
          </w:rPr>
          <w:t>.</w:t>
        </w:r>
      </w:ins>
      <w:del w:id="441" w:author="LeBoldus, Jared" w:date="2022-10-27T09:49:00Z">
        <w:r>
          <w:rPr>
            <w:sz w:val="24"/>
            <w:szCs w:val="24"/>
          </w:rPr>
          <w:delText>,</w:delText>
        </w:r>
      </w:del>
      <w:r>
        <w:rPr>
          <w:sz w:val="24"/>
          <w:szCs w:val="24"/>
        </w:rPr>
        <w:t xml:space="preserve"> </w:t>
      </w:r>
      <w:del w:id="442" w:author="LeBoldus, Jared" w:date="2022-10-27T09:49:00Z">
        <w:r>
          <w:rPr>
            <w:sz w:val="24"/>
            <w:szCs w:val="24"/>
          </w:rPr>
          <w:delText xml:space="preserve">with </w:delText>
        </w:r>
      </w:del>
      <w:ins w:id="443" w:author="LeBoldus, Jared" w:date="2022-10-27T09:49:00Z">
        <w:r>
          <w:rPr>
            <w:sz w:val="24"/>
            <w:szCs w:val="24"/>
          </w:rPr>
          <w:t xml:space="preserve">The </w:t>
        </w:r>
      </w:ins>
      <w:r>
        <w:rPr>
          <w:sz w:val="24"/>
          <w:szCs w:val="24"/>
        </w:rPr>
        <w:t>soil type</w:t>
      </w:r>
      <w:ins w:id="444" w:author="LeBoldus, Jared" w:date="2022-10-27T09:49:00Z">
        <w:r>
          <w:rPr>
            <w:sz w:val="24"/>
            <w:szCs w:val="24"/>
          </w:rPr>
          <w:t>s in this region</w:t>
        </w:r>
      </w:ins>
      <w:del w:id="445" w:author="LeBoldus, Jared" w:date="2022-10-27T09:49:00Z">
        <w:r>
          <w:rPr>
            <w:sz w:val="24"/>
            <w:szCs w:val="24"/>
          </w:rPr>
          <w:delText>s</w:delText>
        </w:r>
      </w:del>
      <w:r>
        <w:rPr>
          <w:sz w:val="24"/>
          <w:szCs w:val="24"/>
        </w:rPr>
        <w:t xml:space="preserve"> of the study area </w:t>
      </w:r>
      <w:del w:id="446" w:author="LeBoldus, Jared" w:date="2022-10-27T09:46:00Z">
        <w:r>
          <w:rPr>
            <w:sz w:val="24"/>
            <w:szCs w:val="24"/>
          </w:rPr>
          <w:delText xml:space="preserve">containing </w:delText>
        </w:r>
      </w:del>
      <w:ins w:id="447" w:author="LeBoldus, Jared" w:date="2022-10-27T09:46:00Z">
        <w:r>
          <w:rPr>
            <w:sz w:val="24"/>
            <w:szCs w:val="24"/>
          </w:rPr>
          <w:t xml:space="preserve">are </w:t>
        </w:r>
      </w:ins>
      <w:r>
        <w:rPr>
          <w:sz w:val="24"/>
          <w:szCs w:val="24"/>
        </w:rPr>
        <w:t>mostly gravelly clay loam and gravelly silty clay (</w:t>
      </w:r>
      <w:r>
        <w:rPr>
          <w:sz w:val="24"/>
          <w:szCs w:val="24"/>
          <w:highlight w:val="white"/>
        </w:rPr>
        <w:t>Soil Survey Staff 2021)</w:t>
      </w:r>
      <w:ins w:id="448" w:author="LeBoldus, Jared" w:date="2022-10-27T09:46:00Z">
        <w:r>
          <w:rPr>
            <w:sz w:val="24"/>
            <w:szCs w:val="24"/>
          </w:rPr>
          <w:t xml:space="preserve">. </w:t>
        </w:r>
      </w:ins>
      <w:ins w:id="449" w:author="LeBoldus, Jared" w:date="2022-10-27T09:53:00Z">
        <w:r>
          <w:rPr>
            <w:sz w:val="24"/>
            <w:szCs w:val="24"/>
          </w:rPr>
          <w:t xml:space="preserve">The study site was selected based on the known incidence of LRR (Bloomberg </w:t>
        </w:r>
      </w:ins>
      <w:r>
        <w:rPr>
          <w:sz w:val="24"/>
          <w:szCs w:val="24"/>
        </w:rPr>
        <w:t>et al.</w:t>
      </w:r>
      <w:ins w:id="450" w:author="LeBoldus, Jared" w:date="2022-10-27T09:53:00Z">
        <w:r>
          <w:rPr>
            <w:sz w:val="24"/>
            <w:szCs w:val="24"/>
          </w:rPr>
          <w:t>1980). The area was clear cut between 1910 and 1920, burned after harvest, and reestablished naturally from seed (</w:t>
        </w:r>
        <w:proofErr w:type="spellStart"/>
        <w:r>
          <w:rPr>
            <w:sz w:val="24"/>
            <w:szCs w:val="24"/>
          </w:rPr>
          <w:t>Tkacz</w:t>
        </w:r>
        <w:proofErr w:type="spellEnd"/>
        <w:r>
          <w:rPr>
            <w:sz w:val="24"/>
            <w:szCs w:val="24"/>
          </w:rPr>
          <w:t xml:space="preserve"> and Hansen 1982)</w:t>
        </w:r>
        <w:bookmarkStart w:id="451" w:name="move117756809"/>
        <w:bookmarkEnd w:id="451"/>
        <w:r>
          <w:rPr>
            <w:sz w:val="24"/>
            <w:szCs w:val="24"/>
          </w:rPr>
          <w:t>.</w:t>
        </w:r>
      </w:ins>
    </w:p>
    <w:p w14:paraId="185AD073" w14:textId="77777777" w:rsidR="00336FAA" w:rsidRDefault="00000000">
      <w:pPr>
        <w:spacing w:line="480" w:lineRule="auto"/>
        <w:rPr>
          <w:del w:id="452" w:author="LeBoldus, Jared" w:date="2022-10-27T10:07:00Z"/>
          <w:sz w:val="24"/>
          <w:szCs w:val="24"/>
        </w:rPr>
      </w:pPr>
      <w:ins w:id="453" w:author="LeBoldus, Jared" w:date="2022-10-27T09:54:00Z">
        <w:r>
          <w:rPr>
            <w:sz w:val="24"/>
            <w:szCs w:val="24"/>
          </w:rPr>
          <w:tab/>
        </w:r>
      </w:ins>
      <w:ins w:id="454" w:author="LeBoldus, Jared" w:date="2022-10-27T09:59:00Z">
        <w:r>
          <w:rPr>
            <w:sz w:val="24"/>
            <w:szCs w:val="24"/>
          </w:rPr>
          <w:t>To</w:t>
        </w:r>
      </w:ins>
      <w:ins w:id="455" w:author="LeBoldus, Jared" w:date="2022-10-27T09:58:00Z">
        <w:r>
          <w:rPr>
            <w:sz w:val="24"/>
            <w:szCs w:val="24"/>
          </w:rPr>
          <w:t xml:space="preserve"> evalu</w:t>
        </w:r>
      </w:ins>
      <w:ins w:id="456" w:author="LeBoldus, Jared" w:date="2022-10-27T09:59:00Z">
        <w:r>
          <w:rPr>
            <w:sz w:val="24"/>
            <w:szCs w:val="24"/>
          </w:rPr>
          <w:t>a</w:t>
        </w:r>
      </w:ins>
      <w:ins w:id="457" w:author="LeBoldus, Jared" w:date="2022-10-27T09:58:00Z">
        <w:r>
          <w:rPr>
            <w:sz w:val="24"/>
            <w:szCs w:val="24"/>
          </w:rPr>
          <w:t xml:space="preserve">te the effect of thinning on LRR </w:t>
        </w:r>
      </w:ins>
      <w:ins w:id="458" w:author="LeBoldus, Jared" w:date="2022-10-27T09:59:00Z">
        <w:r>
          <w:rPr>
            <w:sz w:val="24"/>
            <w:szCs w:val="24"/>
          </w:rPr>
          <w:t>a</w:t>
        </w:r>
      </w:ins>
      <w:ins w:id="459" w:author="LeBoldus, Jared" w:date="2022-10-27T09:55:00Z">
        <w:r>
          <w:rPr>
            <w:sz w:val="24"/>
            <w:szCs w:val="24"/>
          </w:rPr>
          <w:t xml:space="preserve"> study was establis</w:t>
        </w:r>
      </w:ins>
      <w:ins w:id="460" w:author="LeBoldus, Jared" w:date="2022-10-27T09:56:00Z">
        <w:r>
          <w:rPr>
            <w:sz w:val="24"/>
            <w:szCs w:val="24"/>
          </w:rPr>
          <w:t>h</w:t>
        </w:r>
      </w:ins>
      <w:ins w:id="461" w:author="LeBoldus, Jared" w:date="2022-10-27T09:55:00Z">
        <w:r>
          <w:rPr>
            <w:sz w:val="24"/>
            <w:szCs w:val="24"/>
          </w:rPr>
          <w:t>ed in 19</w:t>
        </w:r>
      </w:ins>
      <w:ins w:id="462" w:author="LeBoldus, Jared" w:date="2022-10-27T09:56:00Z">
        <w:r>
          <w:rPr>
            <w:sz w:val="24"/>
            <w:szCs w:val="24"/>
          </w:rPr>
          <w:t>8</w:t>
        </w:r>
      </w:ins>
      <w:ins w:id="463" w:author="LeBoldus, Jared" w:date="2022-10-27T10:08:00Z">
        <w:r>
          <w:rPr>
            <w:sz w:val="24"/>
            <w:szCs w:val="24"/>
          </w:rPr>
          <w:t>5</w:t>
        </w:r>
      </w:ins>
      <w:ins w:id="464" w:author="LeBoldus, Jared" w:date="2022-10-27T09:55:00Z">
        <w:r>
          <w:rPr>
            <w:sz w:val="24"/>
            <w:szCs w:val="24"/>
          </w:rPr>
          <w:t xml:space="preserve"> across ca. 162 ha</w:t>
        </w:r>
      </w:ins>
      <w:ins w:id="465" w:author="LeBoldus, Jared" w:date="2022-10-27T09:56:00Z">
        <w:r>
          <w:rPr>
            <w:sz w:val="24"/>
            <w:szCs w:val="24"/>
          </w:rPr>
          <w:t xml:space="preserve"> of forest land</w:t>
        </w:r>
      </w:ins>
      <w:ins w:id="466" w:author="LeBoldus, Jared" w:date="2022-10-27T10:06:00Z">
        <w:r>
          <w:rPr>
            <w:sz w:val="24"/>
            <w:szCs w:val="24"/>
          </w:rPr>
          <w:t xml:space="preserve"> (Fig. 1)</w:t>
        </w:r>
      </w:ins>
      <w:ins w:id="467" w:author="LeBoldus, Jared" w:date="2022-10-27T09:55:00Z">
        <w:r>
          <w:rPr>
            <w:sz w:val="24"/>
            <w:szCs w:val="24"/>
          </w:rPr>
          <w:t xml:space="preserve">. </w:t>
        </w:r>
      </w:ins>
      <w:ins w:id="468" w:author="LeBoldus, Jared" w:date="2022-10-27T09:54:00Z">
        <w:r>
          <w:rPr>
            <w:sz w:val="24"/>
            <w:szCs w:val="24"/>
          </w:rPr>
          <w:t>The experimental design was a randomized complete block desi</w:t>
        </w:r>
      </w:ins>
      <w:ins w:id="469" w:author="LeBoldus, Jared" w:date="2022-10-27T09:56:00Z">
        <w:r>
          <w:rPr>
            <w:sz w:val="24"/>
            <w:szCs w:val="24"/>
          </w:rPr>
          <w:t>gn</w:t>
        </w:r>
      </w:ins>
      <w:ins w:id="470" w:author="LeBoldus, Jared" w:date="2022-10-27T09:57:00Z">
        <w:r>
          <w:rPr>
            <w:sz w:val="24"/>
            <w:szCs w:val="24"/>
          </w:rPr>
          <w:t xml:space="preserve"> with three treatments and </w:t>
        </w:r>
      </w:ins>
      <w:ins w:id="471" w:author="LeBoldus, Jared" w:date="2022-10-27T09:59:00Z">
        <w:r>
          <w:rPr>
            <w:sz w:val="24"/>
            <w:szCs w:val="24"/>
          </w:rPr>
          <w:t>5</w:t>
        </w:r>
      </w:ins>
      <w:ins w:id="472" w:author="LeBoldus, Jared" w:date="2022-10-27T09:57:00Z">
        <w:r>
          <w:rPr>
            <w:sz w:val="24"/>
            <w:szCs w:val="24"/>
          </w:rPr>
          <w:t xml:space="preserve"> blocks</w:t>
        </w:r>
      </w:ins>
      <w:del w:id="473" w:author="LeBoldus, Jared" w:date="2022-10-27T09:50:00Z">
        <w:r>
          <w:rPr>
            <w:sz w:val="24"/>
            <w:szCs w:val="24"/>
          </w:rPr>
          <w:delText xml:space="preserve">The Woods Creek thinning study took place within the Siuslaw National Forest was chosen with prior knowledge that there </w:delText>
        </w:r>
        <w:r>
          <w:rPr>
            <w:sz w:val="24"/>
            <w:szCs w:val="24"/>
          </w:rPr>
          <w:lastRenderedPageBreak/>
          <w:delText>was a high incidence rate of LRR. This was based upon a line intercept survey</w:delText>
        </w:r>
      </w:del>
      <w:del w:id="474" w:author="LeBoldus, Jared" w:date="2022-10-27T09:53:00Z">
        <w:r>
          <w:rPr>
            <w:sz w:val="24"/>
            <w:szCs w:val="24"/>
          </w:rPr>
          <w:delText xml:space="preserve"> (Bloomberg </w:delText>
        </w:r>
      </w:del>
      <w:ins w:id="475" w:author="LeBoldus, Jared" w:date="2022-10-27T09:57:00Z">
        <w:r>
          <w:rPr>
            <w:sz w:val="24"/>
            <w:szCs w:val="24"/>
          </w:rPr>
          <w:t xml:space="preserve"> </w:t>
        </w:r>
      </w:ins>
      <w:ins w:id="476" w:author="LeBoldus, Jared" w:date="2022-10-27T09:59:00Z">
        <w:r>
          <w:rPr>
            <w:sz w:val="24"/>
            <w:szCs w:val="24"/>
          </w:rPr>
          <w:t>per tr</w:t>
        </w:r>
      </w:ins>
      <w:ins w:id="477" w:author="LeBoldus, Jared" w:date="2022-10-27T10:00:00Z">
        <w:r>
          <w:rPr>
            <w:sz w:val="24"/>
            <w:szCs w:val="24"/>
          </w:rPr>
          <w:t xml:space="preserve">eatment </w:t>
        </w:r>
      </w:ins>
      <w:del w:id="478" w:author="LeBoldus, Jared" w:date="2022-10-27T09:53:00Z">
        <w:r>
          <w:rPr>
            <w:sz w:val="24"/>
            <w:szCs w:val="24"/>
          </w:rPr>
          <w:delText xml:space="preserve">The area was clear cut between 1910 and 1920, burned after reharvest, and reestablished naturally from seed (Tkacz and Hansen, 1982). </w:delText>
        </w:r>
      </w:del>
      <w:del w:id="479" w:author="LeBoldus, Jared" w:date="2022-10-27T09:57:00Z">
        <w:r>
          <w:rPr>
            <w:sz w:val="24"/>
            <w:szCs w:val="24"/>
          </w:rPr>
          <w:delText xml:space="preserve">The study area encompassed 15 stands </w:delText>
        </w:r>
      </w:del>
      <w:r>
        <w:rPr>
          <w:sz w:val="24"/>
          <w:szCs w:val="24"/>
        </w:rPr>
        <w:t>(mean = 9.7 h</w:t>
      </w:r>
      <w:ins w:id="480" w:author="LeBoldus, Jared" w:date="2022-10-27T09:58:00Z">
        <w:r>
          <w:rPr>
            <w:sz w:val="24"/>
            <w:szCs w:val="24"/>
          </w:rPr>
          <w:t>a</w:t>
        </w:r>
      </w:ins>
      <w:del w:id="481" w:author="LeBoldus, Jared" w:date="2022-10-27T09:58:00Z">
        <w:r>
          <w:rPr>
            <w:sz w:val="24"/>
            <w:szCs w:val="24"/>
          </w:rPr>
          <w:delText>ectares</w:delText>
        </w:r>
      </w:del>
      <w:r>
        <w:rPr>
          <w:sz w:val="24"/>
          <w:szCs w:val="24"/>
        </w:rPr>
        <w:t xml:space="preserve">, range = 6.7 - 14.7 </w:t>
      </w:r>
      <w:del w:id="482" w:author="LeBoldus, Jared" w:date="2022-10-27T09:58:00Z">
        <w:r>
          <w:rPr>
            <w:sz w:val="24"/>
            <w:szCs w:val="24"/>
          </w:rPr>
          <w:delText>hectares</w:delText>
        </w:r>
      </w:del>
      <w:ins w:id="483" w:author="LeBoldus, Jared" w:date="2022-10-27T09:58:00Z">
        <w:r>
          <w:rPr>
            <w:sz w:val="24"/>
            <w:szCs w:val="24"/>
          </w:rPr>
          <w:t>ha</w:t>
        </w:r>
      </w:ins>
      <w:r>
        <w:rPr>
          <w:sz w:val="24"/>
          <w:szCs w:val="24"/>
        </w:rPr>
        <w:t xml:space="preserve">) </w:t>
      </w:r>
      <w:del w:id="484" w:author="LeBoldus, Jared" w:date="2022-10-27T09:58:00Z">
        <w:r>
          <w:rPr>
            <w:sz w:val="24"/>
            <w:szCs w:val="24"/>
          </w:rPr>
          <w:delText xml:space="preserve">across ~162 hectares </w:delText>
        </w:r>
      </w:del>
      <w:r>
        <w:rPr>
          <w:sz w:val="24"/>
          <w:szCs w:val="24"/>
        </w:rPr>
        <w:t>(</w:t>
      </w:r>
      <w:r>
        <w:rPr>
          <w:bCs/>
          <w:sz w:val="24"/>
          <w:szCs w:val="24"/>
        </w:rPr>
        <w:t>Fi</w:t>
      </w:r>
      <w:ins w:id="485" w:author="LeBoldus, Jared" w:date="2022-10-27T09:58:00Z">
        <w:r>
          <w:rPr>
            <w:bCs/>
            <w:sz w:val="24"/>
            <w:szCs w:val="24"/>
          </w:rPr>
          <w:t>g.</w:t>
        </w:r>
      </w:ins>
      <w:del w:id="486" w:author="LeBoldus, Jared" w:date="2022-10-27T09:58:00Z">
        <w:r>
          <w:rPr>
            <w:bCs/>
            <w:sz w:val="24"/>
            <w:szCs w:val="24"/>
          </w:rPr>
          <w:delText>gure</w:delText>
        </w:r>
      </w:del>
      <w:r>
        <w:rPr>
          <w:bCs/>
          <w:sz w:val="24"/>
          <w:szCs w:val="24"/>
        </w:rPr>
        <w:t xml:space="preserve"> 1</w:t>
      </w:r>
      <w:r>
        <w:rPr>
          <w:sz w:val="24"/>
          <w:szCs w:val="24"/>
        </w:rPr>
        <w:t xml:space="preserve">). </w:t>
      </w:r>
      <w:bookmarkStart w:id="487" w:name="move117757279"/>
      <w:ins w:id="488" w:author="LeBoldus, Jared" w:date="2022-10-27T10:01:00Z">
        <w:r>
          <w:rPr>
            <w:sz w:val="24"/>
            <w:szCs w:val="24"/>
          </w:rPr>
          <w:t>The treatments included an unthinned control</w:t>
        </w:r>
      </w:ins>
      <w:ins w:id="489" w:author="LeBoldus, Jared" w:date="2022-10-27T10:02:00Z">
        <w:r>
          <w:rPr>
            <w:sz w:val="24"/>
            <w:szCs w:val="24"/>
          </w:rPr>
          <w:t xml:space="preserve"> (BA</w:t>
        </w:r>
      </w:ins>
      <w:ins w:id="490" w:author="LeBoldus, Jared" w:date="2022-10-27T10:03:00Z">
        <w:r>
          <w:rPr>
            <w:sz w:val="24"/>
            <w:szCs w:val="24"/>
          </w:rPr>
          <w:t xml:space="preserve"> = 61.4 m</w:t>
        </w:r>
        <w:r>
          <w:rPr>
            <w:color w:val="333333"/>
            <w:sz w:val="24"/>
            <w:szCs w:val="24"/>
            <w:vertAlign w:val="superscript"/>
          </w:rPr>
          <w:t>2</w:t>
        </w:r>
        <w:r>
          <w:rPr>
            <w:sz w:val="24"/>
            <w:szCs w:val="24"/>
          </w:rPr>
          <w:t>ha</w:t>
        </w:r>
        <w:r>
          <w:rPr>
            <w:sz w:val="24"/>
            <w:szCs w:val="24"/>
            <w:vertAlign w:val="superscript"/>
          </w:rPr>
          <w:t>-1</w:t>
        </w:r>
        <w:r>
          <w:rPr>
            <w:sz w:val="24"/>
            <w:szCs w:val="24"/>
          </w:rPr>
          <w:t>; quadratic mean diameter</w:t>
        </w:r>
      </w:ins>
      <w:ins w:id="491" w:author="LeBoldus, Jared" w:date="2022-10-27T10:05:00Z">
        <w:r>
          <w:rPr>
            <w:sz w:val="24"/>
            <w:szCs w:val="24"/>
          </w:rPr>
          <w:t xml:space="preserve"> (QMD</w:t>
        </w:r>
      </w:ins>
      <w:r>
        <w:rPr>
          <w:sz w:val="24"/>
          <w:szCs w:val="24"/>
        </w:rPr>
        <w:t xml:space="preserve">) </w:t>
      </w:r>
      <w:ins w:id="492" w:author="LeBoldus, Jared" w:date="2022-10-27T10:05:00Z">
        <w:r>
          <w:rPr>
            <w:sz w:val="24"/>
            <w:szCs w:val="24"/>
          </w:rPr>
          <w:t>=</w:t>
        </w:r>
      </w:ins>
      <w:ins w:id="493" w:author="LeBoldus, Jared" w:date="2022-10-27T10:03:00Z">
        <w:r>
          <w:rPr>
            <w:sz w:val="24"/>
            <w:szCs w:val="24"/>
          </w:rPr>
          <w:t xml:space="preserve"> </w:t>
        </w:r>
      </w:ins>
      <w:ins w:id="494" w:author="LeBoldus, Jared" w:date="2022-10-27T10:04:00Z">
        <w:r>
          <w:rPr>
            <w:sz w:val="24"/>
            <w:szCs w:val="24"/>
          </w:rPr>
          <w:t>41cm)</w:t>
        </w:r>
      </w:ins>
      <w:ins w:id="495" w:author="LeBoldus, Jared" w:date="2022-10-27T10:01:00Z">
        <w:r>
          <w:rPr>
            <w:sz w:val="24"/>
            <w:szCs w:val="24"/>
          </w:rPr>
          <w:t xml:space="preserve">, </w:t>
        </w:r>
        <w:bookmarkEnd w:id="487"/>
        <w:r>
          <w:rPr>
            <w:sz w:val="24"/>
            <w:szCs w:val="24"/>
          </w:rPr>
          <w:t>a light thinning</w:t>
        </w:r>
      </w:ins>
      <w:ins w:id="496" w:author="LeBoldus, Jared" w:date="2022-10-27T10:04:00Z">
        <w:r>
          <w:rPr>
            <w:sz w:val="24"/>
            <w:szCs w:val="24"/>
          </w:rPr>
          <w:t xml:space="preserve"> (BA = 43.1 m</w:t>
        </w:r>
        <w:r>
          <w:rPr>
            <w:color w:val="333333"/>
            <w:sz w:val="24"/>
            <w:szCs w:val="24"/>
            <w:vertAlign w:val="superscript"/>
          </w:rPr>
          <w:t>2</w:t>
        </w:r>
        <w:r>
          <w:rPr>
            <w:sz w:val="24"/>
            <w:szCs w:val="24"/>
          </w:rPr>
          <w:t>ha</w:t>
        </w:r>
        <w:r>
          <w:rPr>
            <w:sz w:val="24"/>
            <w:szCs w:val="24"/>
            <w:vertAlign w:val="superscript"/>
          </w:rPr>
          <w:t>-1</w:t>
        </w:r>
        <w:r>
          <w:rPr>
            <w:sz w:val="24"/>
            <w:szCs w:val="24"/>
          </w:rPr>
          <w:t xml:space="preserve">; </w:t>
        </w:r>
      </w:ins>
      <w:ins w:id="497" w:author="LeBoldus, Jared" w:date="2022-10-27T10:05:00Z">
        <w:r>
          <w:rPr>
            <w:sz w:val="24"/>
            <w:szCs w:val="24"/>
          </w:rPr>
          <w:t>QMD</w:t>
        </w:r>
      </w:ins>
      <w:ins w:id="498" w:author="LeBoldus, Jared" w:date="2022-10-27T10:04:00Z">
        <w:r>
          <w:rPr>
            <w:sz w:val="24"/>
            <w:szCs w:val="24"/>
          </w:rPr>
          <w:t>= 47cm</w:t>
        </w:r>
      </w:ins>
      <w:ins w:id="499" w:author="LeBoldus, Jared" w:date="2022-10-27T10:05:00Z">
        <w:r>
          <w:rPr>
            <w:sz w:val="24"/>
            <w:szCs w:val="24"/>
          </w:rPr>
          <w:t>)</w:t>
        </w:r>
      </w:ins>
      <w:ins w:id="500" w:author="LeBoldus, Jared" w:date="2022-10-27T10:02:00Z">
        <w:r>
          <w:rPr>
            <w:sz w:val="24"/>
            <w:szCs w:val="24"/>
          </w:rPr>
          <w:t xml:space="preserve"> and a thinning</w:t>
        </w:r>
      </w:ins>
      <w:ins w:id="501" w:author="LeBoldus, Jared" w:date="2022-10-27T10:05:00Z">
        <w:r>
          <w:rPr>
            <w:sz w:val="24"/>
            <w:szCs w:val="24"/>
          </w:rPr>
          <w:t xml:space="preserve"> (BA = 35.3 m</w:t>
        </w:r>
        <w:r>
          <w:rPr>
            <w:color w:val="333333"/>
            <w:sz w:val="24"/>
            <w:szCs w:val="24"/>
            <w:vertAlign w:val="superscript"/>
          </w:rPr>
          <w:t>2</w:t>
        </w:r>
        <w:r>
          <w:rPr>
            <w:sz w:val="24"/>
            <w:szCs w:val="24"/>
          </w:rPr>
          <w:t>ha</w:t>
        </w:r>
        <w:r>
          <w:rPr>
            <w:sz w:val="24"/>
            <w:szCs w:val="24"/>
            <w:vertAlign w:val="superscript"/>
          </w:rPr>
          <w:t>-1</w:t>
        </w:r>
        <w:r>
          <w:rPr>
            <w:sz w:val="24"/>
            <w:szCs w:val="24"/>
          </w:rPr>
          <w:t xml:space="preserve">; QMD = </w:t>
        </w:r>
      </w:ins>
      <w:ins w:id="502" w:author="LeBoldus, Jared" w:date="2022-10-27T10:06:00Z">
        <w:r>
          <w:rPr>
            <w:sz w:val="24"/>
            <w:szCs w:val="24"/>
          </w:rPr>
          <w:t>55cm)</w:t>
        </w:r>
      </w:ins>
      <w:ins w:id="503" w:author="LeBoldus, Jared" w:date="2022-10-27T10:07:00Z">
        <w:r>
          <w:rPr>
            <w:sz w:val="24"/>
            <w:szCs w:val="24"/>
          </w:rPr>
          <w:t xml:space="preserve"> (Hansen, unpublished data)</w:t>
        </w:r>
      </w:ins>
      <w:ins w:id="504" w:author="LeBoldus, Jared" w:date="2022-10-27T10:06:00Z">
        <w:r>
          <w:rPr>
            <w:sz w:val="24"/>
            <w:szCs w:val="24"/>
          </w:rPr>
          <w:t>.</w:t>
        </w:r>
      </w:ins>
      <w:ins w:id="505" w:author="LeBoldus, Jared" w:date="2022-10-27T10:08:00Z">
        <w:r>
          <w:rPr>
            <w:sz w:val="24"/>
            <w:szCs w:val="24"/>
          </w:rPr>
          <w:t xml:space="preserve"> </w:t>
        </w:r>
      </w:ins>
      <w:bookmarkStart w:id="506" w:name="move117757751"/>
      <w:ins w:id="507" w:author="LeBoldus, Jared" w:date="2022-10-27T10:09:00Z">
        <w:r>
          <w:rPr>
            <w:sz w:val="24"/>
            <w:szCs w:val="24"/>
          </w:rPr>
          <w:t>P</w:t>
        </w:r>
      </w:ins>
      <w:ins w:id="508" w:author="LeBoldus, Jared" w:date="2022-10-27T10:08:00Z">
        <w:r>
          <w:rPr>
            <w:sz w:val="24"/>
            <w:szCs w:val="24"/>
          </w:rPr>
          <w:t>rior to any treatments being conducted, a total of 75 circular, fixed radius plots</w:t>
        </w:r>
      </w:ins>
      <w:ins w:id="509" w:author="LeBoldus, Jared" w:date="2022-10-27T10:10:00Z">
        <w:r>
          <w:rPr>
            <w:sz w:val="24"/>
            <w:szCs w:val="24"/>
          </w:rPr>
          <w:t xml:space="preserve"> (11.3 m</w:t>
        </w:r>
      </w:ins>
      <w:del w:id="510" w:author="LeBoldus, Jared" w:date="2022-10-27T10:10:00Z">
        <w:r>
          <w:rPr>
            <w:sz w:val="24"/>
            <w:szCs w:val="24"/>
          </w:rPr>
          <w:delText xml:space="preserve"> </w:delText>
        </w:r>
      </w:del>
      <w:ins w:id="511" w:author="LeBoldus, Jared" w:date="2022-10-27T10:10:00Z">
        <w:r>
          <w:rPr>
            <w:sz w:val="24"/>
            <w:szCs w:val="24"/>
          </w:rPr>
          <w:t xml:space="preserve">) </w:t>
        </w:r>
      </w:ins>
      <w:ins w:id="512" w:author="LeBoldus, Jared" w:date="2022-10-27T10:08:00Z">
        <w:r>
          <w:rPr>
            <w:sz w:val="24"/>
            <w:szCs w:val="24"/>
          </w:rPr>
          <w:t>were established</w:t>
        </w:r>
      </w:ins>
      <w:ins w:id="513" w:author="LeBoldus, Jared" w:date="2022-10-27T10:09:00Z">
        <w:r>
          <w:rPr>
            <w:sz w:val="24"/>
            <w:szCs w:val="24"/>
          </w:rPr>
          <w:t xml:space="preserve"> within the study area</w:t>
        </w:r>
      </w:ins>
      <w:ins w:id="514" w:author="LeBoldus, Jared" w:date="2022-10-27T10:08:00Z">
        <w:r>
          <w:rPr>
            <w:sz w:val="24"/>
            <w:szCs w:val="24"/>
          </w:rPr>
          <w:t xml:space="preserve"> (</w:t>
        </w:r>
        <w:r>
          <w:rPr>
            <w:bCs/>
            <w:sz w:val="24"/>
            <w:szCs w:val="24"/>
          </w:rPr>
          <w:t>Fig</w:t>
        </w:r>
      </w:ins>
      <w:del w:id="515" w:author="LeBoldus, Jared" w:date="2022-10-27T10:09:00Z">
        <w:r>
          <w:rPr>
            <w:bCs/>
            <w:sz w:val="24"/>
            <w:szCs w:val="24"/>
          </w:rPr>
          <w:delText>ure</w:delText>
        </w:r>
      </w:del>
      <w:ins w:id="516" w:author="LeBoldus, Jared" w:date="2022-10-27T10:09:00Z">
        <w:r>
          <w:rPr>
            <w:bCs/>
            <w:sz w:val="24"/>
            <w:szCs w:val="24"/>
          </w:rPr>
          <w:t>.</w:t>
        </w:r>
      </w:ins>
      <w:ins w:id="517" w:author="LeBoldus, Jared" w:date="2022-10-27T10:08:00Z">
        <w:r>
          <w:rPr>
            <w:bCs/>
            <w:sz w:val="24"/>
            <w:szCs w:val="24"/>
          </w:rPr>
          <w:t xml:space="preserve"> 1</w:t>
        </w:r>
        <w:r>
          <w:rPr>
            <w:sz w:val="24"/>
            <w:szCs w:val="24"/>
          </w:rPr>
          <w:t xml:space="preserve">). </w:t>
        </w:r>
      </w:ins>
      <w:ins w:id="518" w:author="LeBoldus, Jared" w:date="2022-10-27T10:09:00Z">
        <w:r>
          <w:rPr>
            <w:sz w:val="24"/>
            <w:szCs w:val="24"/>
          </w:rPr>
          <w:t xml:space="preserve">There </w:t>
        </w:r>
      </w:ins>
      <w:r>
        <w:rPr>
          <w:sz w:val="24"/>
          <w:szCs w:val="24"/>
        </w:rPr>
        <w:t>was</w:t>
      </w:r>
      <w:ins w:id="519" w:author="LeBoldus, Jared" w:date="2022-10-27T10:09:00Z">
        <w:r>
          <w:rPr>
            <w:sz w:val="24"/>
            <w:szCs w:val="24"/>
          </w:rPr>
          <w:t xml:space="preserve"> a total of </w:t>
        </w:r>
      </w:ins>
      <w:ins w:id="520" w:author="LeBoldus, Jared" w:date="2022-10-27T10:08:00Z">
        <w:r>
          <w:rPr>
            <w:sz w:val="24"/>
            <w:szCs w:val="24"/>
          </w:rPr>
          <w:t>25 plots in each of the three different treatment areas</w:t>
        </w:r>
      </w:ins>
      <w:ins w:id="521" w:author="LeBoldus, Jared" w:date="2022-10-27T10:10:00Z">
        <w:r>
          <w:rPr>
            <w:sz w:val="24"/>
            <w:szCs w:val="24"/>
          </w:rPr>
          <w:t xml:space="preserve"> with 5 plots in each block</w:t>
        </w:r>
      </w:ins>
      <w:ins w:id="522" w:author="LeBoldus, Jared" w:date="2022-10-27T10:08:00Z">
        <w:r>
          <w:rPr>
            <w:sz w:val="24"/>
            <w:szCs w:val="24"/>
          </w:rPr>
          <w:t>. The location of the plots was on the northeast slope of Mary’s Peak, Oregon, USA. Plot</w:t>
        </w:r>
      </w:ins>
      <w:ins w:id="523" w:author="LeBoldus, Jared" w:date="2022-10-27T10:11:00Z">
        <w:r>
          <w:rPr>
            <w:sz w:val="24"/>
            <w:szCs w:val="24"/>
          </w:rPr>
          <w:t xml:space="preserve"> locations</w:t>
        </w:r>
      </w:ins>
      <w:del w:id="524" w:author="LeBoldus, Jared" w:date="2022-10-27T10:11:00Z">
        <w:r>
          <w:rPr>
            <w:sz w:val="24"/>
            <w:szCs w:val="24"/>
          </w:rPr>
          <w:delText>s</w:delText>
        </w:r>
      </w:del>
      <w:ins w:id="525" w:author="LeBoldus, Jared" w:date="2022-10-27T10:08:00Z">
        <w:r>
          <w:rPr>
            <w:sz w:val="24"/>
            <w:szCs w:val="24"/>
          </w:rPr>
          <w:t xml:space="preserve"> were semi randomized and chosen with respect to access points such as trails and roads. </w:t>
        </w:r>
      </w:ins>
      <w:ins w:id="526" w:author="LeBoldus, Jared" w:date="2022-10-27T10:12:00Z">
        <w:r>
          <w:rPr>
            <w:sz w:val="24"/>
            <w:szCs w:val="24"/>
          </w:rPr>
          <w:t xml:space="preserve">The elevation of the plots ranged from 381 - 634m (mean = 511m). </w:t>
        </w:r>
      </w:ins>
      <w:bookmarkEnd w:id="506"/>
      <w:del w:id="527" w:author="LeBoldus, Jared" w:date="2022-10-27T10:11:00Z">
        <w:r>
          <w:rPr>
            <w:sz w:val="24"/>
            <w:szCs w:val="24"/>
          </w:rPr>
          <w:delText>Each plot was 0.04 hectares with a plot radius of 11.3 m.</w:delText>
        </w:r>
      </w:del>
      <w:del w:id="528" w:author="LeBoldus, Jared" w:date="2022-10-27T10:07:00Z">
        <w:r>
          <w:rPr>
            <w:b/>
            <w:bCs/>
            <w:sz w:val="24"/>
            <w:szCs w:val="24"/>
          </w:rPr>
          <w:delText xml:space="preserve">Three categories of treatment areas were originally designed for this study, with five replicates for each treatment. </w:delText>
        </w:r>
      </w:del>
      <w:del w:id="529" w:author="LeBoldus, Jared" w:date="2022-10-27T10:01:00Z">
        <w:r>
          <w:rPr>
            <w:b/>
            <w:bCs/>
            <w:sz w:val="24"/>
            <w:szCs w:val="24"/>
          </w:rPr>
          <w:delText xml:space="preserve">The treatment categories included the control, that contained five stands where no thinning occurred. </w:delText>
        </w:r>
      </w:del>
      <w:del w:id="530" w:author="LeBoldus, Jared" w:date="2022-10-27T10:07:00Z">
        <w:r>
          <w:rPr>
            <w:b/>
            <w:bCs/>
            <w:sz w:val="24"/>
            <w:szCs w:val="24"/>
          </w:rPr>
          <w:delText>The basal area of the control stands was 61.4 m</w:delText>
        </w:r>
        <w:r>
          <w:rPr>
            <w:b/>
            <w:bCs/>
            <w:color w:val="333333"/>
            <w:sz w:val="24"/>
            <w:szCs w:val="24"/>
            <w:vertAlign w:val="superscript"/>
          </w:rPr>
          <w:delText>2</w:delText>
        </w:r>
        <w:r>
          <w:rPr>
            <w:b/>
            <w:bCs/>
            <w:sz w:val="24"/>
            <w:szCs w:val="24"/>
          </w:rPr>
          <w:delText>ha</w:delText>
        </w:r>
        <w:r>
          <w:rPr>
            <w:b/>
            <w:bCs/>
            <w:sz w:val="24"/>
            <w:szCs w:val="24"/>
            <w:vertAlign w:val="superscript"/>
          </w:rPr>
          <w:delText>-1</w:delText>
        </w:r>
        <w:r>
          <w:rPr>
            <w:b/>
            <w:bCs/>
            <w:sz w:val="24"/>
            <w:szCs w:val="24"/>
          </w:rPr>
          <w:delText xml:space="preserve"> in 1990 with a stand mean quadratic mean diameter of 41 cm. The lightly thinned treatment area was made up of five stands that were thinned to 43.1 m</w:delText>
        </w:r>
        <w:r>
          <w:rPr>
            <w:b/>
            <w:bCs/>
            <w:color w:val="333333"/>
            <w:sz w:val="24"/>
            <w:szCs w:val="24"/>
            <w:vertAlign w:val="superscript"/>
          </w:rPr>
          <w:delText>2</w:delText>
        </w:r>
        <w:r>
          <w:rPr>
            <w:b/>
            <w:bCs/>
            <w:sz w:val="24"/>
            <w:szCs w:val="24"/>
          </w:rPr>
          <w:delText>ha</w:delText>
        </w:r>
        <w:r>
          <w:rPr>
            <w:b/>
            <w:bCs/>
            <w:sz w:val="24"/>
            <w:szCs w:val="24"/>
            <w:vertAlign w:val="superscript"/>
          </w:rPr>
          <w:delText>-1</w:delText>
        </w:r>
        <w:r>
          <w:rPr>
            <w:b/>
            <w:bCs/>
            <w:sz w:val="24"/>
            <w:szCs w:val="24"/>
          </w:rPr>
          <w:delText xml:space="preserve"> of basal area with a stand mean quadratic mean diameter of 47 cm. The thinned area was made up of five stands that were thinned to 35.3 m</w:delText>
        </w:r>
        <w:r>
          <w:rPr>
            <w:b/>
            <w:bCs/>
            <w:color w:val="333333"/>
            <w:sz w:val="24"/>
            <w:szCs w:val="24"/>
            <w:vertAlign w:val="superscript"/>
          </w:rPr>
          <w:delText>2</w:delText>
        </w:r>
        <w:r>
          <w:rPr>
            <w:b/>
            <w:bCs/>
            <w:sz w:val="24"/>
            <w:szCs w:val="24"/>
          </w:rPr>
          <w:delText>ha</w:delText>
        </w:r>
        <w:r>
          <w:rPr>
            <w:b/>
            <w:bCs/>
            <w:sz w:val="24"/>
            <w:szCs w:val="24"/>
            <w:vertAlign w:val="superscript"/>
          </w:rPr>
          <w:delText>-1</w:delText>
        </w:r>
        <w:r>
          <w:rPr>
            <w:b/>
            <w:bCs/>
            <w:sz w:val="24"/>
            <w:szCs w:val="24"/>
          </w:rPr>
          <w:delText xml:space="preserve"> of basal area </w:delText>
        </w:r>
        <w:r>
          <w:rPr>
            <w:b/>
            <w:bCs/>
            <w:sz w:val="24"/>
            <w:szCs w:val="24"/>
          </w:rPr>
          <w:lastRenderedPageBreak/>
          <w:delText xml:space="preserve">with a stand mean quadratic mean diameter of 55 cm. </w:delText>
        </w:r>
      </w:del>
      <w:del w:id="531" w:author="LeBoldus, Jared" w:date="2022-10-27T10:13:00Z">
        <w:r>
          <w:rPr>
            <w:b/>
            <w:bCs/>
            <w:sz w:val="24"/>
            <w:szCs w:val="24"/>
          </w:rPr>
          <w:br/>
        </w:r>
      </w:del>
    </w:p>
    <w:p w14:paraId="6EFB99C6" w14:textId="77777777" w:rsidR="00336FAA" w:rsidRDefault="00000000">
      <w:pPr>
        <w:spacing w:line="480" w:lineRule="auto"/>
        <w:ind w:firstLine="720"/>
        <w:rPr>
          <w:del w:id="532" w:author="LeBoldus, Jared" w:date="2022-10-27T10:13:00Z"/>
          <w:b/>
          <w:bCs/>
          <w:sz w:val="24"/>
          <w:szCs w:val="24"/>
        </w:rPr>
      </w:pPr>
      <w:del w:id="533" w:author="LeBoldus, Jared" w:date="2022-10-27T10:13:00Z">
        <w:r>
          <w:rPr>
            <w:b/>
            <w:bCs/>
            <w:sz w:val="24"/>
            <w:szCs w:val="24"/>
          </w:rPr>
          <w:delText xml:space="preserve">2.1.2 Plot network </w:delText>
        </w:r>
      </w:del>
    </w:p>
    <w:p w14:paraId="45474481" w14:textId="77777777" w:rsidR="00336FAA" w:rsidRDefault="00000000">
      <w:pPr>
        <w:spacing w:line="480" w:lineRule="auto"/>
        <w:ind w:firstLine="720"/>
        <w:rPr>
          <w:del w:id="534" w:author="LeBoldus, Jared" w:date="2022-10-27T10:13:00Z"/>
          <w:sz w:val="24"/>
          <w:szCs w:val="24"/>
        </w:rPr>
      </w:pPr>
      <w:del w:id="535" w:author="LeBoldus, Jared" w:date="2022-10-27T10:08:00Z">
        <w:r>
          <w:rPr>
            <w:b/>
            <w:bCs/>
            <w:sz w:val="24"/>
            <w:szCs w:val="24"/>
          </w:rPr>
          <w:delText xml:space="preserve">In 1985, prior to any treatments being conducted, a total of 75 circular, fixed radius plots were established (Figure 1). The plot network contained 25 plots in each of the three different treatment areas. The location of the plots was on the northeast slope of Mary’s Peak, Oregon, USA. Plots were semi randomized and chosen with respect to access points such as trails and roads. Each plot was 0.04 hectares with a plot radius of 11.3 m. </w:delText>
        </w:r>
      </w:del>
      <w:del w:id="536" w:author="LeBoldus, Jared" w:date="2022-10-27T10:12:00Z">
        <w:r>
          <w:rPr>
            <w:b/>
            <w:bCs/>
            <w:sz w:val="24"/>
            <w:szCs w:val="24"/>
          </w:rPr>
          <w:delText xml:space="preserve">The elevation of the plots ranged from 381 - 634m (mean = 511m). </w:delText>
        </w:r>
      </w:del>
      <w:del w:id="537" w:author="LeBoldus, Jared" w:date="2022-10-27T10:13:00Z">
        <w:r>
          <w:rPr>
            <w:b/>
            <w:bCs/>
            <w:sz w:val="24"/>
            <w:szCs w:val="24"/>
          </w:rPr>
          <w:delText xml:space="preserve">Elevation was found by using a Digital Elevation Model (DEM) in ArcGIS Pro 2.8.0 </w:delText>
        </w:r>
        <w:r>
          <w:rPr>
            <w:b/>
            <w:bCs/>
            <w:sz w:val="24"/>
            <w:szCs w:val="24"/>
            <w:highlight w:val="white"/>
          </w:rPr>
          <w:delText>(ESRI, 2011)</w:delText>
        </w:r>
        <w:r>
          <w:rPr>
            <w:b/>
            <w:bCs/>
            <w:sz w:val="24"/>
            <w:szCs w:val="24"/>
          </w:rPr>
          <w:delText>. The DEM was downloaded from the USGS Earth Explorer online website (</w:delText>
        </w:r>
      </w:del>
      <w:r>
        <w:fldChar w:fldCharType="begin"/>
      </w:r>
      <w:r>
        <w:instrText>HYPERLINK "http://earthexplorer.usgs.gov/" \h</w:instrText>
      </w:r>
      <w:r>
        <w:fldChar w:fldCharType="separate"/>
      </w:r>
      <w:del w:id="538" w:author="LeBoldus, Jared" w:date="2022-10-27T10:13:00Z">
        <w:r>
          <w:rPr>
            <w:rStyle w:val="Hyperlink"/>
            <w:b/>
            <w:bCs/>
            <w:color w:val="auto"/>
            <w:sz w:val="24"/>
            <w:szCs w:val="24"/>
          </w:rPr>
          <w:delText>http://earthexplorer.usgs.gov</w:delText>
        </w:r>
      </w:del>
      <w:r>
        <w:rPr>
          <w:rStyle w:val="Hyperlink"/>
          <w:b/>
          <w:bCs/>
          <w:color w:val="auto"/>
          <w:sz w:val="24"/>
          <w:szCs w:val="24"/>
        </w:rPr>
        <w:fldChar w:fldCharType="end"/>
      </w:r>
      <w:del w:id="539" w:author="LeBoldus, Jared" w:date="2022-10-27T10:13:00Z">
        <w:r>
          <w:rPr>
            <w:b/>
            <w:bCs/>
            <w:sz w:val="24"/>
            <w:szCs w:val="24"/>
          </w:rPr>
          <w:delText xml:space="preserve">). </w:delText>
        </w:r>
      </w:del>
    </w:p>
    <w:p w14:paraId="5A1BE134" w14:textId="77777777" w:rsidR="00336FAA" w:rsidRDefault="00336FAA">
      <w:pPr>
        <w:spacing w:line="480" w:lineRule="auto"/>
        <w:ind w:firstLine="720"/>
        <w:rPr>
          <w:sz w:val="24"/>
          <w:szCs w:val="24"/>
        </w:rPr>
      </w:pPr>
    </w:p>
    <w:p w14:paraId="7A9B67A5" w14:textId="77777777" w:rsidR="00336FAA" w:rsidRDefault="00336FAA">
      <w:pPr>
        <w:spacing w:line="480" w:lineRule="auto"/>
        <w:rPr>
          <w:sz w:val="24"/>
          <w:szCs w:val="24"/>
        </w:rPr>
      </w:pPr>
    </w:p>
    <w:p w14:paraId="36E42A64" w14:textId="77777777" w:rsidR="00336FAA" w:rsidRDefault="00000000">
      <w:pPr>
        <w:spacing w:line="480" w:lineRule="auto"/>
      </w:pPr>
      <w:r>
        <w:rPr>
          <w:b/>
          <w:iCs/>
          <w:sz w:val="24"/>
          <w:szCs w:val="24"/>
        </w:rPr>
        <w:t>2.1.3 Data collection</w:t>
      </w:r>
    </w:p>
    <w:p w14:paraId="6A3B0522" w14:textId="77777777" w:rsidR="00336FAA" w:rsidRDefault="00000000">
      <w:pPr>
        <w:spacing w:line="480" w:lineRule="auto"/>
        <w:ind w:firstLine="720"/>
        <w:rPr>
          <w:sz w:val="24"/>
          <w:szCs w:val="24"/>
        </w:rPr>
      </w:pPr>
      <w:r>
        <w:rPr>
          <w:sz w:val="24"/>
          <w:szCs w:val="24"/>
        </w:rPr>
        <w:t>Beginning in 1985, the plots were surveyed and each tree within the plot was tagged with a tree identification number. The tree species, diameter at breast height (DBH)</w:t>
      </w:r>
      <w:del w:id="540" w:author="LeBoldus, Jared" w:date="2022-10-27T10:13:00Z">
        <w:r>
          <w:rPr>
            <w:sz w:val="24"/>
            <w:szCs w:val="24"/>
          </w:rPr>
          <w:delText xml:space="preserve"> measurements</w:delText>
        </w:r>
      </w:del>
      <w:r>
        <w:rPr>
          <w:sz w:val="24"/>
          <w:szCs w:val="24"/>
        </w:rPr>
        <w:t>, and tree health condition codes</w:t>
      </w:r>
      <w:ins w:id="541" w:author="LeBoldus, Jared" w:date="2022-10-27T10:15:00Z">
        <w:r>
          <w:rPr>
            <w:sz w:val="24"/>
            <w:szCs w:val="24"/>
          </w:rPr>
          <w:t xml:space="preserve"> </w:t>
        </w:r>
        <w:bookmarkStart w:id="542" w:name="move117758121"/>
        <w:r>
          <w:rPr>
            <w:sz w:val="24"/>
            <w:szCs w:val="24"/>
          </w:rPr>
          <w:t>(1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w:t>
        </w:r>
      </w:ins>
      <w:bookmarkEnd w:id="542"/>
      <w:r>
        <w:rPr>
          <w:sz w:val="24"/>
          <w:szCs w:val="24"/>
        </w:rPr>
        <w:t xml:space="preserve"> were recorded.  </w:t>
      </w:r>
      <w:bookmarkStart w:id="543" w:name="move117758149"/>
      <w:ins w:id="544" w:author="LeBoldus, Jared" w:date="2022-10-27T10:15:00Z">
        <w:r>
          <w:rPr>
            <w:sz w:val="24"/>
            <w:szCs w:val="24"/>
          </w:rPr>
          <w:t xml:space="preserve">Windblown trees or stumps were given a code of 4 if signs of LRR were not present. </w:t>
        </w:r>
      </w:ins>
      <w:ins w:id="545" w:author="LeBoldus, Jared" w:date="2022-10-27T10:16:00Z">
        <w:r>
          <w:rPr>
            <w:sz w:val="24"/>
            <w:szCs w:val="24"/>
          </w:rPr>
          <w:t xml:space="preserve">New seedlings were </w:t>
        </w:r>
        <w:proofErr w:type="spellStart"/>
        <w:r>
          <w:rPr>
            <w:sz w:val="24"/>
            <w:szCs w:val="24"/>
          </w:rPr>
          <w:t>addded</w:t>
        </w:r>
        <w:proofErr w:type="spellEnd"/>
        <w:r>
          <w:rPr>
            <w:sz w:val="24"/>
            <w:szCs w:val="24"/>
          </w:rPr>
          <w:t xml:space="preserve"> to the plots when they reached a</w:t>
        </w:r>
      </w:ins>
      <w:r>
        <w:rPr>
          <w:sz w:val="24"/>
          <w:szCs w:val="24"/>
        </w:rPr>
        <w:t xml:space="preserve"> </w:t>
      </w:r>
      <w:ins w:id="546" w:author="LeBoldus, Jared" w:date="2022-10-27T10:16:00Z">
        <w:r>
          <w:rPr>
            <w:sz w:val="24"/>
            <w:szCs w:val="24"/>
          </w:rPr>
          <w:t xml:space="preserve">minimum </w:t>
        </w:r>
      </w:ins>
      <w:ins w:id="547" w:author="LeBoldus, Jared" w:date="2022-10-27T10:17:00Z">
        <w:r>
          <w:rPr>
            <w:sz w:val="24"/>
            <w:szCs w:val="24"/>
          </w:rPr>
          <w:t>DBH of</w:t>
        </w:r>
      </w:ins>
      <w:ins w:id="548" w:author="LeBoldus, Jared" w:date="2022-10-27T10:16:00Z">
        <w:r>
          <w:rPr>
            <w:sz w:val="24"/>
            <w:szCs w:val="24"/>
          </w:rPr>
          <w:t xml:space="preserve"> 15.24 cm. </w:t>
        </w:r>
      </w:ins>
      <w:ins w:id="549" w:author="LeBoldus, Jared" w:date="2022-10-27T10:15:00Z">
        <w:r>
          <w:rPr>
            <w:sz w:val="24"/>
            <w:szCs w:val="24"/>
          </w:rPr>
          <w:t xml:space="preserve">Plots were surveyed in 1990, 1995, 2000, 2009, and 2020. </w:t>
        </w:r>
      </w:ins>
      <w:bookmarkEnd w:id="543"/>
      <w:del w:id="550" w:author="LeBoldus, Jared" w:date="2022-10-27T10:14:00Z">
        <w:r>
          <w:rPr>
            <w:sz w:val="24"/>
            <w:szCs w:val="24"/>
          </w:rPr>
          <w:delText xml:space="preserve">DBH was taken </w:delText>
        </w:r>
        <w:r>
          <w:rPr>
            <w:sz w:val="24"/>
            <w:szCs w:val="24"/>
          </w:rPr>
          <w:lastRenderedPageBreak/>
          <w:delText xml:space="preserve">~1.37 m from the highest point of the surface of the soil, on the uphill side of the tree. A line had been spray painted at breast height from previous surveys, to ensure consistent measurements were replicated. </w:delText>
        </w:r>
      </w:del>
      <w:del w:id="551" w:author="LeBoldus, Jared" w:date="2022-10-27T10:16:00Z">
        <w:r>
          <w:rPr>
            <w:sz w:val="24"/>
            <w:szCs w:val="24"/>
          </w:rPr>
          <w:delText xml:space="preserve">The breakpoint DBH was 15.24 cm and all ingrown trees that were &gt; 15.24 cm were added to the plots. </w:delText>
        </w:r>
      </w:del>
      <w:del w:id="552" w:author="LeBoldus, Jared" w:date="2022-10-27T10:15:00Z">
        <w:r>
          <w:rPr>
            <w:sz w:val="24"/>
            <w:szCs w:val="24"/>
          </w:rPr>
          <w:delText>Tree health conditions were assigned a code from 1 - 4</w:delText>
        </w:r>
        <w:bookmarkStart w:id="553" w:name="move1177581211111111111111111111"/>
        <w:r>
          <w:rPr>
            <w:sz w:val="24"/>
            <w:szCs w:val="24"/>
          </w:rPr>
          <w:delText xml:space="preserve"> (1 = healthy, 2 = live tree with symptoms, 3 = dead from</w:delText>
        </w:r>
        <w:r>
          <w:rPr>
            <w:i/>
            <w:sz w:val="24"/>
            <w:szCs w:val="24"/>
          </w:rPr>
          <w:delText xml:space="preserve"> C. sulphurascens</w:delText>
        </w:r>
        <w:r>
          <w:rPr>
            <w:sz w:val="24"/>
            <w:szCs w:val="24"/>
          </w:rPr>
          <w:delText xml:space="preserve">, 4 = dead not from </w:delText>
        </w:r>
        <w:r>
          <w:rPr>
            <w:i/>
            <w:sz w:val="24"/>
            <w:szCs w:val="24"/>
          </w:rPr>
          <w:delText>C. sulphurascens</w:delText>
        </w:r>
        <w:r>
          <w:rPr>
            <w:sz w:val="24"/>
            <w:szCs w:val="24"/>
          </w:rPr>
          <w:delText>)</w:delText>
        </w:r>
        <w:bookmarkEnd w:id="553"/>
        <w:r>
          <w:rPr>
            <w:sz w:val="24"/>
            <w:szCs w:val="24"/>
          </w:rPr>
          <w:delText xml:space="preserve">. </w:delText>
        </w:r>
        <w:bookmarkStart w:id="554" w:name="move1177581491111111111111111111"/>
        <w:r>
          <w:rPr>
            <w:sz w:val="24"/>
            <w:szCs w:val="24"/>
          </w:rPr>
          <w:delText xml:space="preserve">Windblown trees or stumps were given a code of 4 if signs of LRR were not present. Plots were surveyed in 1990, 1995, 2000, 2009, and 2020. </w:delText>
        </w:r>
        <w:bookmarkEnd w:id="554"/>
        <w:r>
          <w:rPr>
            <w:sz w:val="24"/>
            <w:szCs w:val="24"/>
          </w:rPr>
          <w:br/>
        </w:r>
      </w:del>
    </w:p>
    <w:p w14:paraId="7540DC24" w14:textId="77777777" w:rsidR="00336FAA" w:rsidRDefault="00000000">
      <w:pPr>
        <w:tabs>
          <w:tab w:val="left" w:pos="6390"/>
        </w:tabs>
        <w:spacing w:line="480" w:lineRule="auto"/>
        <w:ind w:firstLine="720"/>
      </w:pPr>
      <w:r>
        <w:rPr>
          <w:sz w:val="24"/>
          <w:szCs w:val="24"/>
        </w:rPr>
        <w:t xml:space="preserve">Confirmation of </w:t>
      </w:r>
      <w:r>
        <w:rPr>
          <w:i/>
          <w:sz w:val="24"/>
          <w:szCs w:val="24"/>
        </w:rPr>
        <w:t xml:space="preserve">C. sulphurascens </w:t>
      </w:r>
      <w:r>
        <w:rPr>
          <w:sz w:val="24"/>
          <w:szCs w:val="24"/>
        </w:rPr>
        <w:t xml:space="preserve">was determined in the field by </w:t>
      </w:r>
      <w:del w:id="555" w:author="LeBoldus, Jared" w:date="2022-10-27T10:17:00Z">
        <w:r>
          <w:rPr>
            <w:sz w:val="24"/>
            <w:szCs w:val="24"/>
          </w:rPr>
          <w:delText>observation of</w:delText>
        </w:r>
      </w:del>
      <w:ins w:id="556" w:author="LeBoldus, Jared" w:date="2022-10-27T10:17:00Z">
        <w:r>
          <w:rPr>
            <w:sz w:val="24"/>
            <w:szCs w:val="24"/>
          </w:rPr>
          <w:t>the presence</w:t>
        </w:r>
      </w:ins>
      <w:r>
        <w:rPr>
          <w:sz w:val="24"/>
          <w:szCs w:val="24"/>
        </w:rPr>
        <w:t xml:space="preserve"> pitted wood in advanced decay </w:t>
      </w:r>
      <w:del w:id="557" w:author="LeBoldus, Jared" w:date="2022-10-27T10:17:00Z">
        <w:r>
          <w:rPr>
            <w:sz w:val="24"/>
            <w:szCs w:val="24"/>
          </w:rPr>
          <w:delText xml:space="preserve">and </w:delText>
        </w:r>
      </w:del>
      <w:ins w:id="558" w:author="LeBoldus, Jared" w:date="2022-10-27T10:17:00Z">
        <w:r>
          <w:rPr>
            <w:sz w:val="24"/>
            <w:szCs w:val="24"/>
          </w:rPr>
          <w:t xml:space="preserve">with </w:t>
        </w:r>
      </w:ins>
      <w:r>
        <w:rPr>
          <w:sz w:val="24"/>
          <w:szCs w:val="24"/>
        </w:rPr>
        <w:t xml:space="preserve">setal hyphae </w:t>
      </w:r>
      <w:ins w:id="559" w:author="LeBoldus, Jared" w:date="2022-10-27T10:17:00Z">
        <w:r>
          <w:rPr>
            <w:sz w:val="24"/>
            <w:szCs w:val="24"/>
          </w:rPr>
          <w:t xml:space="preserve">or the presence of ectotrophic mycelium </w:t>
        </w:r>
      </w:ins>
      <w:del w:id="560" w:author="LeBoldus, Jared" w:date="2022-10-27T10:17:00Z">
        <w:r>
          <w:rPr>
            <w:sz w:val="24"/>
            <w:szCs w:val="24"/>
          </w:rPr>
          <w:delText xml:space="preserve">under a hand lens </w:delText>
        </w:r>
      </w:del>
      <w:r>
        <w:rPr>
          <w:sz w:val="24"/>
          <w:szCs w:val="24"/>
        </w:rPr>
        <w:t xml:space="preserve">(Hansen, 1979). If </w:t>
      </w:r>
      <w:del w:id="561" w:author="LeBoldus, Jared" w:date="2022-10-27T10:18:00Z">
        <w:r>
          <w:rPr>
            <w:sz w:val="24"/>
            <w:szCs w:val="24"/>
          </w:rPr>
          <w:delText>determination could not be identified in the</w:delText>
        </w:r>
      </w:del>
      <w:ins w:id="562" w:author="LeBoldus, Jared" w:date="2022-10-27T10:18:00Z">
        <w:r>
          <w:rPr>
            <w:sz w:val="24"/>
            <w:szCs w:val="24"/>
          </w:rPr>
          <w:t>the presence of LRR could not be confirmed in the</w:t>
        </w:r>
      </w:ins>
      <w:r>
        <w:rPr>
          <w:sz w:val="24"/>
          <w:szCs w:val="24"/>
        </w:rPr>
        <w:t xml:space="preserve"> field, samples were </w:t>
      </w:r>
      <w:ins w:id="563" w:author="LeBoldus, Jared" w:date="2022-10-27T10:19:00Z">
        <w:r>
          <w:rPr>
            <w:sz w:val="24"/>
            <w:szCs w:val="24"/>
          </w:rPr>
          <w:t xml:space="preserve">collected </w:t>
        </w:r>
      </w:ins>
      <w:del w:id="564" w:author="LeBoldus, Jared" w:date="2022-10-27T10:19:00Z">
        <w:r>
          <w:rPr>
            <w:sz w:val="24"/>
            <w:szCs w:val="24"/>
          </w:rPr>
          <w:delText>were brought back to the lab and grown on</w:delText>
        </w:r>
      </w:del>
      <w:ins w:id="565" w:author="LeBoldus, Jared" w:date="2022-10-27T10:19:00Z">
        <w:r>
          <w:rPr>
            <w:sz w:val="24"/>
            <w:szCs w:val="24"/>
          </w:rPr>
          <w:t>and plated on</w:t>
        </w:r>
      </w:ins>
      <w:r>
        <w:rPr>
          <w:sz w:val="24"/>
          <w:szCs w:val="24"/>
        </w:rPr>
        <w:t xml:space="preserve"> </w:t>
      </w:r>
      <w:ins w:id="566" w:author="LeBoldus, Jared" w:date="2022-10-27T10:21:00Z">
        <w:r>
          <w:rPr>
            <w:sz w:val="24"/>
            <w:szCs w:val="24"/>
          </w:rPr>
          <w:t>M</w:t>
        </w:r>
      </w:ins>
      <w:del w:id="567" w:author="LeBoldus, Jared" w:date="2022-10-27T10:21:00Z">
        <w:r>
          <w:rPr>
            <w:sz w:val="24"/>
            <w:szCs w:val="24"/>
          </w:rPr>
          <w:delText>m</w:delText>
        </w:r>
      </w:del>
      <w:r>
        <w:rPr>
          <w:sz w:val="24"/>
          <w:szCs w:val="24"/>
        </w:rPr>
        <w:t xml:space="preserve">alt </w:t>
      </w:r>
      <w:ins w:id="568" w:author="LeBoldus, Jared" w:date="2022-10-27T10:21:00Z">
        <w:r>
          <w:rPr>
            <w:sz w:val="24"/>
            <w:szCs w:val="24"/>
          </w:rPr>
          <w:t>E</w:t>
        </w:r>
      </w:ins>
      <w:del w:id="569" w:author="LeBoldus, Jared" w:date="2022-10-27T10:21:00Z">
        <w:r>
          <w:rPr>
            <w:sz w:val="24"/>
            <w:szCs w:val="24"/>
          </w:rPr>
          <w:delText>e</w:delText>
        </w:r>
      </w:del>
      <w:r>
        <w:rPr>
          <w:sz w:val="24"/>
          <w:szCs w:val="24"/>
        </w:rPr>
        <w:t xml:space="preserve">xtract </w:t>
      </w:r>
      <w:ins w:id="570" w:author="LeBoldus, Jared" w:date="2022-10-27T10:21:00Z">
        <w:r>
          <w:rPr>
            <w:sz w:val="24"/>
            <w:szCs w:val="24"/>
          </w:rPr>
          <w:t>A</w:t>
        </w:r>
      </w:ins>
      <w:del w:id="571" w:author="LeBoldus, Jared" w:date="2022-10-27T10:21:00Z">
        <w:r>
          <w:rPr>
            <w:sz w:val="24"/>
            <w:szCs w:val="24"/>
          </w:rPr>
          <w:delText>a</w:delText>
        </w:r>
      </w:del>
      <w:r>
        <w:rPr>
          <w:sz w:val="24"/>
          <w:szCs w:val="24"/>
        </w:rPr>
        <w:t xml:space="preserve">gar (1 L sterilized deionized water, 15g malt extract, 15g </w:t>
      </w:r>
      <w:proofErr w:type="spellStart"/>
      <w:r>
        <w:rPr>
          <w:sz w:val="24"/>
          <w:szCs w:val="24"/>
        </w:rPr>
        <w:t>Bacto</w:t>
      </w:r>
      <w:proofErr w:type="spellEnd"/>
      <w:r>
        <w:rPr>
          <w:sz w:val="24"/>
          <w:szCs w:val="24"/>
        </w:rPr>
        <w:t xml:space="preserve"> agar) and </w:t>
      </w:r>
      <w:del w:id="572" w:author="LeBoldus, Jared" w:date="2022-10-27T10:19:00Z">
        <w:r>
          <w:rPr>
            <w:sz w:val="24"/>
            <w:szCs w:val="24"/>
          </w:rPr>
          <w:delText>in a low temperature</w:delText>
        </w:r>
      </w:del>
      <w:ins w:id="573" w:author="LeBoldus, Jared" w:date="2022-10-27T10:19:00Z">
        <w:r>
          <w:rPr>
            <w:sz w:val="24"/>
            <w:szCs w:val="24"/>
          </w:rPr>
          <w:t xml:space="preserve">incubated at </w:t>
        </w:r>
      </w:ins>
      <w:r>
        <w:rPr>
          <w:sz w:val="24"/>
          <w:szCs w:val="24"/>
        </w:rPr>
        <w:t>18</w:t>
      </w:r>
      <w:ins w:id="574" w:author="LeBoldus, Jared" w:date="2022-10-27T10:19:00Z">
        <w:r>
          <w:rPr>
            <w:sz w:val="24"/>
            <w:szCs w:val="24"/>
          </w:rPr>
          <w:t>°C for 4 - 6 weeks</w:t>
        </w:r>
      </w:ins>
      <w:r>
        <w:rPr>
          <w:sz w:val="24"/>
          <w:szCs w:val="24"/>
        </w:rPr>
        <w:t xml:space="preserve"> </w:t>
      </w:r>
      <w:ins w:id="575" w:author="LeBoldus, Jared" w:date="2022-10-27T10:20:00Z">
        <w:r>
          <w:rPr>
            <w:sz w:val="24"/>
            <w:szCs w:val="24"/>
          </w:rPr>
          <w:t xml:space="preserve">in an </w:t>
        </w:r>
      </w:ins>
      <w:r>
        <w:rPr>
          <w:sz w:val="24"/>
          <w:szCs w:val="24"/>
        </w:rPr>
        <w:t xml:space="preserve">incubator </w:t>
      </w:r>
      <w:del w:id="576" w:author="LeBoldus, Jared" w:date="2022-10-27T10:20:00Z">
        <w:r>
          <w:rPr>
            <w:sz w:val="24"/>
            <w:szCs w:val="24"/>
          </w:rPr>
          <w:delText xml:space="preserve">815 </w:delText>
        </w:r>
      </w:del>
      <w:r>
        <w:rPr>
          <w:sz w:val="24"/>
          <w:szCs w:val="24"/>
        </w:rPr>
        <w:t>(Precision Scientific Inc., Chicago, IL)</w:t>
      </w:r>
      <w:del w:id="577" w:author="LeBoldus, Jared" w:date="2022-10-27T10:20:00Z">
        <w:r>
          <w:rPr>
            <w:sz w:val="24"/>
            <w:szCs w:val="24"/>
          </w:rPr>
          <w:delText xml:space="preserve"> at</w:delText>
        </w:r>
      </w:del>
      <w:del w:id="578" w:author="LeBoldus, Jared" w:date="2022-10-27T10:19:00Z">
        <w:r>
          <w:rPr>
            <w:sz w:val="24"/>
            <w:szCs w:val="24"/>
          </w:rPr>
          <w:delText xml:space="preserve"> 20°C for 4 - 6 weeks</w:delText>
        </w:r>
      </w:del>
      <w:r>
        <w:rPr>
          <w:sz w:val="24"/>
          <w:szCs w:val="24"/>
        </w:rPr>
        <w:t xml:space="preserve">. </w:t>
      </w:r>
      <w:ins w:id="579" w:author="LeBoldus, Jared" w:date="2022-10-27T10:20:00Z">
        <w:r>
          <w:rPr>
            <w:sz w:val="24"/>
            <w:szCs w:val="24"/>
          </w:rPr>
          <w:t xml:space="preserve">Presence of </w:t>
        </w:r>
      </w:ins>
      <w:r>
        <w:rPr>
          <w:sz w:val="24"/>
          <w:szCs w:val="24"/>
        </w:rPr>
        <w:t>s</w:t>
      </w:r>
      <w:ins w:id="580" w:author="LeBoldus, Jared" w:date="2022-10-27T10:20:00Z">
        <w:r>
          <w:rPr>
            <w:sz w:val="24"/>
            <w:szCs w:val="24"/>
          </w:rPr>
          <w:t>etal hyphae was</w:t>
        </w:r>
      </w:ins>
      <w:ins w:id="581" w:author="LeBoldus, Jared" w:date="2022-10-27T10:21:00Z">
        <w:r>
          <w:rPr>
            <w:sz w:val="24"/>
            <w:szCs w:val="24"/>
          </w:rPr>
          <w:t xml:space="preserve"> </w:t>
        </w:r>
      </w:ins>
      <w:del w:id="582" w:author="LeBoldus, Jared" w:date="2022-10-27T10:21:00Z">
        <w:r>
          <w:rPr>
            <w:sz w:val="24"/>
            <w:szCs w:val="24"/>
          </w:rPr>
          <w:delText xml:space="preserve">Confirmation of setal hyphae was later </w:delText>
        </w:r>
      </w:del>
      <w:r>
        <w:rPr>
          <w:sz w:val="24"/>
          <w:szCs w:val="24"/>
        </w:rPr>
        <w:t>confirmed by viewing under a dissecting microscope</w:t>
      </w:r>
      <w:ins w:id="583" w:author="LeBoldus, Jared" w:date="2022-10-27T10:21:00Z">
        <w:r>
          <w:rPr>
            <w:sz w:val="24"/>
            <w:szCs w:val="24"/>
          </w:rPr>
          <w:t xml:space="preserve"> (</w:t>
        </w:r>
      </w:ins>
      <w:r>
        <w:rPr>
          <w:sz w:val="24"/>
          <w:szCs w:val="24"/>
        </w:rPr>
        <w:t xml:space="preserve">MZ6, </w:t>
      </w:r>
      <w:proofErr w:type="spellStart"/>
      <w:r>
        <w:rPr>
          <w:sz w:val="24"/>
          <w:szCs w:val="24"/>
        </w:rPr>
        <w:t>Leicia</w:t>
      </w:r>
      <w:proofErr w:type="spellEnd"/>
      <w:r>
        <w:rPr>
          <w:sz w:val="24"/>
          <w:szCs w:val="24"/>
        </w:rPr>
        <w:t xml:space="preserve"> Microsystems, </w:t>
      </w:r>
      <w:proofErr w:type="spellStart"/>
      <w:r>
        <w:rPr>
          <w:sz w:val="24"/>
          <w:szCs w:val="24"/>
        </w:rPr>
        <w:t>Wetzlar</w:t>
      </w:r>
      <w:proofErr w:type="spellEnd"/>
      <w:r>
        <w:rPr>
          <w:sz w:val="24"/>
          <w:szCs w:val="24"/>
        </w:rPr>
        <w:t>, Germany).</w:t>
      </w:r>
    </w:p>
    <w:p w14:paraId="544A3568" w14:textId="77777777" w:rsidR="00336FAA" w:rsidRDefault="00336FAA">
      <w:pPr>
        <w:tabs>
          <w:tab w:val="left" w:pos="6390"/>
        </w:tabs>
        <w:spacing w:line="480" w:lineRule="auto"/>
        <w:rPr>
          <w:sz w:val="24"/>
          <w:szCs w:val="24"/>
        </w:rPr>
      </w:pPr>
    </w:p>
    <w:p w14:paraId="3DEFB903" w14:textId="77777777" w:rsidR="00336FAA" w:rsidRDefault="00000000">
      <w:pPr>
        <w:spacing w:line="480" w:lineRule="auto"/>
        <w:rPr>
          <w:sz w:val="24"/>
          <w:szCs w:val="24"/>
        </w:rPr>
      </w:pPr>
      <w:r>
        <w:rPr>
          <w:b/>
          <w:iCs/>
          <w:sz w:val="24"/>
          <w:szCs w:val="24"/>
        </w:rPr>
        <w:t xml:space="preserve">2.1.4 </w:t>
      </w:r>
      <w:del w:id="584" w:author="LeBoldus, Jared" w:date="2022-10-27T10:54:00Z">
        <w:r>
          <w:rPr>
            <w:b/>
            <w:iCs/>
            <w:sz w:val="24"/>
            <w:szCs w:val="24"/>
          </w:rPr>
          <w:delText xml:space="preserve">Data </w:delText>
        </w:r>
      </w:del>
      <w:ins w:id="585" w:author="LeBoldus, Jared" w:date="2022-10-27T10:54:00Z">
        <w:r>
          <w:rPr>
            <w:b/>
            <w:iCs/>
            <w:sz w:val="24"/>
            <w:szCs w:val="24"/>
          </w:rPr>
          <w:t xml:space="preserve">Statistical </w:t>
        </w:r>
      </w:ins>
      <w:del w:id="586" w:author="LeBoldus, Jared" w:date="2022-10-27T10:22:00Z">
        <w:r>
          <w:rPr>
            <w:b/>
            <w:iCs/>
            <w:sz w:val="24"/>
            <w:szCs w:val="24"/>
          </w:rPr>
          <w:delText xml:space="preserve">cleaning and </w:delText>
        </w:r>
      </w:del>
      <w:r>
        <w:rPr>
          <w:b/>
          <w:iCs/>
          <w:sz w:val="24"/>
          <w:szCs w:val="24"/>
        </w:rPr>
        <w:t>analysis</w:t>
      </w:r>
    </w:p>
    <w:p w14:paraId="309986F3" w14:textId="77777777" w:rsidR="00336FAA" w:rsidRDefault="00000000">
      <w:pPr>
        <w:spacing w:line="480" w:lineRule="auto"/>
        <w:ind w:firstLine="720"/>
        <w:rPr>
          <w:del w:id="587" w:author="LeBoldus, Jared" w:date="2022-10-27T10:33:00Z"/>
          <w:sz w:val="24"/>
          <w:szCs w:val="24"/>
        </w:rPr>
      </w:pPr>
      <w:del w:id="588" w:author="LeBoldus, Jared" w:date="2022-10-27T10:23:00Z">
        <w:r>
          <w:rPr>
            <w:sz w:val="24"/>
            <w:szCs w:val="24"/>
          </w:rPr>
          <w:lastRenderedPageBreak/>
          <w:delText>Extensive data cleaning and validation was required to identify data entry errors, inconsistencies in variable names or values, to identify missing data, and to make sure that data from different years adhered to the same format. Data was also subset and reshaped (wide to long) and stand-level summary statistics were generated to facilitate statistics and visualization for specific questions such as mean DBH. The data was primarily cleaned in</w:delText>
        </w:r>
      </w:del>
      <w:ins w:id="589" w:author="LeBoldus, Jared" w:date="2022-10-27T10:23:00Z">
        <w:r>
          <w:rPr>
            <w:sz w:val="24"/>
            <w:szCs w:val="24"/>
          </w:rPr>
          <w:t xml:space="preserve">Data processing and </w:t>
        </w:r>
      </w:ins>
      <w:ins w:id="590" w:author="LeBoldus, Jared" w:date="2022-10-27T10:29:00Z">
        <w:r>
          <w:rPr>
            <w:sz w:val="24"/>
            <w:szCs w:val="24"/>
          </w:rPr>
          <w:t>analysis</w:t>
        </w:r>
      </w:ins>
      <w:ins w:id="591" w:author="LeBoldus, Jared" w:date="2022-10-27T10:23:00Z">
        <w:r>
          <w:rPr>
            <w:sz w:val="24"/>
            <w:szCs w:val="24"/>
          </w:rPr>
          <w:t xml:space="preserve"> was conducted in</w:t>
        </w:r>
      </w:ins>
      <w:r>
        <w:rPr>
          <w:sz w:val="24"/>
          <w:szCs w:val="24"/>
        </w:rPr>
        <w:t xml:space="preserve"> Microsoft Excel</w:t>
      </w:r>
      <w:r>
        <w:t xml:space="preserve"> </w:t>
      </w:r>
      <w:r>
        <w:rPr>
          <w:sz w:val="24"/>
          <w:szCs w:val="24"/>
        </w:rPr>
        <w:t xml:space="preserve">and RStudio </w:t>
      </w:r>
      <w:del w:id="592" w:author="LeBoldus, Jared" w:date="2022-10-27T10:23:00Z">
        <w:r>
          <w:rPr>
            <w:sz w:val="24"/>
            <w:szCs w:val="24"/>
          </w:rPr>
          <w:delText>(</w:delText>
        </w:r>
      </w:del>
      <w:r>
        <w:rPr>
          <w:sz w:val="24"/>
          <w:szCs w:val="24"/>
        </w:rPr>
        <w:t>v. 1.4.1103</w:t>
      </w:r>
      <w:del w:id="593" w:author="LeBoldus, Jared" w:date="2022-10-27T10:23:00Z">
        <w:r>
          <w:rPr>
            <w:sz w:val="24"/>
            <w:szCs w:val="24"/>
          </w:rPr>
          <w:delText>,</w:delText>
        </w:r>
      </w:del>
      <w:r>
        <w:rPr>
          <w:sz w:val="24"/>
          <w:szCs w:val="24"/>
        </w:rPr>
        <w:t xml:space="preserve"> </w:t>
      </w:r>
      <w:ins w:id="594" w:author="LeBoldus, Jared" w:date="2022-10-27T10:23:00Z">
        <w:r>
          <w:rPr>
            <w:sz w:val="24"/>
            <w:szCs w:val="24"/>
          </w:rPr>
          <w:t>(</w:t>
        </w:r>
      </w:ins>
      <w:r>
        <w:rPr>
          <w:rFonts w:eastAsia="Times New Roman"/>
          <w:sz w:val="24"/>
          <w:szCs w:val="24"/>
        </w:rPr>
        <w:t>RStudio Team 2021</w:t>
      </w:r>
      <w:r>
        <w:rPr>
          <w:sz w:val="24"/>
          <w:szCs w:val="24"/>
        </w:rPr>
        <w:t xml:space="preserve">). </w:t>
      </w:r>
      <w:ins w:id="595" w:author="LeBoldus, Jared" w:date="2022-10-27T10:31:00Z">
        <w:r>
          <w:rPr>
            <w:sz w:val="24"/>
            <w:szCs w:val="24"/>
          </w:rPr>
          <w:t>Over the course of this study, a total of 1,900 trees with more than 7,500 measurements were recorded. For the final analysis</w:t>
        </w:r>
      </w:ins>
      <w:ins w:id="596" w:author="LeBoldus, Jared" w:date="2022-10-27T10:47:00Z">
        <w:r>
          <w:rPr>
            <w:sz w:val="24"/>
            <w:szCs w:val="24"/>
          </w:rPr>
          <w:t xml:space="preserve"> only data collected post thinni</w:t>
        </w:r>
      </w:ins>
      <w:ins w:id="597" w:author="LeBoldus, Jared" w:date="2022-10-27T10:48:00Z">
        <w:r>
          <w:rPr>
            <w:sz w:val="24"/>
            <w:szCs w:val="24"/>
          </w:rPr>
          <w:t>ng (1990 – 2020)</w:t>
        </w:r>
      </w:ins>
      <w:r>
        <w:rPr>
          <w:sz w:val="24"/>
          <w:szCs w:val="24"/>
        </w:rPr>
        <w:t xml:space="preserve"> </w:t>
      </w:r>
      <w:ins w:id="598" w:author="LeBoldus, Jared" w:date="2022-10-27T10:48:00Z">
        <w:r>
          <w:rPr>
            <w:sz w:val="24"/>
            <w:szCs w:val="24"/>
          </w:rPr>
          <w:t>was used</w:t>
        </w:r>
      </w:ins>
      <w:del w:id="599" w:author="LeBoldus, Jared" w:date="2022-10-27T10:48:00Z">
        <w:r>
          <w:rPr>
            <w:sz w:val="24"/>
            <w:szCs w:val="24"/>
          </w:rPr>
          <w:delText>, only data from 1990 - 2020 was used, as this was the years after the thinning treatments had been completed</w:delText>
        </w:r>
      </w:del>
      <w:ins w:id="600" w:author="LeBoldus, Jared" w:date="2022-10-27T10:31:00Z">
        <w:r>
          <w:rPr>
            <w:sz w:val="24"/>
            <w:szCs w:val="24"/>
          </w:rPr>
          <w:t xml:space="preserve">. The reduced dataset included </w:t>
        </w:r>
      </w:ins>
      <w:ins w:id="601" w:author="LeBoldus, Jared" w:date="2022-10-27T10:48:00Z">
        <w:r>
          <w:rPr>
            <w:sz w:val="24"/>
            <w:szCs w:val="24"/>
          </w:rPr>
          <w:t>ca.</w:t>
        </w:r>
      </w:ins>
      <w:ins w:id="602" w:author="LeBoldus, Jared" w:date="2022-10-27T10:31:00Z">
        <w:r>
          <w:rPr>
            <w:sz w:val="24"/>
            <w:szCs w:val="24"/>
          </w:rPr>
          <w:t xml:space="preserve"> 1,100 different trees with approximately 4,100 measurements.</w:t>
        </w:r>
      </w:ins>
      <w:ins w:id="603" w:author="LeBoldus, Jared" w:date="2022-10-27T10:48:00Z">
        <w:r>
          <w:rPr>
            <w:sz w:val="24"/>
            <w:szCs w:val="24"/>
          </w:rPr>
          <w:t xml:space="preserve"> To</w:t>
        </w:r>
      </w:ins>
      <w:ins w:id="604" w:author="LeBoldus, Jared" w:date="2022-10-27T10:32:00Z">
        <w:r>
          <w:rPr>
            <w:sz w:val="24"/>
            <w:szCs w:val="24"/>
          </w:rPr>
          <w:t xml:space="preserve"> r</w:t>
        </w:r>
      </w:ins>
      <w:ins w:id="605" w:author="LeBoldus, Jared" w:date="2022-10-27T10:48:00Z">
        <w:r>
          <w:rPr>
            <w:sz w:val="24"/>
            <w:szCs w:val="24"/>
          </w:rPr>
          <w:t>e</w:t>
        </w:r>
      </w:ins>
      <w:ins w:id="606" w:author="LeBoldus, Jared" w:date="2022-10-27T10:32:00Z">
        <w:r>
          <w:rPr>
            <w:sz w:val="24"/>
            <w:szCs w:val="24"/>
          </w:rPr>
          <w:t>ach this reduced data set the following steps were conducted</w:t>
        </w:r>
      </w:ins>
      <w:ins w:id="607" w:author="LeBoldus, Jared" w:date="2022-10-27T10:33:00Z">
        <w:r>
          <w:rPr>
            <w:sz w:val="24"/>
            <w:szCs w:val="24"/>
          </w:rPr>
          <w:t xml:space="preserve">. </w:t>
        </w:r>
      </w:ins>
    </w:p>
    <w:p w14:paraId="0CDAF079" w14:textId="77777777" w:rsidR="00336FAA" w:rsidRDefault="00000000">
      <w:pPr>
        <w:spacing w:line="480" w:lineRule="auto"/>
        <w:ind w:firstLine="720"/>
        <w:rPr>
          <w:ins w:id="608" w:author="LeBoldus, Jared" w:date="2022-10-27T10:35:00Z"/>
          <w:sz w:val="24"/>
          <w:szCs w:val="24"/>
        </w:rPr>
      </w:pPr>
      <w:del w:id="609" w:author="LeBoldus, Jared" w:date="2022-10-27T10:24:00Z">
        <w:r>
          <w:rPr>
            <w:sz w:val="24"/>
            <w:szCs w:val="24"/>
          </w:rPr>
          <w:delText>First</w:delText>
        </w:r>
      </w:del>
      <w:del w:id="610" w:author="Shawn McMurtrey" w:date="2022-11-10T11:20:00Z">
        <w:r>
          <w:rPr>
            <w:sz w:val="24"/>
            <w:szCs w:val="24"/>
          </w:rPr>
          <w:delText xml:space="preserve">and a list was made to document all the trees that were removedYOU NEED TO ADD A SENETENCE EXPLAINING WHY. </w:delText>
        </w:r>
      </w:del>
      <w:del w:id="611" w:author="Shawn McMurtrey" w:date="2022-11-08T08:58:00Z">
        <w:r>
          <w:rPr>
            <w:sz w:val="24"/>
            <w:szCs w:val="24"/>
          </w:rPr>
          <w:delText xml:space="preserve">Trees </w:delText>
        </w:r>
      </w:del>
      <w:del w:id="612" w:author="Shawn McMurtrey" w:date="2022-11-10T11:20:00Z">
        <w:r>
          <w:rPr>
            <w:sz w:val="24"/>
            <w:szCs w:val="24"/>
          </w:rPr>
          <w:delText xml:space="preserve">with missing health condition codes were removed. </w:delText>
        </w:r>
      </w:del>
      <w:ins w:id="613" w:author="LeBoldus, Jared" w:date="2022-10-27T10:30:00Z">
        <w:r>
          <w:rPr>
            <w:sz w:val="24"/>
            <w:szCs w:val="24"/>
          </w:rPr>
          <w:t xml:space="preserve">Detailed steps of the data processing can be found at the </w:t>
        </w:r>
        <w:proofErr w:type="spellStart"/>
        <w:r>
          <w:rPr>
            <w:sz w:val="24"/>
            <w:szCs w:val="24"/>
          </w:rPr>
          <w:t>Github</w:t>
        </w:r>
        <w:proofErr w:type="spellEnd"/>
        <w:r>
          <w:rPr>
            <w:sz w:val="24"/>
            <w:szCs w:val="24"/>
          </w:rPr>
          <w:t xml:space="preserve"> repository: </w:t>
        </w:r>
      </w:ins>
      <w:r>
        <w:fldChar w:fldCharType="begin"/>
      </w:r>
      <w:r>
        <w:instrText>HYPERLINK "https://mcmurtrs.github.io/WoodsCreek/" \h</w:instrText>
      </w:r>
      <w:r>
        <w:fldChar w:fldCharType="separate"/>
      </w:r>
      <w:ins w:id="614" w:author="LeBoldus, Jared" w:date="2022-10-27T10:30:00Z">
        <w:r>
          <w:rPr>
            <w:rStyle w:val="Hyperlink"/>
            <w:sz w:val="24"/>
            <w:szCs w:val="24"/>
          </w:rPr>
          <w:t>https://mcmurtrs.github.io/WoodsCreek/</w:t>
        </w:r>
      </w:ins>
      <w:r>
        <w:rPr>
          <w:rStyle w:val="Hyperlink"/>
          <w:sz w:val="24"/>
          <w:szCs w:val="24"/>
        </w:rPr>
        <w:fldChar w:fldCharType="end"/>
      </w:r>
      <w:ins w:id="615" w:author="LeBoldus, Jared" w:date="2022-10-27T10:30:00Z">
        <w:r>
          <w:rPr>
            <w:rStyle w:val="Hyperlink"/>
            <w:color w:val="auto"/>
            <w:sz w:val="24"/>
            <w:szCs w:val="24"/>
          </w:rPr>
          <w:t xml:space="preserve">. </w:t>
        </w:r>
      </w:ins>
      <w:del w:id="616" w:author="LeBoldus, Jared" w:date="2022-10-27T10:30:00Z">
        <w:r>
          <w:rPr>
            <w:rStyle w:val="Hyperlink"/>
            <w:color w:val="auto"/>
            <w:sz w:val="24"/>
            <w:szCs w:val="24"/>
          </w:rPr>
          <w:delText xml:space="preserve">Condition codes for all trees were then recorded if any were missing and could be positively identified from previous/current years or through the notes documented from previous years. Detailed steps of the data cleaning methods can be found at the Github repository: </w:delText>
        </w:r>
      </w:del>
      <w:r>
        <w:fldChar w:fldCharType="begin"/>
      </w:r>
      <w:r>
        <w:instrText>HYPERLINK "https://mcmurtrs.github.io/WoodsCreek/" \h</w:instrText>
      </w:r>
      <w:r>
        <w:fldChar w:fldCharType="separate"/>
      </w:r>
      <w:del w:id="617" w:author="LeBoldus, Jared" w:date="2022-10-27T10:30:00Z">
        <w:r>
          <w:rPr>
            <w:rStyle w:val="Hyperlink"/>
            <w:sz w:val="24"/>
            <w:szCs w:val="24"/>
          </w:rPr>
          <w:delText>https://mcmurtrs.github.io/WoodsCreek/</w:delText>
        </w:r>
      </w:del>
      <w:r>
        <w:rPr>
          <w:rStyle w:val="Hyperlink"/>
          <w:sz w:val="24"/>
          <w:szCs w:val="24"/>
        </w:rPr>
        <w:fldChar w:fldCharType="end"/>
      </w:r>
      <w:del w:id="618" w:author="LeBoldus, Jared" w:date="2022-10-27T10:30:00Z">
        <w:r>
          <w:rPr>
            <w:rStyle w:val="Hyperlink"/>
            <w:color w:val="auto"/>
            <w:sz w:val="24"/>
            <w:szCs w:val="24"/>
          </w:rPr>
          <w:delText>.</w:delText>
        </w:r>
      </w:del>
    </w:p>
    <w:p w14:paraId="4647FD6A" w14:textId="77777777" w:rsidR="00336FAA" w:rsidRDefault="00000000">
      <w:pPr>
        <w:tabs>
          <w:tab w:val="left" w:pos="6390"/>
        </w:tabs>
        <w:spacing w:line="480" w:lineRule="auto"/>
        <w:ind w:firstLine="720"/>
        <w:rPr>
          <w:del w:id="619" w:author="Shawn McMurtrey" w:date="2022-11-10T11:21:00Z"/>
          <w:bCs/>
          <w:iCs/>
          <w:sz w:val="24"/>
          <w:szCs w:val="24"/>
        </w:rPr>
      </w:pPr>
      <w:del w:id="620" w:author="Shawn McMurtrey" w:date="2022-11-10T11:21:00Z">
        <w:r>
          <w:rPr>
            <w:rStyle w:val="Hyperlink"/>
            <w:bCs/>
            <w:iCs/>
            <w:color w:val="auto"/>
            <w:sz w:val="24"/>
            <w:szCs w:val="24"/>
          </w:rPr>
          <w:lastRenderedPageBreak/>
          <w:delText>You combined the two different thinning regimes into a single treatment correct? You need to say that. You should also probably indicate that you transfromed everything.</w:delText>
        </w:r>
      </w:del>
    </w:p>
    <w:p w14:paraId="52D1B2D5" w14:textId="77777777" w:rsidR="00336FAA" w:rsidRDefault="00000000">
      <w:pPr>
        <w:tabs>
          <w:tab w:val="left" w:pos="6390"/>
        </w:tabs>
        <w:spacing w:line="480" w:lineRule="auto"/>
        <w:ind w:firstLine="720"/>
        <w:rPr>
          <w:del w:id="621" w:author="LeBoldus, Jared" w:date="2022-10-27T10:31:00Z"/>
          <w:bCs/>
          <w:iCs/>
          <w:sz w:val="24"/>
          <w:szCs w:val="24"/>
        </w:rPr>
      </w:pPr>
      <w:del w:id="622" w:author="LeBoldus, Jared" w:date="2022-10-27T10:31:00Z">
        <w:r>
          <w:rPr>
            <w:bCs/>
            <w:iCs/>
            <w:sz w:val="24"/>
            <w:szCs w:val="24"/>
          </w:rPr>
          <w:delText>Over the course of this study, data were collected on over 1,900 trees with more than 7,500 tree measurements being recorded. For the final analysis, only data from 1990 - 2020 was used, as this was the years after the thinning treatments had been completed. The reduced dataset included around 1,100 different trees with approximately 4,100 DBH measurements.</w:delText>
        </w:r>
        <w:bookmarkStart w:id="623" w:name="move1177590791111111111111111111"/>
        <w:bookmarkEnd w:id="623"/>
      </w:del>
    </w:p>
    <w:p w14:paraId="51C681B9" w14:textId="77777777" w:rsidR="00336FAA" w:rsidRDefault="00000000">
      <w:pPr>
        <w:tabs>
          <w:tab w:val="left" w:pos="6390"/>
        </w:tabs>
        <w:spacing w:line="480" w:lineRule="auto"/>
        <w:ind w:firstLine="720"/>
        <w:rPr>
          <w:bCs/>
          <w:iCs/>
          <w:sz w:val="24"/>
          <w:szCs w:val="24"/>
        </w:rPr>
      </w:pPr>
      <w:r>
        <w:rPr>
          <w:bCs/>
          <w:iCs/>
          <w:sz w:val="24"/>
          <w:szCs w:val="24"/>
        </w:rPr>
        <w:t xml:space="preserve">A two-factor analysis of variance (ANOVA) was conducted to test the main effects of block and treatment on arcsine square root transformed cumulative proportional stand mortality caused by LRR. Cumulative proportional stand mortality was defined as number of confirmed dead trees showing LRR symptoms over the total number of trees within the stand, and these proportional values were arcsine </w:t>
      </w:r>
      <w:proofErr w:type="spellStart"/>
      <w:r>
        <w:rPr>
          <w:bCs/>
          <w:iCs/>
          <w:sz w:val="24"/>
          <w:szCs w:val="24"/>
        </w:rPr>
        <w:t>squareroot</w:t>
      </w:r>
      <w:proofErr w:type="spellEnd"/>
      <w:r>
        <w:rPr>
          <w:bCs/>
          <w:iCs/>
          <w:sz w:val="24"/>
          <w:szCs w:val="24"/>
        </w:rPr>
        <w:t xml:space="preserve"> transformed to conform to parametric assumptions of homoscedasticity and normality of residuals. </w:t>
      </w:r>
      <w:ins w:id="624" w:author="Shawn McMurtrey" w:date="2022-11-10T19:03:00Z">
        <w:r>
          <w:rPr>
            <w:bCs/>
            <w:iCs/>
            <w:sz w:val="24"/>
            <w:szCs w:val="24"/>
          </w:rPr>
          <w:t xml:space="preserve"> </w:t>
        </w:r>
      </w:ins>
      <w:r>
        <w:rPr>
          <w:bCs/>
          <w:iCs/>
          <w:sz w:val="24"/>
          <w:szCs w:val="24"/>
        </w:rPr>
        <w:t xml:space="preserve">A multi-factor ANOVA was also used to test the effect of block and treatment on mortality while using the relative stand presence of </w:t>
      </w:r>
      <w:r>
        <w:rPr>
          <w:bCs/>
          <w:i/>
          <w:sz w:val="24"/>
          <w:szCs w:val="24"/>
        </w:rPr>
        <w:t xml:space="preserve">C. </w:t>
      </w:r>
      <w:proofErr w:type="spellStart"/>
      <w:r>
        <w:rPr>
          <w:bCs/>
          <w:i/>
          <w:sz w:val="24"/>
          <w:szCs w:val="24"/>
        </w:rPr>
        <w:t>sulfrascens</w:t>
      </w:r>
      <w:proofErr w:type="spellEnd"/>
      <w:r>
        <w:rPr>
          <w:bCs/>
          <w:i/>
          <w:sz w:val="24"/>
          <w:szCs w:val="24"/>
        </w:rPr>
        <w:t>.</w:t>
      </w:r>
      <w:r>
        <w:rPr>
          <w:bCs/>
          <w:sz w:val="24"/>
          <w:szCs w:val="24"/>
        </w:rPr>
        <w:t xml:space="preserve"> </w:t>
      </w:r>
      <w:r>
        <w:rPr>
          <w:bCs/>
          <w:iCs/>
          <w:sz w:val="24"/>
          <w:szCs w:val="24"/>
        </w:rPr>
        <w:t>Two-factor analyses of variance (ANOVAs) were conducted to test the main effects of block and treatment on initial and final basal area and annual basal area increment.</w:t>
      </w:r>
    </w:p>
    <w:p w14:paraId="476B8912" w14:textId="77777777" w:rsidR="00336FAA" w:rsidRDefault="00000000">
      <w:pPr>
        <w:tabs>
          <w:tab w:val="left" w:pos="6390"/>
        </w:tabs>
        <w:spacing w:line="480" w:lineRule="auto"/>
        <w:ind w:firstLine="720"/>
        <w:rPr>
          <w:bCs/>
          <w:iCs/>
          <w:sz w:val="24"/>
          <w:szCs w:val="24"/>
        </w:rPr>
      </w:pPr>
      <w:r>
        <w:rPr>
          <w:bCs/>
          <w:iCs/>
          <w:sz w:val="24"/>
          <w:szCs w:val="24"/>
        </w:rPr>
        <w:t xml:space="preserve">All statistical analysis and data visualization was conducted in R (version 4.1.1) using the </w:t>
      </w:r>
      <w:r>
        <w:rPr>
          <w:bCs/>
          <w:iCs/>
          <w:sz w:val="24"/>
          <w:szCs w:val="24"/>
          <w:highlight w:val="white"/>
        </w:rPr>
        <w:t>packages</w:t>
      </w:r>
      <w:r>
        <w:rPr>
          <w:bCs/>
          <w:iCs/>
          <w:sz w:val="24"/>
          <w:szCs w:val="24"/>
        </w:rPr>
        <w:t xml:space="preserve"> stats (R Core Team 2021), </w:t>
      </w:r>
      <w:proofErr w:type="spellStart"/>
      <w:r>
        <w:rPr>
          <w:bCs/>
          <w:iCs/>
          <w:sz w:val="24"/>
          <w:szCs w:val="24"/>
        </w:rPr>
        <w:t>tidyverse</w:t>
      </w:r>
      <w:proofErr w:type="spellEnd"/>
      <w:r>
        <w:rPr>
          <w:bCs/>
          <w:iCs/>
          <w:sz w:val="24"/>
          <w:szCs w:val="24"/>
        </w:rPr>
        <w:t xml:space="preserve"> (Wickham, 2017), and ggplot2 (</w:t>
      </w:r>
      <w:r>
        <w:rPr>
          <w:bCs/>
          <w:iCs/>
          <w:color w:val="000000"/>
          <w:sz w:val="24"/>
          <w:szCs w:val="24"/>
          <w:shd w:val="clear" w:color="auto" w:fill="FFFFFF"/>
        </w:rPr>
        <w:t>Wickham, 2009).</w:t>
      </w:r>
      <w:r>
        <w:rPr>
          <w:bCs/>
          <w:iCs/>
          <w:color w:val="000000"/>
          <w:sz w:val="24"/>
          <w:szCs w:val="24"/>
          <w:highlight w:val="white"/>
          <w:shd w:val="clear" w:color="auto" w:fill="FFFFFF"/>
        </w:rPr>
        <w:t xml:space="preserve"> </w:t>
      </w:r>
      <w:bookmarkStart w:id="625" w:name="move117760322"/>
      <w:r>
        <w:rPr>
          <w:bCs/>
          <w:iCs/>
          <w:color w:val="000000"/>
          <w:sz w:val="24"/>
          <w:szCs w:val="24"/>
          <w:highlight w:val="white"/>
          <w:shd w:val="clear" w:color="auto" w:fill="FFFFFF"/>
        </w:rPr>
        <w:t xml:space="preserve">The significance was assessed at </w:t>
      </w:r>
      <w:r>
        <w:rPr>
          <w:bCs/>
          <w:iCs/>
          <w:color w:val="000000"/>
          <w:sz w:val="24"/>
          <w:szCs w:val="24"/>
          <w:shd w:val="clear" w:color="auto" w:fill="FFFFFF"/>
        </w:rPr>
        <w:t>α = 0.05.</w:t>
      </w:r>
      <w:bookmarkEnd w:id="625"/>
      <w:r>
        <w:rPr>
          <w:bCs/>
          <w:iCs/>
          <w:color w:val="000000"/>
          <w:sz w:val="24"/>
          <w:szCs w:val="24"/>
          <w:shd w:val="clear" w:color="auto" w:fill="FFFFFF"/>
        </w:rPr>
        <w:t xml:space="preserve"> Assumptions of normality and homoscedasticity were assessed using diagnostic plots of residuals and fitted </w:t>
      </w:r>
      <w:r>
        <w:rPr>
          <w:bCs/>
          <w:iCs/>
          <w:color w:val="000000"/>
          <w:sz w:val="24"/>
          <w:szCs w:val="24"/>
          <w:shd w:val="clear" w:color="auto" w:fill="FFFFFF"/>
        </w:rPr>
        <w:lastRenderedPageBreak/>
        <w:t xml:space="preserve">values and using Q-Q normality plots </w:t>
      </w:r>
      <w:ins w:id="626" w:author="Shawn McMurtrey" w:date="2022-11-15T22:02:00Z">
        <w:r>
          <w:rPr>
            <w:bCs/>
            <w:iCs/>
            <w:color w:val="000000"/>
            <w:sz w:val="24"/>
            <w:szCs w:val="24"/>
            <w:shd w:val="clear" w:color="auto" w:fill="FFFFFF"/>
          </w:rPr>
          <w:t>(</w:t>
        </w:r>
      </w:ins>
      <w:proofErr w:type="spellStart"/>
      <w:ins w:id="627" w:author="Shawn McMurtrey" w:date="2022-11-15T22:03:00Z">
        <w:r>
          <w:rPr>
            <w:bCs/>
            <w:iCs/>
            <w:color w:val="000000"/>
            <w:sz w:val="24"/>
            <w:szCs w:val="24"/>
            <w:shd w:val="clear" w:color="auto" w:fill="FFFFFF"/>
          </w:rPr>
          <w:t>Schützenmeister</w:t>
        </w:r>
        <w:proofErr w:type="spellEnd"/>
        <w:r>
          <w:rPr>
            <w:bCs/>
            <w:iCs/>
            <w:color w:val="000000"/>
            <w:sz w:val="24"/>
            <w:szCs w:val="24"/>
            <w:shd w:val="clear" w:color="auto" w:fill="FFFFFF"/>
          </w:rPr>
          <w:t xml:space="preserve"> et al. 2012, </w:t>
        </w:r>
      </w:ins>
      <w:ins w:id="628" w:author="Shawn McMurtrey" w:date="2022-11-15T22:02:00Z">
        <w:r>
          <w:rPr>
            <w:bCs/>
            <w:iCs/>
            <w:color w:val="000000"/>
            <w:sz w:val="24"/>
            <w:szCs w:val="24"/>
            <w:shd w:val="clear" w:color="auto" w:fill="FFFFFF"/>
          </w:rPr>
          <w:t>Atkinson</w:t>
        </w:r>
      </w:ins>
      <w:ins w:id="629" w:author="Shawn McMurtrey" w:date="2022-11-15T22:03:00Z">
        <w:r>
          <w:rPr>
            <w:bCs/>
            <w:iCs/>
            <w:color w:val="000000"/>
            <w:sz w:val="24"/>
            <w:szCs w:val="24"/>
            <w:shd w:val="clear" w:color="auto" w:fill="FFFFFF"/>
          </w:rPr>
          <w:t xml:space="preserve"> 1981, Atkinson 1985)</w:t>
        </w:r>
      </w:ins>
      <w:r>
        <w:rPr>
          <w:bCs/>
          <w:iCs/>
          <w:color w:val="000000"/>
          <w:sz w:val="24"/>
          <w:szCs w:val="24"/>
          <w:shd w:val="clear" w:color="auto" w:fill="FFFFFF"/>
        </w:rPr>
        <w:t xml:space="preserve"> as sample sizes were too small for formal tests of these assumptions</w:t>
      </w:r>
      <w:ins w:id="630" w:author="Shawn McMurtrey" w:date="2022-11-15T22:03:00Z">
        <w:r>
          <w:rPr>
            <w:bCs/>
            <w:iCs/>
            <w:color w:val="000000"/>
            <w:sz w:val="24"/>
            <w:szCs w:val="24"/>
            <w:shd w:val="clear" w:color="auto" w:fill="FFFFFF"/>
          </w:rPr>
          <w:t>.</w:t>
        </w:r>
      </w:ins>
      <w:del w:id="631" w:author="Shawn McMurtrey" w:date="2022-11-15T22:02:00Z">
        <w:r>
          <w:rPr>
            <w:bCs/>
            <w:iCs/>
            <w:color w:val="000000"/>
            <w:sz w:val="24"/>
            <w:szCs w:val="24"/>
            <w:shd w:val="clear" w:color="auto" w:fill="FFFFFF"/>
          </w:rPr>
          <w:delText xml:space="preserve"> and using Q-Q plots.</w:delText>
        </w:r>
      </w:del>
    </w:p>
    <w:p w14:paraId="037662D7" w14:textId="77777777" w:rsidR="00336FAA" w:rsidRDefault="00000000">
      <w:pPr>
        <w:tabs>
          <w:tab w:val="left" w:pos="6390"/>
        </w:tabs>
        <w:spacing w:line="480" w:lineRule="auto"/>
        <w:ind w:firstLine="720"/>
        <w:rPr>
          <w:del w:id="632" w:author="LeBoldus, Jared" w:date="2022-10-27T10:52:00Z"/>
          <w:color w:val="000000"/>
          <w:highlight w:val="white"/>
          <w:shd w:val="clear" w:color="auto" w:fill="FFFFFF"/>
        </w:rPr>
      </w:pPr>
      <w:del w:id="633" w:author="LeBoldus, Jared" w:date="2022-10-27T10:52:00Z">
        <w:r>
          <w:rPr>
            <w:b/>
            <w:color w:val="000000"/>
            <w:sz w:val="24"/>
            <w:szCs w:val="24"/>
            <w:highlight w:val="white"/>
            <w:shd w:val="clear" w:color="auto" w:fill="FFFFFF"/>
          </w:rPr>
          <w:delText>Data cleaning and visualization were performed in R using</w:delText>
        </w:r>
      </w:del>
      <w:del w:id="634" w:author="LeBoldus, Jared" w:date="2022-10-27T10:50:00Z">
        <w:r>
          <w:rPr>
            <w:b/>
            <w:color w:val="000000"/>
            <w:sz w:val="24"/>
            <w:szCs w:val="24"/>
            <w:highlight w:val="white"/>
            <w:shd w:val="clear" w:color="auto" w:fill="FFFFFF"/>
          </w:rPr>
          <w:delText xml:space="preserve"> packages tidyverse (Wickham, 2017) and ggplot2 (Wickham, 2009)</w:delText>
        </w:r>
      </w:del>
      <w:del w:id="635" w:author="LeBoldus, Jared" w:date="2022-10-27T10:52:00Z">
        <w:r>
          <w:rPr>
            <w:b/>
            <w:color w:val="000000"/>
            <w:sz w:val="24"/>
            <w:szCs w:val="24"/>
            <w:highlight w:val="white"/>
            <w:shd w:val="clear" w:color="auto" w:fill="FFFFFF"/>
          </w:rPr>
          <w:delText xml:space="preserve">. ANOVA tests were performed in R using the stats package. </w:delText>
        </w:r>
      </w:del>
      <w:del w:id="636" w:author="LeBoldus, Jared" w:date="2022-10-27T10:51:00Z">
        <w:r>
          <w:rPr>
            <w:b/>
            <w:color w:val="000000"/>
            <w:sz w:val="24"/>
            <w:szCs w:val="24"/>
            <w:highlight w:val="white"/>
            <w:shd w:val="clear" w:color="auto" w:fill="FFFFFF"/>
          </w:rPr>
          <w:delText>The threshold for significance was set at α = 0.05.</w:delText>
        </w:r>
      </w:del>
    </w:p>
    <w:p w14:paraId="6FBA89C6" w14:textId="77777777" w:rsidR="00336FAA" w:rsidRDefault="00336FAA">
      <w:pPr>
        <w:tabs>
          <w:tab w:val="left" w:pos="6390"/>
        </w:tabs>
        <w:spacing w:line="480" w:lineRule="auto"/>
        <w:ind w:firstLine="720"/>
        <w:rPr>
          <w:color w:val="000000"/>
          <w:highlight w:val="white"/>
          <w:shd w:val="clear" w:color="auto" w:fill="FFFFFF"/>
        </w:rPr>
      </w:pPr>
    </w:p>
    <w:p w14:paraId="62446F8F" w14:textId="77777777" w:rsidR="00336FAA" w:rsidRDefault="00000000">
      <w:pPr>
        <w:spacing w:line="480" w:lineRule="auto"/>
        <w:rPr>
          <w:b/>
          <w:bCs/>
        </w:rPr>
      </w:pPr>
      <w:r>
        <w:rPr>
          <w:b/>
          <w:bCs/>
          <w:sz w:val="24"/>
          <w:szCs w:val="24"/>
        </w:rPr>
        <w:t>2</w:t>
      </w:r>
      <w:r>
        <w:rPr>
          <w:b/>
          <w:bCs/>
          <w:iCs/>
          <w:sz w:val="24"/>
          <w:szCs w:val="24"/>
        </w:rPr>
        <w:t xml:space="preserve">.1.6 Forest </w:t>
      </w:r>
      <w:ins w:id="637" w:author="Shawn McMurtrey" w:date="2022-11-15T21:18:00Z">
        <w:r>
          <w:rPr>
            <w:b/>
            <w:bCs/>
            <w:iCs/>
            <w:sz w:val="24"/>
            <w:szCs w:val="24"/>
          </w:rPr>
          <w:t>v</w:t>
        </w:r>
      </w:ins>
      <w:del w:id="638" w:author="Shawn McMurtrey" w:date="2022-11-15T21:18:00Z">
        <w:r>
          <w:rPr>
            <w:b/>
            <w:bCs/>
            <w:iCs/>
            <w:sz w:val="24"/>
            <w:szCs w:val="24"/>
          </w:rPr>
          <w:delText>V</w:delText>
        </w:r>
      </w:del>
      <w:r>
        <w:rPr>
          <w:b/>
          <w:bCs/>
          <w:iCs/>
          <w:sz w:val="24"/>
          <w:szCs w:val="24"/>
        </w:rPr>
        <w:t xml:space="preserve">egetation </w:t>
      </w:r>
      <w:ins w:id="639" w:author="Shawn McMurtrey" w:date="2022-11-15T21:18:00Z">
        <w:r>
          <w:rPr>
            <w:b/>
            <w:bCs/>
            <w:iCs/>
            <w:sz w:val="24"/>
            <w:szCs w:val="24"/>
          </w:rPr>
          <w:t>s</w:t>
        </w:r>
      </w:ins>
      <w:del w:id="640" w:author="Shawn McMurtrey" w:date="2022-11-15T21:18:00Z">
        <w:r>
          <w:rPr>
            <w:b/>
            <w:bCs/>
            <w:iCs/>
            <w:sz w:val="24"/>
            <w:szCs w:val="24"/>
          </w:rPr>
          <w:delText>S</w:delText>
        </w:r>
      </w:del>
      <w:r>
        <w:rPr>
          <w:b/>
          <w:bCs/>
          <w:iCs/>
          <w:sz w:val="24"/>
          <w:szCs w:val="24"/>
        </w:rPr>
        <w:t>imulator</w:t>
      </w:r>
    </w:p>
    <w:p w14:paraId="767899E3" w14:textId="77777777" w:rsidR="00336FAA" w:rsidRDefault="00000000">
      <w:pPr>
        <w:spacing w:line="480" w:lineRule="auto"/>
        <w:ind w:firstLine="720"/>
        <w:rPr>
          <w:del w:id="641" w:author="Shawn McMurtrey" w:date="2022-11-10T11:52:00Z"/>
          <w:bCs/>
          <w:iCs/>
          <w:sz w:val="24"/>
          <w:szCs w:val="24"/>
        </w:rPr>
      </w:pPr>
      <w:r>
        <w:rPr>
          <w:bCs/>
          <w:iCs/>
          <w:sz w:val="24"/>
          <w:szCs w:val="24"/>
        </w:rPr>
        <w:t>For the FVS analysis, two comparisons were made; the first comparison involved the observed data</w:t>
      </w:r>
      <w:ins w:id="642" w:author="Shawn McMurtrey" w:date="2022-11-10T11:35:00Z">
        <w:r>
          <w:rPr>
            <w:bCs/>
            <w:iCs/>
            <w:sz w:val="24"/>
            <w:szCs w:val="24"/>
          </w:rPr>
          <w:t xml:space="preserve"> from 1990,</w:t>
        </w:r>
      </w:ins>
      <w:r>
        <w:rPr>
          <w:bCs/>
          <w:iCs/>
          <w:sz w:val="24"/>
          <w:szCs w:val="24"/>
        </w:rPr>
        <w:t xml:space="preserve"> compared to a default run in FVS. The second comparison included a comparison of the observed data </w:t>
      </w:r>
      <w:ins w:id="643" w:author="Shawn McMurtrey" w:date="2022-11-10T11:36:00Z">
        <w:r>
          <w:rPr>
            <w:bCs/>
            <w:iCs/>
            <w:sz w:val="24"/>
            <w:szCs w:val="24"/>
          </w:rPr>
          <w:t xml:space="preserve">from 1990, </w:t>
        </w:r>
      </w:ins>
      <w:r>
        <w:rPr>
          <w:bCs/>
          <w:iCs/>
          <w:sz w:val="24"/>
          <w:szCs w:val="24"/>
        </w:rPr>
        <w:t>with the WRDM extension using default parameters.</w:t>
      </w:r>
      <w:ins w:id="644" w:author="Sarah Hoffman" w:date="2022-11-05T23:04:00Z">
        <w:r>
          <w:rPr>
            <w:bCs/>
            <w:iCs/>
            <w:sz w:val="24"/>
            <w:szCs w:val="24"/>
          </w:rPr>
          <w:t xml:space="preserve"> </w:t>
        </w:r>
      </w:ins>
      <w:r>
        <w:rPr>
          <w:bCs/>
          <w:iCs/>
          <w:sz w:val="24"/>
          <w:szCs w:val="24"/>
        </w:rPr>
        <w:t>Individual stand files</w:t>
      </w:r>
      <w:ins w:id="645" w:author="Sarah Hoffman" w:date="2022-11-05T23:04:00Z">
        <w:r>
          <w:rPr>
            <w:bCs/>
            <w:iCs/>
            <w:sz w:val="24"/>
            <w:szCs w:val="24"/>
          </w:rPr>
          <w:t xml:space="preserve"> </w:t>
        </w:r>
      </w:ins>
      <w:del w:id="646" w:author="Shawn McMurtrey" w:date="2022-11-10T11:31:00Z">
        <w:r>
          <w:rPr>
            <w:bCs/>
            <w:iCs/>
            <w:sz w:val="24"/>
            <w:szCs w:val="24"/>
          </w:rPr>
          <w:delText xml:space="preserve">(five for unthinned stands, five for lightly thinned stands, and five for controls stands) </w:delText>
        </w:r>
      </w:del>
      <w:r>
        <w:rPr>
          <w:bCs/>
          <w:iCs/>
          <w:sz w:val="24"/>
          <w:szCs w:val="24"/>
        </w:rPr>
        <w:t>were each run within FVS v. 3261, RV: 2020.10.10, through the graphical user interface.</w:t>
      </w:r>
      <w:ins w:id="647" w:author="Shawn McMurtrey" w:date="2022-11-10T11:31:00Z">
        <w:r>
          <w:rPr>
            <w:bCs/>
            <w:iCs/>
            <w:sz w:val="24"/>
            <w:szCs w:val="24"/>
          </w:rPr>
          <w:t xml:space="preserve"> The stand files included </w:t>
        </w:r>
      </w:ins>
      <w:ins w:id="648" w:author="Shawn McMurtrey" w:date="2022-11-10T11:32:00Z">
        <w:r>
          <w:rPr>
            <w:bCs/>
            <w:iCs/>
            <w:sz w:val="24"/>
            <w:szCs w:val="24"/>
          </w:rPr>
          <w:t>five for the unthinned stands, five for lightly thinned stands, and five control stands. The individual tree data for the fiv</w:t>
        </w:r>
      </w:ins>
      <w:ins w:id="649" w:author="Shawn McMurtrey" w:date="2022-11-10T11:33:00Z">
        <w:r>
          <w:rPr>
            <w:bCs/>
            <w:iCs/>
            <w:sz w:val="24"/>
            <w:szCs w:val="24"/>
          </w:rPr>
          <w:t>e subplots for each stand were included in each of the 15 stand files.</w:t>
        </w:r>
      </w:ins>
      <w:r>
        <w:rPr>
          <w:bCs/>
          <w:iCs/>
          <w:sz w:val="24"/>
          <w:szCs w:val="24"/>
        </w:rPr>
        <w:t xml:space="preserve"> The variant used for all modelled runs was the Pacific Northwest Coast (PN) variant. Cleaned excel files were formatted to work with FVS. Underlying data errors were initially checked in FVS using the “stand summary data'' </w:t>
      </w:r>
      <w:proofErr w:type="spellStart"/>
      <w:r>
        <w:rPr>
          <w:bCs/>
          <w:iCs/>
          <w:sz w:val="24"/>
          <w:szCs w:val="24"/>
        </w:rPr>
        <w:t>option.</w:t>
      </w:r>
      <w:del w:id="650" w:author="Shawn McMurtrey" w:date="2022-11-10T11:36:00Z">
        <w:r>
          <w:rPr>
            <w:bCs/>
            <w:iCs/>
            <w:sz w:val="24"/>
            <w:szCs w:val="24"/>
          </w:rPr>
          <w:delText xml:space="preserve"> </w:delText>
        </w:r>
        <w:r>
          <w:rPr>
            <w:bCs/>
            <w:iCs/>
            <w:sz w:val="24"/>
            <w:szCs w:val="24"/>
          </w:rPr>
          <w:br/>
        </w:r>
        <w:r>
          <w:rPr>
            <w:bCs/>
            <w:iCs/>
            <w:sz w:val="24"/>
            <w:szCs w:val="24"/>
          </w:rPr>
          <w:tab/>
          <w:delText xml:space="preserve">The data runs used the data collected from 1990, which included individual tree level, plot level, and stand level data. </w:delText>
        </w:r>
      </w:del>
      <w:ins w:id="651" w:author="Shawn McMurtrey" w:date="2022-11-10T11:38:00Z">
        <w:r>
          <w:rPr>
            <w:bCs/>
            <w:iCs/>
            <w:sz w:val="24"/>
            <w:szCs w:val="24"/>
          </w:rPr>
          <w:t>The</w:t>
        </w:r>
        <w:proofErr w:type="spellEnd"/>
        <w:r>
          <w:rPr>
            <w:bCs/>
            <w:iCs/>
            <w:sz w:val="24"/>
            <w:szCs w:val="24"/>
          </w:rPr>
          <w:t xml:space="preserve"> comparison of the modelled data with the collected data was conducted using the </w:t>
        </w:r>
      </w:ins>
      <w:ins w:id="652" w:author="Shawn McMurtrey" w:date="2022-11-10T11:39:00Z">
        <w:r>
          <w:rPr>
            <w:bCs/>
            <w:iCs/>
            <w:sz w:val="24"/>
            <w:szCs w:val="24"/>
          </w:rPr>
          <w:t xml:space="preserve">stand mean for the </w:t>
        </w:r>
      </w:ins>
      <w:ins w:id="653" w:author="Shawn McMurtrey" w:date="2022-11-10T11:42:00Z">
        <w:r>
          <w:rPr>
            <w:bCs/>
            <w:iCs/>
            <w:sz w:val="24"/>
            <w:szCs w:val="24"/>
          </w:rPr>
          <w:t xml:space="preserve">five </w:t>
        </w:r>
      </w:ins>
      <w:ins w:id="654" w:author="Shawn McMurtrey" w:date="2022-11-10T11:40:00Z">
        <w:r>
          <w:rPr>
            <w:bCs/>
            <w:iCs/>
            <w:sz w:val="24"/>
            <w:szCs w:val="24"/>
          </w:rPr>
          <w:t>control</w:t>
        </w:r>
      </w:ins>
      <w:ins w:id="655" w:author="Shawn McMurtrey" w:date="2022-11-10T11:42:00Z">
        <w:r>
          <w:rPr>
            <w:bCs/>
            <w:iCs/>
            <w:sz w:val="24"/>
            <w:szCs w:val="24"/>
          </w:rPr>
          <w:t xml:space="preserve"> stands,</w:t>
        </w:r>
      </w:ins>
      <w:ins w:id="656" w:author="Shawn McMurtrey" w:date="2022-11-10T11:40:00Z">
        <w:r>
          <w:rPr>
            <w:bCs/>
            <w:iCs/>
            <w:sz w:val="24"/>
            <w:szCs w:val="24"/>
          </w:rPr>
          <w:t xml:space="preserve"> </w:t>
        </w:r>
      </w:ins>
      <w:ins w:id="657" w:author="Shawn McMurtrey" w:date="2022-11-10T11:42:00Z">
        <w:r>
          <w:rPr>
            <w:bCs/>
            <w:iCs/>
            <w:sz w:val="24"/>
            <w:szCs w:val="24"/>
          </w:rPr>
          <w:t xml:space="preserve">five </w:t>
        </w:r>
        <w:r>
          <w:rPr>
            <w:bCs/>
            <w:iCs/>
            <w:sz w:val="24"/>
            <w:szCs w:val="24"/>
          </w:rPr>
          <w:lastRenderedPageBreak/>
          <w:t xml:space="preserve">lightly thinned stands, and five thinned </w:t>
        </w:r>
        <w:proofErr w:type="spellStart"/>
        <w:r>
          <w:rPr>
            <w:bCs/>
            <w:iCs/>
            <w:sz w:val="24"/>
            <w:szCs w:val="24"/>
          </w:rPr>
          <w:t>stands.</w:t>
        </w:r>
      </w:ins>
      <w:del w:id="658" w:author="Shawn McMurtrey" w:date="2022-11-10T11:40:00Z">
        <w:r>
          <w:rPr>
            <w:bCs/>
            <w:iCs/>
            <w:sz w:val="24"/>
            <w:szCs w:val="24"/>
          </w:rPr>
          <w:delText xml:space="preserve">This data was run with default parameters from 1990-2020 and summarized at the stand level. </w:delText>
        </w:r>
      </w:del>
      <w:r>
        <w:rPr>
          <w:bCs/>
          <w:iCs/>
          <w:sz w:val="24"/>
          <w:szCs w:val="24"/>
        </w:rPr>
        <w:t>For</w:t>
      </w:r>
      <w:proofErr w:type="spellEnd"/>
      <w:r>
        <w:rPr>
          <w:bCs/>
          <w:iCs/>
          <w:sz w:val="24"/>
          <w:szCs w:val="24"/>
        </w:rPr>
        <w:t xml:space="preserve"> the observed data the standard basal area calculation was used to calculate basal area. </w:t>
      </w:r>
      <w:del w:id="659" w:author="Shawn McMurtrey" w:date="2022-11-10T11:41:00Z">
        <w:r>
          <w:rPr>
            <w:bCs/>
            <w:iCs/>
            <w:sz w:val="24"/>
            <w:szCs w:val="24"/>
          </w:rPr>
          <w:delText xml:space="preserve">For the WRDM, sensitivity analysis was initially conducted on proportion of root system affected, disease area, proportion of diseased trees, and random seed to determine the degree to which parameters contribute to different outcomes of model. Guidance from previous investigators were also used to determine parameters (Maffei </w:delText>
        </w:r>
      </w:del>
      <w:r>
        <w:rPr>
          <w:bCs/>
          <w:iCs/>
          <w:sz w:val="24"/>
          <w:szCs w:val="24"/>
        </w:rPr>
        <w:t>et al.</w:t>
      </w:r>
      <w:del w:id="660" w:author="Shawn McMurtrey" w:date="2022-11-10T11:41:00Z">
        <w:r>
          <w:rPr>
            <w:bCs/>
            <w:iCs/>
            <w:sz w:val="24"/>
            <w:szCs w:val="24"/>
          </w:rPr>
          <w:delText>2008; Goheen and Thompson, 1998; Marsden, 1992a; Smith and Zhang ,1997)</w:delText>
        </w:r>
      </w:del>
      <w:r>
        <w:rPr>
          <w:bCs/>
          <w:iCs/>
          <w:sz w:val="24"/>
          <w:szCs w:val="24"/>
        </w:rPr>
        <w:t>.</w:t>
      </w:r>
      <w:ins w:id="661" w:author="Shawn McMurtrey" w:date="2022-11-10T11:40:00Z">
        <w:r>
          <w:rPr>
            <w:bCs/>
            <w:iCs/>
            <w:sz w:val="24"/>
            <w:szCs w:val="24"/>
          </w:rPr>
          <w:t xml:space="preserve"> </w:t>
        </w:r>
      </w:ins>
      <w:ins w:id="662" w:author="Sarah Hoffman" w:date="2022-11-05T22:15:00Z">
        <w:r>
          <w:rPr>
            <w:bCs/>
            <w:iCs/>
            <w:sz w:val="24"/>
            <w:szCs w:val="24"/>
          </w:rPr>
          <w:t>O</w:t>
        </w:r>
      </w:ins>
      <w:ins w:id="663" w:author="Sarah Hoffman" w:date="2022-11-05T22:14:00Z">
        <w:r>
          <w:rPr>
            <w:bCs/>
            <w:iCs/>
            <w:sz w:val="24"/>
            <w:szCs w:val="24"/>
          </w:rPr>
          <w:t>ver 30 separate runs were made using FVS and WRDM for the final analysis. All input data files, output data files, and log files can be found at https://github.com/mcmurtrs/WoodsCreekFVS</w:t>
        </w:r>
      </w:ins>
      <w:del w:id="664" w:author="Shawn McMurtrey" w:date="2022-11-10T11:52:00Z">
        <w:r>
          <w:rPr>
            <w:bCs/>
            <w:iCs/>
            <w:sz w:val="24"/>
            <w:szCs w:val="24"/>
          </w:rPr>
          <w:delText>.</w:delText>
        </w:r>
      </w:del>
    </w:p>
    <w:p w14:paraId="0BB48A9C" w14:textId="77777777" w:rsidR="00336FAA" w:rsidRDefault="00336FAA">
      <w:pPr>
        <w:spacing w:line="480" w:lineRule="auto"/>
        <w:ind w:firstLine="720"/>
        <w:rPr>
          <w:bCs/>
          <w:iCs/>
          <w:sz w:val="24"/>
          <w:szCs w:val="24"/>
        </w:rPr>
      </w:pPr>
    </w:p>
    <w:p w14:paraId="283640F0" w14:textId="77777777" w:rsidR="00336FAA" w:rsidRDefault="00000000">
      <w:pPr>
        <w:spacing w:line="480" w:lineRule="auto"/>
        <w:ind w:firstLine="720"/>
      </w:pPr>
      <w:ins w:id="665" w:author="Shawn McMurtrey" w:date="2022-11-10T11:44:00Z">
        <w:r>
          <w:rPr>
            <w:iCs/>
            <w:sz w:val="24"/>
            <w:szCs w:val="24"/>
            <w:highlight w:val="white"/>
          </w:rPr>
          <w:t>For reproducibility purposes, the following</w:t>
        </w:r>
      </w:ins>
      <w:ins w:id="666" w:author="Shawn McMurtrey" w:date="2022-11-10T11:47:00Z">
        <w:r>
          <w:rPr>
            <w:iCs/>
            <w:sz w:val="24"/>
            <w:szCs w:val="24"/>
            <w:highlight w:val="white"/>
          </w:rPr>
          <w:t xml:space="preserve"> </w:t>
        </w:r>
      </w:ins>
      <w:ins w:id="667" w:author="Shawn McMurtrey" w:date="2022-11-10T11:46:00Z">
        <w:r>
          <w:rPr>
            <w:iCs/>
            <w:sz w:val="24"/>
            <w:szCs w:val="24"/>
            <w:highlight w:val="white"/>
          </w:rPr>
          <w:t xml:space="preserve">parameters were </w:t>
        </w:r>
      </w:ins>
      <w:ins w:id="668" w:author="Shawn McMurtrey" w:date="2022-11-10T11:47:00Z">
        <w:r>
          <w:rPr>
            <w:iCs/>
            <w:sz w:val="24"/>
            <w:szCs w:val="24"/>
            <w:highlight w:val="white"/>
          </w:rPr>
          <w:t>used</w:t>
        </w:r>
      </w:ins>
      <w:ins w:id="669" w:author="Shawn McMurtrey" w:date="2022-11-10T11:46:00Z">
        <w:r>
          <w:rPr>
            <w:iCs/>
            <w:sz w:val="24"/>
            <w:szCs w:val="24"/>
            <w:highlight w:val="white"/>
          </w:rPr>
          <w:t xml:space="preserve"> </w:t>
        </w:r>
      </w:ins>
      <w:ins w:id="670" w:author="Shawn McMurtrey" w:date="2022-11-10T11:47:00Z">
        <w:r>
          <w:rPr>
            <w:iCs/>
            <w:sz w:val="24"/>
            <w:szCs w:val="24"/>
            <w:highlight w:val="white"/>
          </w:rPr>
          <w:t>with</w:t>
        </w:r>
      </w:ins>
      <w:ins w:id="671" w:author="Shawn McMurtrey" w:date="2022-11-10T11:46:00Z">
        <w:r>
          <w:rPr>
            <w:iCs/>
            <w:sz w:val="24"/>
            <w:szCs w:val="24"/>
            <w:highlight w:val="white"/>
          </w:rPr>
          <w:t xml:space="preserve">in the WRDM </w:t>
        </w:r>
      </w:ins>
      <w:ins w:id="672" w:author="Shawn McMurtrey" w:date="2022-11-10T11:45:00Z">
        <w:r>
          <w:rPr>
            <w:iCs/>
            <w:sz w:val="24"/>
            <w:szCs w:val="24"/>
            <w:highlight w:val="white"/>
          </w:rPr>
          <w:t>to represent the</w:t>
        </w:r>
      </w:ins>
      <w:ins w:id="673" w:author="Shawn McMurtrey" w:date="2022-11-10T11:46:00Z">
        <w:r>
          <w:rPr>
            <w:iCs/>
            <w:sz w:val="24"/>
            <w:szCs w:val="24"/>
            <w:highlight w:val="white"/>
          </w:rPr>
          <w:t xml:space="preserve"> Woods Creek</w:t>
        </w:r>
      </w:ins>
      <w:ins w:id="674" w:author="Shawn McMurtrey" w:date="2022-11-10T11:45:00Z">
        <w:r>
          <w:rPr>
            <w:iCs/>
            <w:sz w:val="24"/>
            <w:szCs w:val="24"/>
            <w:highlight w:val="white"/>
          </w:rPr>
          <w:t xml:space="preserve"> data</w:t>
        </w:r>
      </w:ins>
      <w:ins w:id="675" w:author="Shawn McMurtrey" w:date="2022-11-10T11:46:00Z">
        <w:r>
          <w:rPr>
            <w:iCs/>
            <w:sz w:val="24"/>
            <w:szCs w:val="24"/>
            <w:highlight w:val="white"/>
          </w:rPr>
          <w:t>.</w:t>
        </w:r>
      </w:ins>
      <w:ins w:id="676" w:author="Shawn McMurtrey" w:date="2022-11-10T11:45:00Z">
        <w:r>
          <w:rPr>
            <w:iCs/>
            <w:sz w:val="24"/>
            <w:szCs w:val="24"/>
            <w:highlight w:val="white"/>
          </w:rPr>
          <w:t xml:space="preserve"> </w:t>
        </w:r>
      </w:ins>
      <w:del w:id="677" w:author="Shawn McMurtrey" w:date="2022-11-10T11:45:00Z">
        <w:r>
          <w:rPr>
            <w:iCs/>
            <w:sz w:val="24"/>
            <w:szCs w:val="24"/>
            <w:highlight w:val="white"/>
          </w:rPr>
          <w:delText>For the WRDM</w:delText>
        </w:r>
      </w:del>
      <w:r>
        <w:rPr>
          <w:iCs/>
          <w:sz w:val="24"/>
          <w:szCs w:val="24"/>
          <w:highlight w:val="white"/>
        </w:rPr>
        <w:t xml:space="preserve">,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w:t>
      </w:r>
      <w:r>
        <w:rPr>
          <w:sz w:val="24"/>
          <w:szCs w:val="24"/>
          <w:highlight w:val="white"/>
        </w:rPr>
        <w:t xml:space="preserve">total root disease areas. Number of root disease centers was set to the default value of 20. </w:t>
      </w:r>
      <w:ins w:id="678" w:author="Shawn McMurtrey" w:date="2022-11-10T11:49:00Z">
        <w:r>
          <w:rPr>
            <w:sz w:val="24"/>
            <w:szCs w:val="24"/>
            <w:highlight w:val="white"/>
          </w:rPr>
          <w:t> The keyword RRINIT with 20 disease centers was instead of RRTREIN with damage codes because t</w:t>
        </w:r>
      </w:ins>
      <w:ins w:id="679" w:author="Shawn McMurtrey" w:date="2022-11-10T11:50:00Z">
        <w:r>
          <w:rPr>
            <w:sz w:val="24"/>
            <w:szCs w:val="24"/>
            <w:highlight w:val="white"/>
          </w:rPr>
          <w:t xml:space="preserve">here was not stem maps or geographical information for the trees </w:t>
        </w:r>
      </w:ins>
      <w:ins w:id="680" w:author="Shawn McMurtrey" w:date="2022-11-10T11:51:00Z">
        <w:r>
          <w:rPr>
            <w:sz w:val="24"/>
            <w:szCs w:val="24"/>
            <w:highlight w:val="white"/>
          </w:rPr>
          <w:t>within</w:t>
        </w:r>
      </w:ins>
      <w:ins w:id="681" w:author="Shawn McMurtrey" w:date="2022-11-10T11:50:00Z">
        <w:r>
          <w:rPr>
            <w:sz w:val="24"/>
            <w:szCs w:val="24"/>
            <w:highlight w:val="white"/>
          </w:rPr>
          <w:t xml:space="preserve"> the plots.  As a result, we were unable to know which trees to code as "1" within RRINIT (for trees located within " 30 feet [9.1 m] of a tree with a deteriorating crown or killed by root disease")</w:t>
        </w:r>
      </w:ins>
      <w:ins w:id="682" w:author="Shawn McMurtrey" w:date="2022-11-10T11:51:00Z">
        <w:r>
          <w:rPr>
            <w:sz w:val="24"/>
            <w:szCs w:val="24"/>
            <w:highlight w:val="white"/>
          </w:rPr>
          <w:t xml:space="preserve"> (David 2018)</w:t>
        </w:r>
      </w:ins>
      <w:ins w:id="683" w:author="Shawn McMurtrey" w:date="2022-11-10T11:50:00Z">
        <w:r>
          <w:rPr>
            <w:sz w:val="24"/>
            <w:szCs w:val="24"/>
            <w:highlight w:val="white"/>
          </w:rPr>
          <w:t>.</w:t>
        </w:r>
      </w:ins>
      <w:ins w:id="684" w:author="Shawn McMurtrey" w:date="2022-11-10T11:49:00Z">
        <w:r>
          <w:rPr>
            <w:sz w:val="24"/>
            <w:szCs w:val="24"/>
            <w:highlight w:val="white"/>
          </w:rPr>
          <w:t> </w:t>
        </w:r>
      </w:ins>
      <w:r>
        <w:rPr>
          <w:sz w:val="24"/>
          <w:szCs w:val="24"/>
          <w:highlight w:val="white"/>
        </w:rPr>
        <w:t>The</w:t>
      </w:r>
      <w:r>
        <w:rPr>
          <w:sz w:val="24"/>
          <w:szCs w:val="24"/>
        </w:rPr>
        <w:t xml:space="preserve"> number of infected and uninfected trees in disease centers </w:t>
      </w:r>
      <w:r>
        <w:rPr>
          <w:sz w:val="24"/>
          <w:szCs w:val="24"/>
        </w:rPr>
        <w:lastRenderedPageBreak/>
        <w:t>was set at the default value of 50%. Level of root system infected was set at the default value of 10% (David</w:t>
      </w:r>
      <w:ins w:id="685" w:author="Sarah Hoffman" w:date="2022-11-05T22:08:00Z">
        <w:r>
          <w:rPr>
            <w:sz w:val="24"/>
            <w:szCs w:val="24"/>
          </w:rPr>
          <w:t>,</w:t>
        </w:r>
      </w:ins>
      <w:r>
        <w:rPr>
          <w:sz w:val="24"/>
          <w:szCs w:val="24"/>
        </w:rPr>
        <w:t xml:space="preserve"> 2018).</w:t>
      </w:r>
      <w:r>
        <w:rPr>
          <w:sz w:val="24"/>
          <w:szCs w:val="24"/>
          <w:highlight w:val="white"/>
        </w:rPr>
        <w:t xml:space="preserve"> Default parameters were used regarding bark beetles considering that the Douglas-fir beetle (</w:t>
      </w:r>
      <w:proofErr w:type="spellStart"/>
      <w:r>
        <w:rPr>
          <w:i/>
          <w:sz w:val="24"/>
          <w:szCs w:val="24"/>
          <w:highlight w:val="white"/>
        </w:rPr>
        <w:t>Dendroctonus</w:t>
      </w:r>
      <w:proofErr w:type="spellEnd"/>
      <w:r>
        <w:rPr>
          <w:i/>
          <w:sz w:val="24"/>
          <w:szCs w:val="24"/>
          <w:highlight w:val="white"/>
        </w:rPr>
        <w:t xml:space="preserve"> </w:t>
      </w:r>
      <w:proofErr w:type="spellStart"/>
      <w:r>
        <w:rPr>
          <w:i/>
          <w:sz w:val="24"/>
          <w:szCs w:val="24"/>
          <w:highlight w:val="white"/>
        </w:rPr>
        <w:t>pseudotsugae</w:t>
      </w:r>
      <w:proofErr w:type="spellEnd"/>
      <w:r>
        <w:rPr>
          <w:sz w:val="24"/>
          <w:szCs w:val="24"/>
          <w:highlight w:val="white"/>
        </w:rPr>
        <w:t xml:space="preserve"> Hopkins) occurs throughout the </w:t>
      </w:r>
      <w:del w:id="686" w:author="LeBoldus, Jared" w:date="2022-11-04T09:59:00Z">
        <w:r>
          <w:rPr>
            <w:sz w:val="24"/>
            <w:szCs w:val="24"/>
            <w:highlight w:val="white"/>
          </w:rPr>
          <w:delText xml:space="preserve">extensive </w:delText>
        </w:r>
      </w:del>
      <w:r>
        <w:rPr>
          <w:sz w:val="24"/>
          <w:szCs w:val="24"/>
          <w:highlight w:val="white"/>
        </w:rPr>
        <w:t xml:space="preserve">range of </w:t>
      </w:r>
      <w:r>
        <w:rPr>
          <w:sz w:val="24"/>
          <w:szCs w:val="24"/>
        </w:rPr>
        <w:t>Douglas-fir</w:t>
      </w:r>
      <w:r>
        <w:rPr>
          <w:i/>
          <w:sz w:val="24"/>
          <w:szCs w:val="24"/>
        </w:rPr>
        <w:t xml:space="preserve"> </w:t>
      </w:r>
      <w:r>
        <w:rPr>
          <w:sz w:val="24"/>
          <w:szCs w:val="24"/>
        </w:rPr>
        <w:t xml:space="preserve">(Furniss and </w:t>
      </w:r>
      <w:proofErr w:type="spellStart"/>
      <w:r>
        <w:rPr>
          <w:sz w:val="24"/>
          <w:szCs w:val="24"/>
        </w:rPr>
        <w:t>Kegley</w:t>
      </w:r>
      <w:proofErr w:type="spellEnd"/>
      <w:r>
        <w:rPr>
          <w:sz w:val="24"/>
          <w:szCs w:val="24"/>
        </w:rPr>
        <w:t xml:space="preserve"> 2014).</w:t>
      </w:r>
      <w:r>
        <w:rPr>
          <w:i/>
          <w:sz w:val="24"/>
          <w:szCs w:val="24"/>
        </w:rPr>
        <w:t xml:space="preserve"> </w:t>
      </w:r>
    </w:p>
    <w:p w14:paraId="44660EDB" w14:textId="77777777" w:rsidR="00336FAA" w:rsidRDefault="00336FAA">
      <w:pPr>
        <w:spacing w:line="480" w:lineRule="auto"/>
        <w:rPr>
          <w:sz w:val="24"/>
          <w:szCs w:val="24"/>
        </w:rPr>
      </w:pPr>
    </w:p>
    <w:p w14:paraId="1A54AEF8" w14:textId="77777777" w:rsidR="00336FAA" w:rsidRDefault="00000000">
      <w:pPr>
        <w:spacing w:line="480" w:lineRule="auto"/>
      </w:pPr>
      <w:r>
        <w:rPr>
          <w:b/>
          <w:sz w:val="24"/>
          <w:szCs w:val="24"/>
        </w:rPr>
        <w:t xml:space="preserve">2.2 Apiary hardwood rotation study </w:t>
      </w:r>
    </w:p>
    <w:p w14:paraId="3DC9178B" w14:textId="77777777" w:rsidR="00336FAA" w:rsidRDefault="00000000">
      <w:pPr>
        <w:spacing w:line="480" w:lineRule="auto"/>
        <w:rPr>
          <w:ins w:id="687" w:author="Sarah Hoffman" w:date="2022-11-05T22:18:00Z"/>
          <w:b/>
          <w:sz w:val="24"/>
          <w:szCs w:val="24"/>
        </w:rPr>
      </w:pPr>
      <w:r>
        <w:rPr>
          <w:b/>
          <w:sz w:val="24"/>
          <w:szCs w:val="24"/>
        </w:rPr>
        <w:t>2.2.1 Study area</w:t>
      </w:r>
    </w:p>
    <w:p w14:paraId="6698F2DB" w14:textId="77777777" w:rsidR="00336FAA" w:rsidRDefault="00000000">
      <w:pPr>
        <w:pStyle w:val="Heading1"/>
        <w:shd w:val="clear" w:color="auto" w:fill="FFFFFF"/>
        <w:spacing w:before="0" w:after="0" w:line="480" w:lineRule="auto"/>
        <w:textAlignment w:val="baseline"/>
        <w:rPr>
          <w:ins w:id="688" w:author="Sarah Hoffman" w:date="2022-11-06T12:22:00Z"/>
          <w:rFonts w:ascii="Roboto" w:hAnsi="Roboto"/>
          <w:color w:val="202124"/>
        </w:rPr>
      </w:pPr>
      <w:del w:id="689" w:author="Shawn McMurtrey" w:date="2022-11-15T18:50:00Z">
        <w:r>
          <w:rPr>
            <w:sz w:val="24"/>
            <w:szCs w:val="24"/>
          </w:rPr>
          <w:delText>.</w:delText>
        </w:r>
      </w:del>
      <w:ins w:id="690" w:author="Sarah Hoffman" w:date="2022-11-06T17:22:00Z">
        <w:r>
          <w:rPr>
            <w:sz w:val="24"/>
            <w:szCs w:val="24"/>
          </w:rPr>
          <w:t>The Apiar</w:t>
        </w:r>
      </w:ins>
      <w:ins w:id="691" w:author="Sarah Hoffman" w:date="2022-11-06T17:23:00Z">
        <w:r>
          <w:rPr>
            <w:sz w:val="24"/>
            <w:szCs w:val="24"/>
          </w:rPr>
          <w:t>y study area was privately</w:t>
        </w:r>
      </w:ins>
      <w:ins w:id="692" w:author="Sarah Hoffman" w:date="2022-11-06T12:22:00Z">
        <w:r>
          <w:rPr>
            <w:sz w:val="24"/>
            <w:szCs w:val="24"/>
          </w:rPr>
          <w:t xml:space="preserve"> owned forest land in the Oregon coast range near the town of Apiary in NW Oregon, USA (</w:t>
        </w:r>
      </w:ins>
      <w:r>
        <w:rPr>
          <w:sz w:val="24"/>
          <w:szCs w:val="24"/>
        </w:rPr>
        <w:t>46°00'07.2"N 123°04'47.1"W</w:t>
      </w:r>
      <w:ins w:id="693" w:author="Sarah Hoffman" w:date="2022-11-06T12:22:00Z">
        <w:r>
          <w:rPr>
            <w:sz w:val="24"/>
            <w:szCs w:val="24"/>
          </w:rPr>
          <w:t>).</w:t>
        </w:r>
      </w:ins>
      <w:ins w:id="694" w:author="Sarah Hoffman" w:date="2022-11-06T12:24:00Z">
        <w:r>
          <w:rPr>
            <w:sz w:val="24"/>
            <w:szCs w:val="24"/>
          </w:rPr>
          <w:t xml:space="preserve"> The stand was situated on a 15% NE aspect slope with a mean elevation of 335 m</w:t>
        </w:r>
      </w:ins>
      <w:ins w:id="695" w:author="Sarah Hoffman" w:date="2022-11-06T12:25:00Z">
        <w:r>
          <w:rPr>
            <w:sz w:val="24"/>
            <w:szCs w:val="24"/>
          </w:rPr>
          <w:t xml:space="preserve"> and was selected based on the high </w:t>
        </w:r>
      </w:ins>
      <w:ins w:id="696" w:author="Sarah Hoffman" w:date="2022-11-07T05:30:00Z">
        <w:r>
          <w:rPr>
            <w:sz w:val="24"/>
            <w:szCs w:val="24"/>
          </w:rPr>
          <w:t>incidence</w:t>
        </w:r>
      </w:ins>
      <w:ins w:id="697" w:author="Sarah Hoffman" w:date="2022-11-06T12:25:00Z">
        <w:r>
          <w:rPr>
            <w:sz w:val="24"/>
            <w:szCs w:val="24"/>
          </w:rPr>
          <w:t xml:space="preserve"> of LRR</w:t>
        </w:r>
      </w:ins>
      <w:ins w:id="698" w:author="Sarah Hoffman" w:date="2022-11-06T12:24:00Z">
        <w:r>
          <w:rPr>
            <w:sz w:val="24"/>
            <w:szCs w:val="24"/>
          </w:rPr>
          <w:t xml:space="preserve"> </w:t>
        </w:r>
      </w:ins>
      <w:r>
        <w:rPr>
          <w:sz w:val="24"/>
          <w:szCs w:val="24"/>
        </w:rPr>
        <w:t>(</w:t>
      </w:r>
      <w:proofErr w:type="spellStart"/>
      <w:r>
        <w:rPr>
          <w:sz w:val="24"/>
          <w:szCs w:val="24"/>
        </w:rPr>
        <w:t>Thies</w:t>
      </w:r>
      <w:proofErr w:type="spellEnd"/>
      <w:r>
        <w:rPr>
          <w:sz w:val="24"/>
          <w:szCs w:val="24"/>
        </w:rPr>
        <w:t xml:space="preserve"> and </w:t>
      </w:r>
      <w:proofErr w:type="spellStart"/>
      <w:r>
        <w:rPr>
          <w:sz w:val="24"/>
          <w:szCs w:val="24"/>
        </w:rPr>
        <w:t>Westlind</w:t>
      </w:r>
      <w:proofErr w:type="spellEnd"/>
      <w:r>
        <w:rPr>
          <w:sz w:val="24"/>
          <w:szCs w:val="24"/>
        </w:rPr>
        <w:t xml:space="preserve"> 2005). </w:t>
      </w:r>
      <w:ins w:id="699" w:author="Sarah Hoffman" w:date="2022-11-06T12:22:00Z">
        <w:r>
          <w:rPr>
            <w:sz w:val="24"/>
            <w:szCs w:val="24"/>
          </w:rPr>
          <w:t>Prior to this study, the site had a predominately Douglas-fir natural regeneration, with fewer amounts of Western hemlock, western red cedar, choke cherry, and red alder (</w:t>
        </w:r>
        <w:proofErr w:type="spellStart"/>
        <w:r>
          <w:rPr>
            <w:sz w:val="24"/>
            <w:szCs w:val="24"/>
          </w:rPr>
          <w:t>Thies</w:t>
        </w:r>
        <w:proofErr w:type="spellEnd"/>
        <w:r>
          <w:rPr>
            <w:sz w:val="24"/>
            <w:szCs w:val="24"/>
          </w:rPr>
          <w:t xml:space="preserve"> &amp; </w:t>
        </w:r>
        <w:proofErr w:type="spellStart"/>
        <w:r>
          <w:rPr>
            <w:sz w:val="24"/>
            <w:szCs w:val="24"/>
          </w:rPr>
          <w:t>Westlind</w:t>
        </w:r>
        <w:proofErr w:type="spellEnd"/>
        <w:r>
          <w:rPr>
            <w:sz w:val="24"/>
            <w:szCs w:val="24"/>
          </w:rPr>
          <w:t xml:space="preserve">, 2005). Mean annual precipitation ranged from 1500 – 1600 mm. Mean annual temperature ranged from 4 - 10°C (PRISM Climate Group, Oregon State University 2018). The soil is a </w:t>
        </w:r>
        <w:proofErr w:type="spellStart"/>
        <w:r>
          <w:rPr>
            <w:sz w:val="24"/>
            <w:szCs w:val="24"/>
          </w:rPr>
          <w:t>Bacona</w:t>
        </w:r>
        <w:proofErr w:type="spellEnd"/>
        <w:r>
          <w:rPr>
            <w:sz w:val="24"/>
            <w:szCs w:val="24"/>
          </w:rPr>
          <w:t xml:space="preserve"> silt loam with a surface layer of dark brown silt loam (</w:t>
        </w:r>
        <w:proofErr w:type="spellStart"/>
        <w:r>
          <w:rPr>
            <w:sz w:val="24"/>
            <w:szCs w:val="24"/>
          </w:rPr>
          <w:t>Thies</w:t>
        </w:r>
        <w:proofErr w:type="spellEnd"/>
        <w:r>
          <w:rPr>
            <w:sz w:val="24"/>
            <w:szCs w:val="24"/>
          </w:rPr>
          <w:t xml:space="preserve"> </w:t>
        </w:r>
      </w:ins>
      <w:r>
        <w:rPr>
          <w:sz w:val="24"/>
          <w:szCs w:val="24"/>
        </w:rPr>
        <w:t>and</w:t>
      </w:r>
      <w:ins w:id="700" w:author="Sarah Hoffman" w:date="2022-11-06T12:22:00Z">
        <w:r>
          <w:rPr>
            <w:sz w:val="24"/>
            <w:szCs w:val="24"/>
          </w:rPr>
          <w:t xml:space="preserve"> </w:t>
        </w:r>
        <w:proofErr w:type="spellStart"/>
        <w:r>
          <w:rPr>
            <w:sz w:val="24"/>
            <w:szCs w:val="24"/>
          </w:rPr>
          <w:t>Westlind</w:t>
        </w:r>
        <w:proofErr w:type="spellEnd"/>
        <w:r>
          <w:rPr>
            <w:sz w:val="24"/>
            <w:szCs w:val="24"/>
          </w:rPr>
          <w:t xml:space="preserve"> 2005; Langridge 1987)</w:t>
        </w:r>
      </w:ins>
      <w:ins w:id="701" w:author="Sarah Hoffman" w:date="2022-11-06T12:30:00Z">
        <w:r>
          <w:rPr>
            <w:sz w:val="24"/>
            <w:szCs w:val="24"/>
          </w:rPr>
          <w:t>.</w:t>
        </w:r>
      </w:ins>
    </w:p>
    <w:p w14:paraId="14A9A0B7" w14:textId="77777777" w:rsidR="00336FAA" w:rsidRDefault="00000000">
      <w:pPr>
        <w:spacing w:line="480" w:lineRule="auto"/>
        <w:ind w:firstLine="720"/>
        <w:rPr>
          <w:sz w:val="24"/>
          <w:szCs w:val="24"/>
        </w:rPr>
      </w:pPr>
      <w:del w:id="702" w:author="LeBoldus, Jared" w:date="2022-11-04T10:05:00Z">
        <w:r>
          <w:rPr>
            <w:sz w:val="24"/>
            <w:szCs w:val="24"/>
          </w:rPr>
          <w:delText xml:space="preserve">Like the Woods Creek study area, this location was also selected based on high incidence of LRR. </w:delText>
        </w:r>
      </w:del>
      <w:r>
        <w:rPr>
          <w:sz w:val="24"/>
          <w:szCs w:val="24"/>
        </w:rPr>
        <w:t xml:space="preserve">In March of 1973, the </w:t>
      </w:r>
      <w:del w:id="703" w:author="LeBoldus, Jared" w:date="2022-11-04T10:08:00Z">
        <w:r>
          <w:rPr>
            <w:sz w:val="24"/>
            <w:szCs w:val="24"/>
          </w:rPr>
          <w:delText xml:space="preserve">experimental </w:delText>
        </w:r>
      </w:del>
      <w:ins w:id="704" w:author="LeBoldus, Jared" w:date="2022-11-04T10:08:00Z">
        <w:r>
          <w:rPr>
            <w:sz w:val="24"/>
            <w:szCs w:val="24"/>
          </w:rPr>
          <w:t xml:space="preserve">trial </w:t>
        </w:r>
      </w:ins>
      <w:r>
        <w:rPr>
          <w:rFonts w:eastAsia="NSimSun" w:cs="Lucida Sans"/>
          <w:kern w:val="2"/>
          <w:sz w:val="24"/>
          <w:szCs w:val="24"/>
          <w:lang w:val="en-US" w:eastAsia="zh-CN" w:bidi="hi-IN"/>
        </w:rPr>
        <w:t>area</w:t>
      </w:r>
      <w:r>
        <w:rPr>
          <w:sz w:val="24"/>
          <w:szCs w:val="24"/>
        </w:rPr>
        <w:t xml:space="preserve"> was delimited by establishing a grid of stakes at</w:t>
      </w:r>
      <w:ins w:id="705" w:author="LeBoldus, Jared" w:date="2022-11-04T10:05:00Z">
        <w:r>
          <w:rPr>
            <w:sz w:val="24"/>
            <w:szCs w:val="24"/>
          </w:rPr>
          <w:t xml:space="preserve"> ca</w:t>
        </w:r>
      </w:ins>
      <w:ins w:id="706" w:author="LeBoldus, Jared" w:date="2022-11-04T10:06:00Z">
        <w:r>
          <w:rPr>
            <w:sz w:val="24"/>
            <w:szCs w:val="24"/>
          </w:rPr>
          <w:t>.</w:t>
        </w:r>
      </w:ins>
      <w:r>
        <w:rPr>
          <w:sz w:val="24"/>
          <w:szCs w:val="24"/>
        </w:rPr>
        <w:t xml:space="preserve"> 2-chain (40 m) intervals running NE-SW and S</w:t>
      </w:r>
      <w:r>
        <w:rPr>
          <w:rFonts w:eastAsia="NSimSun" w:cs="Lucida Sans"/>
          <w:kern w:val="2"/>
          <w:sz w:val="24"/>
          <w:szCs w:val="24"/>
          <w:lang w:val="en-US" w:eastAsia="zh-CN" w:bidi="hi-IN"/>
        </w:rPr>
        <w:t xml:space="preserve">E-NW. </w:t>
      </w:r>
      <w:r>
        <w:rPr>
          <w:sz w:val="24"/>
          <w:szCs w:val="24"/>
        </w:rPr>
        <w:t xml:space="preserve">Each </w:t>
      </w:r>
      <w:del w:id="707" w:author="LeBoldus, Jared" w:date="2022-11-04T10:08:00Z">
        <w:r>
          <w:rPr>
            <w:sz w:val="24"/>
            <w:szCs w:val="24"/>
          </w:rPr>
          <w:delText xml:space="preserve">grid </w:delText>
        </w:r>
      </w:del>
      <w:ins w:id="708" w:author="LeBoldus, Jared" w:date="2022-11-04T10:08:00Z">
        <w:r>
          <w:rPr>
            <w:sz w:val="24"/>
            <w:szCs w:val="24"/>
          </w:rPr>
          <w:t xml:space="preserve">block in the grid </w:t>
        </w:r>
      </w:ins>
      <w:del w:id="709" w:author="LeBoldus, Jared" w:date="2022-11-04T10:08:00Z">
        <w:r>
          <w:rPr>
            <w:sz w:val="24"/>
            <w:szCs w:val="24"/>
          </w:rPr>
          <w:delText xml:space="preserve">block </w:delText>
        </w:r>
      </w:del>
      <w:r>
        <w:rPr>
          <w:sz w:val="24"/>
          <w:szCs w:val="24"/>
        </w:rPr>
        <w:t xml:space="preserve">was surveyed for evidence of laminated root rot, with each stump, log, or tree showing signs or symptoms recorded along with its diameter, </w:t>
      </w:r>
      <w:r>
        <w:rPr>
          <w:rFonts w:eastAsia="NSimSun" w:cs="Lucida Sans"/>
          <w:kern w:val="2"/>
          <w:sz w:val="24"/>
          <w:szCs w:val="24"/>
          <w:lang w:val="en-US" w:eastAsia="zh-CN" w:bidi="hi-IN"/>
        </w:rPr>
        <w:lastRenderedPageBreak/>
        <w:t>location relative to chain grid,</w:t>
      </w:r>
      <w:r>
        <w:rPr>
          <w:sz w:val="24"/>
          <w:szCs w:val="24"/>
        </w:rPr>
        <w:t xml:space="preserve"> and approximate date of </w:t>
      </w:r>
      <w:r>
        <w:rPr>
          <w:rFonts w:eastAsia="NSimSun" w:cs="Lucida Sans"/>
          <w:kern w:val="2"/>
          <w:sz w:val="24"/>
          <w:szCs w:val="24"/>
          <w:lang w:val="en-US" w:eastAsia="zh-CN" w:bidi="hi-IN"/>
        </w:rPr>
        <w:t>mortality</w:t>
      </w:r>
      <w:r>
        <w:rPr>
          <w:sz w:val="24"/>
          <w:szCs w:val="24"/>
        </w:rPr>
        <w:t xml:space="preserve">. Signs and symptoms included </w:t>
      </w:r>
      <w:r>
        <w:rPr>
          <w:rFonts w:eastAsia="NSimSun" w:cs="Lucida Sans"/>
          <w:kern w:val="2"/>
          <w:sz w:val="24"/>
          <w:szCs w:val="24"/>
          <w:lang w:val="en-US" w:eastAsia="zh-CN" w:bidi="hi-IN"/>
        </w:rPr>
        <w:t>crescent-shaped decay pockets extending from bole to roots</w:t>
      </w:r>
      <w:r>
        <w:rPr>
          <w:sz w:val="24"/>
          <w:szCs w:val="24"/>
        </w:rPr>
        <w:t xml:space="preserve">, ring lamination, and presence of setal hyphae (Hansen 1979). The site was </w:t>
      </w:r>
      <w:del w:id="710" w:author="LeBoldus, Jared" w:date="2022-11-04T10:07:00Z">
        <w:r>
          <w:rPr>
            <w:sz w:val="24"/>
            <w:szCs w:val="24"/>
          </w:rPr>
          <w:delText xml:space="preserve">harvested </w:delText>
        </w:r>
      </w:del>
      <w:ins w:id="711" w:author="LeBoldus, Jared" w:date="2022-11-04T10:07:00Z">
        <w:r>
          <w:rPr>
            <w:sz w:val="24"/>
            <w:szCs w:val="24"/>
          </w:rPr>
          <w:t xml:space="preserve">clear cut </w:t>
        </w:r>
      </w:ins>
      <w:r>
        <w:rPr>
          <w:sz w:val="24"/>
          <w:szCs w:val="24"/>
        </w:rPr>
        <w:t xml:space="preserve">in the autumn of 1973, at which point cut stumps were </w:t>
      </w:r>
      <w:del w:id="712" w:author="LeBoldus, Jared" w:date="2022-11-04T10:07:00Z">
        <w:r>
          <w:rPr>
            <w:sz w:val="24"/>
            <w:szCs w:val="24"/>
          </w:rPr>
          <w:delText>surveyed for presence of laminated root rot and recorded as before.</w:delText>
        </w:r>
      </w:del>
      <w:ins w:id="713" w:author="LeBoldus, Jared" w:date="2022-11-04T10:07:00Z">
        <w:r>
          <w:rPr>
            <w:sz w:val="24"/>
            <w:szCs w:val="24"/>
          </w:rPr>
          <w:t>resurveyed for LRR as describ</w:t>
        </w:r>
      </w:ins>
      <w:ins w:id="714" w:author="LeBoldus, Jared" w:date="2022-11-04T10:09:00Z">
        <w:r>
          <w:rPr>
            <w:sz w:val="24"/>
            <w:szCs w:val="24"/>
          </w:rPr>
          <w:t>e</w:t>
        </w:r>
      </w:ins>
      <w:ins w:id="715" w:author="LeBoldus, Jared" w:date="2022-11-04T10:07:00Z">
        <w:r>
          <w:rPr>
            <w:sz w:val="24"/>
            <w:szCs w:val="24"/>
          </w:rPr>
          <w:t>d above.</w:t>
        </w:r>
      </w:ins>
      <w:r>
        <w:rPr>
          <w:sz w:val="24"/>
          <w:szCs w:val="24"/>
        </w:rPr>
        <w:t xml:space="preserve"> </w:t>
      </w:r>
      <w:r>
        <w:rPr>
          <w:rFonts w:eastAsia="NSimSun" w:cs="Lucida Sans"/>
          <w:kern w:val="2"/>
          <w:sz w:val="24"/>
          <w:szCs w:val="24"/>
          <w:lang w:val="en-US" w:eastAsia="zh-CN" w:bidi="hi-IN"/>
        </w:rPr>
        <w:t>S</w:t>
      </w:r>
      <w:r>
        <w:rPr>
          <w:sz w:val="24"/>
          <w:szCs w:val="24"/>
        </w:rPr>
        <w:t xml:space="preserve">lash </w:t>
      </w:r>
      <w:r>
        <w:rPr>
          <w:rFonts w:eastAsia="NSimSun" w:cs="Lucida Sans"/>
          <w:kern w:val="2"/>
          <w:sz w:val="24"/>
          <w:szCs w:val="24"/>
          <w:lang w:val="en-US" w:eastAsia="zh-CN" w:bidi="hi-IN"/>
        </w:rPr>
        <w:t xml:space="preserve">was broadcast burned in </w:t>
      </w:r>
      <w:r>
        <w:rPr>
          <w:sz w:val="24"/>
          <w:szCs w:val="24"/>
        </w:rPr>
        <w:t xml:space="preserve">the spring of 1974.  </w:t>
      </w:r>
    </w:p>
    <w:p w14:paraId="4A874833" w14:textId="77777777" w:rsidR="00336FAA" w:rsidRDefault="00336FAA">
      <w:pPr>
        <w:spacing w:line="480" w:lineRule="auto"/>
        <w:ind w:firstLine="720"/>
        <w:rPr>
          <w:sz w:val="24"/>
          <w:szCs w:val="24"/>
        </w:rPr>
      </w:pPr>
    </w:p>
    <w:p w14:paraId="42E99D73" w14:textId="77777777" w:rsidR="00336FAA" w:rsidRDefault="00000000">
      <w:pPr>
        <w:spacing w:line="480" w:lineRule="auto"/>
        <w:rPr>
          <w:ins w:id="716" w:author="LeBoldus, Jared" w:date="2022-11-04T10:14:00Z"/>
          <w:b/>
          <w:bCs/>
          <w:sz w:val="24"/>
          <w:szCs w:val="24"/>
        </w:rPr>
      </w:pPr>
      <w:r>
        <w:rPr>
          <w:b/>
          <w:bCs/>
          <w:sz w:val="24"/>
          <w:szCs w:val="24"/>
        </w:rPr>
        <w:t xml:space="preserve">2.2.2 </w:t>
      </w:r>
      <w:del w:id="717" w:author="LeBoldus, Jared" w:date="2022-11-04T10:15:00Z">
        <w:r>
          <w:rPr>
            <w:b/>
            <w:bCs/>
            <w:sz w:val="24"/>
            <w:szCs w:val="24"/>
          </w:rPr>
          <w:delText>Plot network</w:delText>
        </w:r>
      </w:del>
      <w:ins w:id="718" w:author="LeBoldus, Jared" w:date="2022-11-04T10:15:00Z">
        <w:r>
          <w:rPr>
            <w:b/>
            <w:bCs/>
            <w:sz w:val="24"/>
            <w:szCs w:val="24"/>
          </w:rPr>
          <w:t xml:space="preserve">Experimental </w:t>
        </w:r>
      </w:ins>
      <w:ins w:id="719" w:author="Shawn McMurtrey" w:date="2022-11-15T21:18:00Z">
        <w:r>
          <w:rPr>
            <w:b/>
            <w:bCs/>
            <w:sz w:val="24"/>
            <w:szCs w:val="24"/>
          </w:rPr>
          <w:t>d</w:t>
        </w:r>
      </w:ins>
      <w:del w:id="720" w:author="Shawn McMurtrey" w:date="2022-11-15T21:18:00Z">
        <w:r>
          <w:rPr>
            <w:b/>
            <w:bCs/>
            <w:sz w:val="24"/>
            <w:szCs w:val="24"/>
          </w:rPr>
          <w:delText>D</w:delText>
        </w:r>
      </w:del>
      <w:ins w:id="721" w:author="LeBoldus, Jared" w:date="2022-11-04T10:15:00Z">
        <w:r>
          <w:rPr>
            <w:b/>
            <w:bCs/>
            <w:sz w:val="24"/>
            <w:szCs w:val="24"/>
          </w:rPr>
          <w:t>esign</w:t>
        </w:r>
      </w:ins>
      <w:r>
        <w:rPr>
          <w:b/>
          <w:bCs/>
          <w:sz w:val="24"/>
          <w:szCs w:val="24"/>
        </w:rPr>
        <w:t xml:space="preserve"> and data collection</w:t>
      </w:r>
    </w:p>
    <w:p w14:paraId="174A2536" w14:textId="77777777" w:rsidR="00336FAA" w:rsidRDefault="00000000">
      <w:pPr>
        <w:spacing w:line="480" w:lineRule="auto"/>
        <w:rPr>
          <w:del w:id="722" w:author="LeBoldus, Jared" w:date="2022-11-04T10:35:00Z"/>
          <w:rFonts w:eastAsia="NSimSun" w:cs="Lucida Sans"/>
          <w:kern w:val="2"/>
          <w:sz w:val="24"/>
          <w:szCs w:val="24"/>
          <w:lang w:val="en-US" w:eastAsia="zh-CN" w:bidi="hi-IN"/>
        </w:rPr>
      </w:pPr>
      <w:ins w:id="723" w:author="LeBoldus, Jared" w:date="2022-11-04T10:15:00Z">
        <w:r>
          <w:rPr>
            <w:sz w:val="24"/>
            <w:szCs w:val="24"/>
          </w:rPr>
          <w:t xml:space="preserve">The experimental design was a randomized complete block design with </w:t>
        </w:r>
      </w:ins>
      <w:ins w:id="724" w:author="LeBoldus, Jared" w:date="2022-11-04T10:16:00Z">
        <w:r>
          <w:rPr>
            <w:sz w:val="24"/>
            <w:szCs w:val="24"/>
          </w:rPr>
          <w:t>five blocks</w:t>
        </w:r>
      </w:ins>
      <w:ins w:id="725" w:author="LeBoldus, Jared" w:date="2022-11-04T10:17:00Z">
        <w:r>
          <w:rPr>
            <w:sz w:val="24"/>
            <w:szCs w:val="24"/>
          </w:rPr>
          <w:t xml:space="preserve">. Blocking occurred </w:t>
        </w:r>
      </w:ins>
      <w:ins w:id="726" w:author="LeBoldus, Jared" w:date="2022-11-04T10:19:00Z">
        <w:r>
          <w:rPr>
            <w:sz w:val="24"/>
            <w:szCs w:val="24"/>
          </w:rPr>
          <w:t>based on the</w:t>
        </w:r>
      </w:ins>
      <w:ins w:id="727" w:author="LeBoldus, Jared" w:date="2022-11-04T10:17:00Z">
        <w:r>
          <w:rPr>
            <w:sz w:val="24"/>
            <w:szCs w:val="24"/>
          </w:rPr>
          <w:t xml:space="preserve"> incidence of LRR</w:t>
        </w:r>
      </w:ins>
      <w:ins w:id="728" w:author="LeBoldus, Jared" w:date="2022-11-04T10:19:00Z">
        <w:r>
          <w:rPr>
            <w:sz w:val="24"/>
            <w:szCs w:val="24"/>
          </w:rPr>
          <w:t>.</w:t>
        </w:r>
      </w:ins>
      <w:ins w:id="729" w:author="LeBoldus, Jared" w:date="2022-11-04T10:20:00Z">
        <w:r>
          <w:rPr>
            <w:sz w:val="24"/>
            <w:szCs w:val="24"/>
          </w:rPr>
          <w:t xml:space="preserve"> Five treatments were randomly assigned </w:t>
        </w:r>
      </w:ins>
      <w:ins w:id="730" w:author="LeBoldus, Jared" w:date="2022-11-04T10:21:00Z">
        <w:r>
          <w:rPr>
            <w:sz w:val="24"/>
            <w:szCs w:val="24"/>
          </w:rPr>
          <w:t xml:space="preserve">blocks, with each treatment by block combination occurring </w:t>
        </w:r>
      </w:ins>
      <w:ins w:id="731" w:author="LeBoldus, Jared" w:date="2022-11-04T10:28:00Z">
        <w:r>
          <w:rPr>
            <w:sz w:val="24"/>
            <w:szCs w:val="24"/>
          </w:rPr>
          <w:t>five times. The treatments consisted of</w:t>
        </w:r>
      </w:ins>
      <w:ins w:id="732" w:author="LeBoldus, Jared" w:date="2022-11-04T10:29:00Z">
        <w:r>
          <w:rPr>
            <w:sz w:val="24"/>
            <w:szCs w:val="24"/>
          </w:rPr>
          <w:t>:</w:t>
        </w:r>
      </w:ins>
      <w:ins w:id="733" w:author="LeBoldus, Jared" w:date="2022-11-04T10:30:00Z">
        <w:r>
          <w:rPr>
            <w:sz w:val="24"/>
            <w:szCs w:val="24"/>
          </w:rPr>
          <w:t xml:space="preserve"> </w:t>
        </w:r>
        <w:r>
          <w:rPr>
            <w:rFonts w:eastAsia="NSimSun" w:cs="Lucida Sans"/>
            <w:kern w:val="2"/>
            <w:sz w:val="24"/>
            <w:szCs w:val="24"/>
            <w:lang w:val="en-US" w:eastAsia="zh-CN" w:bidi="hi-IN"/>
          </w:rPr>
          <w:t>A) 12</w:t>
        </w:r>
      </w:ins>
      <w:ins w:id="734" w:author="Sarah Hoffman" w:date="2022-11-06T12:30:00Z">
        <w:r>
          <w:rPr>
            <w:rFonts w:eastAsia="NSimSun" w:cs="Lucida Sans"/>
            <w:kern w:val="2"/>
            <w:sz w:val="24"/>
            <w:szCs w:val="24"/>
            <w:lang w:val="en-US" w:eastAsia="zh-CN" w:bidi="hi-IN"/>
          </w:rPr>
          <w:t xml:space="preserve"> </w:t>
        </w:r>
      </w:ins>
      <w:ins w:id="735" w:author="LeBoldus, Jared" w:date="2022-11-04T10:30:00Z">
        <w:r>
          <w:rPr>
            <w:rFonts w:eastAsia="NSimSun" w:cs="Lucida Sans"/>
            <w:kern w:val="2"/>
            <w:sz w:val="24"/>
            <w:szCs w:val="24"/>
            <w:lang w:val="en-US" w:eastAsia="zh-CN" w:bidi="hi-IN"/>
          </w:rPr>
          <w:t xml:space="preserve">year rotation of red alder followed by Douglas-fir; B) 12 year rotation of cottonwood followed by Douglas-fir; C) Douglas-fir; D) 25 year red alder followed </w:t>
        </w:r>
      </w:ins>
      <w:ins w:id="736" w:author="LeBoldus, Jared" w:date="2022-11-04T10:31:00Z">
        <w:r>
          <w:rPr>
            <w:rFonts w:eastAsia="NSimSun" w:cs="Lucida Sans"/>
            <w:kern w:val="2"/>
            <w:sz w:val="24"/>
            <w:szCs w:val="24"/>
            <w:lang w:val="en-US" w:eastAsia="zh-CN" w:bidi="hi-IN"/>
          </w:rPr>
          <w:t>by</w:t>
        </w:r>
      </w:ins>
      <w:ins w:id="737" w:author="LeBoldus, Jared" w:date="2022-11-04T10:30:00Z">
        <w:r>
          <w:rPr>
            <w:rFonts w:eastAsia="NSimSun" w:cs="Lucida Sans"/>
            <w:kern w:val="2"/>
            <w:sz w:val="24"/>
            <w:szCs w:val="24"/>
            <w:lang w:val="en-US" w:eastAsia="zh-CN" w:bidi="hi-IN"/>
          </w:rPr>
          <w:t xml:space="preserve"> Douglas-fir; and E) 25 year cottonwood </w:t>
        </w:r>
      </w:ins>
      <w:ins w:id="738" w:author="LeBoldus, Jared" w:date="2022-11-04T10:31:00Z">
        <w:r>
          <w:rPr>
            <w:rFonts w:eastAsia="NSimSun" w:cs="Lucida Sans"/>
            <w:kern w:val="2"/>
            <w:sz w:val="24"/>
            <w:szCs w:val="24"/>
            <w:lang w:val="en-US" w:eastAsia="zh-CN" w:bidi="hi-IN"/>
          </w:rPr>
          <w:t>followed by</w:t>
        </w:r>
      </w:ins>
      <w:ins w:id="739" w:author="LeBoldus, Jared" w:date="2022-11-04T10:30:00Z">
        <w:r>
          <w:rPr>
            <w:rFonts w:eastAsia="NSimSun" w:cs="Lucida Sans"/>
            <w:kern w:val="2"/>
            <w:sz w:val="24"/>
            <w:szCs w:val="24"/>
            <w:lang w:val="en-US" w:eastAsia="zh-CN" w:bidi="hi-IN"/>
          </w:rPr>
          <w:t xml:space="preserve"> Douglas-fir.</w:t>
        </w:r>
      </w:ins>
      <w:ins w:id="740" w:author="LeBoldus, Jared" w:date="2022-11-04T10:31:00Z">
        <w:r>
          <w:rPr>
            <w:rFonts w:eastAsia="NSimSun" w:cs="Lucida Sans"/>
            <w:kern w:val="2"/>
            <w:sz w:val="24"/>
            <w:szCs w:val="24"/>
            <w:lang w:val="en-US" w:eastAsia="zh-CN" w:bidi="hi-IN"/>
          </w:rPr>
          <w:t xml:space="preserve"> Within each block five</w:t>
        </w:r>
      </w:ins>
      <w:r>
        <w:rPr>
          <w:rFonts w:eastAsia="NSimSun" w:cs="Lucida Sans"/>
          <w:kern w:val="2"/>
          <w:sz w:val="24"/>
          <w:szCs w:val="24"/>
          <w:lang w:val="en-US" w:eastAsia="zh-CN" w:bidi="hi-IN"/>
        </w:rPr>
        <w:t xml:space="preserve"> circular</w:t>
      </w:r>
      <w:ins w:id="741" w:author="LeBoldus, Jared" w:date="2022-11-04T10:31:00Z">
        <w:r>
          <w:rPr>
            <w:rFonts w:eastAsia="NSimSun" w:cs="Lucida Sans"/>
            <w:kern w:val="2"/>
            <w:sz w:val="24"/>
            <w:szCs w:val="24"/>
            <w:lang w:val="en-US" w:eastAsia="zh-CN" w:bidi="hi-IN"/>
          </w:rPr>
          <w:t xml:space="preserve"> </w:t>
        </w:r>
      </w:ins>
      <w:ins w:id="742" w:author="LeBoldus, Jared" w:date="2022-11-04T10:32:00Z">
        <w:r>
          <w:rPr>
            <w:rFonts w:eastAsia="NSimSun" w:cs="Lucida Sans"/>
            <w:kern w:val="2"/>
            <w:sz w:val="24"/>
            <w:szCs w:val="24"/>
            <w:lang w:val="en-US" w:eastAsia="zh-CN" w:bidi="hi-IN"/>
          </w:rPr>
          <w:t xml:space="preserve">0.02 ha </w:t>
        </w:r>
      </w:ins>
      <w:r>
        <w:rPr>
          <w:rFonts w:eastAsia="NSimSun" w:cs="Lucida Sans"/>
          <w:kern w:val="2"/>
          <w:sz w:val="24"/>
          <w:szCs w:val="24"/>
          <w:lang w:val="en-US" w:eastAsia="zh-CN" w:bidi="hi-IN"/>
        </w:rPr>
        <w:t xml:space="preserve">fixed radius </w:t>
      </w:r>
      <w:ins w:id="743" w:author="LeBoldus, Jared" w:date="2022-11-04T10:32:00Z">
        <w:r>
          <w:rPr>
            <w:rFonts w:eastAsia="NSimSun" w:cs="Lucida Sans"/>
            <w:kern w:val="2"/>
            <w:sz w:val="24"/>
            <w:szCs w:val="24"/>
            <w:lang w:val="en-US" w:eastAsia="zh-CN" w:bidi="hi-IN"/>
          </w:rPr>
          <w:t>plots were established. Each plot was selected</w:t>
        </w:r>
      </w:ins>
      <w:ins w:id="744" w:author="LeBoldus, Jared" w:date="2022-11-04T10:33:00Z">
        <w:r>
          <w:rPr>
            <w:rFonts w:eastAsia="NSimSun" w:cs="Lucida Sans"/>
            <w:kern w:val="2"/>
            <w:sz w:val="24"/>
            <w:szCs w:val="24"/>
            <w:lang w:val="en-US" w:eastAsia="zh-CN" w:bidi="hi-IN"/>
          </w:rPr>
          <w:t xml:space="preserve"> to include the maximum number of </w:t>
        </w:r>
        <w:r>
          <w:rPr>
            <w:rFonts w:eastAsia="NSimSun" w:cs="Lucida Sans"/>
            <w:i/>
            <w:iCs/>
            <w:kern w:val="2"/>
            <w:sz w:val="24"/>
            <w:szCs w:val="24"/>
            <w:lang w:val="en-US" w:eastAsia="zh-CN" w:bidi="hi-IN"/>
          </w:rPr>
          <w:t>C. sulphurascens</w:t>
        </w:r>
        <w:r>
          <w:rPr>
            <w:rFonts w:eastAsia="NSimSun" w:cs="Lucida Sans"/>
            <w:kern w:val="2"/>
            <w:sz w:val="24"/>
            <w:szCs w:val="24"/>
            <w:lang w:val="en-US" w:eastAsia="zh-CN" w:bidi="hi-IN"/>
          </w:rPr>
          <w:t xml:space="preserve"> infected stumps while maintaining a </w:t>
        </w:r>
      </w:ins>
      <w:ins w:id="745" w:author="LeBoldus, Jared" w:date="2022-11-04T10:34:00Z">
        <w:r>
          <w:rPr>
            <w:rFonts w:eastAsia="NSimSun" w:cs="Lucida Sans"/>
            <w:kern w:val="2"/>
            <w:sz w:val="24"/>
            <w:szCs w:val="24"/>
            <w:lang w:val="en-US" w:eastAsia="zh-CN" w:bidi="hi-IN"/>
          </w:rPr>
          <w:t>4.8 m buffer from the block boundary.</w:t>
        </w:r>
      </w:ins>
      <w:ins w:id="746" w:author="LeBoldus, Jared" w:date="2022-11-04T10:35:00Z">
        <w:r>
          <w:rPr>
            <w:rFonts w:eastAsia="NSimSun" w:cs="Lucida Sans"/>
            <w:kern w:val="2"/>
            <w:sz w:val="24"/>
            <w:szCs w:val="24"/>
            <w:lang w:val="en-US" w:eastAsia="zh-CN" w:bidi="hi-IN"/>
          </w:rPr>
          <w:t xml:space="preserve"> </w:t>
        </w:r>
        <w:bookmarkStart w:id="747" w:name="move118450544"/>
        <w:r>
          <w:rPr>
            <w:rFonts w:eastAsia="NSimSun" w:cs="Lucida Sans"/>
            <w:kern w:val="2"/>
            <w:sz w:val="24"/>
            <w:szCs w:val="24"/>
            <w:lang w:val="en-US" w:eastAsia="zh-CN" w:bidi="hi-IN"/>
          </w:rPr>
          <w:t>Plot centers were marked with metal stakes and mapped in reference to chain grid and later using GPS (Fig. 2).</w:t>
        </w:r>
      </w:ins>
      <w:bookmarkEnd w:id="747"/>
    </w:p>
    <w:p w14:paraId="128259B1" w14:textId="77777777" w:rsidR="00336FAA" w:rsidRDefault="00000000">
      <w:pPr>
        <w:spacing w:line="480" w:lineRule="auto"/>
      </w:pPr>
      <w:del w:id="748" w:author="LeBoldus, Jared" w:date="2022-11-04T10:35:00Z">
        <w:r>
          <w:rPr>
            <w:sz w:val="24"/>
            <w:szCs w:val="24"/>
          </w:rPr>
          <w:delText>Twenty-five plots</w:delText>
        </w:r>
      </w:del>
      <w:r>
        <w:rPr>
          <w:sz w:val="24"/>
          <w:szCs w:val="24"/>
        </w:rPr>
        <w:t xml:space="preserve"> were established and </w:t>
      </w:r>
      <w:r>
        <w:rPr>
          <w:rFonts w:eastAsia="NSimSun" w:cs="Lucida Sans"/>
          <w:kern w:val="2"/>
          <w:sz w:val="24"/>
          <w:szCs w:val="24"/>
          <w:lang w:val="en-US" w:eastAsia="zh-CN" w:bidi="hi-IN"/>
        </w:rPr>
        <w:t xml:space="preserve">blocked </w:t>
      </w:r>
      <w:r>
        <w:rPr>
          <w:sz w:val="24"/>
          <w:szCs w:val="24"/>
        </w:rPr>
        <w:t xml:space="preserve">by incidence and distribution of LRR. One </w:t>
      </w:r>
      <w:r>
        <w:rPr>
          <w:rFonts w:eastAsia="NSimSun" w:cs="Lucida Sans"/>
          <w:kern w:val="2"/>
          <w:sz w:val="24"/>
          <w:szCs w:val="24"/>
          <w:lang w:val="en-US" w:eastAsia="zh-CN" w:bidi="hi-IN"/>
        </w:rPr>
        <w:t>block</w:t>
      </w:r>
      <w:r>
        <w:rPr>
          <w:sz w:val="24"/>
          <w:szCs w:val="24"/>
        </w:rPr>
        <w:t xml:space="preserve"> included the five plots at the eastern corner of the site based on high incidence and density of LRR in the area (plots with “0” as first number in the lower left </w:t>
      </w:r>
      <w:r>
        <w:rPr>
          <w:sz w:val="24"/>
          <w:szCs w:val="24"/>
        </w:rPr>
        <w:lastRenderedPageBreak/>
        <w:t xml:space="preserve">corner of Fig. 2). The remaining 20 plots were assigned to an additional 4 </w:t>
      </w:r>
      <w:r>
        <w:rPr>
          <w:rFonts w:eastAsia="NSimSun" w:cs="Lucida Sans"/>
          <w:kern w:val="2"/>
          <w:sz w:val="24"/>
          <w:szCs w:val="24"/>
          <w:lang w:val="en-US" w:eastAsia="zh-CN" w:bidi="hi-IN"/>
        </w:rPr>
        <w:t>blocks</w:t>
      </w:r>
      <w:r>
        <w:rPr>
          <w:sz w:val="24"/>
          <w:szCs w:val="24"/>
        </w:rPr>
        <w:t xml:space="preserve"> based on disease incidence. </w:t>
      </w:r>
    </w:p>
    <w:p w14:paraId="2DB7A34F" w14:textId="77777777" w:rsidR="00336FAA" w:rsidRDefault="00000000">
      <w:pPr>
        <w:spacing w:line="480" w:lineRule="auto"/>
        <w:rPr>
          <w:del w:id="749" w:author="LeBoldus, Jared" w:date="2022-11-04T10:35:00Z"/>
        </w:rPr>
      </w:pPr>
      <w:r>
        <w:rPr>
          <w:rFonts w:eastAsia="NSimSun" w:cs="Lucida Sans"/>
          <w:kern w:val="2"/>
          <w:sz w:val="24"/>
          <w:szCs w:val="24"/>
          <w:lang w:val="en-US" w:eastAsia="zh-CN" w:bidi="hi-IN"/>
        </w:rPr>
        <w:tab/>
        <w:t>Five</w:t>
      </w:r>
      <w:r>
        <w:rPr>
          <w:sz w:val="24"/>
          <w:szCs w:val="24"/>
        </w:rPr>
        <w:t xml:space="preserve"> treatments were randomly assigned to plots in each disease severity </w:t>
      </w:r>
      <w:r>
        <w:rPr>
          <w:rFonts w:eastAsia="NSimSun" w:cs="Lucida Sans"/>
          <w:kern w:val="2"/>
          <w:sz w:val="24"/>
          <w:szCs w:val="24"/>
          <w:lang w:val="en-US" w:eastAsia="zh-CN" w:bidi="hi-IN"/>
        </w:rPr>
        <w:t>block</w:t>
      </w:r>
      <w:r>
        <w:rPr>
          <w:sz w:val="24"/>
          <w:szCs w:val="24"/>
        </w:rPr>
        <w:t xml:space="preserve">: </w:t>
      </w:r>
      <w:r>
        <w:rPr>
          <w:rFonts w:eastAsia="NSimSun" w:cs="Lucida Sans"/>
          <w:kern w:val="2"/>
          <w:sz w:val="24"/>
          <w:szCs w:val="24"/>
          <w:lang w:val="en-US" w:eastAsia="zh-CN" w:bidi="hi-IN"/>
        </w:rPr>
        <w:t>A) 12</w:t>
      </w:r>
      <w:del w:id="750" w:author="LeBoldus, Jared" w:date="2022-11-04T10:14:00Z">
        <w:r>
          <w:rPr>
            <w:rFonts w:eastAsia="NSimSun" w:cs="Lucida Sans"/>
            <w:kern w:val="2"/>
            <w:sz w:val="24"/>
            <w:szCs w:val="24"/>
            <w:lang w:val="en-US" w:eastAsia="zh-CN" w:bidi="hi-IN"/>
          </w:rPr>
          <w:delText xml:space="preserve"> </w:delText>
        </w:r>
      </w:del>
      <w:del w:id="751" w:author="LeBoldus, Jared" w:date="2022-11-04T10:35:00Z">
        <w:r>
          <w:rPr>
            <w:rFonts w:eastAsia="NSimSun" w:cs="Lucida Sans"/>
            <w:kern w:val="2"/>
            <w:sz w:val="24"/>
            <w:szCs w:val="24"/>
            <w:lang w:val="en-US" w:eastAsia="zh-CN" w:bidi="hi-IN"/>
          </w:rPr>
          <w:delText xml:space="preserve">year rotation of red alder followed by Douglas-fir; B) 12 year rotation of cottonwood followed by Douglas-fir; C) immediate planting of Douglas-fir; D) 25 year red alder to Douglas-fir; and E) 25 year cottonwood to Douglas-fir. Five .02-hectare (8 m fixed radius) survey subplots were established within in each plot to include the maximum number of </w:delText>
        </w:r>
        <w:r>
          <w:rPr>
            <w:rFonts w:eastAsia="NSimSun" w:cs="Lucida Sans"/>
            <w:i/>
            <w:iCs/>
            <w:kern w:val="2"/>
            <w:sz w:val="24"/>
            <w:szCs w:val="24"/>
            <w:lang w:val="en-US" w:eastAsia="zh-CN" w:bidi="hi-IN"/>
          </w:rPr>
          <w:delText>C. sulphurascens</w:delText>
        </w:r>
        <w:r>
          <w:rPr>
            <w:rFonts w:eastAsia="NSimSun" w:cs="Lucida Sans"/>
            <w:kern w:val="2"/>
            <w:sz w:val="24"/>
            <w:szCs w:val="24"/>
            <w:lang w:val="en-US" w:eastAsia="zh-CN" w:bidi="hi-IN"/>
          </w:rPr>
          <w:delText xml:space="preserve"> infected stumps while maintaining a 4.8 m buffer from the plot boundary (Figure 2). Plot centers were marked with metal stakes and mapped in reference to chain grid and later using GPS</w:delText>
        </w:r>
        <w:bookmarkStart w:id="752" w:name="move1184505441111111111111111111"/>
        <w:bookmarkEnd w:id="752"/>
        <w:r>
          <w:rPr>
            <w:rFonts w:eastAsia="NSimSun" w:cs="Lucida Sans"/>
            <w:kern w:val="2"/>
            <w:sz w:val="24"/>
            <w:szCs w:val="24"/>
            <w:lang w:val="en-US" w:eastAsia="zh-CN" w:bidi="hi-IN"/>
          </w:rPr>
          <w:delText>.</w:delText>
        </w:r>
      </w:del>
    </w:p>
    <w:p w14:paraId="7900D687" w14:textId="77777777" w:rsidR="00336FAA" w:rsidRDefault="00000000">
      <w:pPr>
        <w:spacing w:line="480" w:lineRule="auto"/>
        <w:rPr>
          <w:del w:id="753" w:author="LeBoldus, Jared" w:date="2022-11-04T10:39:00Z"/>
          <w:rFonts w:eastAsia="NSimSun" w:cs="Lucida Sans"/>
          <w:kern w:val="2"/>
          <w:sz w:val="24"/>
          <w:szCs w:val="24"/>
          <w:lang w:val="en-US" w:eastAsia="zh-CN" w:bidi="hi-IN"/>
        </w:rPr>
      </w:pPr>
      <w:r>
        <w:rPr>
          <w:rFonts w:eastAsia="NSimSun" w:cs="Lucida Sans"/>
          <w:kern w:val="2"/>
          <w:sz w:val="24"/>
          <w:szCs w:val="24"/>
          <w:lang w:val="en-US" w:eastAsia="zh-CN" w:bidi="hi-IN"/>
        </w:rPr>
        <w:t xml:space="preserve">In the fall of 1974 through spring 1975, all plots were </w:t>
      </w:r>
      <w:del w:id="754" w:author="LeBoldus, Jared" w:date="2022-11-04T10:36:00Z">
        <w:r>
          <w:rPr>
            <w:rFonts w:eastAsia="NSimSun" w:cs="Lucida Sans"/>
            <w:kern w:val="2"/>
            <w:sz w:val="24"/>
            <w:szCs w:val="24"/>
            <w:lang w:val="en-US" w:eastAsia="zh-CN" w:bidi="hi-IN"/>
          </w:rPr>
          <w:delText xml:space="preserve">stocked </w:delText>
        </w:r>
      </w:del>
      <w:ins w:id="755" w:author="LeBoldus, Jared" w:date="2022-11-04T10:36:00Z">
        <w:r>
          <w:rPr>
            <w:rFonts w:eastAsia="NSimSun" w:cs="Lucida Sans"/>
            <w:kern w:val="2"/>
            <w:sz w:val="24"/>
            <w:szCs w:val="24"/>
            <w:lang w:val="en-US" w:eastAsia="zh-CN" w:bidi="hi-IN"/>
          </w:rPr>
          <w:t xml:space="preserve">planted </w:t>
        </w:r>
      </w:ins>
      <w:r>
        <w:rPr>
          <w:rFonts w:eastAsia="NSimSun" w:cs="Lucida Sans"/>
          <w:kern w:val="2"/>
          <w:sz w:val="24"/>
          <w:szCs w:val="24"/>
          <w:lang w:val="en-US" w:eastAsia="zh-CN" w:bidi="hi-IN"/>
        </w:rPr>
        <w:t xml:space="preserve">at 2.4 m x 2.4 m spacing (1700 trees/ hectare, 34 trees/subplot) with 1-year old seedlings of </w:t>
      </w:r>
      <w:del w:id="756" w:author="LeBoldus, Jared" w:date="2022-11-04T10:36:00Z">
        <w:r>
          <w:rPr>
            <w:rFonts w:eastAsia="NSimSun" w:cs="Lucida Sans"/>
            <w:kern w:val="2"/>
            <w:sz w:val="24"/>
            <w:szCs w:val="24"/>
            <w:lang w:val="en-US" w:eastAsia="zh-CN" w:bidi="hi-IN"/>
          </w:rPr>
          <w:delText>their respective</w:delText>
        </w:r>
      </w:del>
      <w:ins w:id="757" w:author="LeBoldus, Jared" w:date="2022-11-04T10:36:00Z">
        <w:r>
          <w:rPr>
            <w:rFonts w:eastAsia="NSimSun" w:cs="Lucida Sans"/>
            <w:kern w:val="2"/>
            <w:sz w:val="24"/>
            <w:szCs w:val="24"/>
            <w:lang w:val="en-US" w:eastAsia="zh-CN" w:bidi="hi-IN"/>
          </w:rPr>
          <w:t>the different</w:t>
        </w:r>
      </w:ins>
      <w:r>
        <w:rPr>
          <w:rFonts w:eastAsia="NSimSun" w:cs="Lucida Sans"/>
          <w:kern w:val="2"/>
          <w:sz w:val="24"/>
          <w:szCs w:val="24"/>
          <w:lang w:val="en-US" w:eastAsia="zh-CN" w:bidi="hi-IN"/>
        </w:rPr>
        <w:t xml:space="preserve"> species (Brown Seed Company, Vancouver, WA). </w:t>
      </w:r>
      <w:del w:id="758" w:author="LeBoldus, Jared" w:date="2022-11-04T10:37:00Z">
        <w:r>
          <w:rPr>
            <w:rFonts w:eastAsia="NSimSun" w:cs="Lucida Sans"/>
            <w:kern w:val="2"/>
            <w:sz w:val="24"/>
            <w:szCs w:val="24"/>
            <w:lang w:val="en-US" w:eastAsia="zh-CN" w:bidi="hi-IN"/>
          </w:rPr>
          <w:delText>Stocking density was chosen to accommodate disease transmission via root proximity while allowing some room for growth over 10 years. Regenerating hardwoods were removed from Douglas-fir plots and vice versa</w:delText>
        </w:r>
      </w:del>
      <w:ins w:id="759" w:author="LeBoldus, Jared" w:date="2022-11-04T10:37:00Z">
        <w:r>
          <w:rPr>
            <w:rFonts w:eastAsia="NSimSun" w:cs="Lucida Sans"/>
            <w:kern w:val="2"/>
            <w:sz w:val="24"/>
            <w:szCs w:val="24"/>
            <w:lang w:val="en-US" w:eastAsia="zh-CN" w:bidi="hi-IN"/>
          </w:rPr>
          <w:t>Competing vegetation</w:t>
        </w:r>
      </w:ins>
      <w:ins w:id="760" w:author="LeBoldus, Jared" w:date="2022-11-04T10:38:00Z">
        <w:r>
          <w:rPr>
            <w:rFonts w:eastAsia="NSimSun" w:cs="Lucida Sans"/>
            <w:kern w:val="2"/>
            <w:sz w:val="24"/>
            <w:szCs w:val="24"/>
            <w:lang w:val="en-US" w:eastAsia="zh-CN" w:bidi="hi-IN"/>
          </w:rPr>
          <w:t>, defined as any plant that was not planted at the time of establishment</w:t>
        </w:r>
      </w:ins>
      <w:ins w:id="761" w:author="LeBoldus, Jared" w:date="2022-11-04T10:37:00Z">
        <w:r>
          <w:rPr>
            <w:rFonts w:eastAsia="NSimSun" w:cs="Lucida Sans"/>
            <w:kern w:val="2"/>
            <w:sz w:val="24"/>
            <w:szCs w:val="24"/>
            <w:lang w:val="en-US" w:eastAsia="zh-CN" w:bidi="hi-IN"/>
          </w:rPr>
          <w:t xml:space="preserve"> was removed </w:t>
        </w:r>
      </w:ins>
      <w:ins w:id="762" w:author="LeBoldus, Jared" w:date="2022-11-04T10:38:00Z">
        <w:r>
          <w:rPr>
            <w:rFonts w:eastAsia="NSimSun" w:cs="Lucida Sans"/>
            <w:kern w:val="2"/>
            <w:sz w:val="24"/>
            <w:szCs w:val="24"/>
            <w:lang w:val="en-US" w:eastAsia="zh-CN" w:bidi="hi-IN"/>
          </w:rPr>
          <w:t>by mechanical thinning</w:t>
        </w:r>
      </w:ins>
      <w:r>
        <w:rPr>
          <w:rFonts w:eastAsia="NSimSun" w:cs="Lucida Sans"/>
          <w:kern w:val="2"/>
          <w:sz w:val="24"/>
          <w:szCs w:val="24"/>
          <w:lang w:val="en-US" w:eastAsia="zh-CN" w:bidi="hi-IN"/>
        </w:rPr>
        <w:t>. For</w:t>
      </w:r>
      <w:ins w:id="763" w:author="LeBoldus, Jared" w:date="2022-11-04T10:39:00Z">
        <w:r>
          <w:rPr>
            <w:rFonts w:eastAsia="NSimSun" w:cs="Lucida Sans"/>
            <w:kern w:val="2"/>
            <w:sz w:val="24"/>
            <w:szCs w:val="24"/>
            <w:lang w:val="en-US" w:eastAsia="zh-CN" w:bidi="hi-IN"/>
          </w:rPr>
          <w:t xml:space="preserve"> the first two years following initial </w:t>
        </w:r>
      </w:ins>
      <w:r>
        <w:rPr>
          <w:rFonts w:eastAsia="NSimSun" w:cs="Lucida Sans"/>
          <w:kern w:val="2"/>
          <w:sz w:val="24"/>
          <w:szCs w:val="24"/>
          <w:lang w:val="en-US" w:eastAsia="zh-CN" w:bidi="hi-IN"/>
        </w:rPr>
        <w:t>e</w:t>
      </w:r>
      <w:ins w:id="764" w:author="Sarah Hoffman" w:date="2022-11-06T12:33:00Z">
        <w:r>
          <w:rPr>
            <w:rFonts w:eastAsia="NSimSun" w:cs="Lucida Sans"/>
            <w:kern w:val="2"/>
            <w:sz w:val="24"/>
            <w:szCs w:val="24"/>
            <w:lang w:val="en-US" w:eastAsia="zh-CN" w:bidi="hi-IN"/>
          </w:rPr>
          <w:t>stablishment</w:t>
        </w:r>
      </w:ins>
      <w:r>
        <w:rPr>
          <w:rFonts w:eastAsia="NSimSun" w:cs="Lucida Sans"/>
          <w:kern w:val="2"/>
          <w:sz w:val="24"/>
          <w:szCs w:val="24"/>
          <w:lang w:val="en-US" w:eastAsia="zh-CN" w:bidi="hi-IN"/>
        </w:rPr>
        <w:t xml:space="preserve"> </w:t>
      </w:r>
      <w:del w:id="765" w:author="LeBoldus, Jared" w:date="2022-11-04T10:39:00Z">
        <w:r>
          <w:rPr>
            <w:rFonts w:eastAsia="NSimSun" w:cs="Lucida Sans"/>
            <w:kern w:val="2"/>
            <w:sz w:val="24"/>
            <w:szCs w:val="24"/>
            <w:lang w:val="en-US" w:eastAsia="zh-CN" w:bidi="hi-IN"/>
          </w:rPr>
          <w:delText xml:space="preserve">a duration of two years </w:delText>
        </w:r>
      </w:del>
      <w:r>
        <w:rPr>
          <w:rFonts w:eastAsia="NSimSun" w:cs="Lucida Sans"/>
          <w:kern w:val="2"/>
          <w:sz w:val="24"/>
          <w:szCs w:val="24"/>
          <w:lang w:val="en-US" w:eastAsia="zh-CN" w:bidi="hi-IN"/>
        </w:rPr>
        <w:t xml:space="preserve">dead seedlings were </w:t>
      </w:r>
      <w:del w:id="766" w:author="LeBoldus, Jared" w:date="2022-11-04T10:39:00Z">
        <w:r>
          <w:rPr>
            <w:rFonts w:eastAsia="NSimSun" w:cs="Lucida Sans"/>
            <w:kern w:val="2"/>
            <w:sz w:val="24"/>
            <w:szCs w:val="24"/>
            <w:lang w:val="en-US" w:eastAsia="zh-CN" w:bidi="hi-IN"/>
          </w:rPr>
          <w:delText xml:space="preserve">replaced </w:delText>
        </w:r>
      </w:del>
      <w:ins w:id="767" w:author="LeBoldus, Jared" w:date="2022-11-04T10:39:00Z">
        <w:r>
          <w:rPr>
            <w:rFonts w:eastAsia="NSimSun" w:cs="Lucida Sans"/>
            <w:kern w:val="2"/>
            <w:sz w:val="24"/>
            <w:szCs w:val="24"/>
            <w:lang w:val="en-US" w:eastAsia="zh-CN" w:bidi="hi-IN"/>
          </w:rPr>
          <w:t xml:space="preserve">replanted </w:t>
        </w:r>
      </w:ins>
      <w:del w:id="768" w:author="LeBoldus, Jared" w:date="2022-11-04T10:39:00Z">
        <w:r>
          <w:rPr>
            <w:rFonts w:eastAsia="NSimSun" w:cs="Lucida Sans"/>
            <w:kern w:val="2"/>
            <w:sz w:val="24"/>
            <w:szCs w:val="24"/>
            <w:lang w:val="en-US" w:eastAsia="zh-CN" w:bidi="hi-IN"/>
          </w:rPr>
          <w:delText xml:space="preserve">within and near subplots </w:delText>
        </w:r>
      </w:del>
      <w:r>
        <w:rPr>
          <w:rFonts w:eastAsia="NSimSun" w:cs="Lucida Sans"/>
          <w:kern w:val="2"/>
          <w:sz w:val="24"/>
          <w:szCs w:val="24"/>
          <w:lang w:val="en-US" w:eastAsia="zh-CN" w:bidi="hi-IN"/>
        </w:rPr>
        <w:t>to maintain stocking levels</w:t>
      </w:r>
      <w:del w:id="769" w:author="LeBoldus, Jared" w:date="2022-11-04T10:39:00Z">
        <w:r>
          <w:rPr>
            <w:rFonts w:eastAsia="NSimSun" w:cs="Lucida Sans"/>
            <w:kern w:val="2"/>
            <w:sz w:val="24"/>
            <w:szCs w:val="24"/>
            <w:lang w:val="en-US" w:eastAsia="zh-CN" w:bidi="hi-IN"/>
          </w:rPr>
          <w:delText xml:space="preserve"> during establishment</w:delText>
        </w:r>
      </w:del>
      <w:r>
        <w:rPr>
          <w:rFonts w:eastAsia="NSimSun" w:cs="Lucida Sans"/>
          <w:kern w:val="2"/>
          <w:sz w:val="24"/>
          <w:szCs w:val="24"/>
          <w:lang w:val="en-US" w:eastAsia="zh-CN" w:bidi="hi-IN"/>
        </w:rPr>
        <w:t>.</w:t>
      </w:r>
      <w:ins w:id="770" w:author="LeBoldus, Jared" w:date="2022-11-04T10:39:00Z">
        <w:r>
          <w:rPr>
            <w:rFonts w:eastAsia="NSimSun" w:cs="Lucida Sans"/>
            <w:kern w:val="2"/>
            <w:sz w:val="24"/>
            <w:szCs w:val="24"/>
            <w:lang w:val="en-US" w:eastAsia="zh-CN" w:bidi="hi-IN"/>
          </w:rPr>
          <w:t xml:space="preserve"> </w:t>
        </w:r>
      </w:ins>
    </w:p>
    <w:p w14:paraId="3032E82A" w14:textId="77777777" w:rsidR="00336FAA" w:rsidRDefault="00000000">
      <w:pPr>
        <w:spacing w:line="480" w:lineRule="auto"/>
      </w:pPr>
      <w:r>
        <w:rPr>
          <w:rFonts w:eastAsia="NSimSun" w:cs="Lucida Sans"/>
          <w:kern w:val="2"/>
          <w:sz w:val="24"/>
          <w:szCs w:val="24"/>
          <w:lang w:val="en-US" w:eastAsia="zh-CN" w:bidi="hi-IN"/>
        </w:rPr>
        <w:t>In the fall of 1986, the 12-year hardwood rotation plots</w:t>
      </w:r>
      <w:ins w:id="771" w:author="LeBoldus, Jared" w:date="2022-11-04T10:40:00Z">
        <w:r>
          <w:rPr>
            <w:rFonts w:eastAsia="NSimSun" w:cs="Lucida Sans"/>
            <w:kern w:val="2"/>
            <w:sz w:val="24"/>
            <w:szCs w:val="24"/>
            <w:lang w:val="en-US" w:eastAsia="zh-CN" w:bidi="hi-IN"/>
          </w:rPr>
          <w:t xml:space="preserve"> (Treatments A and B)</w:t>
        </w:r>
      </w:ins>
      <w:r>
        <w:rPr>
          <w:rFonts w:eastAsia="NSimSun" w:cs="Lucida Sans"/>
          <w:kern w:val="2"/>
          <w:sz w:val="24"/>
          <w:szCs w:val="24"/>
          <w:lang w:val="en-US" w:eastAsia="zh-CN" w:bidi="hi-IN"/>
        </w:rPr>
        <w:t xml:space="preserve"> </w:t>
      </w:r>
      <w:del w:id="772" w:author="LeBoldus, Jared" w:date="2022-11-04T10:40:00Z">
        <w:r>
          <w:rPr>
            <w:rFonts w:eastAsia="NSimSun" w:cs="Lucida Sans"/>
            <w:kern w:val="2"/>
            <w:sz w:val="24"/>
            <w:szCs w:val="24"/>
            <w:lang w:val="en-US" w:eastAsia="zh-CN" w:bidi="hi-IN"/>
          </w:rPr>
          <w:delText xml:space="preserve">(except red alder plots 1 and 3 which were missed) </w:delText>
        </w:r>
      </w:del>
      <w:r>
        <w:rPr>
          <w:rFonts w:eastAsia="NSimSun" w:cs="Lucida Sans"/>
          <w:kern w:val="2"/>
          <w:sz w:val="24"/>
          <w:szCs w:val="24"/>
          <w:lang w:val="en-US" w:eastAsia="zh-CN" w:bidi="hi-IN"/>
        </w:rPr>
        <w:t>were harvested and in</w:t>
      </w:r>
      <w:ins w:id="773" w:author="LeBoldus, Jared" w:date="2022-11-04T10:40:00Z">
        <w:r>
          <w:rPr>
            <w:rFonts w:eastAsia="NSimSun" w:cs="Lucida Sans"/>
            <w:kern w:val="2"/>
            <w:sz w:val="24"/>
            <w:szCs w:val="24"/>
            <w:lang w:val="en-US" w:eastAsia="zh-CN" w:bidi="hi-IN"/>
          </w:rPr>
          <w:t xml:space="preserve"> the</w:t>
        </w:r>
      </w:ins>
      <w:r>
        <w:rPr>
          <w:rFonts w:eastAsia="NSimSun" w:cs="Lucida Sans"/>
          <w:kern w:val="2"/>
          <w:sz w:val="24"/>
          <w:szCs w:val="24"/>
          <w:lang w:val="en-US" w:eastAsia="zh-CN" w:bidi="hi-IN"/>
        </w:rPr>
        <w:t xml:space="preserve"> spring </w:t>
      </w:r>
      <w:ins w:id="774" w:author="LeBoldus, Jared" w:date="2022-11-04T10:41:00Z">
        <w:r>
          <w:rPr>
            <w:rFonts w:eastAsia="NSimSun" w:cs="Lucida Sans"/>
            <w:kern w:val="2"/>
            <w:sz w:val="24"/>
            <w:szCs w:val="24"/>
            <w:lang w:val="en-US" w:eastAsia="zh-CN" w:bidi="hi-IN"/>
          </w:rPr>
          <w:t xml:space="preserve">of </w:t>
        </w:r>
      </w:ins>
      <w:r>
        <w:rPr>
          <w:rFonts w:eastAsia="NSimSun" w:cs="Lucida Sans"/>
          <w:kern w:val="2"/>
          <w:sz w:val="24"/>
          <w:szCs w:val="24"/>
          <w:lang w:val="en-US" w:eastAsia="zh-CN" w:bidi="hi-IN"/>
        </w:rPr>
        <w:t xml:space="preserve">1987 </w:t>
      </w:r>
      <w:r>
        <w:rPr>
          <w:rFonts w:eastAsia="NSimSun" w:cs="Lucida Sans"/>
          <w:kern w:val="2"/>
          <w:sz w:val="24"/>
          <w:szCs w:val="24"/>
          <w:lang w:val="en-US" w:eastAsia="zh-CN" w:bidi="hi-IN"/>
        </w:rPr>
        <w:lastRenderedPageBreak/>
        <w:t xml:space="preserve">Douglas-fir was planted in those plots </w:t>
      </w:r>
      <w:del w:id="775" w:author="LeBoldus, Jared" w:date="2022-11-04T10:41:00Z">
        <w:r>
          <w:rPr>
            <w:rFonts w:eastAsia="NSimSun" w:cs="Lucida Sans"/>
            <w:kern w:val="2"/>
            <w:sz w:val="24"/>
            <w:szCs w:val="24"/>
            <w:lang w:val="en-US" w:eastAsia="zh-CN" w:bidi="hi-IN"/>
          </w:rPr>
          <w:delText xml:space="preserve">with the same </w:delText>
        </w:r>
      </w:del>
      <w:ins w:id="776" w:author="LeBoldus, Jared" w:date="2022-11-04T10:41:00Z">
        <w:r>
          <w:rPr>
            <w:rFonts w:eastAsia="NSimSun" w:cs="Lucida Sans"/>
            <w:kern w:val="2"/>
            <w:sz w:val="24"/>
            <w:szCs w:val="24"/>
            <w:lang w:val="en-US" w:eastAsia="zh-CN" w:bidi="hi-IN"/>
          </w:rPr>
          <w:t xml:space="preserve">at </w:t>
        </w:r>
      </w:ins>
      <w:r>
        <w:rPr>
          <w:rFonts w:eastAsia="NSimSun" w:cs="Lucida Sans"/>
          <w:kern w:val="2"/>
          <w:sz w:val="24"/>
          <w:szCs w:val="24"/>
          <w:lang w:val="en-US" w:eastAsia="zh-CN" w:bidi="hi-IN"/>
        </w:rPr>
        <w:t>2.4 m x 2.4 m spacing</w:t>
      </w:r>
      <w:ins w:id="777" w:author="LeBoldus, Jared" w:date="2022-11-04T10:41:00Z">
        <w:r>
          <w:rPr>
            <w:rFonts w:eastAsia="NSimSun" w:cs="Lucida Sans"/>
            <w:kern w:val="2"/>
            <w:sz w:val="24"/>
            <w:szCs w:val="24"/>
            <w:lang w:val="en-US" w:eastAsia="zh-CN" w:bidi="hi-IN"/>
          </w:rPr>
          <w:t>.</w:t>
        </w:r>
      </w:ins>
      <w:r>
        <w:rPr>
          <w:rFonts w:eastAsia="NSimSun" w:cs="Lucida Sans"/>
          <w:kern w:val="2"/>
          <w:sz w:val="24"/>
          <w:szCs w:val="24"/>
          <w:lang w:val="en-US" w:eastAsia="zh-CN" w:bidi="hi-IN"/>
        </w:rPr>
        <w:t xml:space="preserve"> </w:t>
      </w:r>
      <w:del w:id="778" w:author="LeBoldus, Jared" w:date="2022-11-04T10:41:00Z">
        <w:r>
          <w:rPr>
            <w:rFonts w:eastAsia="NSimSun" w:cs="Lucida Sans"/>
            <w:kern w:val="2"/>
            <w:sz w:val="24"/>
            <w:szCs w:val="24"/>
            <w:lang w:val="en-US" w:eastAsia="zh-CN" w:bidi="hi-IN"/>
          </w:rPr>
          <w:delText xml:space="preserve">and replacement of initial mortality.  </w:delText>
        </w:r>
      </w:del>
      <w:del w:id="779" w:author="LeBoldus, Jared" w:date="2022-11-04T10:43:00Z">
        <w:r>
          <w:rPr>
            <w:rFonts w:eastAsia="NSimSun" w:cs="Lucida Sans"/>
            <w:kern w:val="2"/>
            <w:sz w:val="24"/>
            <w:szCs w:val="24"/>
            <w:lang w:val="en-US" w:eastAsia="zh-CN" w:bidi="hi-IN"/>
          </w:rPr>
          <w:delText>Extensive re-sprouting of hardwoods occurred following harvest, and thus suppression of these sprouts using cutting and herbicide was conducted</w:delText>
        </w:r>
      </w:del>
      <w:ins w:id="780" w:author="LeBoldus, Jared" w:date="2022-11-04T10:43:00Z">
        <w:r>
          <w:rPr>
            <w:rFonts w:eastAsia="NSimSun" w:cs="Lucida Sans"/>
            <w:kern w:val="2"/>
            <w:sz w:val="24"/>
            <w:szCs w:val="24"/>
            <w:lang w:val="en-US" w:eastAsia="zh-CN" w:bidi="hi-IN"/>
          </w:rPr>
          <w:t>Hardwood resprouting was managed by mechanical thinning and herbicide treatment</w:t>
        </w:r>
      </w:ins>
      <w:r>
        <w:rPr>
          <w:rFonts w:eastAsia="NSimSun" w:cs="Lucida Sans"/>
          <w:kern w:val="2"/>
          <w:sz w:val="24"/>
          <w:szCs w:val="24"/>
          <w:lang w:val="en-US" w:eastAsia="zh-CN" w:bidi="hi-IN"/>
        </w:rPr>
        <w:t xml:space="preserve"> (3% “Crossbow” 2-4-D in diesel oil) in 1990 and</w:t>
      </w:r>
      <w:ins w:id="781" w:author="LeBoldus, Jared" w:date="2022-11-04T10:43:00Z">
        <w:r>
          <w:rPr>
            <w:rFonts w:eastAsia="NSimSun" w:cs="Lucida Sans"/>
            <w:kern w:val="2"/>
            <w:sz w:val="24"/>
            <w:szCs w:val="24"/>
            <w:lang w:val="en-US" w:eastAsia="zh-CN" w:bidi="hi-IN"/>
          </w:rPr>
          <w:t xml:space="preserve"> again in</w:t>
        </w:r>
      </w:ins>
      <w:r>
        <w:rPr>
          <w:rFonts w:eastAsia="NSimSun" w:cs="Lucida Sans"/>
          <w:kern w:val="2"/>
          <w:sz w:val="24"/>
          <w:szCs w:val="24"/>
          <w:lang w:val="en-US" w:eastAsia="zh-CN" w:bidi="hi-IN"/>
        </w:rPr>
        <w:t xml:space="preserve"> 1992. In the fall of 1999 and spring of 2000, the 25-year hardwood plots were harvested, and Douglas-fir was again planted with 2.4 m x 2.4 m x spacing and replacement of initial mortality. The site was clearcut in 2020 when the first Douglas-fir replanted were 45 years old.</w:t>
      </w:r>
    </w:p>
    <w:p w14:paraId="2C01551F" w14:textId="77777777" w:rsidR="00336FAA" w:rsidRDefault="00000000">
      <w:pPr>
        <w:spacing w:line="480" w:lineRule="auto"/>
        <w:rPr>
          <w:rFonts w:eastAsia="NSimSun" w:cs="Lucida Sans"/>
          <w:kern w:val="2"/>
          <w:sz w:val="24"/>
          <w:szCs w:val="24"/>
          <w:lang w:val="en-US" w:eastAsia="zh-CN" w:bidi="hi-IN"/>
        </w:rPr>
      </w:pPr>
      <w:r>
        <w:rPr>
          <w:rFonts w:eastAsia="NSimSun" w:cs="Lucida Sans"/>
          <w:b/>
          <w:iCs/>
          <w:kern w:val="2"/>
          <w:sz w:val="24"/>
          <w:szCs w:val="24"/>
          <w:lang w:val="en-US" w:eastAsia="zh-CN" w:bidi="hi-IN"/>
        </w:rPr>
        <w:tab/>
      </w:r>
      <w:r>
        <w:rPr>
          <w:rFonts w:eastAsia="NSimSun" w:cs="Lucida Sans"/>
          <w:kern w:val="2"/>
          <w:sz w:val="24"/>
          <w:szCs w:val="24"/>
          <w:lang w:val="en-US" w:eastAsia="zh-CN" w:bidi="hi-IN"/>
        </w:rPr>
        <w:t>Tree positions were mapped, diameters measured, and survival status, suppression, and root rot symptoms recorded multiple times: 1986 (DF treatment); 1995 (RA12, CW12 treatments); 2011 (all treatments); and 2020 (all treatments).</w:t>
      </w:r>
    </w:p>
    <w:p w14:paraId="4A2B5323" w14:textId="77777777" w:rsidR="00336FAA" w:rsidRDefault="00336FAA">
      <w:pPr>
        <w:spacing w:line="480" w:lineRule="auto"/>
        <w:rPr>
          <w:b/>
          <w:iCs/>
          <w:sz w:val="24"/>
          <w:szCs w:val="24"/>
        </w:rPr>
      </w:pPr>
    </w:p>
    <w:p w14:paraId="7B214D7D" w14:textId="77777777" w:rsidR="00336FAA" w:rsidRDefault="00000000">
      <w:pPr>
        <w:spacing w:line="480" w:lineRule="auto"/>
        <w:rPr>
          <w:del w:id="782" w:author="Shawn McMurtrey" w:date="2022-11-10T11:56:00Z"/>
          <w:iCs/>
          <w:sz w:val="24"/>
          <w:szCs w:val="24"/>
        </w:rPr>
      </w:pPr>
      <w:r>
        <w:rPr>
          <w:rFonts w:eastAsia="NSimSun" w:cs="Lucida Sans"/>
          <w:b/>
          <w:bCs/>
          <w:iCs/>
          <w:kern w:val="2"/>
          <w:sz w:val="24"/>
          <w:szCs w:val="24"/>
          <w:lang w:val="en-US" w:eastAsia="zh-CN" w:bidi="hi-IN"/>
        </w:rPr>
        <w:t xml:space="preserve">2.2.4 Statistical </w:t>
      </w:r>
      <w:del w:id="783" w:author="LeBoldus, Jared" w:date="2022-11-04T14:31:00Z">
        <w:r>
          <w:rPr>
            <w:rFonts w:eastAsia="NSimSun" w:cs="Lucida Sans"/>
            <w:b/>
            <w:bCs/>
            <w:iCs/>
            <w:kern w:val="2"/>
            <w:sz w:val="24"/>
            <w:szCs w:val="24"/>
            <w:lang w:val="en-US" w:eastAsia="zh-CN" w:bidi="hi-IN"/>
          </w:rPr>
          <w:delText xml:space="preserve">cleaning and </w:delText>
        </w:r>
      </w:del>
      <w:r>
        <w:rPr>
          <w:rFonts w:eastAsia="NSimSun" w:cs="Lucida Sans"/>
          <w:b/>
          <w:bCs/>
          <w:iCs/>
          <w:kern w:val="2"/>
          <w:sz w:val="24"/>
          <w:szCs w:val="24"/>
          <w:lang w:val="en-US" w:eastAsia="zh-CN" w:bidi="hi-IN"/>
        </w:rPr>
        <w:t>analysis</w:t>
      </w:r>
    </w:p>
    <w:p w14:paraId="47A6A434" w14:textId="77777777" w:rsidR="00336FAA" w:rsidRDefault="00336FAA">
      <w:pPr>
        <w:spacing w:line="480" w:lineRule="auto"/>
        <w:rPr>
          <w:iCs/>
          <w:sz w:val="24"/>
          <w:szCs w:val="24"/>
        </w:rPr>
      </w:pPr>
    </w:p>
    <w:p w14:paraId="5EF63907" w14:textId="77777777" w:rsidR="00336FAA" w:rsidRDefault="00000000">
      <w:pPr>
        <w:spacing w:line="480" w:lineRule="auto"/>
        <w:rPr>
          <w:b/>
          <w:iCs/>
          <w:sz w:val="24"/>
          <w:szCs w:val="24"/>
        </w:rPr>
      </w:pPr>
      <w:ins w:id="784" w:author="Shawn McMurtrey" w:date="2022-11-15T20:26:00Z">
        <w:r>
          <w:rPr>
            <w:iCs/>
            <w:sz w:val="24"/>
            <w:szCs w:val="24"/>
          </w:rPr>
          <w:t>D</w:t>
        </w:r>
      </w:ins>
      <w:del w:id="785" w:author="Shawn McMurtrey" w:date="2022-11-10T11:56:00Z">
        <w:r>
          <w:rPr>
            <w:iCs/>
            <w:sz w:val="24"/>
            <w:szCs w:val="24"/>
          </w:rPr>
          <w:delText>Because D</w:delText>
        </w:r>
      </w:del>
      <w:r>
        <w:rPr>
          <w:iCs/>
          <w:sz w:val="24"/>
          <w:szCs w:val="24"/>
        </w:rPr>
        <w:t xml:space="preserve">ouglas-fir replanting was staggered for the different </w:t>
      </w:r>
      <w:del w:id="786" w:author="LeBoldus, Jared" w:date="2022-11-04T14:32:00Z">
        <w:r>
          <w:rPr>
            <w:iCs/>
            <w:sz w:val="24"/>
            <w:szCs w:val="24"/>
          </w:rPr>
          <w:delText xml:space="preserve">rotation </w:delText>
        </w:r>
      </w:del>
      <w:r>
        <w:rPr>
          <w:iCs/>
          <w:sz w:val="24"/>
          <w:szCs w:val="24"/>
        </w:rPr>
        <w:t xml:space="preserve">treatments </w:t>
      </w:r>
      <w:del w:id="787" w:author="LeBoldus, Jared" w:date="2022-11-04T14:32:00Z">
        <w:r>
          <w:rPr>
            <w:iCs/>
            <w:sz w:val="24"/>
            <w:szCs w:val="24"/>
          </w:rPr>
          <w:delText>and</w:delText>
        </w:r>
      </w:del>
      <w:r>
        <w:rPr>
          <w:iCs/>
          <w:sz w:val="24"/>
          <w:szCs w:val="24"/>
        </w:rPr>
        <w:t xml:space="preserve">and stand measurements </w:t>
      </w:r>
      <w:del w:id="788" w:author="LeBoldus, Jared" w:date="2022-11-04T14:32:00Z">
        <w:r>
          <w:rPr>
            <w:iCs/>
            <w:sz w:val="24"/>
            <w:szCs w:val="24"/>
          </w:rPr>
          <w:delText xml:space="preserve">were </w:delText>
        </w:r>
      </w:del>
      <w:ins w:id="789" w:author="LeBoldus, Jared" w:date="2022-11-04T14:32:00Z">
        <w:r>
          <w:rPr>
            <w:iCs/>
            <w:sz w:val="24"/>
            <w:szCs w:val="24"/>
          </w:rPr>
          <w:t xml:space="preserve">did </w:t>
        </w:r>
      </w:ins>
      <w:r>
        <w:rPr>
          <w:iCs/>
          <w:sz w:val="24"/>
          <w:szCs w:val="24"/>
        </w:rPr>
        <w:t xml:space="preserve">not </w:t>
      </w:r>
      <w:del w:id="790" w:author="LeBoldus, Jared" w:date="2022-11-04T14:32:00Z">
        <w:r>
          <w:rPr>
            <w:iCs/>
            <w:sz w:val="24"/>
            <w:szCs w:val="24"/>
          </w:rPr>
          <w:delText xml:space="preserve">at </w:delText>
        </w:r>
      </w:del>
      <w:del w:id="791" w:author="Shawn McMurtrey" w:date="2022-11-15T20:25:00Z">
        <w:r>
          <w:rPr>
            <w:iCs/>
            <w:sz w:val="24"/>
            <w:szCs w:val="24"/>
          </w:rPr>
          <w:delText>occurr</w:delText>
        </w:r>
      </w:del>
      <w:ins w:id="792" w:author="Shawn McMurtrey" w:date="2022-11-15T20:25:00Z">
        <w:r>
          <w:rPr>
            <w:iCs/>
            <w:sz w:val="24"/>
            <w:szCs w:val="24"/>
          </w:rPr>
          <w:t>occur</w:t>
        </w:r>
      </w:ins>
      <w:ins w:id="793" w:author="LeBoldus, Jared" w:date="2022-11-04T14:32:00Z">
        <w:r>
          <w:rPr>
            <w:iCs/>
            <w:sz w:val="24"/>
            <w:szCs w:val="24"/>
          </w:rPr>
          <w:t xml:space="preserve"> at </w:t>
        </w:r>
      </w:ins>
      <w:r>
        <w:rPr>
          <w:iCs/>
          <w:sz w:val="24"/>
          <w:szCs w:val="24"/>
        </w:rPr>
        <w:t>consistent ages across all treatments</w:t>
      </w:r>
      <w:ins w:id="794" w:author="Shawn McMurtrey" w:date="2022-11-10T11:56:00Z">
        <w:r>
          <w:rPr>
            <w:iCs/>
            <w:sz w:val="24"/>
            <w:szCs w:val="24"/>
          </w:rPr>
          <w:t>.</w:t>
        </w:r>
      </w:ins>
      <w:ins w:id="795" w:author="Shawn McMurtrey" w:date="2022-11-15T20:25:00Z">
        <w:r>
          <w:rPr>
            <w:iCs/>
            <w:sz w:val="24"/>
            <w:szCs w:val="24"/>
          </w:rPr>
          <w:t xml:space="preserve"> </w:t>
        </w:r>
      </w:ins>
      <w:del w:id="796" w:author="Shawn McMurtrey" w:date="2022-11-10T11:56:00Z">
        <w:r>
          <w:rPr>
            <w:iCs/>
            <w:sz w:val="24"/>
            <w:szCs w:val="24"/>
          </w:rPr>
          <w:delText>,</w:delText>
        </w:r>
      </w:del>
      <w:ins w:id="797" w:author="Shawn McMurtrey" w:date="2022-11-10T11:56:00Z">
        <w:r>
          <w:rPr>
            <w:iCs/>
            <w:sz w:val="24"/>
            <w:szCs w:val="24"/>
          </w:rPr>
          <w:t xml:space="preserve">For </w:t>
        </w:r>
      </w:ins>
      <w:r>
        <w:rPr>
          <w:iCs/>
          <w:sz w:val="24"/>
          <w:szCs w:val="24"/>
        </w:rPr>
        <w:t>these</w:t>
      </w:r>
      <w:ins w:id="798" w:author="Shawn McMurtrey" w:date="2022-11-10T11:56:00Z">
        <w:r>
          <w:rPr>
            <w:iCs/>
            <w:sz w:val="24"/>
            <w:szCs w:val="24"/>
          </w:rPr>
          <w:t xml:space="preserve"> reason</w:t>
        </w:r>
      </w:ins>
      <w:r>
        <w:rPr>
          <w:iCs/>
          <w:sz w:val="24"/>
          <w:szCs w:val="24"/>
        </w:rPr>
        <w:t>s</w:t>
      </w:r>
      <w:ins w:id="799" w:author="Shawn McMurtrey" w:date="2022-11-10T11:56:00Z">
        <w:r>
          <w:rPr>
            <w:iCs/>
            <w:sz w:val="24"/>
            <w:szCs w:val="24"/>
          </w:rPr>
          <w:t>,</w:t>
        </w:r>
      </w:ins>
      <w:r>
        <w:rPr>
          <w:iCs/>
          <w:sz w:val="24"/>
          <w:szCs w:val="24"/>
        </w:rPr>
        <w:t xml:space="preserve"> the measurements were </w:t>
      </w:r>
      <w:del w:id="800" w:author="LeBoldus, Jared" w:date="2022-11-04T14:34:00Z">
        <w:r>
          <w:rPr>
            <w:iCs/>
            <w:sz w:val="24"/>
            <w:szCs w:val="24"/>
          </w:rPr>
          <w:delText xml:space="preserve">binned </w:delText>
        </w:r>
      </w:del>
      <w:ins w:id="801" w:author="LeBoldus, Jared" w:date="2022-11-04T14:34:00Z">
        <w:r>
          <w:rPr>
            <w:iCs/>
            <w:sz w:val="24"/>
            <w:szCs w:val="24"/>
          </w:rPr>
          <w:t xml:space="preserve">combined </w:t>
        </w:r>
      </w:ins>
      <w:r>
        <w:rPr>
          <w:iCs/>
          <w:sz w:val="24"/>
          <w:szCs w:val="24"/>
        </w:rPr>
        <w:t xml:space="preserve">into three stand age </w:t>
      </w:r>
      <w:del w:id="802" w:author="LeBoldus, Jared" w:date="2022-11-04T14:35:00Z">
        <w:r>
          <w:rPr>
            <w:iCs/>
            <w:sz w:val="24"/>
            <w:szCs w:val="24"/>
          </w:rPr>
          <w:delText>periods</w:delText>
        </w:r>
      </w:del>
      <w:ins w:id="803" w:author="LeBoldus, Jared" w:date="2022-11-04T14:35:00Z">
        <w:r>
          <w:rPr>
            <w:iCs/>
            <w:sz w:val="24"/>
            <w:szCs w:val="24"/>
          </w:rPr>
          <w:t>categories</w:t>
        </w:r>
      </w:ins>
      <w:r>
        <w:rPr>
          <w:iCs/>
          <w:sz w:val="24"/>
          <w:szCs w:val="24"/>
        </w:rPr>
        <w:t xml:space="preserve">: early, middle, and late (Table 1).  Slopes (annual increments) across the time periods were used as response variables in the statistical analysis of growth and mortality. Additionally, mortality was further divided by </w:t>
      </w:r>
      <w:proofErr w:type="spellStart"/>
      <w:r>
        <w:rPr>
          <w:iCs/>
          <w:sz w:val="24"/>
          <w:szCs w:val="24"/>
        </w:rPr>
        <w:t>susptected</w:t>
      </w:r>
      <w:proofErr w:type="spellEnd"/>
      <w:r>
        <w:rPr>
          <w:iCs/>
          <w:sz w:val="24"/>
          <w:szCs w:val="24"/>
        </w:rPr>
        <w:t xml:space="preserve"> cause: unknown/other, laminated root rot, and suppression. Annual rates of </w:t>
      </w:r>
      <w:r>
        <w:rPr>
          <w:iCs/>
          <w:sz w:val="24"/>
          <w:szCs w:val="24"/>
        </w:rPr>
        <w:lastRenderedPageBreak/>
        <w:t>these cause-specific mortalities were also used as dependent variables in the statistical tests.</w:t>
      </w:r>
    </w:p>
    <w:p w14:paraId="26F6AF17" w14:textId="77777777" w:rsidR="00336FAA" w:rsidRDefault="00336FAA">
      <w:pPr>
        <w:spacing w:line="480" w:lineRule="auto"/>
        <w:rPr>
          <w:b/>
          <w:iCs/>
          <w:sz w:val="24"/>
          <w:szCs w:val="24"/>
        </w:rPr>
      </w:pPr>
    </w:p>
    <w:p w14:paraId="60A7CE42" w14:textId="77777777" w:rsidR="00336FAA" w:rsidRDefault="00000000">
      <w:pPr>
        <w:tabs>
          <w:tab w:val="left" w:pos="6390"/>
        </w:tabs>
        <w:spacing w:line="480" w:lineRule="auto"/>
        <w:rPr>
          <w:b/>
          <w:iCs/>
          <w:sz w:val="24"/>
          <w:szCs w:val="24"/>
        </w:rPr>
      </w:pPr>
      <w:r>
        <w:rPr>
          <w:b/>
          <w:iCs/>
          <w:sz w:val="24"/>
          <w:szCs w:val="24"/>
        </w:rPr>
        <w:t xml:space="preserve">Table 1. </w:t>
      </w:r>
      <w:r>
        <w:rPr>
          <w:iCs/>
          <w:sz w:val="24"/>
          <w:szCs w:val="24"/>
        </w:rPr>
        <w:t>Stand ages (years) defining the beginning and end of early, middle and late measurement periods across rotation treatments.</w:t>
      </w:r>
    </w:p>
    <w:tbl>
      <w:tblPr>
        <w:tblStyle w:val="TableGrid"/>
        <w:tblW w:w="5760" w:type="dxa"/>
        <w:tblInd w:w="226" w:type="dxa"/>
        <w:tblLayout w:type="fixed"/>
        <w:tblLook w:val="04A0" w:firstRow="1" w:lastRow="0" w:firstColumn="1" w:lastColumn="0" w:noHBand="0" w:noVBand="1"/>
      </w:tblPr>
      <w:tblGrid>
        <w:gridCol w:w="1980"/>
        <w:gridCol w:w="1080"/>
        <w:gridCol w:w="1260"/>
        <w:gridCol w:w="1440"/>
      </w:tblGrid>
      <w:tr w:rsidR="00336FAA" w14:paraId="44AAD9C0" w14:textId="77777777">
        <w:tc>
          <w:tcPr>
            <w:tcW w:w="1980" w:type="dxa"/>
          </w:tcPr>
          <w:p w14:paraId="20A0B011" w14:textId="77777777" w:rsidR="00336FAA" w:rsidRDefault="00336FAA">
            <w:pPr>
              <w:widowControl w:val="0"/>
              <w:spacing w:line="240" w:lineRule="auto"/>
              <w:jc w:val="center"/>
              <w:rPr>
                <w:b/>
                <w:bCs/>
                <w:sz w:val="24"/>
                <w:szCs w:val="24"/>
              </w:rPr>
            </w:pPr>
          </w:p>
        </w:tc>
        <w:tc>
          <w:tcPr>
            <w:tcW w:w="3780" w:type="dxa"/>
            <w:gridSpan w:val="3"/>
          </w:tcPr>
          <w:p w14:paraId="4F8F39D7" w14:textId="77777777" w:rsidR="00336FAA" w:rsidRDefault="00000000">
            <w:pPr>
              <w:widowControl w:val="0"/>
              <w:spacing w:line="240" w:lineRule="auto"/>
              <w:jc w:val="center"/>
              <w:rPr>
                <w:b/>
                <w:bCs/>
                <w:sz w:val="24"/>
                <w:szCs w:val="24"/>
              </w:rPr>
            </w:pPr>
            <w:r>
              <w:rPr>
                <w:b/>
                <w:bCs/>
                <w:sz w:val="24"/>
                <w:szCs w:val="24"/>
              </w:rPr>
              <w:t>Period</w:t>
            </w:r>
          </w:p>
        </w:tc>
      </w:tr>
      <w:tr w:rsidR="00336FAA" w14:paraId="004F7491" w14:textId="77777777">
        <w:trPr>
          <w:trHeight w:val="377"/>
        </w:trPr>
        <w:tc>
          <w:tcPr>
            <w:tcW w:w="1980" w:type="dxa"/>
          </w:tcPr>
          <w:p w14:paraId="6970831F" w14:textId="77777777" w:rsidR="00336FAA" w:rsidRDefault="00000000">
            <w:pPr>
              <w:widowControl w:val="0"/>
              <w:spacing w:before="120" w:line="480" w:lineRule="auto"/>
              <w:jc w:val="center"/>
              <w:rPr>
                <w:b/>
                <w:bCs/>
                <w:sz w:val="24"/>
                <w:szCs w:val="24"/>
              </w:rPr>
            </w:pPr>
            <w:r>
              <w:rPr>
                <w:b/>
                <w:bCs/>
                <w:sz w:val="24"/>
                <w:szCs w:val="24"/>
              </w:rPr>
              <w:t>Treatment</w:t>
            </w:r>
          </w:p>
        </w:tc>
        <w:tc>
          <w:tcPr>
            <w:tcW w:w="1080" w:type="dxa"/>
          </w:tcPr>
          <w:p w14:paraId="1C633D71" w14:textId="77777777" w:rsidR="00336FAA" w:rsidRDefault="00000000">
            <w:pPr>
              <w:widowControl w:val="0"/>
              <w:spacing w:before="120" w:line="480" w:lineRule="auto"/>
              <w:jc w:val="center"/>
              <w:rPr>
                <w:b/>
                <w:bCs/>
                <w:sz w:val="24"/>
                <w:szCs w:val="24"/>
              </w:rPr>
            </w:pPr>
            <w:r>
              <w:rPr>
                <w:b/>
                <w:bCs/>
                <w:sz w:val="24"/>
                <w:szCs w:val="24"/>
              </w:rPr>
              <w:t>Early</w:t>
            </w:r>
          </w:p>
        </w:tc>
        <w:tc>
          <w:tcPr>
            <w:tcW w:w="1260" w:type="dxa"/>
          </w:tcPr>
          <w:p w14:paraId="2638D139" w14:textId="77777777" w:rsidR="00336FAA" w:rsidRDefault="00000000">
            <w:pPr>
              <w:widowControl w:val="0"/>
              <w:spacing w:before="120" w:line="480" w:lineRule="auto"/>
              <w:jc w:val="center"/>
              <w:rPr>
                <w:b/>
                <w:bCs/>
                <w:sz w:val="24"/>
                <w:szCs w:val="24"/>
              </w:rPr>
            </w:pPr>
            <w:r>
              <w:rPr>
                <w:b/>
                <w:bCs/>
                <w:sz w:val="24"/>
                <w:szCs w:val="24"/>
              </w:rPr>
              <w:t>Middle</w:t>
            </w:r>
          </w:p>
        </w:tc>
        <w:tc>
          <w:tcPr>
            <w:tcW w:w="1440" w:type="dxa"/>
          </w:tcPr>
          <w:p w14:paraId="6CBF41E2" w14:textId="77777777" w:rsidR="00336FAA" w:rsidRDefault="00000000">
            <w:pPr>
              <w:widowControl w:val="0"/>
              <w:spacing w:before="120" w:line="480" w:lineRule="auto"/>
              <w:jc w:val="center"/>
              <w:rPr>
                <w:b/>
                <w:bCs/>
                <w:sz w:val="24"/>
                <w:szCs w:val="24"/>
              </w:rPr>
            </w:pPr>
            <w:r>
              <w:rPr>
                <w:b/>
                <w:bCs/>
                <w:sz w:val="24"/>
                <w:szCs w:val="24"/>
              </w:rPr>
              <w:t>Late</w:t>
            </w:r>
          </w:p>
        </w:tc>
      </w:tr>
      <w:tr w:rsidR="00336FAA" w14:paraId="58C43780" w14:textId="77777777">
        <w:tc>
          <w:tcPr>
            <w:tcW w:w="1980" w:type="dxa"/>
          </w:tcPr>
          <w:p w14:paraId="03377CBA" w14:textId="77777777" w:rsidR="00336FAA" w:rsidRDefault="00000000">
            <w:pPr>
              <w:widowControl w:val="0"/>
              <w:spacing w:before="120" w:line="480" w:lineRule="auto"/>
              <w:jc w:val="center"/>
              <w:rPr>
                <w:sz w:val="24"/>
                <w:szCs w:val="24"/>
              </w:rPr>
            </w:pPr>
            <w:r>
              <w:rPr>
                <w:sz w:val="24"/>
                <w:szCs w:val="24"/>
              </w:rPr>
              <w:t>RA12, CW12</w:t>
            </w:r>
          </w:p>
        </w:tc>
        <w:tc>
          <w:tcPr>
            <w:tcW w:w="1080" w:type="dxa"/>
          </w:tcPr>
          <w:p w14:paraId="02B898D5" w14:textId="77777777" w:rsidR="00336FAA" w:rsidRDefault="00000000">
            <w:pPr>
              <w:widowControl w:val="0"/>
              <w:spacing w:before="120" w:line="480" w:lineRule="auto"/>
              <w:jc w:val="center"/>
              <w:rPr>
                <w:sz w:val="24"/>
                <w:szCs w:val="24"/>
              </w:rPr>
            </w:pPr>
            <w:r>
              <w:rPr>
                <w:sz w:val="24"/>
                <w:szCs w:val="24"/>
              </w:rPr>
              <w:t>8-24</w:t>
            </w:r>
          </w:p>
        </w:tc>
        <w:tc>
          <w:tcPr>
            <w:tcW w:w="1260" w:type="dxa"/>
          </w:tcPr>
          <w:p w14:paraId="7ECBDA23" w14:textId="77777777" w:rsidR="00336FAA" w:rsidRDefault="00000000">
            <w:pPr>
              <w:widowControl w:val="0"/>
              <w:spacing w:before="120" w:line="480" w:lineRule="auto"/>
              <w:jc w:val="center"/>
              <w:rPr>
                <w:sz w:val="24"/>
                <w:szCs w:val="24"/>
              </w:rPr>
            </w:pPr>
            <w:r>
              <w:rPr>
                <w:sz w:val="24"/>
                <w:szCs w:val="24"/>
              </w:rPr>
              <w:t>8-33</w:t>
            </w:r>
          </w:p>
        </w:tc>
        <w:tc>
          <w:tcPr>
            <w:tcW w:w="1440" w:type="dxa"/>
          </w:tcPr>
          <w:p w14:paraId="6D7C688F" w14:textId="77777777" w:rsidR="00336FAA" w:rsidRDefault="00000000">
            <w:pPr>
              <w:widowControl w:val="0"/>
              <w:spacing w:before="120" w:line="480" w:lineRule="auto"/>
              <w:jc w:val="center"/>
              <w:rPr>
                <w:sz w:val="24"/>
                <w:szCs w:val="24"/>
              </w:rPr>
            </w:pPr>
            <w:r>
              <w:rPr>
                <w:sz w:val="24"/>
                <w:szCs w:val="24"/>
              </w:rPr>
              <w:t>NA</w:t>
            </w:r>
          </w:p>
        </w:tc>
      </w:tr>
      <w:tr w:rsidR="00336FAA" w14:paraId="761A46F1" w14:textId="77777777">
        <w:tc>
          <w:tcPr>
            <w:tcW w:w="1980" w:type="dxa"/>
            <w:tcBorders>
              <w:top w:val="nil"/>
            </w:tcBorders>
          </w:tcPr>
          <w:p w14:paraId="7A920595" w14:textId="77777777" w:rsidR="00336FAA" w:rsidRDefault="00000000">
            <w:pPr>
              <w:widowControl w:val="0"/>
              <w:spacing w:before="120" w:line="480" w:lineRule="auto"/>
              <w:jc w:val="center"/>
              <w:rPr>
                <w:sz w:val="24"/>
                <w:szCs w:val="24"/>
              </w:rPr>
            </w:pPr>
            <w:r>
              <w:rPr>
                <w:sz w:val="24"/>
                <w:szCs w:val="24"/>
              </w:rPr>
              <w:t>DF</w:t>
            </w:r>
          </w:p>
        </w:tc>
        <w:tc>
          <w:tcPr>
            <w:tcW w:w="1080" w:type="dxa"/>
            <w:tcBorders>
              <w:top w:val="nil"/>
            </w:tcBorders>
          </w:tcPr>
          <w:p w14:paraId="4EED2E66" w14:textId="77777777" w:rsidR="00336FAA" w:rsidRDefault="00000000">
            <w:pPr>
              <w:widowControl w:val="0"/>
              <w:spacing w:before="120" w:line="480" w:lineRule="auto"/>
              <w:jc w:val="center"/>
              <w:rPr>
                <w:sz w:val="24"/>
                <w:szCs w:val="24"/>
              </w:rPr>
            </w:pPr>
            <w:r>
              <w:rPr>
                <w:sz w:val="24"/>
                <w:szCs w:val="24"/>
              </w:rPr>
              <w:t>NA</w:t>
            </w:r>
          </w:p>
        </w:tc>
        <w:tc>
          <w:tcPr>
            <w:tcW w:w="1260" w:type="dxa"/>
            <w:tcBorders>
              <w:top w:val="nil"/>
            </w:tcBorders>
          </w:tcPr>
          <w:p w14:paraId="7C19CFE6" w14:textId="77777777" w:rsidR="00336FAA" w:rsidRDefault="00000000">
            <w:pPr>
              <w:widowControl w:val="0"/>
              <w:spacing w:before="120" w:line="480" w:lineRule="auto"/>
              <w:jc w:val="center"/>
              <w:rPr>
                <w:sz w:val="24"/>
                <w:szCs w:val="24"/>
              </w:rPr>
            </w:pPr>
            <w:r>
              <w:rPr>
                <w:sz w:val="24"/>
                <w:szCs w:val="24"/>
              </w:rPr>
              <w:t>12-36</w:t>
            </w:r>
          </w:p>
        </w:tc>
        <w:tc>
          <w:tcPr>
            <w:tcW w:w="1440" w:type="dxa"/>
            <w:tcBorders>
              <w:top w:val="nil"/>
            </w:tcBorders>
          </w:tcPr>
          <w:p w14:paraId="0549AA63" w14:textId="77777777" w:rsidR="00336FAA" w:rsidRDefault="00000000">
            <w:pPr>
              <w:widowControl w:val="0"/>
              <w:spacing w:before="120" w:line="480" w:lineRule="auto"/>
              <w:jc w:val="center"/>
              <w:rPr>
                <w:sz w:val="24"/>
                <w:szCs w:val="24"/>
              </w:rPr>
            </w:pPr>
            <w:r>
              <w:rPr>
                <w:sz w:val="24"/>
                <w:szCs w:val="24"/>
              </w:rPr>
              <w:t>36-45</w:t>
            </w:r>
          </w:p>
        </w:tc>
      </w:tr>
      <w:tr w:rsidR="00336FAA" w14:paraId="0989BAA4" w14:textId="77777777">
        <w:tc>
          <w:tcPr>
            <w:tcW w:w="1980" w:type="dxa"/>
            <w:tcBorders>
              <w:top w:val="nil"/>
            </w:tcBorders>
          </w:tcPr>
          <w:p w14:paraId="6920877B" w14:textId="77777777" w:rsidR="00336FAA" w:rsidRDefault="00000000">
            <w:pPr>
              <w:widowControl w:val="0"/>
              <w:spacing w:before="120" w:line="480" w:lineRule="auto"/>
              <w:jc w:val="center"/>
              <w:rPr>
                <w:sz w:val="24"/>
                <w:szCs w:val="24"/>
              </w:rPr>
            </w:pPr>
            <w:r>
              <w:rPr>
                <w:sz w:val="24"/>
                <w:szCs w:val="24"/>
              </w:rPr>
              <w:t>RA25, CW25</w:t>
            </w:r>
          </w:p>
        </w:tc>
        <w:tc>
          <w:tcPr>
            <w:tcW w:w="1080" w:type="dxa"/>
            <w:tcBorders>
              <w:top w:val="nil"/>
            </w:tcBorders>
          </w:tcPr>
          <w:p w14:paraId="1FFA644F" w14:textId="77777777" w:rsidR="00336FAA" w:rsidRDefault="00000000">
            <w:pPr>
              <w:widowControl w:val="0"/>
              <w:spacing w:before="120" w:line="480" w:lineRule="auto"/>
              <w:jc w:val="center"/>
              <w:rPr>
                <w:sz w:val="24"/>
                <w:szCs w:val="24"/>
              </w:rPr>
            </w:pPr>
            <w:r>
              <w:rPr>
                <w:sz w:val="24"/>
                <w:szCs w:val="24"/>
              </w:rPr>
              <w:t>11-20</w:t>
            </w:r>
          </w:p>
        </w:tc>
        <w:tc>
          <w:tcPr>
            <w:tcW w:w="1260" w:type="dxa"/>
            <w:tcBorders>
              <w:top w:val="nil"/>
            </w:tcBorders>
          </w:tcPr>
          <w:p w14:paraId="63E6F061" w14:textId="77777777" w:rsidR="00336FAA" w:rsidRDefault="00000000">
            <w:pPr>
              <w:widowControl w:val="0"/>
              <w:spacing w:before="120" w:line="480" w:lineRule="auto"/>
              <w:jc w:val="center"/>
              <w:rPr>
                <w:sz w:val="24"/>
                <w:szCs w:val="24"/>
              </w:rPr>
            </w:pPr>
            <w:r>
              <w:rPr>
                <w:sz w:val="24"/>
                <w:szCs w:val="24"/>
              </w:rPr>
              <w:t>NA</w:t>
            </w:r>
          </w:p>
        </w:tc>
        <w:tc>
          <w:tcPr>
            <w:tcW w:w="1440" w:type="dxa"/>
            <w:tcBorders>
              <w:top w:val="nil"/>
            </w:tcBorders>
          </w:tcPr>
          <w:p w14:paraId="2DA0B698" w14:textId="77777777" w:rsidR="00336FAA" w:rsidRDefault="00000000">
            <w:pPr>
              <w:widowControl w:val="0"/>
              <w:spacing w:before="120" w:line="480" w:lineRule="auto"/>
              <w:jc w:val="center"/>
              <w:rPr>
                <w:sz w:val="24"/>
                <w:szCs w:val="24"/>
              </w:rPr>
            </w:pPr>
            <w:r>
              <w:rPr>
                <w:sz w:val="24"/>
                <w:szCs w:val="24"/>
              </w:rPr>
              <w:t>NA</w:t>
            </w:r>
          </w:p>
        </w:tc>
      </w:tr>
    </w:tbl>
    <w:p w14:paraId="03C9DBC1" w14:textId="77777777" w:rsidR="00336FAA" w:rsidRDefault="00336FAA">
      <w:pPr>
        <w:tabs>
          <w:tab w:val="left" w:pos="6390"/>
        </w:tabs>
        <w:spacing w:line="480" w:lineRule="auto"/>
        <w:rPr>
          <w:b/>
          <w:iCs/>
          <w:sz w:val="24"/>
          <w:szCs w:val="24"/>
        </w:rPr>
      </w:pPr>
    </w:p>
    <w:p w14:paraId="72003B19" w14:textId="77777777" w:rsidR="00336FAA" w:rsidRDefault="00000000">
      <w:pPr>
        <w:tabs>
          <w:tab w:val="left" w:pos="6390"/>
        </w:tabs>
        <w:spacing w:line="480" w:lineRule="auto"/>
        <w:ind w:firstLine="720"/>
        <w:rPr>
          <w:ins w:id="804" w:author="Shawn McMurtrey" w:date="2022-11-15T22:07:00Z"/>
          <w:iCs/>
          <w:sz w:val="24"/>
          <w:szCs w:val="24"/>
        </w:rPr>
      </w:pPr>
      <w:r>
        <w:rPr>
          <w:iCs/>
          <w:sz w:val="24"/>
          <w:szCs w:val="24"/>
        </w:rPr>
        <w:t xml:space="preserve">Analyses of variance (ANOVAs) and </w:t>
      </w:r>
      <w:proofErr w:type="spellStart"/>
      <w:r>
        <w:rPr>
          <w:iCs/>
          <w:sz w:val="24"/>
          <w:szCs w:val="24"/>
        </w:rPr>
        <w:t>liklihood</w:t>
      </w:r>
      <w:proofErr w:type="spellEnd"/>
      <w:r>
        <w:rPr>
          <w:iCs/>
          <w:sz w:val="24"/>
          <w:szCs w:val="24"/>
        </w:rPr>
        <w:t xml:space="preserve"> ratio effects based on generalized linear mixed models were used to test the fixed effect of treatment and the random effect of block and on annual </w:t>
      </w:r>
      <w:del w:id="805" w:author="LeBoldus, Jared" w:date="2022-11-04T14:38:00Z">
        <w:r>
          <w:rPr>
            <w:iCs/>
            <w:sz w:val="24"/>
            <w:szCs w:val="24"/>
          </w:rPr>
          <w:delText>basal area</w:delText>
        </w:r>
      </w:del>
      <w:ins w:id="806" w:author="LeBoldus, Jared" w:date="2022-11-04T14:38:00Z">
        <w:r>
          <w:rPr>
            <w:iCs/>
            <w:sz w:val="24"/>
            <w:szCs w:val="24"/>
          </w:rPr>
          <w:t>BA</w:t>
        </w:r>
      </w:ins>
      <w:r>
        <w:rPr>
          <w:iCs/>
          <w:sz w:val="24"/>
          <w:szCs w:val="24"/>
        </w:rPr>
        <w:t xml:space="preserve"> increment and annual arcsine square root transformed proportion of mortality across the tree time periods of the study (early, middle, late). Tukey’s HSD tests were used to determine significant differences between treatment levels. When models incorporating the random effect of block failed to converge,  single factor linear models for the fixed effect of treatment were used. Analyses were performed using the lme4 (Bates et al. 2015) and </w:t>
      </w:r>
      <w:proofErr w:type="spellStart"/>
      <w:r>
        <w:rPr>
          <w:iCs/>
          <w:sz w:val="24"/>
          <w:szCs w:val="24"/>
        </w:rPr>
        <w:t>emmeans</w:t>
      </w:r>
      <w:proofErr w:type="spellEnd"/>
      <w:r>
        <w:rPr>
          <w:iCs/>
          <w:sz w:val="24"/>
          <w:szCs w:val="24"/>
        </w:rPr>
        <w:t xml:space="preserve"> (</w:t>
      </w:r>
      <w:proofErr w:type="spellStart"/>
      <w:r>
        <w:rPr>
          <w:iCs/>
          <w:sz w:val="24"/>
          <w:szCs w:val="24"/>
        </w:rPr>
        <w:t>Lenth</w:t>
      </w:r>
      <w:proofErr w:type="spellEnd"/>
      <w:r>
        <w:rPr>
          <w:iCs/>
          <w:sz w:val="24"/>
          <w:szCs w:val="24"/>
        </w:rPr>
        <w:t xml:space="preserve"> 2022) packages in R. Back-transformed (estimated marginal) means and 95% confidence intervals were reported and used for graphing. </w:t>
      </w:r>
      <w:r>
        <w:rPr>
          <w:bCs/>
          <w:iCs/>
          <w:color w:val="000000"/>
          <w:sz w:val="24"/>
          <w:szCs w:val="24"/>
          <w:shd w:val="clear" w:color="auto" w:fill="FFFFFF"/>
        </w:rPr>
        <w:t xml:space="preserve">Assumptions of normality and homoscedasticity were assessed using diagnostic plots of residuals and fitted values </w:t>
      </w:r>
      <w:r>
        <w:rPr>
          <w:bCs/>
          <w:iCs/>
          <w:color w:val="000000"/>
          <w:sz w:val="24"/>
          <w:szCs w:val="24"/>
          <w:shd w:val="clear" w:color="auto" w:fill="FFFFFF"/>
        </w:rPr>
        <w:lastRenderedPageBreak/>
        <w:t>and using Q-Q normality plots (</w:t>
      </w:r>
      <w:proofErr w:type="spellStart"/>
      <w:r>
        <w:rPr>
          <w:bCs/>
          <w:iCs/>
          <w:color w:val="000000"/>
          <w:sz w:val="24"/>
          <w:szCs w:val="24"/>
          <w:shd w:val="clear" w:color="auto" w:fill="FFFFFF"/>
        </w:rPr>
        <w:t>Schützenmeister</w:t>
      </w:r>
      <w:proofErr w:type="spellEnd"/>
      <w:r>
        <w:rPr>
          <w:bCs/>
          <w:iCs/>
          <w:color w:val="000000"/>
          <w:sz w:val="24"/>
          <w:szCs w:val="24"/>
          <w:shd w:val="clear" w:color="auto" w:fill="FFFFFF"/>
        </w:rPr>
        <w:t xml:space="preserve"> et al. 2012, Atkinson 1981, Atkinson 1985) as sample sizes were too small for formal tests of these assumptions.</w:t>
      </w:r>
    </w:p>
    <w:p w14:paraId="0DE832EF" w14:textId="77777777" w:rsidR="00336FAA" w:rsidRDefault="00336FAA">
      <w:pPr>
        <w:tabs>
          <w:tab w:val="left" w:pos="6390"/>
        </w:tabs>
        <w:spacing w:line="480" w:lineRule="auto"/>
        <w:ind w:firstLine="720"/>
        <w:rPr>
          <w:iCs/>
          <w:sz w:val="24"/>
          <w:szCs w:val="24"/>
        </w:rPr>
      </w:pPr>
    </w:p>
    <w:p w14:paraId="1FF6B040" w14:textId="77777777" w:rsidR="00336FAA" w:rsidRDefault="00000000">
      <w:pPr>
        <w:tabs>
          <w:tab w:val="left" w:pos="6390"/>
        </w:tabs>
        <w:spacing w:line="480" w:lineRule="auto"/>
        <w:rPr>
          <w:b/>
          <w:iCs/>
          <w:sz w:val="24"/>
          <w:szCs w:val="24"/>
        </w:rPr>
      </w:pPr>
      <w:r>
        <w:rPr>
          <w:b/>
          <w:bCs/>
          <w:iCs/>
          <w:sz w:val="24"/>
          <w:szCs w:val="24"/>
        </w:rPr>
        <w:t>2.1.6 Forest Vegetation Simulator</w:t>
      </w:r>
    </w:p>
    <w:p w14:paraId="55D44E48" w14:textId="77777777" w:rsidR="00336FAA" w:rsidRDefault="00000000">
      <w:pPr>
        <w:tabs>
          <w:tab w:val="left" w:pos="6390"/>
        </w:tabs>
        <w:spacing w:line="480" w:lineRule="auto"/>
        <w:ind w:firstLine="720"/>
        <w:rPr>
          <w:sz w:val="24"/>
          <w:szCs w:val="24"/>
        </w:rPr>
      </w:pPr>
      <w:r>
        <w:rPr>
          <w:sz w:val="24"/>
          <w:szCs w:val="24"/>
        </w:rPr>
        <w:t>FVS analysis was conducted using the same methods as the Woods Creek thinning study. Tree diameters measured in 1987 for the immediate Douglas</w:t>
      </w:r>
      <w:ins w:id="807" w:author="LeBoldus, Jared" w:date="2022-11-04T14:39:00Z">
        <w:r>
          <w:rPr>
            <w:sz w:val="24"/>
            <w:szCs w:val="24"/>
          </w:rPr>
          <w:t>-</w:t>
        </w:r>
      </w:ins>
      <w:r>
        <w:rPr>
          <w:sz w:val="24"/>
          <w:szCs w:val="24"/>
        </w:rPr>
        <w:t xml:space="preserve">fir treatment as well as the diameters of dead trees and cut stumps from 1973-4 survey were entered into the models. Input, output, and log files for each FVS and WRDM run can be found at the same </w:t>
      </w:r>
      <w:proofErr w:type="spellStart"/>
      <w:r>
        <w:rPr>
          <w:sz w:val="24"/>
          <w:szCs w:val="24"/>
        </w:rPr>
        <w:t>Github</w:t>
      </w:r>
      <w:proofErr w:type="spellEnd"/>
      <w:r>
        <w:rPr>
          <w:sz w:val="24"/>
          <w:szCs w:val="24"/>
        </w:rPr>
        <w:t xml:space="preserve"> repository as the Woods Creek data. </w:t>
      </w:r>
    </w:p>
    <w:p w14:paraId="4CCC017D" w14:textId="77777777" w:rsidR="00336FAA" w:rsidRDefault="00336FAA">
      <w:pPr>
        <w:tabs>
          <w:tab w:val="left" w:pos="6390"/>
        </w:tabs>
        <w:spacing w:line="480" w:lineRule="auto"/>
        <w:rPr>
          <w:sz w:val="24"/>
          <w:szCs w:val="24"/>
        </w:rPr>
      </w:pPr>
    </w:p>
    <w:p w14:paraId="4961F060" w14:textId="77777777" w:rsidR="00336FAA" w:rsidRDefault="00000000">
      <w:pPr>
        <w:spacing w:line="480" w:lineRule="auto"/>
        <w:rPr>
          <w:b/>
          <w:iCs/>
          <w:sz w:val="24"/>
          <w:szCs w:val="24"/>
        </w:rPr>
      </w:pPr>
      <w:r>
        <w:rPr>
          <w:b/>
          <w:sz w:val="28"/>
          <w:szCs w:val="28"/>
        </w:rPr>
        <w:t>3. Results</w:t>
      </w:r>
    </w:p>
    <w:p w14:paraId="4D4F7628" w14:textId="77777777" w:rsidR="00336FAA" w:rsidRDefault="00000000">
      <w:pPr>
        <w:spacing w:line="480" w:lineRule="auto"/>
        <w:rPr>
          <w:b/>
          <w:iCs/>
          <w:sz w:val="24"/>
          <w:szCs w:val="24"/>
        </w:rPr>
      </w:pPr>
      <w:r>
        <w:rPr>
          <w:b/>
          <w:sz w:val="24"/>
          <w:szCs w:val="24"/>
        </w:rPr>
        <w:t xml:space="preserve">3.1 Thinning study, species composition and basal area </w:t>
      </w:r>
    </w:p>
    <w:p w14:paraId="7C74A9DB" w14:textId="77777777" w:rsidR="00336FAA" w:rsidRDefault="00000000">
      <w:pPr>
        <w:spacing w:line="480" w:lineRule="auto"/>
        <w:ind w:firstLine="720"/>
        <w:rPr>
          <w:sz w:val="24"/>
          <w:szCs w:val="24"/>
        </w:rPr>
      </w:pPr>
      <w:r>
        <w:rPr>
          <w:sz w:val="24"/>
          <w:szCs w:val="24"/>
        </w:rPr>
        <w:t>By the conclusion of this study, the total species composition for all treatments was 77% Douglas-fir, 17% western hemlock, and 6% other species. Differences between total Douglas-fir basal area from initial to final surveys was a 21% increase (16.79 m</w:t>
      </w:r>
      <w:r>
        <w:rPr>
          <w:b/>
          <w:bCs/>
          <w:sz w:val="24"/>
          <w:szCs w:val="24"/>
          <w:vertAlign w:val="superscript"/>
        </w:rPr>
        <w:t>2</w:t>
      </w:r>
      <w:r>
        <w:rPr>
          <w:sz w:val="24"/>
          <w:szCs w:val="24"/>
        </w:rPr>
        <w:t>ha</w:t>
      </w:r>
      <w:r>
        <w:rPr>
          <w:sz w:val="24"/>
          <w:szCs w:val="24"/>
          <w:vertAlign w:val="superscript"/>
        </w:rPr>
        <w:t>-1</w:t>
      </w:r>
      <w:r>
        <w:rPr>
          <w:sz w:val="24"/>
          <w:szCs w:val="24"/>
        </w:rPr>
        <w:t>) for the unthinned treatment, a 32% increase (17.01 m</w:t>
      </w:r>
      <w:r>
        <w:rPr>
          <w:b/>
          <w:bCs/>
          <w:sz w:val="24"/>
          <w:szCs w:val="24"/>
          <w:vertAlign w:val="superscript"/>
        </w:rPr>
        <w:t>2</w:t>
      </w:r>
      <w:r>
        <w:rPr>
          <w:sz w:val="24"/>
          <w:szCs w:val="24"/>
        </w:rPr>
        <w:t>ha</w:t>
      </w:r>
      <w:r>
        <w:rPr>
          <w:sz w:val="24"/>
          <w:szCs w:val="24"/>
          <w:vertAlign w:val="superscript"/>
        </w:rPr>
        <w:t>-1</w:t>
      </w:r>
      <w:r>
        <w:rPr>
          <w:sz w:val="24"/>
          <w:szCs w:val="24"/>
        </w:rPr>
        <w:t>) for the lightly thinned, and a 29% increase (18.14 m</w:t>
      </w:r>
      <w:r>
        <w:rPr>
          <w:b/>
          <w:bCs/>
          <w:sz w:val="24"/>
          <w:szCs w:val="24"/>
          <w:vertAlign w:val="superscript"/>
        </w:rPr>
        <w:t>2</w:t>
      </w:r>
      <w:r>
        <w:rPr>
          <w:sz w:val="24"/>
          <w:szCs w:val="24"/>
        </w:rPr>
        <w:t>ha</w:t>
      </w:r>
      <w:r>
        <w:rPr>
          <w:sz w:val="24"/>
          <w:szCs w:val="24"/>
          <w:vertAlign w:val="superscript"/>
        </w:rPr>
        <w:t>-1</w:t>
      </w:r>
      <w:r>
        <w:rPr>
          <w:sz w:val="24"/>
          <w:szCs w:val="24"/>
        </w:rPr>
        <w:t>) for the thinned treatment (</w:t>
      </w:r>
      <w:r>
        <w:rPr>
          <w:b/>
          <w:bCs/>
          <w:sz w:val="24"/>
          <w:szCs w:val="24"/>
        </w:rPr>
        <w:t>Fig. x Table y</w:t>
      </w:r>
      <w:r>
        <w:rPr>
          <w:sz w:val="24"/>
          <w:szCs w:val="24"/>
        </w:rPr>
        <w:t xml:space="preserve">). Mean DBH of all trees was 46.5 cm with a maximum DBH of 165.8 cm belonging to a </w:t>
      </w:r>
      <w:r>
        <w:rPr>
          <w:iCs/>
          <w:sz w:val="24"/>
          <w:szCs w:val="24"/>
        </w:rPr>
        <w:t>Douglas-fir</w:t>
      </w:r>
      <w:r>
        <w:rPr>
          <w:i/>
          <w:sz w:val="24"/>
          <w:szCs w:val="24"/>
        </w:rPr>
        <w:t xml:space="preserve"> </w:t>
      </w:r>
      <w:r>
        <w:rPr>
          <w:sz w:val="24"/>
          <w:szCs w:val="24"/>
        </w:rPr>
        <w:t>tree. The largest western hemlock measured had a DBH of 135 cm. The mean mortality DBH for all trees was 29.7 cm.</w:t>
      </w:r>
    </w:p>
    <w:p w14:paraId="22A521C8" w14:textId="77777777" w:rsidR="00336FAA" w:rsidRDefault="00336FAA">
      <w:pPr>
        <w:spacing w:line="480" w:lineRule="auto"/>
        <w:rPr>
          <w:sz w:val="24"/>
          <w:szCs w:val="24"/>
        </w:rPr>
      </w:pPr>
    </w:p>
    <w:p w14:paraId="340DCCCD" w14:textId="77777777" w:rsidR="00336FAA" w:rsidRDefault="00000000">
      <w:pPr>
        <w:spacing w:line="480" w:lineRule="auto"/>
        <w:rPr>
          <w:sz w:val="24"/>
          <w:szCs w:val="24"/>
        </w:rPr>
      </w:pPr>
      <w:r>
        <w:rPr>
          <w:b/>
          <w:sz w:val="24"/>
          <w:szCs w:val="24"/>
        </w:rPr>
        <w:lastRenderedPageBreak/>
        <w:t>Table 1</w:t>
      </w:r>
      <w:r>
        <w:rPr>
          <w:sz w:val="24"/>
          <w:szCs w:val="24"/>
        </w:rPr>
        <w:t xml:space="preserve">: Initial and final stand summary statistics for the Woods Creek study. BA = basal area, CI = 95% confidence interval.  </w:t>
      </w:r>
    </w:p>
    <w:p w14:paraId="10769178" w14:textId="77777777" w:rsidR="00336FAA" w:rsidRDefault="00336FAA">
      <w:pPr>
        <w:spacing w:line="480" w:lineRule="auto"/>
        <w:rPr>
          <w:sz w:val="24"/>
          <w:szCs w:val="24"/>
        </w:rPr>
      </w:pPr>
    </w:p>
    <w:tbl>
      <w:tblPr>
        <w:tblW w:w="10713" w:type="dxa"/>
        <w:tblInd w:w="-360" w:type="dxa"/>
        <w:tblLayout w:type="fixed"/>
        <w:tblLook w:val="04A0" w:firstRow="1" w:lastRow="0" w:firstColumn="1" w:lastColumn="0" w:noHBand="0" w:noVBand="1"/>
      </w:tblPr>
      <w:tblGrid>
        <w:gridCol w:w="1898"/>
        <w:gridCol w:w="781"/>
        <w:gridCol w:w="1006"/>
        <w:gridCol w:w="271"/>
        <w:gridCol w:w="676"/>
        <w:gridCol w:w="405"/>
        <w:gridCol w:w="677"/>
        <w:gridCol w:w="268"/>
        <w:gridCol w:w="678"/>
        <w:gridCol w:w="403"/>
        <w:gridCol w:w="678"/>
        <w:gridCol w:w="265"/>
        <w:gridCol w:w="679"/>
        <w:gridCol w:w="402"/>
        <w:gridCol w:w="679"/>
        <w:gridCol w:w="236"/>
        <w:gridCol w:w="711"/>
      </w:tblGrid>
      <w:tr w:rsidR="00336FAA" w14:paraId="000DDE4A" w14:textId="77777777">
        <w:trPr>
          <w:trHeight w:val="300"/>
        </w:trPr>
        <w:tc>
          <w:tcPr>
            <w:tcW w:w="1899" w:type="dxa"/>
            <w:shd w:val="clear" w:color="auto" w:fill="auto"/>
            <w:vAlign w:val="bottom"/>
          </w:tcPr>
          <w:p w14:paraId="2FB75687" w14:textId="77777777" w:rsidR="00336FAA" w:rsidRDefault="00336FAA">
            <w:pPr>
              <w:widowControl w:val="0"/>
              <w:spacing w:line="480" w:lineRule="auto"/>
              <w:rPr>
                <w:rFonts w:eastAsia="Times New Roman"/>
                <w:sz w:val="20"/>
                <w:szCs w:val="20"/>
                <w:lang w:val="en-US"/>
              </w:rPr>
            </w:pPr>
          </w:p>
        </w:tc>
        <w:tc>
          <w:tcPr>
            <w:tcW w:w="781" w:type="dxa"/>
            <w:shd w:val="clear" w:color="auto" w:fill="auto"/>
            <w:vAlign w:val="bottom"/>
          </w:tcPr>
          <w:p w14:paraId="277F39C8" w14:textId="77777777" w:rsidR="00336FAA" w:rsidRDefault="00336FAA">
            <w:pPr>
              <w:widowControl w:val="0"/>
              <w:spacing w:line="480" w:lineRule="auto"/>
              <w:rPr>
                <w:rFonts w:eastAsia="Times New Roman"/>
                <w:sz w:val="20"/>
                <w:szCs w:val="20"/>
                <w:lang w:val="en-US"/>
              </w:rPr>
            </w:pPr>
          </w:p>
        </w:tc>
        <w:tc>
          <w:tcPr>
            <w:tcW w:w="1953" w:type="dxa"/>
            <w:gridSpan w:val="3"/>
            <w:tcBorders>
              <w:bottom w:val="single" w:sz="8" w:space="0" w:color="000000"/>
            </w:tcBorders>
            <w:shd w:val="clear" w:color="auto" w:fill="auto"/>
            <w:vAlign w:val="bottom"/>
          </w:tcPr>
          <w:p w14:paraId="56D88519" w14:textId="77777777" w:rsidR="00336FAA"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Unthinned</w:t>
            </w:r>
          </w:p>
        </w:tc>
        <w:tc>
          <w:tcPr>
            <w:tcW w:w="405" w:type="dxa"/>
            <w:shd w:val="clear" w:color="auto" w:fill="auto"/>
            <w:vAlign w:val="bottom"/>
          </w:tcPr>
          <w:p w14:paraId="4B76E8F2" w14:textId="77777777" w:rsidR="00336FAA" w:rsidRDefault="00336FAA">
            <w:pPr>
              <w:widowControl w:val="0"/>
              <w:spacing w:line="240" w:lineRule="auto"/>
              <w:jc w:val="center"/>
              <w:rPr>
                <w:rFonts w:eastAsia="Times New Roman"/>
                <w:b/>
                <w:bCs/>
                <w:sz w:val="20"/>
                <w:szCs w:val="20"/>
                <w:lang w:val="en-US"/>
              </w:rPr>
            </w:pPr>
          </w:p>
        </w:tc>
        <w:tc>
          <w:tcPr>
            <w:tcW w:w="1623" w:type="dxa"/>
            <w:gridSpan w:val="3"/>
            <w:tcBorders>
              <w:bottom w:val="single" w:sz="8" w:space="0" w:color="000000"/>
            </w:tcBorders>
            <w:shd w:val="clear" w:color="auto" w:fill="auto"/>
            <w:vAlign w:val="bottom"/>
          </w:tcPr>
          <w:p w14:paraId="2BD37617" w14:textId="77777777" w:rsidR="00336FAA"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Light thin</w:t>
            </w:r>
          </w:p>
        </w:tc>
        <w:tc>
          <w:tcPr>
            <w:tcW w:w="403" w:type="dxa"/>
            <w:shd w:val="clear" w:color="auto" w:fill="auto"/>
            <w:vAlign w:val="bottom"/>
          </w:tcPr>
          <w:p w14:paraId="6A661297" w14:textId="77777777" w:rsidR="00336FAA" w:rsidRDefault="00336FAA">
            <w:pPr>
              <w:widowControl w:val="0"/>
              <w:spacing w:line="240" w:lineRule="auto"/>
              <w:jc w:val="center"/>
              <w:rPr>
                <w:rFonts w:eastAsia="Times New Roman"/>
                <w:b/>
                <w:bCs/>
                <w:sz w:val="20"/>
                <w:szCs w:val="20"/>
                <w:lang w:val="en-US"/>
              </w:rPr>
            </w:pPr>
          </w:p>
        </w:tc>
        <w:tc>
          <w:tcPr>
            <w:tcW w:w="1622" w:type="dxa"/>
            <w:gridSpan w:val="3"/>
            <w:tcBorders>
              <w:bottom w:val="single" w:sz="8" w:space="0" w:color="000000"/>
            </w:tcBorders>
            <w:shd w:val="clear" w:color="auto" w:fill="auto"/>
            <w:vAlign w:val="bottom"/>
          </w:tcPr>
          <w:p w14:paraId="68E41A92" w14:textId="77777777" w:rsidR="00336FAA"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Thin</w:t>
            </w:r>
          </w:p>
        </w:tc>
        <w:tc>
          <w:tcPr>
            <w:tcW w:w="402" w:type="dxa"/>
            <w:shd w:val="clear" w:color="auto" w:fill="auto"/>
            <w:vAlign w:val="bottom"/>
          </w:tcPr>
          <w:p w14:paraId="11DC4C93" w14:textId="77777777" w:rsidR="00336FAA" w:rsidRDefault="00336FAA">
            <w:pPr>
              <w:widowControl w:val="0"/>
              <w:spacing w:line="240" w:lineRule="auto"/>
              <w:jc w:val="center"/>
              <w:rPr>
                <w:rFonts w:eastAsia="Times New Roman"/>
                <w:b/>
                <w:bCs/>
                <w:sz w:val="20"/>
                <w:szCs w:val="20"/>
                <w:lang w:val="en-US"/>
              </w:rPr>
            </w:pPr>
          </w:p>
        </w:tc>
        <w:tc>
          <w:tcPr>
            <w:tcW w:w="1625" w:type="dxa"/>
            <w:gridSpan w:val="3"/>
            <w:tcBorders>
              <w:bottom w:val="single" w:sz="8" w:space="0" w:color="000000"/>
            </w:tcBorders>
            <w:shd w:val="clear" w:color="auto" w:fill="auto"/>
            <w:vAlign w:val="bottom"/>
          </w:tcPr>
          <w:p w14:paraId="4B726EB4" w14:textId="77777777" w:rsidR="00336FAA"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r>
      <w:tr w:rsidR="00336FAA" w14:paraId="414BEFED" w14:textId="77777777">
        <w:trPr>
          <w:trHeight w:val="20"/>
        </w:trPr>
        <w:tc>
          <w:tcPr>
            <w:tcW w:w="1899" w:type="dxa"/>
            <w:shd w:val="clear" w:color="auto" w:fill="auto"/>
            <w:vAlign w:val="bottom"/>
          </w:tcPr>
          <w:p w14:paraId="2F1569C4" w14:textId="77777777" w:rsidR="00336FAA" w:rsidRDefault="00336FAA">
            <w:pPr>
              <w:widowControl w:val="0"/>
              <w:spacing w:line="480" w:lineRule="auto"/>
              <w:jc w:val="center"/>
              <w:rPr>
                <w:rFonts w:eastAsia="Times New Roman"/>
                <w:sz w:val="20"/>
                <w:szCs w:val="20"/>
                <w:lang w:val="en-US"/>
              </w:rPr>
            </w:pPr>
          </w:p>
        </w:tc>
        <w:tc>
          <w:tcPr>
            <w:tcW w:w="781" w:type="dxa"/>
            <w:shd w:val="clear" w:color="auto" w:fill="auto"/>
            <w:vAlign w:val="bottom"/>
          </w:tcPr>
          <w:p w14:paraId="63875679" w14:textId="77777777" w:rsidR="00336FAA" w:rsidRDefault="00336FAA">
            <w:pPr>
              <w:widowControl w:val="0"/>
              <w:spacing w:line="480" w:lineRule="auto"/>
              <w:jc w:val="center"/>
              <w:rPr>
                <w:rFonts w:eastAsia="Times New Roman"/>
                <w:sz w:val="20"/>
                <w:szCs w:val="20"/>
                <w:lang w:val="en-US"/>
              </w:rPr>
            </w:pPr>
          </w:p>
        </w:tc>
        <w:tc>
          <w:tcPr>
            <w:tcW w:w="1006" w:type="dxa"/>
            <w:tcBorders>
              <w:top w:val="single" w:sz="4" w:space="0" w:color="000000"/>
              <w:bottom w:val="single" w:sz="8" w:space="0" w:color="000000"/>
            </w:tcBorders>
            <w:shd w:val="clear" w:color="auto" w:fill="auto"/>
            <w:vAlign w:val="bottom"/>
          </w:tcPr>
          <w:p w14:paraId="5A0D585E"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71" w:type="dxa"/>
            <w:shd w:val="clear" w:color="auto" w:fill="auto"/>
            <w:vAlign w:val="bottom"/>
          </w:tcPr>
          <w:p w14:paraId="4D03E404" w14:textId="77777777" w:rsidR="00336FAA" w:rsidRDefault="00336FAA">
            <w:pPr>
              <w:widowControl w:val="0"/>
              <w:spacing w:line="240" w:lineRule="auto"/>
              <w:jc w:val="center"/>
              <w:rPr>
                <w:rFonts w:eastAsia="Times New Roman"/>
                <w:sz w:val="20"/>
                <w:szCs w:val="20"/>
                <w:lang w:val="en-US"/>
              </w:rPr>
            </w:pPr>
          </w:p>
        </w:tc>
        <w:tc>
          <w:tcPr>
            <w:tcW w:w="676" w:type="dxa"/>
            <w:tcBorders>
              <w:top w:val="single" w:sz="4" w:space="0" w:color="000000"/>
              <w:bottom w:val="single" w:sz="8" w:space="0" w:color="000000"/>
            </w:tcBorders>
            <w:shd w:val="clear" w:color="auto" w:fill="auto"/>
            <w:vAlign w:val="bottom"/>
          </w:tcPr>
          <w:p w14:paraId="294F4D70"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5" w:type="dxa"/>
            <w:shd w:val="clear" w:color="auto" w:fill="auto"/>
            <w:vAlign w:val="bottom"/>
          </w:tcPr>
          <w:p w14:paraId="625A8F50" w14:textId="77777777" w:rsidR="00336FAA" w:rsidRDefault="00336FAA">
            <w:pPr>
              <w:widowControl w:val="0"/>
              <w:spacing w:line="240" w:lineRule="auto"/>
              <w:jc w:val="center"/>
              <w:rPr>
                <w:rFonts w:eastAsia="Times New Roman"/>
                <w:sz w:val="20"/>
                <w:szCs w:val="20"/>
                <w:lang w:val="en-US"/>
              </w:rPr>
            </w:pPr>
          </w:p>
        </w:tc>
        <w:tc>
          <w:tcPr>
            <w:tcW w:w="677" w:type="dxa"/>
            <w:tcBorders>
              <w:top w:val="single" w:sz="4" w:space="0" w:color="000000"/>
              <w:bottom w:val="single" w:sz="8" w:space="0" w:color="000000"/>
            </w:tcBorders>
            <w:shd w:val="clear" w:color="auto" w:fill="auto"/>
            <w:vAlign w:val="bottom"/>
          </w:tcPr>
          <w:p w14:paraId="4738D0CB"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8" w:type="dxa"/>
            <w:shd w:val="clear" w:color="auto" w:fill="auto"/>
            <w:vAlign w:val="bottom"/>
          </w:tcPr>
          <w:p w14:paraId="69AEE8B1" w14:textId="77777777" w:rsidR="00336FAA" w:rsidRDefault="00336FAA">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7621AC2F"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3" w:type="dxa"/>
            <w:shd w:val="clear" w:color="auto" w:fill="auto"/>
            <w:vAlign w:val="bottom"/>
          </w:tcPr>
          <w:p w14:paraId="04D777C5" w14:textId="77777777" w:rsidR="00336FAA" w:rsidRDefault="00336FAA">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591A7B3C"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5" w:type="dxa"/>
            <w:shd w:val="clear" w:color="auto" w:fill="auto"/>
            <w:vAlign w:val="bottom"/>
          </w:tcPr>
          <w:p w14:paraId="67F68F40" w14:textId="77777777" w:rsidR="00336FAA" w:rsidRDefault="00336FAA">
            <w:pPr>
              <w:widowControl w:val="0"/>
              <w:spacing w:line="240" w:lineRule="auto"/>
              <w:jc w:val="center"/>
              <w:rPr>
                <w:rFonts w:eastAsia="Times New Roman"/>
                <w:sz w:val="20"/>
                <w:szCs w:val="20"/>
                <w:lang w:val="en-US"/>
              </w:rPr>
            </w:pPr>
          </w:p>
        </w:tc>
        <w:tc>
          <w:tcPr>
            <w:tcW w:w="679" w:type="dxa"/>
            <w:tcBorders>
              <w:top w:val="single" w:sz="4" w:space="0" w:color="000000"/>
              <w:bottom w:val="single" w:sz="8" w:space="0" w:color="000000"/>
            </w:tcBorders>
            <w:shd w:val="clear" w:color="auto" w:fill="auto"/>
            <w:vAlign w:val="bottom"/>
          </w:tcPr>
          <w:p w14:paraId="78E27E03"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2" w:type="dxa"/>
            <w:shd w:val="clear" w:color="auto" w:fill="auto"/>
            <w:vAlign w:val="bottom"/>
          </w:tcPr>
          <w:p w14:paraId="24092B48" w14:textId="77777777" w:rsidR="00336FAA" w:rsidRDefault="00336FAA">
            <w:pPr>
              <w:widowControl w:val="0"/>
              <w:spacing w:line="240" w:lineRule="auto"/>
              <w:jc w:val="center"/>
              <w:rPr>
                <w:rFonts w:eastAsia="Times New Roman"/>
                <w:sz w:val="20"/>
                <w:szCs w:val="20"/>
                <w:lang w:val="en-US"/>
              </w:rPr>
            </w:pPr>
          </w:p>
        </w:tc>
        <w:tc>
          <w:tcPr>
            <w:tcW w:w="679" w:type="dxa"/>
            <w:tcBorders>
              <w:top w:val="single" w:sz="4" w:space="0" w:color="000000"/>
              <w:bottom w:val="single" w:sz="8" w:space="0" w:color="000000"/>
            </w:tcBorders>
            <w:shd w:val="clear" w:color="auto" w:fill="auto"/>
            <w:vAlign w:val="bottom"/>
          </w:tcPr>
          <w:p w14:paraId="0ECE3C1B"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35" w:type="dxa"/>
            <w:shd w:val="clear" w:color="auto" w:fill="auto"/>
            <w:vAlign w:val="bottom"/>
          </w:tcPr>
          <w:p w14:paraId="18E48E36" w14:textId="77777777" w:rsidR="00336FAA" w:rsidRDefault="00336FAA">
            <w:pPr>
              <w:widowControl w:val="0"/>
              <w:spacing w:line="240" w:lineRule="auto"/>
              <w:jc w:val="center"/>
              <w:rPr>
                <w:rFonts w:eastAsia="Times New Roman"/>
                <w:sz w:val="20"/>
                <w:szCs w:val="20"/>
                <w:lang w:val="en-US"/>
              </w:rPr>
            </w:pPr>
          </w:p>
        </w:tc>
        <w:tc>
          <w:tcPr>
            <w:tcW w:w="711" w:type="dxa"/>
            <w:tcBorders>
              <w:top w:val="single" w:sz="4" w:space="0" w:color="000000"/>
              <w:bottom w:val="single" w:sz="8" w:space="0" w:color="000000"/>
            </w:tcBorders>
            <w:shd w:val="clear" w:color="auto" w:fill="auto"/>
            <w:vAlign w:val="bottom"/>
          </w:tcPr>
          <w:p w14:paraId="13305C27"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r>
      <w:tr w:rsidR="00336FAA" w14:paraId="1279508E" w14:textId="77777777">
        <w:trPr>
          <w:trHeight w:val="88"/>
        </w:trPr>
        <w:tc>
          <w:tcPr>
            <w:tcW w:w="1899" w:type="dxa"/>
            <w:tcBorders>
              <w:bottom w:val="single" w:sz="4" w:space="0" w:color="000000"/>
            </w:tcBorders>
            <w:shd w:val="clear" w:color="auto" w:fill="auto"/>
            <w:vAlign w:val="bottom"/>
          </w:tcPr>
          <w:p w14:paraId="194033F0" w14:textId="77777777" w:rsidR="00336FAA" w:rsidRDefault="00336FAA">
            <w:pPr>
              <w:widowControl w:val="0"/>
              <w:spacing w:line="240" w:lineRule="auto"/>
              <w:jc w:val="center"/>
              <w:rPr>
                <w:rFonts w:eastAsia="Times New Roman"/>
                <w:sz w:val="20"/>
                <w:szCs w:val="20"/>
                <w:lang w:val="en-US"/>
              </w:rPr>
            </w:pPr>
          </w:p>
        </w:tc>
        <w:tc>
          <w:tcPr>
            <w:tcW w:w="781" w:type="dxa"/>
            <w:tcBorders>
              <w:bottom w:val="single" w:sz="4" w:space="0" w:color="000000"/>
            </w:tcBorders>
            <w:shd w:val="clear" w:color="auto" w:fill="auto"/>
            <w:vAlign w:val="bottom"/>
          </w:tcPr>
          <w:p w14:paraId="4F1533B0" w14:textId="77777777" w:rsidR="00336FAA" w:rsidRDefault="00336FAA">
            <w:pPr>
              <w:widowControl w:val="0"/>
              <w:spacing w:line="240" w:lineRule="auto"/>
              <w:jc w:val="center"/>
              <w:rPr>
                <w:rFonts w:eastAsia="Times New Roman"/>
                <w:sz w:val="20"/>
                <w:szCs w:val="20"/>
                <w:lang w:val="en-US"/>
              </w:rPr>
            </w:pPr>
          </w:p>
        </w:tc>
        <w:tc>
          <w:tcPr>
            <w:tcW w:w="1006" w:type="dxa"/>
            <w:tcBorders>
              <w:bottom w:val="single" w:sz="4" w:space="0" w:color="000000"/>
            </w:tcBorders>
            <w:shd w:val="clear" w:color="auto" w:fill="auto"/>
            <w:vAlign w:val="bottom"/>
          </w:tcPr>
          <w:p w14:paraId="7B6CB4EF" w14:textId="77777777" w:rsidR="00336FAA" w:rsidRDefault="00336FAA">
            <w:pPr>
              <w:widowControl w:val="0"/>
              <w:spacing w:line="240" w:lineRule="auto"/>
              <w:jc w:val="center"/>
              <w:rPr>
                <w:rFonts w:eastAsia="Times New Roman"/>
                <w:sz w:val="20"/>
                <w:szCs w:val="20"/>
                <w:lang w:val="en-US"/>
              </w:rPr>
            </w:pPr>
          </w:p>
        </w:tc>
        <w:tc>
          <w:tcPr>
            <w:tcW w:w="271" w:type="dxa"/>
            <w:tcBorders>
              <w:bottom w:val="single" w:sz="4" w:space="0" w:color="000000"/>
            </w:tcBorders>
            <w:shd w:val="clear" w:color="auto" w:fill="auto"/>
            <w:vAlign w:val="bottom"/>
          </w:tcPr>
          <w:p w14:paraId="14663867" w14:textId="77777777" w:rsidR="00336FAA" w:rsidRDefault="00336FAA">
            <w:pPr>
              <w:widowControl w:val="0"/>
              <w:spacing w:line="240" w:lineRule="auto"/>
              <w:jc w:val="center"/>
              <w:rPr>
                <w:rFonts w:eastAsia="Times New Roman"/>
                <w:sz w:val="20"/>
                <w:szCs w:val="20"/>
                <w:lang w:val="en-US"/>
              </w:rPr>
            </w:pPr>
          </w:p>
        </w:tc>
        <w:tc>
          <w:tcPr>
            <w:tcW w:w="676" w:type="dxa"/>
            <w:tcBorders>
              <w:bottom w:val="single" w:sz="4" w:space="0" w:color="000000"/>
            </w:tcBorders>
            <w:shd w:val="clear" w:color="auto" w:fill="auto"/>
            <w:vAlign w:val="bottom"/>
          </w:tcPr>
          <w:p w14:paraId="308E7965" w14:textId="77777777" w:rsidR="00336FAA" w:rsidRDefault="00336FAA">
            <w:pPr>
              <w:widowControl w:val="0"/>
              <w:spacing w:line="240" w:lineRule="auto"/>
              <w:jc w:val="center"/>
              <w:rPr>
                <w:rFonts w:eastAsia="Times New Roman"/>
                <w:sz w:val="20"/>
                <w:szCs w:val="20"/>
                <w:lang w:val="en-US"/>
              </w:rPr>
            </w:pPr>
          </w:p>
        </w:tc>
        <w:tc>
          <w:tcPr>
            <w:tcW w:w="405" w:type="dxa"/>
            <w:tcBorders>
              <w:bottom w:val="single" w:sz="4" w:space="0" w:color="000000"/>
            </w:tcBorders>
            <w:shd w:val="clear" w:color="auto" w:fill="auto"/>
            <w:vAlign w:val="bottom"/>
          </w:tcPr>
          <w:p w14:paraId="64D3F773" w14:textId="77777777" w:rsidR="00336FAA" w:rsidRDefault="00336FAA">
            <w:pPr>
              <w:widowControl w:val="0"/>
              <w:spacing w:line="240" w:lineRule="auto"/>
              <w:jc w:val="center"/>
              <w:rPr>
                <w:rFonts w:eastAsia="Times New Roman"/>
                <w:sz w:val="20"/>
                <w:szCs w:val="20"/>
                <w:lang w:val="en-US"/>
              </w:rPr>
            </w:pPr>
          </w:p>
        </w:tc>
        <w:tc>
          <w:tcPr>
            <w:tcW w:w="677" w:type="dxa"/>
            <w:tcBorders>
              <w:bottom w:val="single" w:sz="4" w:space="0" w:color="000000"/>
            </w:tcBorders>
            <w:shd w:val="clear" w:color="auto" w:fill="auto"/>
            <w:vAlign w:val="bottom"/>
          </w:tcPr>
          <w:p w14:paraId="32C8D5DD" w14:textId="77777777" w:rsidR="00336FAA" w:rsidRDefault="00336FAA">
            <w:pPr>
              <w:widowControl w:val="0"/>
              <w:spacing w:line="240" w:lineRule="auto"/>
              <w:jc w:val="center"/>
              <w:rPr>
                <w:rFonts w:eastAsia="Times New Roman"/>
                <w:sz w:val="20"/>
                <w:szCs w:val="20"/>
                <w:lang w:val="en-US"/>
              </w:rPr>
            </w:pPr>
          </w:p>
        </w:tc>
        <w:tc>
          <w:tcPr>
            <w:tcW w:w="268" w:type="dxa"/>
            <w:tcBorders>
              <w:bottom w:val="single" w:sz="4" w:space="0" w:color="000000"/>
            </w:tcBorders>
            <w:shd w:val="clear" w:color="auto" w:fill="auto"/>
            <w:vAlign w:val="bottom"/>
          </w:tcPr>
          <w:p w14:paraId="5DC14604" w14:textId="77777777" w:rsidR="00336FAA" w:rsidRDefault="00336FAA">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5AA7F346" w14:textId="77777777" w:rsidR="00336FAA" w:rsidRDefault="00336FAA">
            <w:pPr>
              <w:widowControl w:val="0"/>
              <w:spacing w:line="240" w:lineRule="auto"/>
              <w:jc w:val="center"/>
              <w:rPr>
                <w:rFonts w:eastAsia="Times New Roman"/>
                <w:sz w:val="20"/>
                <w:szCs w:val="20"/>
                <w:lang w:val="en-US"/>
              </w:rPr>
            </w:pPr>
          </w:p>
        </w:tc>
        <w:tc>
          <w:tcPr>
            <w:tcW w:w="403" w:type="dxa"/>
            <w:tcBorders>
              <w:bottom w:val="single" w:sz="4" w:space="0" w:color="000000"/>
            </w:tcBorders>
            <w:shd w:val="clear" w:color="auto" w:fill="auto"/>
            <w:vAlign w:val="bottom"/>
          </w:tcPr>
          <w:p w14:paraId="782CACE0" w14:textId="77777777" w:rsidR="00336FAA" w:rsidRDefault="00336FAA">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64F11585" w14:textId="77777777" w:rsidR="00336FAA" w:rsidRDefault="00336FAA">
            <w:pPr>
              <w:widowControl w:val="0"/>
              <w:spacing w:line="240" w:lineRule="auto"/>
              <w:jc w:val="center"/>
              <w:rPr>
                <w:rFonts w:eastAsia="Times New Roman"/>
                <w:sz w:val="20"/>
                <w:szCs w:val="20"/>
                <w:lang w:val="en-US"/>
              </w:rPr>
            </w:pPr>
          </w:p>
        </w:tc>
        <w:tc>
          <w:tcPr>
            <w:tcW w:w="265" w:type="dxa"/>
            <w:tcBorders>
              <w:bottom w:val="single" w:sz="4" w:space="0" w:color="000000"/>
            </w:tcBorders>
            <w:shd w:val="clear" w:color="auto" w:fill="auto"/>
            <w:vAlign w:val="bottom"/>
          </w:tcPr>
          <w:p w14:paraId="0FD36ACF" w14:textId="77777777" w:rsidR="00336FAA" w:rsidRDefault="00336FAA">
            <w:pPr>
              <w:widowControl w:val="0"/>
              <w:spacing w:line="240" w:lineRule="auto"/>
              <w:jc w:val="center"/>
              <w:rPr>
                <w:rFonts w:eastAsia="Times New Roman"/>
                <w:sz w:val="20"/>
                <w:szCs w:val="20"/>
                <w:lang w:val="en-US"/>
              </w:rPr>
            </w:pPr>
          </w:p>
        </w:tc>
        <w:tc>
          <w:tcPr>
            <w:tcW w:w="679" w:type="dxa"/>
            <w:tcBorders>
              <w:bottom w:val="single" w:sz="4" w:space="0" w:color="000000"/>
            </w:tcBorders>
            <w:shd w:val="clear" w:color="auto" w:fill="auto"/>
            <w:vAlign w:val="bottom"/>
          </w:tcPr>
          <w:p w14:paraId="3CB5325C" w14:textId="77777777" w:rsidR="00336FAA" w:rsidRDefault="00336FAA">
            <w:pPr>
              <w:widowControl w:val="0"/>
              <w:spacing w:line="240" w:lineRule="auto"/>
              <w:jc w:val="center"/>
              <w:rPr>
                <w:rFonts w:eastAsia="Times New Roman"/>
                <w:sz w:val="20"/>
                <w:szCs w:val="20"/>
                <w:lang w:val="en-US"/>
              </w:rPr>
            </w:pPr>
          </w:p>
        </w:tc>
        <w:tc>
          <w:tcPr>
            <w:tcW w:w="402" w:type="dxa"/>
            <w:tcBorders>
              <w:bottom w:val="single" w:sz="4" w:space="0" w:color="000000"/>
            </w:tcBorders>
            <w:shd w:val="clear" w:color="auto" w:fill="auto"/>
            <w:vAlign w:val="bottom"/>
          </w:tcPr>
          <w:p w14:paraId="0E59BEE1" w14:textId="77777777" w:rsidR="00336FAA" w:rsidRDefault="00336FAA">
            <w:pPr>
              <w:widowControl w:val="0"/>
              <w:spacing w:line="240" w:lineRule="auto"/>
              <w:jc w:val="center"/>
              <w:rPr>
                <w:rFonts w:eastAsia="Times New Roman"/>
                <w:sz w:val="20"/>
                <w:szCs w:val="20"/>
                <w:lang w:val="en-US"/>
              </w:rPr>
            </w:pPr>
          </w:p>
        </w:tc>
        <w:tc>
          <w:tcPr>
            <w:tcW w:w="679" w:type="dxa"/>
            <w:tcBorders>
              <w:bottom w:val="single" w:sz="4" w:space="0" w:color="000000"/>
            </w:tcBorders>
            <w:shd w:val="clear" w:color="auto" w:fill="auto"/>
            <w:vAlign w:val="bottom"/>
          </w:tcPr>
          <w:p w14:paraId="23FC6DD8" w14:textId="77777777" w:rsidR="00336FAA" w:rsidRDefault="00336FAA">
            <w:pPr>
              <w:widowControl w:val="0"/>
              <w:spacing w:line="240" w:lineRule="auto"/>
              <w:jc w:val="center"/>
              <w:rPr>
                <w:rFonts w:eastAsia="Times New Roman"/>
                <w:sz w:val="20"/>
                <w:szCs w:val="20"/>
                <w:lang w:val="en-US"/>
              </w:rPr>
            </w:pPr>
          </w:p>
        </w:tc>
        <w:tc>
          <w:tcPr>
            <w:tcW w:w="235" w:type="dxa"/>
            <w:tcBorders>
              <w:bottom w:val="single" w:sz="4" w:space="0" w:color="000000"/>
            </w:tcBorders>
            <w:shd w:val="clear" w:color="auto" w:fill="auto"/>
            <w:vAlign w:val="bottom"/>
          </w:tcPr>
          <w:p w14:paraId="260EC279" w14:textId="77777777" w:rsidR="00336FAA" w:rsidRDefault="00336FAA">
            <w:pPr>
              <w:widowControl w:val="0"/>
              <w:spacing w:line="240" w:lineRule="auto"/>
              <w:jc w:val="center"/>
              <w:rPr>
                <w:rFonts w:eastAsia="Times New Roman"/>
                <w:sz w:val="20"/>
                <w:szCs w:val="20"/>
                <w:lang w:val="en-US"/>
              </w:rPr>
            </w:pPr>
          </w:p>
        </w:tc>
        <w:tc>
          <w:tcPr>
            <w:tcW w:w="711" w:type="dxa"/>
            <w:tcBorders>
              <w:bottom w:val="single" w:sz="4" w:space="0" w:color="000000"/>
            </w:tcBorders>
            <w:shd w:val="clear" w:color="auto" w:fill="auto"/>
            <w:vAlign w:val="bottom"/>
          </w:tcPr>
          <w:p w14:paraId="1F476EFB" w14:textId="77777777" w:rsidR="00336FAA" w:rsidRDefault="00336FAA">
            <w:pPr>
              <w:widowControl w:val="0"/>
              <w:spacing w:line="240" w:lineRule="auto"/>
              <w:jc w:val="center"/>
              <w:rPr>
                <w:rFonts w:eastAsia="Times New Roman"/>
                <w:sz w:val="20"/>
                <w:szCs w:val="20"/>
                <w:lang w:val="en-US"/>
              </w:rPr>
            </w:pPr>
          </w:p>
        </w:tc>
      </w:tr>
      <w:tr w:rsidR="00336FAA" w14:paraId="71661FD9" w14:textId="77777777">
        <w:trPr>
          <w:trHeight w:val="280"/>
        </w:trPr>
        <w:tc>
          <w:tcPr>
            <w:tcW w:w="1899" w:type="dxa"/>
            <w:shd w:val="clear" w:color="auto" w:fill="auto"/>
            <w:vAlign w:val="bottom"/>
          </w:tcPr>
          <w:p w14:paraId="531401FF" w14:textId="77777777" w:rsidR="00336FAA" w:rsidRDefault="00336FAA">
            <w:pPr>
              <w:widowControl w:val="0"/>
              <w:spacing w:beforeAutospacing="1" w:line="240" w:lineRule="auto"/>
              <w:jc w:val="center"/>
              <w:rPr>
                <w:rFonts w:eastAsia="Times New Roman"/>
                <w:sz w:val="20"/>
                <w:szCs w:val="20"/>
                <w:lang w:val="en-US"/>
              </w:rPr>
            </w:pPr>
          </w:p>
        </w:tc>
        <w:tc>
          <w:tcPr>
            <w:tcW w:w="781" w:type="dxa"/>
            <w:shd w:val="clear" w:color="auto" w:fill="auto"/>
            <w:vAlign w:val="bottom"/>
          </w:tcPr>
          <w:p w14:paraId="419D6622"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4E63FFA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77</w:t>
            </w:r>
          </w:p>
        </w:tc>
        <w:tc>
          <w:tcPr>
            <w:tcW w:w="271" w:type="dxa"/>
            <w:shd w:val="clear" w:color="auto" w:fill="auto"/>
            <w:vAlign w:val="bottom"/>
          </w:tcPr>
          <w:p w14:paraId="6D540A60"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4C1EFB1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53.4</w:t>
            </w:r>
          </w:p>
        </w:tc>
        <w:tc>
          <w:tcPr>
            <w:tcW w:w="405" w:type="dxa"/>
            <w:shd w:val="clear" w:color="auto" w:fill="auto"/>
            <w:vAlign w:val="bottom"/>
          </w:tcPr>
          <w:p w14:paraId="5B945349"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644C09DC"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8" w:type="dxa"/>
            <w:shd w:val="clear" w:color="auto" w:fill="auto"/>
            <w:vAlign w:val="bottom"/>
          </w:tcPr>
          <w:p w14:paraId="54231DCE"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23B3C5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403" w:type="dxa"/>
            <w:shd w:val="clear" w:color="auto" w:fill="auto"/>
            <w:vAlign w:val="bottom"/>
          </w:tcPr>
          <w:p w14:paraId="158744B4"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1637879"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28.2</w:t>
            </w:r>
          </w:p>
        </w:tc>
        <w:tc>
          <w:tcPr>
            <w:tcW w:w="265" w:type="dxa"/>
            <w:shd w:val="clear" w:color="auto" w:fill="auto"/>
            <w:vAlign w:val="bottom"/>
          </w:tcPr>
          <w:p w14:paraId="60116D95"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17A5CCB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23.6</w:t>
            </w:r>
          </w:p>
        </w:tc>
        <w:tc>
          <w:tcPr>
            <w:tcW w:w="402" w:type="dxa"/>
            <w:shd w:val="clear" w:color="auto" w:fill="auto"/>
            <w:vAlign w:val="bottom"/>
          </w:tcPr>
          <w:p w14:paraId="4EAC4B45"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42D08363"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46.9</w:t>
            </w:r>
          </w:p>
        </w:tc>
        <w:tc>
          <w:tcPr>
            <w:tcW w:w="235" w:type="dxa"/>
            <w:shd w:val="clear" w:color="auto" w:fill="auto"/>
            <w:vAlign w:val="bottom"/>
          </w:tcPr>
          <w:p w14:paraId="544D4754" w14:textId="77777777" w:rsidR="00336FAA" w:rsidRDefault="00336FAA">
            <w:pPr>
              <w:widowControl w:val="0"/>
              <w:spacing w:line="240" w:lineRule="auto"/>
              <w:jc w:val="center"/>
              <w:rPr>
                <w:rFonts w:eastAsia="Times New Roman"/>
                <w:color w:val="000000" w:themeColor="text1"/>
                <w:sz w:val="20"/>
                <w:szCs w:val="20"/>
                <w:lang w:val="en-US"/>
              </w:rPr>
            </w:pPr>
          </w:p>
        </w:tc>
        <w:tc>
          <w:tcPr>
            <w:tcW w:w="711" w:type="dxa"/>
            <w:shd w:val="clear" w:color="auto" w:fill="auto"/>
            <w:vAlign w:val="bottom"/>
          </w:tcPr>
          <w:p w14:paraId="33B63D9B"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w:t>
            </w:r>
          </w:p>
        </w:tc>
      </w:tr>
      <w:tr w:rsidR="00336FAA" w14:paraId="7A365336" w14:textId="77777777">
        <w:trPr>
          <w:trHeight w:val="126"/>
        </w:trPr>
        <w:tc>
          <w:tcPr>
            <w:tcW w:w="1899" w:type="dxa"/>
            <w:shd w:val="clear" w:color="auto" w:fill="auto"/>
            <w:vAlign w:val="center"/>
          </w:tcPr>
          <w:p w14:paraId="75E0BF0A" w14:textId="77777777" w:rsidR="00336FAA" w:rsidRDefault="00000000">
            <w:pPr>
              <w:widowControl w:val="0"/>
              <w:spacing w:beforeAutospacing="1" w:line="240" w:lineRule="auto"/>
              <w:jc w:val="center"/>
              <w:rPr>
                <w:rFonts w:eastAsia="Times New Roman"/>
                <w:b/>
                <w:bCs/>
                <w:sz w:val="20"/>
                <w:szCs w:val="20"/>
                <w:lang w:val="en-US"/>
              </w:rPr>
            </w:pPr>
            <w:r>
              <w:rPr>
                <w:rFonts w:eastAsia="Times New Roman"/>
                <w:b/>
                <w:bCs/>
                <w:sz w:val="20"/>
                <w:szCs w:val="20"/>
                <w:lang w:val="en-US"/>
              </w:rPr>
              <w:t>Live Douglas-fir</w:t>
            </w:r>
          </w:p>
        </w:tc>
        <w:tc>
          <w:tcPr>
            <w:tcW w:w="781" w:type="dxa"/>
            <w:shd w:val="clear" w:color="auto" w:fill="auto"/>
            <w:vAlign w:val="bottom"/>
          </w:tcPr>
          <w:p w14:paraId="4A0DE289"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CI</w:t>
            </w:r>
          </w:p>
        </w:tc>
        <w:tc>
          <w:tcPr>
            <w:tcW w:w="1006" w:type="dxa"/>
            <w:shd w:val="clear" w:color="auto" w:fill="auto"/>
            <w:vAlign w:val="bottom"/>
          </w:tcPr>
          <w:p w14:paraId="11B87E0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31.3</w:t>
            </w:r>
          </w:p>
        </w:tc>
        <w:tc>
          <w:tcPr>
            <w:tcW w:w="271" w:type="dxa"/>
            <w:shd w:val="clear" w:color="auto" w:fill="auto"/>
            <w:vAlign w:val="bottom"/>
          </w:tcPr>
          <w:p w14:paraId="6DC6DD34"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012102D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23.2</w:t>
            </w:r>
          </w:p>
        </w:tc>
        <w:tc>
          <w:tcPr>
            <w:tcW w:w="405" w:type="dxa"/>
            <w:shd w:val="clear" w:color="auto" w:fill="auto"/>
            <w:vAlign w:val="bottom"/>
          </w:tcPr>
          <w:p w14:paraId="6A778C35"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074AC8B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w:t>
            </w:r>
          </w:p>
        </w:tc>
        <w:tc>
          <w:tcPr>
            <w:tcW w:w="268" w:type="dxa"/>
            <w:shd w:val="clear" w:color="auto" w:fill="auto"/>
            <w:vAlign w:val="bottom"/>
          </w:tcPr>
          <w:p w14:paraId="5B03C6C9"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AEDFBD7" w14:textId="77777777" w:rsidR="00336FAA"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  8.2</w:t>
            </w:r>
          </w:p>
        </w:tc>
        <w:tc>
          <w:tcPr>
            <w:tcW w:w="403" w:type="dxa"/>
            <w:shd w:val="clear" w:color="auto" w:fill="auto"/>
            <w:vAlign w:val="bottom"/>
          </w:tcPr>
          <w:p w14:paraId="56E33362"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5370CF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9.9</w:t>
            </w:r>
          </w:p>
        </w:tc>
        <w:tc>
          <w:tcPr>
            <w:tcW w:w="265" w:type="dxa"/>
            <w:shd w:val="clear" w:color="auto" w:fill="auto"/>
            <w:vAlign w:val="bottom"/>
          </w:tcPr>
          <w:p w14:paraId="0BFA56AD"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1DDBDBA1"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8.4</w:t>
            </w:r>
          </w:p>
        </w:tc>
        <w:tc>
          <w:tcPr>
            <w:tcW w:w="402" w:type="dxa"/>
            <w:shd w:val="clear" w:color="auto" w:fill="auto"/>
            <w:vAlign w:val="bottom"/>
          </w:tcPr>
          <w:p w14:paraId="16856C7C"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179F7EFB"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15.2</w:t>
            </w:r>
          </w:p>
        </w:tc>
        <w:tc>
          <w:tcPr>
            <w:tcW w:w="235" w:type="dxa"/>
            <w:shd w:val="clear" w:color="auto" w:fill="auto"/>
            <w:vAlign w:val="bottom"/>
          </w:tcPr>
          <w:p w14:paraId="5CD723EC" w14:textId="77777777" w:rsidR="00336FAA" w:rsidRDefault="00336FAA">
            <w:pPr>
              <w:widowControl w:val="0"/>
              <w:spacing w:line="240" w:lineRule="auto"/>
              <w:jc w:val="center"/>
              <w:rPr>
                <w:rFonts w:eastAsia="Times New Roman"/>
                <w:color w:val="000000" w:themeColor="text1"/>
                <w:sz w:val="20"/>
                <w:szCs w:val="20"/>
                <w:highlight w:val="yellow"/>
                <w:lang w:val="en-US"/>
              </w:rPr>
            </w:pPr>
          </w:p>
        </w:tc>
        <w:tc>
          <w:tcPr>
            <w:tcW w:w="711" w:type="dxa"/>
            <w:shd w:val="clear" w:color="auto" w:fill="auto"/>
            <w:vAlign w:val="bottom"/>
          </w:tcPr>
          <w:p w14:paraId="4489EC2D"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10.5</w:t>
            </w:r>
          </w:p>
        </w:tc>
      </w:tr>
      <w:tr w:rsidR="00336FAA" w14:paraId="419FDD8A" w14:textId="77777777">
        <w:trPr>
          <w:trHeight w:val="280"/>
        </w:trPr>
        <w:tc>
          <w:tcPr>
            <w:tcW w:w="1899" w:type="dxa"/>
            <w:tcBorders>
              <w:bottom w:val="single" w:sz="8" w:space="0" w:color="000000"/>
            </w:tcBorders>
            <w:shd w:val="clear" w:color="auto" w:fill="auto"/>
            <w:vAlign w:val="center"/>
          </w:tcPr>
          <w:p w14:paraId="112328CB" w14:textId="77777777" w:rsidR="00336FAA" w:rsidRDefault="00336FAA">
            <w:pPr>
              <w:widowControl w:val="0"/>
              <w:spacing w:line="240" w:lineRule="auto"/>
              <w:jc w:val="center"/>
              <w:rPr>
                <w:rFonts w:eastAsia="Times New Roman"/>
                <w:sz w:val="20"/>
                <w:szCs w:val="20"/>
                <w:lang w:val="en-US"/>
              </w:rPr>
            </w:pPr>
          </w:p>
        </w:tc>
        <w:tc>
          <w:tcPr>
            <w:tcW w:w="781" w:type="dxa"/>
            <w:tcBorders>
              <w:bottom w:val="single" w:sz="8" w:space="0" w:color="000000"/>
            </w:tcBorders>
            <w:shd w:val="clear" w:color="auto" w:fill="auto"/>
            <w:vAlign w:val="bottom"/>
          </w:tcPr>
          <w:p w14:paraId="0CE0B610" w14:textId="77777777" w:rsidR="00336FAA"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23B52DC6"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385</w:t>
            </w:r>
          </w:p>
        </w:tc>
        <w:tc>
          <w:tcPr>
            <w:tcW w:w="271" w:type="dxa"/>
            <w:tcBorders>
              <w:bottom w:val="single" w:sz="8" w:space="0" w:color="000000"/>
            </w:tcBorders>
            <w:shd w:val="clear" w:color="auto" w:fill="auto"/>
            <w:vAlign w:val="bottom"/>
          </w:tcPr>
          <w:p w14:paraId="78A9D3FA"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26360FD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267</w:t>
            </w:r>
          </w:p>
        </w:tc>
        <w:tc>
          <w:tcPr>
            <w:tcW w:w="405" w:type="dxa"/>
            <w:tcBorders>
              <w:bottom w:val="single" w:sz="8" w:space="0" w:color="000000"/>
            </w:tcBorders>
            <w:shd w:val="clear" w:color="auto" w:fill="auto"/>
            <w:vAlign w:val="bottom"/>
          </w:tcPr>
          <w:p w14:paraId="030B5673"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65001FF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8" w:type="dxa"/>
            <w:tcBorders>
              <w:bottom w:val="single" w:sz="8" w:space="0" w:color="000000"/>
            </w:tcBorders>
            <w:shd w:val="clear" w:color="auto" w:fill="auto"/>
            <w:vAlign w:val="bottom"/>
          </w:tcPr>
          <w:p w14:paraId="50D81F2D"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0E30F245"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140</w:t>
            </w:r>
          </w:p>
        </w:tc>
        <w:tc>
          <w:tcPr>
            <w:tcW w:w="403" w:type="dxa"/>
            <w:tcBorders>
              <w:bottom w:val="single" w:sz="8" w:space="0" w:color="000000"/>
            </w:tcBorders>
            <w:shd w:val="clear" w:color="auto" w:fill="auto"/>
            <w:vAlign w:val="bottom"/>
          </w:tcPr>
          <w:p w14:paraId="06CAEA48"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318A7BE3"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141</w:t>
            </w:r>
          </w:p>
        </w:tc>
        <w:tc>
          <w:tcPr>
            <w:tcW w:w="265" w:type="dxa"/>
            <w:tcBorders>
              <w:bottom w:val="single" w:sz="8" w:space="0" w:color="000000"/>
            </w:tcBorders>
            <w:shd w:val="clear" w:color="auto" w:fill="auto"/>
            <w:vAlign w:val="bottom"/>
          </w:tcPr>
          <w:p w14:paraId="28BF81FE"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55EAAE89"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118</w:t>
            </w:r>
          </w:p>
        </w:tc>
        <w:tc>
          <w:tcPr>
            <w:tcW w:w="402" w:type="dxa"/>
            <w:tcBorders>
              <w:bottom w:val="single" w:sz="8" w:space="0" w:color="000000"/>
            </w:tcBorders>
            <w:shd w:val="clear" w:color="auto" w:fill="auto"/>
            <w:vAlign w:val="bottom"/>
          </w:tcPr>
          <w:p w14:paraId="27369FA1"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75969F81"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704</w:t>
            </w:r>
          </w:p>
        </w:tc>
        <w:tc>
          <w:tcPr>
            <w:tcW w:w="235" w:type="dxa"/>
            <w:tcBorders>
              <w:bottom w:val="single" w:sz="8" w:space="0" w:color="000000"/>
            </w:tcBorders>
            <w:shd w:val="clear" w:color="auto" w:fill="auto"/>
            <w:vAlign w:val="bottom"/>
          </w:tcPr>
          <w:p w14:paraId="2E7204A9" w14:textId="77777777" w:rsidR="00336FAA" w:rsidRDefault="00336FAA">
            <w:pPr>
              <w:widowControl w:val="0"/>
              <w:spacing w:line="240" w:lineRule="auto"/>
              <w:jc w:val="center"/>
              <w:rPr>
                <w:rFonts w:eastAsia="Times New Roman"/>
                <w:color w:val="000000" w:themeColor="text1"/>
                <w:sz w:val="20"/>
                <w:szCs w:val="20"/>
                <w:lang w:val="en-US"/>
              </w:rPr>
            </w:pPr>
          </w:p>
        </w:tc>
        <w:tc>
          <w:tcPr>
            <w:tcW w:w="711" w:type="dxa"/>
            <w:tcBorders>
              <w:bottom w:val="single" w:sz="8" w:space="0" w:color="000000"/>
            </w:tcBorders>
            <w:shd w:val="clear" w:color="auto" w:fill="auto"/>
            <w:vAlign w:val="bottom"/>
          </w:tcPr>
          <w:p w14:paraId="67299757"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525</w:t>
            </w:r>
          </w:p>
        </w:tc>
      </w:tr>
      <w:tr w:rsidR="00336FAA" w14:paraId="737035E4" w14:textId="77777777">
        <w:trPr>
          <w:trHeight w:val="280"/>
        </w:trPr>
        <w:tc>
          <w:tcPr>
            <w:tcW w:w="1899" w:type="dxa"/>
            <w:vMerge w:val="restart"/>
            <w:tcBorders>
              <w:bottom w:val="single" w:sz="8" w:space="0" w:color="000000"/>
            </w:tcBorders>
            <w:shd w:val="clear" w:color="auto" w:fill="auto"/>
            <w:vAlign w:val="center"/>
          </w:tcPr>
          <w:p w14:paraId="2D02D76B" w14:textId="77777777" w:rsidR="00336FAA"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Live Western hemlock</w:t>
            </w:r>
          </w:p>
        </w:tc>
        <w:tc>
          <w:tcPr>
            <w:tcW w:w="781" w:type="dxa"/>
            <w:shd w:val="clear" w:color="auto" w:fill="auto"/>
            <w:vAlign w:val="center"/>
          </w:tcPr>
          <w:p w14:paraId="610EE701"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13C107F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10.6</w:t>
            </w:r>
          </w:p>
        </w:tc>
        <w:tc>
          <w:tcPr>
            <w:tcW w:w="271" w:type="dxa"/>
            <w:shd w:val="clear" w:color="auto" w:fill="auto"/>
            <w:vAlign w:val="bottom"/>
          </w:tcPr>
          <w:p w14:paraId="6F5BC9E6"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2F5D72B8"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10.2</w:t>
            </w:r>
          </w:p>
        </w:tc>
        <w:tc>
          <w:tcPr>
            <w:tcW w:w="405" w:type="dxa"/>
            <w:shd w:val="clear" w:color="auto" w:fill="auto"/>
            <w:vAlign w:val="bottom"/>
          </w:tcPr>
          <w:p w14:paraId="2F06C18E"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313C2DB8"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268" w:type="dxa"/>
            <w:shd w:val="clear" w:color="auto" w:fill="auto"/>
            <w:vAlign w:val="bottom"/>
          </w:tcPr>
          <w:p w14:paraId="6CB2AA1B"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D34CBD7"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5.8</w:t>
            </w:r>
          </w:p>
        </w:tc>
        <w:tc>
          <w:tcPr>
            <w:tcW w:w="403" w:type="dxa"/>
            <w:shd w:val="clear" w:color="auto" w:fill="auto"/>
            <w:vAlign w:val="bottom"/>
          </w:tcPr>
          <w:p w14:paraId="0D7CBEAA"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5AB4525"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5.4</w:t>
            </w:r>
          </w:p>
        </w:tc>
        <w:tc>
          <w:tcPr>
            <w:tcW w:w="265" w:type="dxa"/>
            <w:shd w:val="clear" w:color="auto" w:fill="auto"/>
            <w:vAlign w:val="bottom"/>
          </w:tcPr>
          <w:p w14:paraId="16885790"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0793EEDB"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8.4</w:t>
            </w:r>
          </w:p>
        </w:tc>
        <w:tc>
          <w:tcPr>
            <w:tcW w:w="402" w:type="dxa"/>
            <w:shd w:val="clear" w:color="auto" w:fill="auto"/>
            <w:vAlign w:val="bottom"/>
          </w:tcPr>
          <w:p w14:paraId="513EFC3C"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785F57DE"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5.87</w:t>
            </w:r>
          </w:p>
        </w:tc>
        <w:tc>
          <w:tcPr>
            <w:tcW w:w="235" w:type="dxa"/>
            <w:shd w:val="clear" w:color="auto" w:fill="auto"/>
            <w:vAlign w:val="bottom"/>
          </w:tcPr>
          <w:p w14:paraId="7CBAEA30" w14:textId="77777777" w:rsidR="00336FAA" w:rsidRDefault="00336FAA">
            <w:pPr>
              <w:widowControl w:val="0"/>
              <w:spacing w:line="240" w:lineRule="auto"/>
              <w:jc w:val="center"/>
              <w:rPr>
                <w:rFonts w:eastAsia="Times New Roman"/>
                <w:color w:val="000000" w:themeColor="text1"/>
                <w:sz w:val="20"/>
                <w:szCs w:val="20"/>
                <w:highlight w:val="yellow"/>
                <w:lang w:val="en-US"/>
              </w:rPr>
            </w:pPr>
          </w:p>
        </w:tc>
        <w:tc>
          <w:tcPr>
            <w:tcW w:w="711" w:type="dxa"/>
            <w:shd w:val="clear" w:color="auto" w:fill="auto"/>
            <w:vAlign w:val="bottom"/>
          </w:tcPr>
          <w:p w14:paraId="29B72E19"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7.62</w:t>
            </w:r>
          </w:p>
        </w:tc>
      </w:tr>
      <w:tr w:rsidR="00336FAA" w14:paraId="507A2DC8" w14:textId="77777777">
        <w:trPr>
          <w:trHeight w:val="280"/>
        </w:trPr>
        <w:tc>
          <w:tcPr>
            <w:tcW w:w="1899" w:type="dxa"/>
            <w:vMerge/>
            <w:shd w:val="clear" w:color="auto" w:fill="auto"/>
            <w:vAlign w:val="center"/>
          </w:tcPr>
          <w:p w14:paraId="32D0709A" w14:textId="77777777" w:rsidR="00336FAA" w:rsidRDefault="00336FAA">
            <w:pPr>
              <w:widowControl w:val="0"/>
              <w:spacing w:beforeAutospacing="1" w:line="240" w:lineRule="auto"/>
              <w:jc w:val="center"/>
              <w:rPr>
                <w:rFonts w:eastAsia="Times New Roman"/>
                <w:b/>
                <w:bCs/>
                <w:sz w:val="20"/>
                <w:szCs w:val="20"/>
                <w:lang w:val="en-US"/>
              </w:rPr>
            </w:pPr>
          </w:p>
        </w:tc>
        <w:tc>
          <w:tcPr>
            <w:tcW w:w="781" w:type="dxa"/>
            <w:shd w:val="clear" w:color="auto" w:fill="auto"/>
            <w:vAlign w:val="bottom"/>
          </w:tcPr>
          <w:p w14:paraId="017C98B1"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CI</w:t>
            </w:r>
          </w:p>
        </w:tc>
        <w:tc>
          <w:tcPr>
            <w:tcW w:w="1006" w:type="dxa"/>
            <w:shd w:val="clear" w:color="auto" w:fill="auto"/>
            <w:vAlign w:val="bottom"/>
          </w:tcPr>
          <w:p w14:paraId="23FA827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11.8</w:t>
            </w:r>
          </w:p>
        </w:tc>
        <w:tc>
          <w:tcPr>
            <w:tcW w:w="271" w:type="dxa"/>
            <w:shd w:val="clear" w:color="auto" w:fill="auto"/>
            <w:vAlign w:val="bottom"/>
          </w:tcPr>
          <w:p w14:paraId="5C6CB420"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5147163D" w14:textId="77777777" w:rsidR="00336FAA"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8.1</w:t>
            </w:r>
          </w:p>
        </w:tc>
        <w:tc>
          <w:tcPr>
            <w:tcW w:w="405" w:type="dxa"/>
            <w:shd w:val="clear" w:color="auto" w:fill="auto"/>
            <w:vAlign w:val="bottom"/>
          </w:tcPr>
          <w:p w14:paraId="2F2D05D1"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6D44ECBA" w14:textId="77777777" w:rsidR="00336FAA"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4.0</w:t>
            </w:r>
          </w:p>
        </w:tc>
        <w:tc>
          <w:tcPr>
            <w:tcW w:w="268" w:type="dxa"/>
            <w:shd w:val="clear" w:color="auto" w:fill="auto"/>
            <w:vAlign w:val="bottom"/>
          </w:tcPr>
          <w:p w14:paraId="083A988E"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AFB322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6.2</w:t>
            </w:r>
          </w:p>
        </w:tc>
        <w:tc>
          <w:tcPr>
            <w:tcW w:w="403" w:type="dxa"/>
            <w:shd w:val="clear" w:color="auto" w:fill="auto"/>
            <w:vAlign w:val="bottom"/>
          </w:tcPr>
          <w:p w14:paraId="21C0400A"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7657DBF" w14:textId="77777777" w:rsidR="00336FAA"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 6.6</w:t>
            </w:r>
          </w:p>
        </w:tc>
        <w:tc>
          <w:tcPr>
            <w:tcW w:w="265" w:type="dxa"/>
            <w:shd w:val="clear" w:color="auto" w:fill="auto"/>
            <w:vAlign w:val="bottom"/>
          </w:tcPr>
          <w:p w14:paraId="3B95F87B"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036A5656"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7.7</w:t>
            </w:r>
          </w:p>
        </w:tc>
        <w:tc>
          <w:tcPr>
            <w:tcW w:w="402" w:type="dxa"/>
            <w:shd w:val="clear" w:color="auto" w:fill="auto"/>
            <w:vAlign w:val="bottom"/>
          </w:tcPr>
          <w:p w14:paraId="217ED7F1"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1A2F02F5"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4.4</w:t>
            </w:r>
          </w:p>
        </w:tc>
        <w:tc>
          <w:tcPr>
            <w:tcW w:w="235" w:type="dxa"/>
            <w:shd w:val="clear" w:color="auto" w:fill="auto"/>
            <w:vAlign w:val="bottom"/>
          </w:tcPr>
          <w:p w14:paraId="189132A5" w14:textId="77777777" w:rsidR="00336FAA" w:rsidRDefault="00336FAA">
            <w:pPr>
              <w:widowControl w:val="0"/>
              <w:spacing w:line="240" w:lineRule="auto"/>
              <w:jc w:val="center"/>
              <w:rPr>
                <w:rFonts w:eastAsia="Times New Roman"/>
                <w:color w:val="000000" w:themeColor="text1"/>
                <w:sz w:val="20"/>
                <w:szCs w:val="20"/>
                <w:highlight w:val="yellow"/>
                <w:lang w:val="en-US"/>
              </w:rPr>
            </w:pPr>
          </w:p>
        </w:tc>
        <w:tc>
          <w:tcPr>
            <w:tcW w:w="711" w:type="dxa"/>
            <w:shd w:val="clear" w:color="auto" w:fill="auto"/>
            <w:vAlign w:val="bottom"/>
          </w:tcPr>
          <w:p w14:paraId="15509BEA"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3.9</w:t>
            </w:r>
          </w:p>
        </w:tc>
      </w:tr>
      <w:tr w:rsidR="00336FAA" w14:paraId="570F3655" w14:textId="77777777">
        <w:trPr>
          <w:trHeight w:val="280"/>
        </w:trPr>
        <w:tc>
          <w:tcPr>
            <w:tcW w:w="1899" w:type="dxa"/>
            <w:vMerge/>
            <w:tcBorders>
              <w:bottom w:val="single" w:sz="8" w:space="0" w:color="000000"/>
            </w:tcBorders>
            <w:shd w:val="clear" w:color="auto" w:fill="auto"/>
            <w:vAlign w:val="center"/>
          </w:tcPr>
          <w:p w14:paraId="7A3B4052" w14:textId="77777777" w:rsidR="00336FAA" w:rsidRDefault="00336FAA">
            <w:pPr>
              <w:widowControl w:val="0"/>
              <w:spacing w:line="240" w:lineRule="auto"/>
              <w:jc w:val="center"/>
              <w:rPr>
                <w:rFonts w:eastAsia="Times New Roman"/>
                <w:sz w:val="20"/>
                <w:szCs w:val="20"/>
                <w:lang w:val="en-US"/>
              </w:rPr>
            </w:pPr>
          </w:p>
        </w:tc>
        <w:tc>
          <w:tcPr>
            <w:tcW w:w="781" w:type="dxa"/>
            <w:tcBorders>
              <w:bottom w:val="single" w:sz="8" w:space="0" w:color="000000"/>
            </w:tcBorders>
            <w:shd w:val="clear" w:color="auto" w:fill="auto"/>
            <w:vAlign w:val="bottom"/>
          </w:tcPr>
          <w:p w14:paraId="4E1F94DB" w14:textId="77777777" w:rsidR="00336FAA"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2C9E743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53</w:t>
            </w:r>
          </w:p>
        </w:tc>
        <w:tc>
          <w:tcPr>
            <w:tcW w:w="271" w:type="dxa"/>
            <w:tcBorders>
              <w:bottom w:val="single" w:sz="8" w:space="0" w:color="000000"/>
            </w:tcBorders>
            <w:shd w:val="clear" w:color="auto" w:fill="auto"/>
            <w:vAlign w:val="bottom"/>
          </w:tcPr>
          <w:p w14:paraId="55DC6573"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032CCAF7"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51</w:t>
            </w:r>
          </w:p>
        </w:tc>
        <w:tc>
          <w:tcPr>
            <w:tcW w:w="405" w:type="dxa"/>
            <w:tcBorders>
              <w:bottom w:val="single" w:sz="8" w:space="0" w:color="000000"/>
            </w:tcBorders>
            <w:shd w:val="clear" w:color="auto" w:fill="auto"/>
            <w:vAlign w:val="bottom"/>
          </w:tcPr>
          <w:p w14:paraId="68732591"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24752297"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w:t>
            </w:r>
          </w:p>
        </w:tc>
        <w:tc>
          <w:tcPr>
            <w:tcW w:w="268" w:type="dxa"/>
            <w:tcBorders>
              <w:bottom w:val="single" w:sz="8" w:space="0" w:color="000000"/>
            </w:tcBorders>
            <w:shd w:val="clear" w:color="auto" w:fill="auto"/>
            <w:vAlign w:val="bottom"/>
          </w:tcPr>
          <w:p w14:paraId="3CBCCF73"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326F4B64"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29</w:t>
            </w:r>
          </w:p>
        </w:tc>
        <w:tc>
          <w:tcPr>
            <w:tcW w:w="403" w:type="dxa"/>
            <w:tcBorders>
              <w:bottom w:val="single" w:sz="8" w:space="0" w:color="000000"/>
            </w:tcBorders>
            <w:shd w:val="clear" w:color="auto" w:fill="auto"/>
            <w:vAlign w:val="bottom"/>
          </w:tcPr>
          <w:p w14:paraId="72AC0248"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4BE084E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27</w:t>
            </w:r>
          </w:p>
        </w:tc>
        <w:tc>
          <w:tcPr>
            <w:tcW w:w="265" w:type="dxa"/>
            <w:tcBorders>
              <w:bottom w:val="single" w:sz="8" w:space="0" w:color="000000"/>
            </w:tcBorders>
            <w:shd w:val="clear" w:color="auto" w:fill="auto"/>
            <w:vAlign w:val="bottom"/>
          </w:tcPr>
          <w:p w14:paraId="7F56AE56"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3B6B0A16"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42</w:t>
            </w:r>
          </w:p>
        </w:tc>
        <w:tc>
          <w:tcPr>
            <w:tcW w:w="402" w:type="dxa"/>
            <w:tcBorders>
              <w:bottom w:val="single" w:sz="8" w:space="0" w:color="000000"/>
            </w:tcBorders>
            <w:shd w:val="clear" w:color="auto" w:fill="auto"/>
            <w:vAlign w:val="bottom"/>
          </w:tcPr>
          <w:p w14:paraId="146EB6C0"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7665A589"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94</w:t>
            </w:r>
          </w:p>
        </w:tc>
        <w:tc>
          <w:tcPr>
            <w:tcW w:w="235" w:type="dxa"/>
            <w:tcBorders>
              <w:bottom w:val="single" w:sz="8" w:space="0" w:color="000000"/>
            </w:tcBorders>
            <w:shd w:val="clear" w:color="auto" w:fill="auto"/>
            <w:vAlign w:val="bottom"/>
          </w:tcPr>
          <w:p w14:paraId="348C650B" w14:textId="77777777" w:rsidR="00336FAA" w:rsidRDefault="00336FAA">
            <w:pPr>
              <w:widowControl w:val="0"/>
              <w:spacing w:line="240" w:lineRule="auto"/>
              <w:jc w:val="center"/>
              <w:rPr>
                <w:rFonts w:eastAsia="Times New Roman"/>
                <w:color w:val="000000" w:themeColor="text1"/>
                <w:sz w:val="20"/>
                <w:szCs w:val="20"/>
                <w:lang w:val="en-US"/>
              </w:rPr>
            </w:pPr>
          </w:p>
        </w:tc>
        <w:tc>
          <w:tcPr>
            <w:tcW w:w="711" w:type="dxa"/>
            <w:tcBorders>
              <w:bottom w:val="single" w:sz="8" w:space="0" w:color="000000"/>
            </w:tcBorders>
            <w:shd w:val="clear" w:color="auto" w:fill="auto"/>
            <w:vAlign w:val="bottom"/>
          </w:tcPr>
          <w:p w14:paraId="090D1C9C"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122</w:t>
            </w:r>
          </w:p>
        </w:tc>
      </w:tr>
      <w:tr w:rsidR="00336FAA" w14:paraId="557C8ECE" w14:textId="77777777">
        <w:trPr>
          <w:trHeight w:val="280"/>
        </w:trPr>
        <w:tc>
          <w:tcPr>
            <w:tcW w:w="1899" w:type="dxa"/>
            <w:vMerge w:val="restart"/>
            <w:tcBorders>
              <w:bottom w:val="single" w:sz="8" w:space="0" w:color="000000"/>
            </w:tcBorders>
            <w:shd w:val="clear" w:color="auto" w:fill="auto"/>
            <w:vAlign w:val="center"/>
          </w:tcPr>
          <w:p w14:paraId="7DA4346A" w14:textId="77777777" w:rsidR="00336FAA"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Live other species</w:t>
            </w:r>
          </w:p>
        </w:tc>
        <w:tc>
          <w:tcPr>
            <w:tcW w:w="781" w:type="dxa"/>
            <w:shd w:val="clear" w:color="auto" w:fill="auto"/>
            <w:vAlign w:val="bottom"/>
          </w:tcPr>
          <w:p w14:paraId="1F7BC909"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6ADC21E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7.6</w:t>
            </w:r>
          </w:p>
        </w:tc>
        <w:tc>
          <w:tcPr>
            <w:tcW w:w="271" w:type="dxa"/>
            <w:shd w:val="clear" w:color="auto" w:fill="auto"/>
            <w:vAlign w:val="bottom"/>
          </w:tcPr>
          <w:p w14:paraId="1A0E8220"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39A2D75F"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w:t>
            </w:r>
          </w:p>
        </w:tc>
        <w:tc>
          <w:tcPr>
            <w:tcW w:w="405" w:type="dxa"/>
            <w:shd w:val="clear" w:color="auto" w:fill="auto"/>
            <w:vAlign w:val="bottom"/>
          </w:tcPr>
          <w:p w14:paraId="372D37DF"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5CC5301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w:t>
            </w:r>
          </w:p>
        </w:tc>
        <w:tc>
          <w:tcPr>
            <w:tcW w:w="268" w:type="dxa"/>
            <w:shd w:val="clear" w:color="auto" w:fill="auto"/>
            <w:vAlign w:val="bottom"/>
          </w:tcPr>
          <w:p w14:paraId="13D3BB07"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CBAC400"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2.4</w:t>
            </w:r>
          </w:p>
        </w:tc>
        <w:tc>
          <w:tcPr>
            <w:tcW w:w="403" w:type="dxa"/>
            <w:shd w:val="clear" w:color="auto" w:fill="auto"/>
            <w:vAlign w:val="bottom"/>
          </w:tcPr>
          <w:p w14:paraId="63FE0046"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25D7A30"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w:t>
            </w:r>
          </w:p>
        </w:tc>
        <w:tc>
          <w:tcPr>
            <w:tcW w:w="265" w:type="dxa"/>
            <w:shd w:val="clear" w:color="auto" w:fill="auto"/>
            <w:vAlign w:val="bottom"/>
          </w:tcPr>
          <w:p w14:paraId="77254778"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6C33C419"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2" w:type="dxa"/>
            <w:shd w:val="clear" w:color="auto" w:fill="auto"/>
            <w:vAlign w:val="bottom"/>
          </w:tcPr>
          <w:p w14:paraId="18F6D684"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50903AED"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4.13</w:t>
            </w:r>
          </w:p>
        </w:tc>
        <w:tc>
          <w:tcPr>
            <w:tcW w:w="235" w:type="dxa"/>
            <w:shd w:val="clear" w:color="auto" w:fill="auto"/>
            <w:vAlign w:val="bottom"/>
          </w:tcPr>
          <w:p w14:paraId="4831800C" w14:textId="77777777" w:rsidR="00336FAA" w:rsidRDefault="00336FAA">
            <w:pPr>
              <w:widowControl w:val="0"/>
              <w:spacing w:line="240" w:lineRule="auto"/>
              <w:jc w:val="center"/>
              <w:rPr>
                <w:rFonts w:eastAsia="Times New Roman"/>
                <w:color w:val="000000" w:themeColor="text1"/>
                <w:sz w:val="20"/>
                <w:szCs w:val="20"/>
                <w:highlight w:val="yellow"/>
                <w:lang w:val="en-US"/>
              </w:rPr>
            </w:pPr>
          </w:p>
        </w:tc>
        <w:tc>
          <w:tcPr>
            <w:tcW w:w="711" w:type="dxa"/>
            <w:shd w:val="clear" w:color="auto" w:fill="auto"/>
            <w:vAlign w:val="bottom"/>
          </w:tcPr>
          <w:p w14:paraId="2E0A200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2.4</w:t>
            </w:r>
          </w:p>
        </w:tc>
      </w:tr>
      <w:tr w:rsidR="00336FAA" w14:paraId="5F3D6042" w14:textId="77777777">
        <w:trPr>
          <w:trHeight w:val="280"/>
        </w:trPr>
        <w:tc>
          <w:tcPr>
            <w:tcW w:w="1899" w:type="dxa"/>
            <w:vMerge/>
            <w:shd w:val="clear" w:color="auto" w:fill="auto"/>
            <w:vAlign w:val="center"/>
          </w:tcPr>
          <w:p w14:paraId="267F46E2" w14:textId="77777777" w:rsidR="00336FAA" w:rsidRDefault="00336FAA">
            <w:pPr>
              <w:widowControl w:val="0"/>
              <w:spacing w:beforeAutospacing="1" w:line="240" w:lineRule="auto"/>
              <w:jc w:val="center"/>
              <w:rPr>
                <w:rFonts w:eastAsia="Times New Roman"/>
                <w:b/>
                <w:bCs/>
                <w:sz w:val="20"/>
                <w:szCs w:val="20"/>
                <w:lang w:val="en-US"/>
              </w:rPr>
            </w:pPr>
          </w:p>
        </w:tc>
        <w:tc>
          <w:tcPr>
            <w:tcW w:w="781" w:type="dxa"/>
            <w:shd w:val="clear" w:color="auto" w:fill="auto"/>
            <w:vAlign w:val="bottom"/>
          </w:tcPr>
          <w:p w14:paraId="7BCF21F7" w14:textId="77777777" w:rsidR="00336FAA" w:rsidRDefault="00000000">
            <w:pPr>
              <w:widowControl w:val="0"/>
              <w:spacing w:line="240" w:lineRule="auto"/>
              <w:rPr>
                <w:rFonts w:eastAsia="Times New Roman"/>
                <w:sz w:val="20"/>
                <w:szCs w:val="20"/>
                <w:lang w:val="en-US"/>
              </w:rPr>
            </w:pPr>
            <w:r>
              <w:rPr>
                <w:rFonts w:eastAsia="Times New Roman"/>
                <w:sz w:val="20"/>
                <w:szCs w:val="20"/>
                <w:lang w:val="en-US"/>
              </w:rPr>
              <w:t xml:space="preserve">   CI</w:t>
            </w:r>
          </w:p>
        </w:tc>
        <w:tc>
          <w:tcPr>
            <w:tcW w:w="1006" w:type="dxa"/>
            <w:shd w:val="clear" w:color="auto" w:fill="auto"/>
            <w:vAlign w:val="bottom"/>
          </w:tcPr>
          <w:p w14:paraId="54570713"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7.3</w:t>
            </w:r>
          </w:p>
        </w:tc>
        <w:tc>
          <w:tcPr>
            <w:tcW w:w="271" w:type="dxa"/>
            <w:shd w:val="clear" w:color="auto" w:fill="auto"/>
            <w:vAlign w:val="bottom"/>
          </w:tcPr>
          <w:p w14:paraId="29B757F8"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79B6866E" w14:textId="77777777" w:rsidR="00336FAA"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 5.0</w:t>
            </w:r>
          </w:p>
        </w:tc>
        <w:tc>
          <w:tcPr>
            <w:tcW w:w="405" w:type="dxa"/>
            <w:shd w:val="clear" w:color="auto" w:fill="auto"/>
            <w:vAlign w:val="bottom"/>
          </w:tcPr>
          <w:p w14:paraId="6A5012C9"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1CED875B"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4.4</w:t>
            </w:r>
          </w:p>
        </w:tc>
        <w:tc>
          <w:tcPr>
            <w:tcW w:w="268" w:type="dxa"/>
            <w:shd w:val="clear" w:color="auto" w:fill="auto"/>
            <w:vAlign w:val="bottom"/>
          </w:tcPr>
          <w:p w14:paraId="5F6E7BD5"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C91890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0.9</w:t>
            </w:r>
          </w:p>
        </w:tc>
        <w:tc>
          <w:tcPr>
            <w:tcW w:w="403" w:type="dxa"/>
            <w:shd w:val="clear" w:color="auto" w:fill="auto"/>
            <w:vAlign w:val="bottom"/>
          </w:tcPr>
          <w:p w14:paraId="66437610"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515227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2.2</w:t>
            </w:r>
          </w:p>
        </w:tc>
        <w:tc>
          <w:tcPr>
            <w:tcW w:w="265" w:type="dxa"/>
            <w:shd w:val="clear" w:color="auto" w:fill="auto"/>
            <w:vAlign w:val="bottom"/>
          </w:tcPr>
          <w:p w14:paraId="56D75910"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1E809900"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w:t>
            </w:r>
          </w:p>
        </w:tc>
        <w:tc>
          <w:tcPr>
            <w:tcW w:w="402" w:type="dxa"/>
            <w:shd w:val="clear" w:color="auto" w:fill="auto"/>
            <w:vAlign w:val="bottom"/>
          </w:tcPr>
          <w:p w14:paraId="467A54D7"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5E158CA7"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3.2</w:t>
            </w:r>
          </w:p>
        </w:tc>
        <w:tc>
          <w:tcPr>
            <w:tcW w:w="235" w:type="dxa"/>
            <w:shd w:val="clear" w:color="auto" w:fill="auto"/>
            <w:vAlign w:val="bottom"/>
          </w:tcPr>
          <w:p w14:paraId="7BC1C69E" w14:textId="77777777" w:rsidR="00336FAA" w:rsidRDefault="00336FAA">
            <w:pPr>
              <w:widowControl w:val="0"/>
              <w:spacing w:line="240" w:lineRule="auto"/>
              <w:jc w:val="center"/>
              <w:rPr>
                <w:rFonts w:eastAsia="Times New Roman"/>
                <w:color w:val="000000" w:themeColor="text1"/>
                <w:sz w:val="20"/>
                <w:szCs w:val="20"/>
                <w:highlight w:val="yellow"/>
                <w:lang w:val="en-US"/>
              </w:rPr>
            </w:pPr>
          </w:p>
        </w:tc>
        <w:tc>
          <w:tcPr>
            <w:tcW w:w="711" w:type="dxa"/>
            <w:shd w:val="clear" w:color="auto" w:fill="auto"/>
            <w:vAlign w:val="bottom"/>
          </w:tcPr>
          <w:p w14:paraId="53EDA770"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r>
      <w:tr w:rsidR="00336FAA" w14:paraId="17D47E83" w14:textId="77777777">
        <w:trPr>
          <w:trHeight w:val="280"/>
        </w:trPr>
        <w:tc>
          <w:tcPr>
            <w:tcW w:w="1899" w:type="dxa"/>
            <w:vMerge/>
            <w:tcBorders>
              <w:bottom w:val="single" w:sz="8" w:space="0" w:color="000000"/>
            </w:tcBorders>
            <w:shd w:val="clear" w:color="auto" w:fill="auto"/>
            <w:vAlign w:val="center"/>
          </w:tcPr>
          <w:p w14:paraId="50A2A562" w14:textId="77777777" w:rsidR="00336FAA" w:rsidRDefault="00336FAA">
            <w:pPr>
              <w:widowControl w:val="0"/>
              <w:spacing w:line="240" w:lineRule="auto"/>
              <w:jc w:val="center"/>
              <w:rPr>
                <w:rFonts w:eastAsia="Times New Roman"/>
                <w:sz w:val="20"/>
                <w:szCs w:val="20"/>
                <w:lang w:val="en-US"/>
              </w:rPr>
            </w:pPr>
          </w:p>
        </w:tc>
        <w:tc>
          <w:tcPr>
            <w:tcW w:w="781" w:type="dxa"/>
            <w:tcBorders>
              <w:bottom w:val="single" w:sz="8" w:space="0" w:color="000000"/>
            </w:tcBorders>
            <w:shd w:val="clear" w:color="auto" w:fill="auto"/>
            <w:vAlign w:val="bottom"/>
          </w:tcPr>
          <w:p w14:paraId="0AAF7F8A" w14:textId="77777777" w:rsidR="00336FAA"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09BC89EF"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38</w:t>
            </w:r>
          </w:p>
        </w:tc>
        <w:tc>
          <w:tcPr>
            <w:tcW w:w="271" w:type="dxa"/>
            <w:tcBorders>
              <w:bottom w:val="single" w:sz="8" w:space="0" w:color="000000"/>
            </w:tcBorders>
            <w:shd w:val="clear" w:color="auto" w:fill="auto"/>
            <w:vAlign w:val="bottom"/>
          </w:tcPr>
          <w:p w14:paraId="21043D2A"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3AAB3599"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5" w:type="dxa"/>
            <w:tcBorders>
              <w:bottom w:val="single" w:sz="8" w:space="0" w:color="000000"/>
            </w:tcBorders>
            <w:shd w:val="clear" w:color="auto" w:fill="auto"/>
            <w:vAlign w:val="bottom"/>
          </w:tcPr>
          <w:p w14:paraId="5533F10B"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44B3114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15</w:t>
            </w:r>
          </w:p>
        </w:tc>
        <w:tc>
          <w:tcPr>
            <w:tcW w:w="268" w:type="dxa"/>
            <w:tcBorders>
              <w:bottom w:val="single" w:sz="8" w:space="0" w:color="000000"/>
            </w:tcBorders>
            <w:shd w:val="clear" w:color="auto" w:fill="auto"/>
            <w:vAlign w:val="bottom"/>
          </w:tcPr>
          <w:p w14:paraId="24A9D7C9"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2C80673"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3" w:type="dxa"/>
            <w:tcBorders>
              <w:bottom w:val="single" w:sz="8" w:space="0" w:color="000000"/>
            </w:tcBorders>
            <w:shd w:val="clear" w:color="auto" w:fill="auto"/>
            <w:vAlign w:val="bottom"/>
          </w:tcPr>
          <w:p w14:paraId="6EAC27BE"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5D7D862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65" w:type="dxa"/>
            <w:tcBorders>
              <w:bottom w:val="single" w:sz="8" w:space="0" w:color="000000"/>
            </w:tcBorders>
            <w:shd w:val="clear" w:color="auto" w:fill="auto"/>
            <w:vAlign w:val="bottom"/>
          </w:tcPr>
          <w:p w14:paraId="33916AC1"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6CB931FF"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w:t>
            </w:r>
          </w:p>
        </w:tc>
        <w:tc>
          <w:tcPr>
            <w:tcW w:w="402" w:type="dxa"/>
            <w:tcBorders>
              <w:bottom w:val="single" w:sz="8" w:space="0" w:color="000000"/>
            </w:tcBorders>
            <w:shd w:val="clear" w:color="auto" w:fill="auto"/>
            <w:vAlign w:val="bottom"/>
          </w:tcPr>
          <w:p w14:paraId="17BFF335"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39E1FD90"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63</w:t>
            </w:r>
          </w:p>
        </w:tc>
        <w:tc>
          <w:tcPr>
            <w:tcW w:w="235" w:type="dxa"/>
            <w:tcBorders>
              <w:bottom w:val="single" w:sz="8" w:space="0" w:color="000000"/>
            </w:tcBorders>
            <w:shd w:val="clear" w:color="auto" w:fill="auto"/>
            <w:vAlign w:val="bottom"/>
          </w:tcPr>
          <w:p w14:paraId="2DC957D4" w14:textId="77777777" w:rsidR="00336FAA" w:rsidRDefault="00336FAA">
            <w:pPr>
              <w:widowControl w:val="0"/>
              <w:spacing w:line="240" w:lineRule="auto"/>
              <w:jc w:val="center"/>
              <w:rPr>
                <w:rFonts w:eastAsia="Times New Roman"/>
                <w:color w:val="000000" w:themeColor="text1"/>
                <w:sz w:val="20"/>
                <w:szCs w:val="20"/>
                <w:lang w:val="en-US"/>
              </w:rPr>
            </w:pPr>
          </w:p>
        </w:tc>
        <w:tc>
          <w:tcPr>
            <w:tcW w:w="711" w:type="dxa"/>
            <w:tcBorders>
              <w:bottom w:val="single" w:sz="8" w:space="0" w:color="000000"/>
            </w:tcBorders>
            <w:shd w:val="clear" w:color="auto" w:fill="auto"/>
            <w:vAlign w:val="bottom"/>
          </w:tcPr>
          <w:p w14:paraId="203B23A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w:t>
            </w:r>
          </w:p>
        </w:tc>
      </w:tr>
      <w:tr w:rsidR="00336FAA" w14:paraId="1BCD5EA7" w14:textId="77777777">
        <w:trPr>
          <w:trHeight w:val="290"/>
        </w:trPr>
        <w:tc>
          <w:tcPr>
            <w:tcW w:w="1899" w:type="dxa"/>
            <w:vMerge w:val="restart"/>
            <w:tcBorders>
              <w:bottom w:val="single" w:sz="8" w:space="0" w:color="000000"/>
            </w:tcBorders>
            <w:shd w:val="clear" w:color="auto" w:fill="auto"/>
            <w:vAlign w:val="center"/>
          </w:tcPr>
          <w:p w14:paraId="4E063930" w14:textId="77777777" w:rsidR="00336FAA"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Total</w:t>
            </w:r>
            <w:r>
              <w:rPr>
                <w:rFonts w:eastAsia="Times New Roman"/>
                <w:b/>
                <w:bCs/>
                <w:sz w:val="20"/>
                <w:szCs w:val="20"/>
                <w:lang w:val="en-US"/>
              </w:rPr>
              <w:br/>
              <w:t>live trees</w:t>
            </w:r>
          </w:p>
        </w:tc>
        <w:tc>
          <w:tcPr>
            <w:tcW w:w="781" w:type="dxa"/>
            <w:shd w:val="clear" w:color="auto" w:fill="auto"/>
            <w:vAlign w:val="bottom"/>
          </w:tcPr>
          <w:p w14:paraId="5FCCB8DB"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4BDCA245"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95.2</w:t>
            </w:r>
          </w:p>
        </w:tc>
        <w:tc>
          <w:tcPr>
            <w:tcW w:w="271" w:type="dxa"/>
            <w:shd w:val="clear" w:color="auto" w:fill="auto"/>
            <w:vAlign w:val="bottom"/>
          </w:tcPr>
          <w:p w14:paraId="6A49FC71"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336670E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69.4</w:t>
            </w:r>
          </w:p>
        </w:tc>
        <w:tc>
          <w:tcPr>
            <w:tcW w:w="405" w:type="dxa"/>
            <w:shd w:val="clear" w:color="auto" w:fill="auto"/>
            <w:vAlign w:val="bottom"/>
          </w:tcPr>
          <w:p w14:paraId="7C069021"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22D43B00"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43</w:t>
            </w:r>
          </w:p>
        </w:tc>
        <w:tc>
          <w:tcPr>
            <w:tcW w:w="268" w:type="dxa"/>
            <w:shd w:val="clear" w:color="auto" w:fill="auto"/>
            <w:vAlign w:val="bottom"/>
          </w:tcPr>
          <w:p w14:paraId="42E82FF7"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084DCB6"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36.2</w:t>
            </w:r>
          </w:p>
        </w:tc>
        <w:tc>
          <w:tcPr>
            <w:tcW w:w="403" w:type="dxa"/>
            <w:shd w:val="clear" w:color="auto" w:fill="auto"/>
            <w:vAlign w:val="bottom"/>
          </w:tcPr>
          <w:p w14:paraId="641424FB"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3DB9C7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5" w:type="dxa"/>
            <w:shd w:val="clear" w:color="auto" w:fill="auto"/>
            <w:vAlign w:val="bottom"/>
          </w:tcPr>
          <w:p w14:paraId="4B0EF8B8"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18688330"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32.8</w:t>
            </w:r>
          </w:p>
        </w:tc>
        <w:tc>
          <w:tcPr>
            <w:tcW w:w="402" w:type="dxa"/>
            <w:shd w:val="clear" w:color="auto" w:fill="auto"/>
            <w:vAlign w:val="bottom"/>
          </w:tcPr>
          <w:p w14:paraId="7C7D81D4"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75EAA776"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18.7</w:t>
            </w:r>
          </w:p>
        </w:tc>
        <w:tc>
          <w:tcPr>
            <w:tcW w:w="235" w:type="dxa"/>
            <w:shd w:val="clear" w:color="auto" w:fill="auto"/>
            <w:vAlign w:val="bottom"/>
          </w:tcPr>
          <w:p w14:paraId="4627470A" w14:textId="77777777" w:rsidR="00336FAA" w:rsidRDefault="00336FAA">
            <w:pPr>
              <w:widowControl w:val="0"/>
              <w:spacing w:line="240" w:lineRule="auto"/>
              <w:jc w:val="center"/>
              <w:rPr>
                <w:rFonts w:eastAsia="Times New Roman"/>
                <w:color w:val="000000" w:themeColor="text1"/>
                <w:sz w:val="20"/>
                <w:szCs w:val="20"/>
                <w:highlight w:val="yellow"/>
                <w:lang w:val="en-US"/>
              </w:rPr>
            </w:pPr>
          </w:p>
        </w:tc>
        <w:tc>
          <w:tcPr>
            <w:tcW w:w="711" w:type="dxa"/>
            <w:shd w:val="clear" w:color="auto" w:fill="auto"/>
            <w:vAlign w:val="bottom"/>
          </w:tcPr>
          <w:p w14:paraId="6BDD1722"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14.8</w:t>
            </w:r>
          </w:p>
        </w:tc>
      </w:tr>
      <w:tr w:rsidR="00336FAA" w14:paraId="3D7E199A" w14:textId="77777777">
        <w:trPr>
          <w:trHeight w:val="290"/>
        </w:trPr>
        <w:tc>
          <w:tcPr>
            <w:tcW w:w="1899" w:type="dxa"/>
            <w:vMerge/>
            <w:shd w:val="clear" w:color="auto" w:fill="auto"/>
            <w:vAlign w:val="center"/>
          </w:tcPr>
          <w:p w14:paraId="30B4E457" w14:textId="77777777" w:rsidR="00336FAA" w:rsidRDefault="00336FAA">
            <w:pPr>
              <w:widowControl w:val="0"/>
              <w:spacing w:beforeAutospacing="1" w:line="240" w:lineRule="auto"/>
              <w:jc w:val="center"/>
              <w:rPr>
                <w:rFonts w:eastAsia="Times New Roman"/>
                <w:b/>
                <w:bCs/>
                <w:sz w:val="20"/>
                <w:szCs w:val="20"/>
                <w:lang w:val="en-US"/>
              </w:rPr>
            </w:pPr>
          </w:p>
        </w:tc>
        <w:tc>
          <w:tcPr>
            <w:tcW w:w="781" w:type="dxa"/>
            <w:shd w:val="clear" w:color="auto" w:fill="auto"/>
            <w:vAlign w:val="bottom"/>
          </w:tcPr>
          <w:p w14:paraId="26A8B5DF"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CI</w:t>
            </w:r>
          </w:p>
        </w:tc>
        <w:tc>
          <w:tcPr>
            <w:tcW w:w="1006" w:type="dxa"/>
            <w:shd w:val="clear" w:color="auto" w:fill="auto"/>
            <w:vAlign w:val="bottom"/>
          </w:tcPr>
          <w:p w14:paraId="315604C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19.8</w:t>
            </w:r>
          </w:p>
        </w:tc>
        <w:tc>
          <w:tcPr>
            <w:tcW w:w="271" w:type="dxa"/>
            <w:shd w:val="clear" w:color="auto" w:fill="auto"/>
            <w:vAlign w:val="bottom"/>
          </w:tcPr>
          <w:p w14:paraId="4C030FAD"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2C7D4C9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13.8</w:t>
            </w:r>
          </w:p>
        </w:tc>
        <w:tc>
          <w:tcPr>
            <w:tcW w:w="405" w:type="dxa"/>
            <w:shd w:val="clear" w:color="auto" w:fill="auto"/>
            <w:vAlign w:val="bottom"/>
          </w:tcPr>
          <w:p w14:paraId="5DEF4605"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3F5E048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8.5</w:t>
            </w:r>
          </w:p>
        </w:tc>
        <w:tc>
          <w:tcPr>
            <w:tcW w:w="268" w:type="dxa"/>
            <w:shd w:val="clear" w:color="auto" w:fill="auto"/>
            <w:vAlign w:val="bottom"/>
          </w:tcPr>
          <w:p w14:paraId="14DFCF23"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91A385F"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6.6</w:t>
            </w:r>
          </w:p>
        </w:tc>
        <w:tc>
          <w:tcPr>
            <w:tcW w:w="403" w:type="dxa"/>
            <w:shd w:val="clear" w:color="auto" w:fill="auto"/>
            <w:vAlign w:val="bottom"/>
          </w:tcPr>
          <w:p w14:paraId="2DF1795E"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3C9D15C"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7.1</w:t>
            </w:r>
          </w:p>
        </w:tc>
        <w:tc>
          <w:tcPr>
            <w:tcW w:w="265" w:type="dxa"/>
            <w:shd w:val="clear" w:color="auto" w:fill="auto"/>
            <w:vAlign w:val="bottom"/>
          </w:tcPr>
          <w:p w14:paraId="10717178"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6B1AC12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6.0</w:t>
            </w:r>
          </w:p>
        </w:tc>
        <w:tc>
          <w:tcPr>
            <w:tcW w:w="402" w:type="dxa"/>
            <w:shd w:val="clear" w:color="auto" w:fill="auto"/>
            <w:vAlign w:val="bottom"/>
          </w:tcPr>
          <w:p w14:paraId="7C71476A"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20CDA1B9"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7.7</w:t>
            </w:r>
          </w:p>
        </w:tc>
        <w:tc>
          <w:tcPr>
            <w:tcW w:w="235" w:type="dxa"/>
            <w:shd w:val="clear" w:color="auto" w:fill="auto"/>
            <w:vAlign w:val="bottom"/>
          </w:tcPr>
          <w:p w14:paraId="0BC2058F" w14:textId="77777777" w:rsidR="00336FAA" w:rsidRDefault="00336FAA">
            <w:pPr>
              <w:widowControl w:val="0"/>
              <w:spacing w:line="240" w:lineRule="auto"/>
              <w:jc w:val="center"/>
              <w:rPr>
                <w:rFonts w:eastAsia="Times New Roman"/>
                <w:color w:val="000000" w:themeColor="text1"/>
                <w:sz w:val="20"/>
                <w:szCs w:val="20"/>
                <w:highlight w:val="yellow"/>
                <w:lang w:val="en-US"/>
              </w:rPr>
            </w:pPr>
          </w:p>
        </w:tc>
        <w:tc>
          <w:tcPr>
            <w:tcW w:w="711" w:type="dxa"/>
            <w:shd w:val="clear" w:color="auto" w:fill="auto"/>
            <w:vAlign w:val="bottom"/>
          </w:tcPr>
          <w:p w14:paraId="2D5C0023" w14:textId="77777777" w:rsidR="00336FAA"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5.5</w:t>
            </w:r>
          </w:p>
        </w:tc>
      </w:tr>
      <w:tr w:rsidR="00336FAA" w14:paraId="0225F493" w14:textId="77777777">
        <w:trPr>
          <w:trHeight w:val="300"/>
        </w:trPr>
        <w:tc>
          <w:tcPr>
            <w:tcW w:w="1899" w:type="dxa"/>
            <w:vMerge/>
            <w:tcBorders>
              <w:bottom w:val="single" w:sz="8" w:space="0" w:color="000000"/>
            </w:tcBorders>
            <w:shd w:val="clear" w:color="auto" w:fill="auto"/>
            <w:vAlign w:val="center"/>
          </w:tcPr>
          <w:p w14:paraId="29A90F73" w14:textId="77777777" w:rsidR="00336FAA" w:rsidRDefault="00336FAA">
            <w:pPr>
              <w:widowControl w:val="0"/>
              <w:spacing w:line="240" w:lineRule="auto"/>
              <w:jc w:val="center"/>
              <w:rPr>
                <w:rFonts w:eastAsia="Times New Roman"/>
                <w:sz w:val="20"/>
                <w:szCs w:val="20"/>
                <w:lang w:val="en-US"/>
              </w:rPr>
            </w:pPr>
          </w:p>
        </w:tc>
        <w:tc>
          <w:tcPr>
            <w:tcW w:w="781" w:type="dxa"/>
            <w:tcBorders>
              <w:bottom w:val="single" w:sz="8" w:space="0" w:color="000000"/>
            </w:tcBorders>
            <w:shd w:val="clear" w:color="auto" w:fill="auto"/>
            <w:vAlign w:val="bottom"/>
          </w:tcPr>
          <w:p w14:paraId="55C274D6" w14:textId="77777777" w:rsidR="00336FAA"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20090937"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476</w:t>
            </w:r>
          </w:p>
        </w:tc>
        <w:tc>
          <w:tcPr>
            <w:tcW w:w="271" w:type="dxa"/>
            <w:tcBorders>
              <w:bottom w:val="single" w:sz="8" w:space="0" w:color="000000"/>
            </w:tcBorders>
            <w:shd w:val="clear" w:color="auto" w:fill="auto"/>
            <w:vAlign w:val="bottom"/>
          </w:tcPr>
          <w:p w14:paraId="15B343CC"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193CA129"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336</w:t>
            </w:r>
          </w:p>
        </w:tc>
        <w:tc>
          <w:tcPr>
            <w:tcW w:w="405" w:type="dxa"/>
            <w:tcBorders>
              <w:bottom w:val="single" w:sz="8" w:space="0" w:color="000000"/>
            </w:tcBorders>
            <w:shd w:val="clear" w:color="auto" w:fill="auto"/>
            <w:vAlign w:val="bottom"/>
          </w:tcPr>
          <w:p w14:paraId="45FF5046"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6EB777F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207</w:t>
            </w:r>
          </w:p>
        </w:tc>
        <w:tc>
          <w:tcPr>
            <w:tcW w:w="268" w:type="dxa"/>
            <w:tcBorders>
              <w:bottom w:val="single" w:sz="8" w:space="0" w:color="000000"/>
            </w:tcBorders>
            <w:shd w:val="clear" w:color="auto" w:fill="auto"/>
            <w:vAlign w:val="bottom"/>
          </w:tcPr>
          <w:p w14:paraId="0F8296E7"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1FE3D0BF"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182</w:t>
            </w:r>
          </w:p>
        </w:tc>
        <w:tc>
          <w:tcPr>
            <w:tcW w:w="403" w:type="dxa"/>
            <w:tcBorders>
              <w:bottom w:val="single" w:sz="8" w:space="0" w:color="000000"/>
            </w:tcBorders>
            <w:shd w:val="clear" w:color="auto" w:fill="auto"/>
            <w:vAlign w:val="bottom"/>
          </w:tcPr>
          <w:p w14:paraId="01CBE50A"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061E6636"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5" w:type="dxa"/>
            <w:tcBorders>
              <w:bottom w:val="single" w:sz="8" w:space="0" w:color="000000"/>
            </w:tcBorders>
            <w:shd w:val="clear" w:color="auto" w:fill="auto"/>
            <w:vAlign w:val="bottom"/>
          </w:tcPr>
          <w:p w14:paraId="5743D439"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60317EC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166</w:t>
            </w:r>
          </w:p>
        </w:tc>
        <w:tc>
          <w:tcPr>
            <w:tcW w:w="402" w:type="dxa"/>
            <w:tcBorders>
              <w:bottom w:val="single" w:sz="8" w:space="0" w:color="000000"/>
            </w:tcBorders>
            <w:shd w:val="clear" w:color="auto" w:fill="auto"/>
            <w:vAlign w:val="bottom"/>
          </w:tcPr>
          <w:p w14:paraId="65D9F21C"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7529F72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860</w:t>
            </w:r>
          </w:p>
        </w:tc>
        <w:tc>
          <w:tcPr>
            <w:tcW w:w="235" w:type="dxa"/>
            <w:tcBorders>
              <w:bottom w:val="single" w:sz="8" w:space="0" w:color="000000"/>
            </w:tcBorders>
            <w:shd w:val="clear" w:color="auto" w:fill="auto"/>
            <w:vAlign w:val="bottom"/>
          </w:tcPr>
          <w:p w14:paraId="65FAC0D2" w14:textId="77777777" w:rsidR="00336FAA" w:rsidRDefault="00336FAA">
            <w:pPr>
              <w:widowControl w:val="0"/>
              <w:spacing w:line="240" w:lineRule="auto"/>
              <w:jc w:val="center"/>
              <w:rPr>
                <w:rFonts w:eastAsia="Times New Roman"/>
                <w:color w:val="000000" w:themeColor="text1"/>
                <w:sz w:val="20"/>
                <w:szCs w:val="20"/>
                <w:lang w:val="en-US"/>
              </w:rPr>
            </w:pPr>
          </w:p>
        </w:tc>
        <w:tc>
          <w:tcPr>
            <w:tcW w:w="711" w:type="dxa"/>
            <w:tcBorders>
              <w:bottom w:val="single" w:sz="8" w:space="0" w:color="000000"/>
            </w:tcBorders>
            <w:shd w:val="clear" w:color="auto" w:fill="auto"/>
            <w:vAlign w:val="bottom"/>
          </w:tcPr>
          <w:p w14:paraId="5FC420AA"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683</w:t>
            </w:r>
          </w:p>
        </w:tc>
      </w:tr>
      <w:tr w:rsidR="00336FAA" w14:paraId="621DFE20" w14:textId="77777777">
        <w:trPr>
          <w:trHeight w:val="290"/>
        </w:trPr>
        <w:tc>
          <w:tcPr>
            <w:tcW w:w="1899" w:type="dxa"/>
            <w:shd w:val="clear" w:color="auto" w:fill="auto"/>
            <w:vAlign w:val="center"/>
          </w:tcPr>
          <w:p w14:paraId="05246494" w14:textId="77777777" w:rsidR="00336FAA" w:rsidRDefault="00000000">
            <w:pPr>
              <w:widowControl w:val="0"/>
              <w:spacing w:beforeAutospacing="1" w:line="240" w:lineRule="auto"/>
              <w:jc w:val="center"/>
              <w:rPr>
                <w:rFonts w:eastAsia="Times New Roman"/>
                <w:b/>
                <w:bCs/>
                <w:sz w:val="20"/>
                <w:szCs w:val="20"/>
                <w:lang w:val="en-US"/>
              </w:rPr>
            </w:pPr>
            <w:r>
              <w:rPr>
                <w:rFonts w:eastAsia="Times New Roman"/>
                <w:b/>
                <w:bCs/>
                <w:sz w:val="20"/>
                <w:szCs w:val="20"/>
                <w:lang w:val="en-US"/>
              </w:rPr>
              <w:t>Total BA of</w:t>
            </w:r>
          </w:p>
        </w:tc>
        <w:tc>
          <w:tcPr>
            <w:tcW w:w="781" w:type="dxa"/>
            <w:shd w:val="clear" w:color="auto" w:fill="auto"/>
            <w:vAlign w:val="bottom"/>
          </w:tcPr>
          <w:p w14:paraId="60332595" w14:textId="77777777" w:rsidR="00336FAA" w:rsidRDefault="00000000">
            <w:pPr>
              <w:widowControl w:val="0"/>
              <w:spacing w:line="240" w:lineRule="auto"/>
              <w:jc w:val="center"/>
              <w:rPr>
                <w:rFonts w:eastAsia="Times New Roman"/>
                <w:sz w:val="20"/>
                <w:szCs w:val="20"/>
                <w:lang w:val="en-US"/>
              </w:rPr>
            </w:pPr>
            <w:commentRangeStart w:id="808"/>
            <w:r>
              <w:rPr>
                <w:rFonts w:eastAsia="Times New Roman"/>
                <w:sz w:val="20"/>
                <w:szCs w:val="20"/>
                <w:lang w:val="en-US"/>
              </w:rPr>
              <w:t>Mean</w:t>
            </w:r>
          </w:p>
        </w:tc>
        <w:tc>
          <w:tcPr>
            <w:tcW w:w="1006" w:type="dxa"/>
            <w:shd w:val="clear" w:color="auto" w:fill="auto"/>
            <w:vAlign w:val="bottom"/>
          </w:tcPr>
          <w:p w14:paraId="2535AF38"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9.3</w:t>
            </w:r>
          </w:p>
        </w:tc>
        <w:tc>
          <w:tcPr>
            <w:tcW w:w="271" w:type="dxa"/>
            <w:shd w:val="clear" w:color="auto" w:fill="auto"/>
            <w:vAlign w:val="bottom"/>
          </w:tcPr>
          <w:p w14:paraId="178FC9B1"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023956AF"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12.6</w:t>
            </w:r>
          </w:p>
        </w:tc>
        <w:tc>
          <w:tcPr>
            <w:tcW w:w="405" w:type="dxa"/>
            <w:shd w:val="clear" w:color="auto" w:fill="auto"/>
            <w:vAlign w:val="bottom"/>
          </w:tcPr>
          <w:p w14:paraId="6CBF20B5" w14:textId="77777777" w:rsidR="00336FAA" w:rsidRDefault="00336FAA">
            <w:pPr>
              <w:widowControl w:val="0"/>
              <w:spacing w:line="240" w:lineRule="auto"/>
              <w:jc w:val="center"/>
              <w:rPr>
                <w:rFonts w:eastAsia="Times New Roman"/>
                <w:color w:val="000000" w:themeColor="text1"/>
                <w:sz w:val="20"/>
                <w:szCs w:val="20"/>
                <w:highlight w:val="yellow"/>
                <w:lang w:val="en-US"/>
              </w:rPr>
            </w:pPr>
          </w:p>
        </w:tc>
        <w:tc>
          <w:tcPr>
            <w:tcW w:w="677" w:type="dxa"/>
            <w:shd w:val="clear" w:color="auto" w:fill="auto"/>
            <w:vAlign w:val="bottom"/>
          </w:tcPr>
          <w:p w14:paraId="7B56B53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5.43</w:t>
            </w:r>
          </w:p>
        </w:tc>
        <w:tc>
          <w:tcPr>
            <w:tcW w:w="268" w:type="dxa"/>
            <w:shd w:val="clear" w:color="auto" w:fill="auto"/>
            <w:vAlign w:val="bottom"/>
          </w:tcPr>
          <w:p w14:paraId="4873F53F"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394571E"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9.72</w:t>
            </w:r>
          </w:p>
        </w:tc>
        <w:tc>
          <w:tcPr>
            <w:tcW w:w="403" w:type="dxa"/>
            <w:shd w:val="clear" w:color="auto" w:fill="auto"/>
            <w:vAlign w:val="bottom"/>
          </w:tcPr>
          <w:p w14:paraId="0CDEDC97"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CC1334B"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5.9</w:t>
            </w:r>
          </w:p>
        </w:tc>
        <w:tc>
          <w:tcPr>
            <w:tcW w:w="265" w:type="dxa"/>
            <w:shd w:val="clear" w:color="auto" w:fill="auto"/>
            <w:vAlign w:val="bottom"/>
          </w:tcPr>
          <w:p w14:paraId="7AD9A50D"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0A9DD7A4"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9.5</w:t>
            </w:r>
          </w:p>
        </w:tc>
        <w:tc>
          <w:tcPr>
            <w:tcW w:w="402" w:type="dxa"/>
            <w:shd w:val="clear" w:color="auto" w:fill="auto"/>
            <w:vAlign w:val="bottom"/>
          </w:tcPr>
          <w:p w14:paraId="6466620D"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shd w:val="clear" w:color="auto" w:fill="auto"/>
            <w:vAlign w:val="bottom"/>
          </w:tcPr>
          <w:p w14:paraId="46CC84C2"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w:t>
            </w:r>
          </w:p>
        </w:tc>
        <w:tc>
          <w:tcPr>
            <w:tcW w:w="235" w:type="dxa"/>
            <w:shd w:val="clear" w:color="auto" w:fill="auto"/>
            <w:vAlign w:val="bottom"/>
          </w:tcPr>
          <w:p w14:paraId="2F0DDFDE" w14:textId="77777777" w:rsidR="00336FAA" w:rsidRDefault="00336FAA">
            <w:pPr>
              <w:widowControl w:val="0"/>
              <w:spacing w:line="240" w:lineRule="auto"/>
              <w:jc w:val="center"/>
              <w:rPr>
                <w:rFonts w:eastAsia="Times New Roman"/>
                <w:color w:val="000000" w:themeColor="text1"/>
                <w:sz w:val="20"/>
                <w:szCs w:val="20"/>
                <w:lang w:val="en-US"/>
              </w:rPr>
            </w:pPr>
          </w:p>
        </w:tc>
        <w:tc>
          <w:tcPr>
            <w:tcW w:w="711" w:type="dxa"/>
            <w:shd w:val="clear" w:color="auto" w:fill="auto"/>
            <w:vAlign w:val="bottom"/>
          </w:tcPr>
          <w:p w14:paraId="425215E0" w14:textId="77777777" w:rsidR="00336FAA"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10.6</w:t>
            </w:r>
          </w:p>
        </w:tc>
      </w:tr>
      <w:tr w:rsidR="00336FAA" w14:paraId="4D699AA3" w14:textId="77777777">
        <w:trPr>
          <w:trHeight w:val="290"/>
        </w:trPr>
        <w:tc>
          <w:tcPr>
            <w:tcW w:w="1899" w:type="dxa"/>
            <w:tcBorders>
              <w:bottom w:val="single" w:sz="8" w:space="0" w:color="000000"/>
            </w:tcBorders>
            <w:shd w:val="clear" w:color="auto" w:fill="auto"/>
            <w:vAlign w:val="center"/>
          </w:tcPr>
          <w:p w14:paraId="33AB03F7" w14:textId="77777777" w:rsidR="00336FAA" w:rsidRDefault="00000000">
            <w:pPr>
              <w:widowControl w:val="0"/>
              <w:spacing w:beforeAutospacing="1" w:line="240" w:lineRule="auto"/>
              <w:jc w:val="center"/>
              <w:rPr>
                <w:b/>
                <w:bCs/>
                <w:sz w:val="20"/>
                <w:szCs w:val="20"/>
              </w:rPr>
            </w:pPr>
            <w:r>
              <w:rPr>
                <w:rFonts w:eastAsia="Times New Roman"/>
                <w:b/>
                <w:bCs/>
                <w:sz w:val="20"/>
                <w:szCs w:val="20"/>
                <w:lang w:val="en-US"/>
              </w:rPr>
              <w:t>Douglas-fir</w:t>
            </w:r>
            <w:r>
              <w:rPr>
                <w:rFonts w:eastAsia="Times New Roman"/>
                <w:b/>
                <w:bCs/>
                <w:sz w:val="20"/>
                <w:szCs w:val="20"/>
                <w:lang w:val="en-US"/>
              </w:rPr>
              <w:br/>
              <w:t>(m</w:t>
            </w:r>
            <w:r>
              <w:rPr>
                <w:b/>
                <w:bCs/>
                <w:sz w:val="20"/>
                <w:szCs w:val="20"/>
                <w:vertAlign w:val="superscript"/>
              </w:rPr>
              <w:t>2</w:t>
            </w:r>
            <w:r>
              <w:rPr>
                <w:rFonts w:eastAsia="Times New Roman"/>
                <w:b/>
                <w:bCs/>
                <w:sz w:val="20"/>
                <w:szCs w:val="20"/>
                <w:lang w:val="en-US"/>
              </w:rPr>
              <w:t>ha</w:t>
            </w:r>
            <w:r>
              <w:rPr>
                <w:rFonts w:eastAsia="Times New Roman"/>
                <w:b/>
                <w:bCs/>
                <w:sz w:val="20"/>
                <w:szCs w:val="20"/>
                <w:vertAlign w:val="superscript"/>
                <w:lang w:val="en-US"/>
              </w:rPr>
              <w:t>-1</w:t>
            </w:r>
            <w:r>
              <w:rPr>
                <w:rFonts w:eastAsia="Times New Roman"/>
                <w:b/>
                <w:bCs/>
                <w:sz w:val="20"/>
                <w:szCs w:val="20"/>
                <w:lang w:val="en-US"/>
              </w:rPr>
              <w:t>)</w:t>
            </w:r>
          </w:p>
        </w:tc>
        <w:tc>
          <w:tcPr>
            <w:tcW w:w="781" w:type="dxa"/>
            <w:tcBorders>
              <w:bottom w:val="single" w:sz="8" w:space="0" w:color="000000"/>
            </w:tcBorders>
            <w:shd w:val="clear" w:color="auto" w:fill="auto"/>
            <w:vAlign w:val="bottom"/>
          </w:tcPr>
          <w:p w14:paraId="42C3FB9D"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CI</w:t>
            </w:r>
          </w:p>
        </w:tc>
        <w:tc>
          <w:tcPr>
            <w:tcW w:w="1006" w:type="dxa"/>
            <w:tcBorders>
              <w:bottom w:val="single" w:sz="8" w:space="0" w:color="000000"/>
            </w:tcBorders>
            <w:shd w:val="clear" w:color="auto" w:fill="auto"/>
            <w:vAlign w:val="bottom"/>
          </w:tcPr>
          <w:p w14:paraId="73988A8D"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1.08</w:t>
            </w:r>
          </w:p>
        </w:tc>
        <w:tc>
          <w:tcPr>
            <w:tcW w:w="271" w:type="dxa"/>
            <w:tcBorders>
              <w:bottom w:val="single" w:sz="8" w:space="0" w:color="000000"/>
            </w:tcBorders>
            <w:shd w:val="clear" w:color="auto" w:fill="auto"/>
            <w:vAlign w:val="bottom"/>
          </w:tcPr>
          <w:p w14:paraId="3E083F3B" w14:textId="77777777" w:rsidR="00336FAA" w:rsidRDefault="00336FAA">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5D6E8596"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3.52</w:t>
            </w:r>
          </w:p>
        </w:tc>
        <w:tc>
          <w:tcPr>
            <w:tcW w:w="405" w:type="dxa"/>
            <w:tcBorders>
              <w:bottom w:val="single" w:sz="8" w:space="0" w:color="000000"/>
            </w:tcBorders>
            <w:shd w:val="clear" w:color="auto" w:fill="auto"/>
            <w:vAlign w:val="bottom"/>
          </w:tcPr>
          <w:p w14:paraId="7407AC72" w14:textId="77777777" w:rsidR="00336FAA" w:rsidRDefault="00336FAA">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656F9343"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0.71</w:t>
            </w:r>
          </w:p>
        </w:tc>
        <w:tc>
          <w:tcPr>
            <w:tcW w:w="268" w:type="dxa"/>
            <w:tcBorders>
              <w:bottom w:val="single" w:sz="8" w:space="0" w:color="000000"/>
            </w:tcBorders>
            <w:shd w:val="clear" w:color="auto" w:fill="auto"/>
            <w:vAlign w:val="bottom"/>
          </w:tcPr>
          <w:p w14:paraId="0471694E"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0DE18166"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1.33</w:t>
            </w:r>
          </w:p>
        </w:tc>
        <w:tc>
          <w:tcPr>
            <w:tcW w:w="403" w:type="dxa"/>
            <w:tcBorders>
              <w:bottom w:val="single" w:sz="8" w:space="0" w:color="000000"/>
            </w:tcBorders>
            <w:shd w:val="clear" w:color="auto" w:fill="auto"/>
            <w:vAlign w:val="bottom"/>
          </w:tcPr>
          <w:p w14:paraId="1F2DD20A" w14:textId="77777777" w:rsidR="00336FAA" w:rsidRDefault="00336FAA">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3BDF9503"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265" w:type="dxa"/>
            <w:tcBorders>
              <w:bottom w:val="single" w:sz="8" w:space="0" w:color="000000"/>
            </w:tcBorders>
            <w:shd w:val="clear" w:color="auto" w:fill="auto"/>
            <w:vAlign w:val="bottom"/>
          </w:tcPr>
          <w:p w14:paraId="0B646398"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254D66FB"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2" w:type="dxa"/>
            <w:tcBorders>
              <w:bottom w:val="single" w:sz="8" w:space="0" w:color="000000"/>
            </w:tcBorders>
            <w:shd w:val="clear" w:color="auto" w:fill="auto"/>
            <w:vAlign w:val="bottom"/>
          </w:tcPr>
          <w:p w14:paraId="25747DD5" w14:textId="77777777" w:rsidR="00336FAA" w:rsidRDefault="00336FAA">
            <w:pPr>
              <w:widowControl w:val="0"/>
              <w:spacing w:line="240" w:lineRule="auto"/>
              <w:jc w:val="center"/>
              <w:rPr>
                <w:rFonts w:eastAsia="Times New Roman"/>
                <w:color w:val="000000" w:themeColor="text1"/>
                <w:sz w:val="20"/>
                <w:szCs w:val="20"/>
                <w:lang w:val="en-US"/>
              </w:rPr>
            </w:pPr>
          </w:p>
        </w:tc>
        <w:tc>
          <w:tcPr>
            <w:tcW w:w="679" w:type="dxa"/>
            <w:tcBorders>
              <w:bottom w:val="single" w:sz="8" w:space="0" w:color="000000"/>
            </w:tcBorders>
            <w:shd w:val="clear" w:color="auto" w:fill="auto"/>
            <w:vAlign w:val="bottom"/>
          </w:tcPr>
          <w:p w14:paraId="010C1545"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35" w:type="dxa"/>
            <w:tcBorders>
              <w:bottom w:val="single" w:sz="8" w:space="0" w:color="000000"/>
            </w:tcBorders>
            <w:shd w:val="clear" w:color="auto" w:fill="auto"/>
            <w:vAlign w:val="bottom"/>
          </w:tcPr>
          <w:p w14:paraId="4798B715" w14:textId="77777777" w:rsidR="00336FAA" w:rsidRDefault="00336FAA">
            <w:pPr>
              <w:widowControl w:val="0"/>
              <w:spacing w:line="240" w:lineRule="auto"/>
              <w:jc w:val="center"/>
              <w:rPr>
                <w:rFonts w:eastAsia="Times New Roman"/>
                <w:color w:val="000000" w:themeColor="text1"/>
                <w:sz w:val="20"/>
                <w:szCs w:val="20"/>
                <w:lang w:val="en-US"/>
              </w:rPr>
            </w:pPr>
          </w:p>
        </w:tc>
        <w:tc>
          <w:tcPr>
            <w:tcW w:w="711" w:type="dxa"/>
            <w:tcBorders>
              <w:bottom w:val="single" w:sz="8" w:space="0" w:color="000000"/>
            </w:tcBorders>
            <w:shd w:val="clear" w:color="auto" w:fill="auto"/>
            <w:vAlign w:val="bottom"/>
          </w:tcPr>
          <w:p w14:paraId="48B47141" w14:textId="77777777" w:rsidR="00336FAA"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w:t>
            </w:r>
            <w:commentRangeEnd w:id="808"/>
            <w:r>
              <w:commentReference w:id="808"/>
            </w:r>
          </w:p>
        </w:tc>
      </w:tr>
      <w:tr w:rsidR="00336FAA" w14:paraId="409A8671" w14:textId="77777777">
        <w:trPr>
          <w:trHeight w:val="300"/>
        </w:trPr>
        <w:tc>
          <w:tcPr>
            <w:tcW w:w="1899" w:type="dxa"/>
            <w:tcBorders>
              <w:top w:val="single" w:sz="8" w:space="0" w:color="000000"/>
            </w:tcBorders>
            <w:shd w:val="clear" w:color="auto" w:fill="auto"/>
            <w:vAlign w:val="center"/>
          </w:tcPr>
          <w:p w14:paraId="675E38C1" w14:textId="77777777" w:rsidR="00336FAA"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Douglas-fir as</w:t>
            </w:r>
            <w:r>
              <w:rPr>
                <w:rFonts w:eastAsia="Times New Roman"/>
                <w:sz w:val="20"/>
                <w:szCs w:val="20"/>
                <w:lang w:val="en-US"/>
              </w:rPr>
              <w:t xml:space="preserve"> </w:t>
            </w:r>
            <w:r>
              <w:rPr>
                <w:rFonts w:eastAsia="Times New Roman"/>
                <w:b/>
                <w:bCs/>
                <w:sz w:val="20"/>
                <w:szCs w:val="20"/>
                <w:lang w:val="en-US"/>
              </w:rPr>
              <w:t>percentage</w:t>
            </w:r>
          </w:p>
        </w:tc>
        <w:tc>
          <w:tcPr>
            <w:tcW w:w="781" w:type="dxa"/>
            <w:tcBorders>
              <w:top w:val="single" w:sz="8" w:space="0" w:color="000000"/>
            </w:tcBorders>
            <w:shd w:val="clear" w:color="auto" w:fill="auto"/>
            <w:vAlign w:val="bottom"/>
          </w:tcPr>
          <w:p w14:paraId="24B42047" w14:textId="77777777" w:rsidR="00336FAA" w:rsidRDefault="00000000">
            <w:pPr>
              <w:widowControl w:val="0"/>
              <w:spacing w:line="240" w:lineRule="auto"/>
              <w:rPr>
                <w:rFonts w:eastAsia="Times New Roman"/>
                <w:b/>
                <w:bCs/>
                <w:sz w:val="20"/>
                <w:szCs w:val="20"/>
                <w:lang w:val="en-US"/>
              </w:rPr>
            </w:pPr>
            <w:r>
              <w:rPr>
                <w:rFonts w:eastAsia="Times New Roman"/>
                <w:b/>
                <w:bCs/>
                <w:sz w:val="20"/>
                <w:szCs w:val="20"/>
                <w:lang w:val="en-US"/>
              </w:rPr>
              <w:t>Total</w:t>
            </w:r>
          </w:p>
        </w:tc>
        <w:tc>
          <w:tcPr>
            <w:tcW w:w="1006" w:type="dxa"/>
            <w:tcBorders>
              <w:top w:val="single" w:sz="8" w:space="0" w:color="000000"/>
            </w:tcBorders>
            <w:shd w:val="clear" w:color="auto" w:fill="auto"/>
            <w:vAlign w:val="bottom"/>
          </w:tcPr>
          <w:p w14:paraId="2D47074E"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81%</w:t>
            </w:r>
          </w:p>
        </w:tc>
        <w:tc>
          <w:tcPr>
            <w:tcW w:w="271" w:type="dxa"/>
            <w:tcBorders>
              <w:top w:val="single" w:sz="8" w:space="0" w:color="000000"/>
            </w:tcBorders>
            <w:shd w:val="clear" w:color="auto" w:fill="auto"/>
            <w:vAlign w:val="bottom"/>
          </w:tcPr>
          <w:p w14:paraId="18F00811" w14:textId="77777777" w:rsidR="00336FAA" w:rsidRDefault="00336FAA">
            <w:pPr>
              <w:widowControl w:val="0"/>
              <w:spacing w:line="240" w:lineRule="auto"/>
              <w:jc w:val="center"/>
              <w:rPr>
                <w:rFonts w:eastAsia="Times New Roman"/>
                <w:sz w:val="20"/>
                <w:szCs w:val="20"/>
                <w:lang w:val="en-US"/>
              </w:rPr>
            </w:pPr>
          </w:p>
        </w:tc>
        <w:tc>
          <w:tcPr>
            <w:tcW w:w="676" w:type="dxa"/>
            <w:tcBorders>
              <w:top w:val="single" w:sz="8" w:space="0" w:color="000000"/>
            </w:tcBorders>
            <w:shd w:val="clear" w:color="auto" w:fill="auto"/>
            <w:vAlign w:val="bottom"/>
          </w:tcPr>
          <w:p w14:paraId="4B7227A7"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79%</w:t>
            </w:r>
          </w:p>
        </w:tc>
        <w:tc>
          <w:tcPr>
            <w:tcW w:w="405" w:type="dxa"/>
            <w:tcBorders>
              <w:top w:val="single" w:sz="8" w:space="0" w:color="000000"/>
            </w:tcBorders>
            <w:shd w:val="clear" w:color="auto" w:fill="auto"/>
            <w:vAlign w:val="bottom"/>
          </w:tcPr>
          <w:p w14:paraId="75680356" w14:textId="77777777" w:rsidR="00336FAA" w:rsidRDefault="00336FAA">
            <w:pPr>
              <w:widowControl w:val="0"/>
              <w:spacing w:line="240" w:lineRule="auto"/>
              <w:jc w:val="center"/>
              <w:rPr>
                <w:rFonts w:eastAsia="Times New Roman"/>
                <w:sz w:val="20"/>
                <w:szCs w:val="20"/>
                <w:lang w:val="en-US"/>
              </w:rPr>
            </w:pPr>
          </w:p>
        </w:tc>
        <w:tc>
          <w:tcPr>
            <w:tcW w:w="677" w:type="dxa"/>
            <w:tcBorders>
              <w:top w:val="single" w:sz="8" w:space="0" w:color="000000"/>
            </w:tcBorders>
            <w:shd w:val="clear" w:color="auto" w:fill="auto"/>
            <w:vAlign w:val="bottom"/>
          </w:tcPr>
          <w:p w14:paraId="3254F9FF"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86%</w:t>
            </w:r>
          </w:p>
        </w:tc>
        <w:tc>
          <w:tcPr>
            <w:tcW w:w="268" w:type="dxa"/>
            <w:tcBorders>
              <w:top w:val="single" w:sz="8" w:space="0" w:color="000000"/>
            </w:tcBorders>
            <w:shd w:val="clear" w:color="auto" w:fill="auto"/>
            <w:vAlign w:val="bottom"/>
          </w:tcPr>
          <w:p w14:paraId="010779F1" w14:textId="77777777" w:rsidR="00336FAA" w:rsidRDefault="00336FAA">
            <w:pPr>
              <w:widowControl w:val="0"/>
              <w:spacing w:line="240" w:lineRule="auto"/>
              <w:jc w:val="center"/>
              <w:rPr>
                <w:rFonts w:eastAsia="Times New Roman"/>
                <w:sz w:val="20"/>
                <w:szCs w:val="20"/>
                <w:lang w:val="en-US"/>
              </w:rPr>
            </w:pPr>
          </w:p>
        </w:tc>
        <w:tc>
          <w:tcPr>
            <w:tcW w:w="678" w:type="dxa"/>
            <w:tcBorders>
              <w:top w:val="single" w:sz="8" w:space="0" w:color="000000"/>
            </w:tcBorders>
            <w:shd w:val="clear" w:color="auto" w:fill="auto"/>
            <w:vAlign w:val="bottom"/>
          </w:tcPr>
          <w:p w14:paraId="16DDBEE9"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77%</w:t>
            </w:r>
          </w:p>
        </w:tc>
        <w:tc>
          <w:tcPr>
            <w:tcW w:w="403" w:type="dxa"/>
            <w:tcBorders>
              <w:top w:val="single" w:sz="8" w:space="0" w:color="000000"/>
            </w:tcBorders>
            <w:shd w:val="clear" w:color="auto" w:fill="auto"/>
            <w:vAlign w:val="bottom"/>
          </w:tcPr>
          <w:p w14:paraId="53F1B880" w14:textId="77777777" w:rsidR="00336FAA" w:rsidRDefault="00336FAA">
            <w:pPr>
              <w:widowControl w:val="0"/>
              <w:spacing w:line="240" w:lineRule="auto"/>
              <w:jc w:val="center"/>
              <w:rPr>
                <w:rFonts w:eastAsia="Times New Roman"/>
                <w:sz w:val="20"/>
                <w:szCs w:val="20"/>
                <w:lang w:val="en-US"/>
              </w:rPr>
            </w:pPr>
          </w:p>
        </w:tc>
        <w:tc>
          <w:tcPr>
            <w:tcW w:w="678" w:type="dxa"/>
            <w:tcBorders>
              <w:top w:val="single" w:sz="8" w:space="0" w:color="000000"/>
            </w:tcBorders>
            <w:shd w:val="clear" w:color="auto" w:fill="auto"/>
            <w:vAlign w:val="bottom"/>
          </w:tcPr>
          <w:p w14:paraId="7B3FF341"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79%</w:t>
            </w:r>
          </w:p>
        </w:tc>
        <w:tc>
          <w:tcPr>
            <w:tcW w:w="265" w:type="dxa"/>
            <w:tcBorders>
              <w:top w:val="single" w:sz="8" w:space="0" w:color="000000"/>
            </w:tcBorders>
            <w:shd w:val="clear" w:color="auto" w:fill="auto"/>
            <w:vAlign w:val="bottom"/>
          </w:tcPr>
          <w:p w14:paraId="5F640A95" w14:textId="77777777" w:rsidR="00336FAA" w:rsidRDefault="00336FAA">
            <w:pPr>
              <w:widowControl w:val="0"/>
              <w:spacing w:line="240" w:lineRule="auto"/>
              <w:jc w:val="center"/>
              <w:rPr>
                <w:rFonts w:eastAsia="Times New Roman"/>
                <w:sz w:val="20"/>
                <w:szCs w:val="20"/>
                <w:lang w:val="en-US"/>
              </w:rPr>
            </w:pPr>
          </w:p>
        </w:tc>
        <w:tc>
          <w:tcPr>
            <w:tcW w:w="679" w:type="dxa"/>
            <w:tcBorders>
              <w:top w:val="single" w:sz="8" w:space="0" w:color="000000"/>
            </w:tcBorders>
            <w:shd w:val="clear" w:color="auto" w:fill="auto"/>
            <w:vAlign w:val="bottom"/>
          </w:tcPr>
          <w:p w14:paraId="1BF6EDA4"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71%</w:t>
            </w:r>
          </w:p>
        </w:tc>
        <w:tc>
          <w:tcPr>
            <w:tcW w:w="402" w:type="dxa"/>
            <w:tcBorders>
              <w:top w:val="single" w:sz="8" w:space="0" w:color="000000"/>
            </w:tcBorders>
            <w:shd w:val="clear" w:color="auto" w:fill="auto"/>
            <w:vAlign w:val="bottom"/>
          </w:tcPr>
          <w:p w14:paraId="6B077B8D" w14:textId="77777777" w:rsidR="00336FAA" w:rsidRDefault="00336FAA">
            <w:pPr>
              <w:widowControl w:val="0"/>
              <w:spacing w:line="240" w:lineRule="auto"/>
              <w:jc w:val="center"/>
              <w:rPr>
                <w:rFonts w:eastAsia="Times New Roman"/>
                <w:sz w:val="20"/>
                <w:szCs w:val="20"/>
                <w:lang w:val="en-US"/>
              </w:rPr>
            </w:pPr>
          </w:p>
        </w:tc>
        <w:tc>
          <w:tcPr>
            <w:tcW w:w="679" w:type="dxa"/>
            <w:tcBorders>
              <w:top w:val="single" w:sz="8" w:space="0" w:color="000000"/>
            </w:tcBorders>
            <w:shd w:val="clear" w:color="auto" w:fill="auto"/>
            <w:vAlign w:val="bottom"/>
          </w:tcPr>
          <w:p w14:paraId="191BBB4C"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82%</w:t>
            </w:r>
          </w:p>
        </w:tc>
        <w:tc>
          <w:tcPr>
            <w:tcW w:w="235" w:type="dxa"/>
            <w:tcBorders>
              <w:top w:val="single" w:sz="8" w:space="0" w:color="000000"/>
            </w:tcBorders>
            <w:shd w:val="clear" w:color="auto" w:fill="auto"/>
            <w:vAlign w:val="bottom"/>
          </w:tcPr>
          <w:p w14:paraId="57ED1BD0" w14:textId="77777777" w:rsidR="00336FAA" w:rsidRDefault="00336FAA">
            <w:pPr>
              <w:widowControl w:val="0"/>
              <w:spacing w:line="240" w:lineRule="auto"/>
              <w:jc w:val="center"/>
              <w:rPr>
                <w:rFonts w:eastAsia="Times New Roman"/>
                <w:sz w:val="20"/>
                <w:szCs w:val="20"/>
                <w:lang w:val="en-US"/>
              </w:rPr>
            </w:pPr>
          </w:p>
        </w:tc>
        <w:tc>
          <w:tcPr>
            <w:tcW w:w="711" w:type="dxa"/>
            <w:tcBorders>
              <w:top w:val="single" w:sz="8" w:space="0" w:color="000000"/>
            </w:tcBorders>
            <w:shd w:val="clear" w:color="auto" w:fill="auto"/>
            <w:vAlign w:val="bottom"/>
          </w:tcPr>
          <w:p w14:paraId="3E50E629" w14:textId="77777777" w:rsidR="00336FAA" w:rsidRDefault="00000000">
            <w:pPr>
              <w:widowControl w:val="0"/>
              <w:spacing w:line="240" w:lineRule="auto"/>
              <w:jc w:val="center"/>
              <w:rPr>
                <w:rFonts w:eastAsia="Times New Roman"/>
                <w:sz w:val="20"/>
                <w:szCs w:val="20"/>
                <w:lang w:val="en-US"/>
              </w:rPr>
            </w:pPr>
            <w:r>
              <w:rPr>
                <w:rFonts w:eastAsia="Times New Roman"/>
                <w:sz w:val="20"/>
                <w:szCs w:val="20"/>
                <w:lang w:val="en-US"/>
              </w:rPr>
              <w:t>77%</w:t>
            </w:r>
          </w:p>
        </w:tc>
      </w:tr>
      <w:tr w:rsidR="00336FAA" w14:paraId="58F941A4" w14:textId="77777777">
        <w:trPr>
          <w:trHeight w:hRule="exact" w:val="290"/>
        </w:trPr>
        <w:tc>
          <w:tcPr>
            <w:tcW w:w="1899" w:type="dxa"/>
            <w:shd w:val="clear" w:color="auto" w:fill="auto"/>
            <w:vAlign w:val="center"/>
          </w:tcPr>
          <w:p w14:paraId="032464D6" w14:textId="77777777" w:rsidR="00336FAA"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of total trees</w:t>
            </w:r>
            <w:r>
              <w:rPr>
                <w:rFonts w:eastAsia="Times New Roman"/>
                <w:b/>
                <w:bCs/>
                <w:sz w:val="20"/>
                <w:szCs w:val="20"/>
                <w:lang w:val="en-US"/>
              </w:rPr>
              <w:br/>
            </w:r>
          </w:p>
        </w:tc>
        <w:tc>
          <w:tcPr>
            <w:tcW w:w="781" w:type="dxa"/>
            <w:shd w:val="clear" w:color="auto" w:fill="auto"/>
            <w:vAlign w:val="bottom"/>
          </w:tcPr>
          <w:p w14:paraId="263D19AB" w14:textId="77777777" w:rsidR="00336FAA" w:rsidRDefault="00336FAA">
            <w:pPr>
              <w:widowControl w:val="0"/>
              <w:spacing w:line="240" w:lineRule="auto"/>
              <w:jc w:val="center"/>
              <w:rPr>
                <w:rFonts w:eastAsia="Times New Roman"/>
                <w:sz w:val="20"/>
                <w:szCs w:val="20"/>
                <w:lang w:val="en-US"/>
              </w:rPr>
            </w:pPr>
          </w:p>
        </w:tc>
        <w:tc>
          <w:tcPr>
            <w:tcW w:w="1006" w:type="dxa"/>
            <w:shd w:val="clear" w:color="auto" w:fill="auto"/>
            <w:vAlign w:val="bottom"/>
          </w:tcPr>
          <w:p w14:paraId="110E8A3F" w14:textId="77777777" w:rsidR="00336FAA" w:rsidRDefault="00336FAA">
            <w:pPr>
              <w:widowControl w:val="0"/>
              <w:spacing w:line="240" w:lineRule="auto"/>
              <w:jc w:val="center"/>
              <w:rPr>
                <w:rFonts w:eastAsia="Times New Roman"/>
                <w:sz w:val="20"/>
                <w:szCs w:val="20"/>
                <w:lang w:val="en-US"/>
              </w:rPr>
            </w:pPr>
          </w:p>
        </w:tc>
        <w:tc>
          <w:tcPr>
            <w:tcW w:w="271" w:type="dxa"/>
            <w:shd w:val="clear" w:color="auto" w:fill="auto"/>
            <w:vAlign w:val="bottom"/>
          </w:tcPr>
          <w:p w14:paraId="75DA4430" w14:textId="77777777" w:rsidR="00336FAA" w:rsidRDefault="00336FAA">
            <w:pPr>
              <w:widowControl w:val="0"/>
              <w:spacing w:line="240" w:lineRule="auto"/>
              <w:jc w:val="center"/>
              <w:rPr>
                <w:rFonts w:eastAsia="Times New Roman"/>
                <w:sz w:val="20"/>
                <w:szCs w:val="20"/>
                <w:lang w:val="en-US"/>
              </w:rPr>
            </w:pPr>
          </w:p>
        </w:tc>
        <w:tc>
          <w:tcPr>
            <w:tcW w:w="676" w:type="dxa"/>
            <w:shd w:val="clear" w:color="auto" w:fill="auto"/>
            <w:vAlign w:val="bottom"/>
          </w:tcPr>
          <w:p w14:paraId="5176D335" w14:textId="77777777" w:rsidR="00336FAA" w:rsidRDefault="00336FAA">
            <w:pPr>
              <w:widowControl w:val="0"/>
              <w:spacing w:line="240" w:lineRule="auto"/>
              <w:jc w:val="center"/>
              <w:rPr>
                <w:rFonts w:eastAsia="Times New Roman"/>
                <w:sz w:val="20"/>
                <w:szCs w:val="20"/>
                <w:lang w:val="en-US"/>
              </w:rPr>
            </w:pPr>
          </w:p>
        </w:tc>
        <w:tc>
          <w:tcPr>
            <w:tcW w:w="405" w:type="dxa"/>
            <w:shd w:val="clear" w:color="auto" w:fill="auto"/>
            <w:vAlign w:val="bottom"/>
          </w:tcPr>
          <w:p w14:paraId="56917623" w14:textId="77777777" w:rsidR="00336FAA" w:rsidRDefault="00336FAA">
            <w:pPr>
              <w:widowControl w:val="0"/>
              <w:spacing w:line="240" w:lineRule="auto"/>
              <w:jc w:val="center"/>
              <w:rPr>
                <w:rFonts w:eastAsia="Times New Roman"/>
                <w:sz w:val="20"/>
                <w:szCs w:val="20"/>
                <w:lang w:val="en-US"/>
              </w:rPr>
            </w:pPr>
          </w:p>
        </w:tc>
        <w:tc>
          <w:tcPr>
            <w:tcW w:w="677" w:type="dxa"/>
            <w:shd w:val="clear" w:color="auto" w:fill="auto"/>
            <w:vAlign w:val="bottom"/>
          </w:tcPr>
          <w:p w14:paraId="256E0D69" w14:textId="77777777" w:rsidR="00336FAA" w:rsidRDefault="00336FAA">
            <w:pPr>
              <w:widowControl w:val="0"/>
              <w:spacing w:line="240" w:lineRule="auto"/>
              <w:jc w:val="center"/>
              <w:rPr>
                <w:rFonts w:eastAsia="Times New Roman"/>
                <w:sz w:val="20"/>
                <w:szCs w:val="20"/>
                <w:lang w:val="en-US"/>
              </w:rPr>
            </w:pPr>
          </w:p>
        </w:tc>
        <w:tc>
          <w:tcPr>
            <w:tcW w:w="268" w:type="dxa"/>
            <w:shd w:val="clear" w:color="auto" w:fill="auto"/>
            <w:vAlign w:val="bottom"/>
          </w:tcPr>
          <w:p w14:paraId="0A052FD1" w14:textId="77777777" w:rsidR="00336FAA" w:rsidRDefault="00336FAA">
            <w:pPr>
              <w:widowControl w:val="0"/>
              <w:spacing w:line="240" w:lineRule="auto"/>
              <w:jc w:val="center"/>
              <w:rPr>
                <w:rFonts w:eastAsia="Times New Roman"/>
                <w:sz w:val="20"/>
                <w:szCs w:val="20"/>
                <w:lang w:val="en-US"/>
              </w:rPr>
            </w:pPr>
          </w:p>
        </w:tc>
        <w:tc>
          <w:tcPr>
            <w:tcW w:w="678" w:type="dxa"/>
            <w:shd w:val="clear" w:color="auto" w:fill="auto"/>
            <w:vAlign w:val="bottom"/>
          </w:tcPr>
          <w:p w14:paraId="04082106" w14:textId="77777777" w:rsidR="00336FAA" w:rsidRDefault="00336FAA">
            <w:pPr>
              <w:widowControl w:val="0"/>
              <w:spacing w:line="240" w:lineRule="auto"/>
              <w:jc w:val="center"/>
              <w:rPr>
                <w:rFonts w:eastAsia="Times New Roman"/>
                <w:sz w:val="20"/>
                <w:szCs w:val="20"/>
                <w:lang w:val="en-US"/>
              </w:rPr>
            </w:pPr>
          </w:p>
        </w:tc>
        <w:tc>
          <w:tcPr>
            <w:tcW w:w="403" w:type="dxa"/>
            <w:shd w:val="clear" w:color="auto" w:fill="auto"/>
            <w:vAlign w:val="bottom"/>
          </w:tcPr>
          <w:p w14:paraId="46E78A38" w14:textId="77777777" w:rsidR="00336FAA" w:rsidRDefault="00336FAA">
            <w:pPr>
              <w:widowControl w:val="0"/>
              <w:spacing w:line="240" w:lineRule="auto"/>
              <w:jc w:val="center"/>
              <w:rPr>
                <w:rFonts w:eastAsia="Times New Roman"/>
                <w:sz w:val="20"/>
                <w:szCs w:val="20"/>
                <w:lang w:val="en-US"/>
              </w:rPr>
            </w:pPr>
          </w:p>
        </w:tc>
        <w:tc>
          <w:tcPr>
            <w:tcW w:w="678" w:type="dxa"/>
            <w:shd w:val="clear" w:color="auto" w:fill="auto"/>
            <w:vAlign w:val="bottom"/>
          </w:tcPr>
          <w:p w14:paraId="3BAE522C" w14:textId="77777777" w:rsidR="00336FAA" w:rsidRDefault="00336FAA">
            <w:pPr>
              <w:widowControl w:val="0"/>
              <w:spacing w:line="240" w:lineRule="auto"/>
              <w:jc w:val="center"/>
              <w:rPr>
                <w:rFonts w:eastAsia="Times New Roman"/>
                <w:sz w:val="20"/>
                <w:szCs w:val="20"/>
                <w:lang w:val="en-US"/>
              </w:rPr>
            </w:pPr>
          </w:p>
        </w:tc>
        <w:tc>
          <w:tcPr>
            <w:tcW w:w="265" w:type="dxa"/>
            <w:shd w:val="clear" w:color="auto" w:fill="auto"/>
            <w:vAlign w:val="bottom"/>
          </w:tcPr>
          <w:p w14:paraId="299334EF" w14:textId="77777777" w:rsidR="00336FAA" w:rsidRDefault="00336FAA">
            <w:pPr>
              <w:widowControl w:val="0"/>
              <w:spacing w:line="240" w:lineRule="auto"/>
              <w:jc w:val="center"/>
              <w:rPr>
                <w:rFonts w:eastAsia="Times New Roman"/>
                <w:sz w:val="20"/>
                <w:szCs w:val="20"/>
                <w:lang w:val="en-US"/>
              </w:rPr>
            </w:pPr>
          </w:p>
        </w:tc>
        <w:tc>
          <w:tcPr>
            <w:tcW w:w="679" w:type="dxa"/>
            <w:shd w:val="clear" w:color="auto" w:fill="auto"/>
            <w:vAlign w:val="bottom"/>
          </w:tcPr>
          <w:p w14:paraId="0F626B3A" w14:textId="77777777" w:rsidR="00336FAA" w:rsidRDefault="00336FAA">
            <w:pPr>
              <w:widowControl w:val="0"/>
              <w:spacing w:line="240" w:lineRule="auto"/>
              <w:jc w:val="center"/>
              <w:rPr>
                <w:rFonts w:eastAsia="Times New Roman"/>
                <w:sz w:val="20"/>
                <w:szCs w:val="20"/>
                <w:lang w:val="en-US"/>
              </w:rPr>
            </w:pPr>
          </w:p>
        </w:tc>
        <w:tc>
          <w:tcPr>
            <w:tcW w:w="402" w:type="dxa"/>
            <w:shd w:val="clear" w:color="auto" w:fill="auto"/>
            <w:vAlign w:val="bottom"/>
          </w:tcPr>
          <w:p w14:paraId="4DB83E9A" w14:textId="77777777" w:rsidR="00336FAA" w:rsidRDefault="00336FAA">
            <w:pPr>
              <w:widowControl w:val="0"/>
              <w:spacing w:line="240" w:lineRule="auto"/>
              <w:jc w:val="center"/>
              <w:rPr>
                <w:rFonts w:eastAsia="Times New Roman"/>
                <w:sz w:val="20"/>
                <w:szCs w:val="20"/>
                <w:lang w:val="en-US"/>
              </w:rPr>
            </w:pPr>
          </w:p>
        </w:tc>
        <w:tc>
          <w:tcPr>
            <w:tcW w:w="679" w:type="dxa"/>
            <w:shd w:val="clear" w:color="auto" w:fill="auto"/>
            <w:vAlign w:val="bottom"/>
          </w:tcPr>
          <w:p w14:paraId="30466C11" w14:textId="77777777" w:rsidR="00336FAA" w:rsidRDefault="00336FAA">
            <w:pPr>
              <w:widowControl w:val="0"/>
              <w:spacing w:line="240" w:lineRule="auto"/>
              <w:jc w:val="center"/>
              <w:rPr>
                <w:rFonts w:eastAsia="Times New Roman"/>
                <w:sz w:val="20"/>
                <w:szCs w:val="20"/>
                <w:lang w:val="en-US"/>
              </w:rPr>
            </w:pPr>
          </w:p>
        </w:tc>
        <w:tc>
          <w:tcPr>
            <w:tcW w:w="235" w:type="dxa"/>
            <w:shd w:val="clear" w:color="auto" w:fill="auto"/>
            <w:vAlign w:val="bottom"/>
          </w:tcPr>
          <w:p w14:paraId="18ACA504" w14:textId="77777777" w:rsidR="00336FAA" w:rsidRDefault="00336FAA">
            <w:pPr>
              <w:widowControl w:val="0"/>
              <w:spacing w:line="240" w:lineRule="auto"/>
              <w:jc w:val="center"/>
              <w:rPr>
                <w:rFonts w:eastAsia="Times New Roman"/>
                <w:sz w:val="20"/>
                <w:szCs w:val="20"/>
                <w:lang w:val="en-US"/>
              </w:rPr>
            </w:pPr>
          </w:p>
        </w:tc>
        <w:tc>
          <w:tcPr>
            <w:tcW w:w="711" w:type="dxa"/>
            <w:shd w:val="clear" w:color="auto" w:fill="auto"/>
            <w:vAlign w:val="bottom"/>
          </w:tcPr>
          <w:p w14:paraId="32433FF4" w14:textId="77777777" w:rsidR="00336FAA" w:rsidRDefault="00336FAA">
            <w:pPr>
              <w:widowControl w:val="0"/>
              <w:spacing w:line="240" w:lineRule="auto"/>
              <w:jc w:val="center"/>
              <w:rPr>
                <w:rFonts w:eastAsia="Times New Roman"/>
                <w:sz w:val="20"/>
                <w:szCs w:val="20"/>
                <w:lang w:val="en-US"/>
              </w:rPr>
            </w:pPr>
          </w:p>
        </w:tc>
      </w:tr>
    </w:tbl>
    <w:p w14:paraId="6D580DC9" w14:textId="77777777" w:rsidR="00336FAA" w:rsidRDefault="00336FAA">
      <w:pPr>
        <w:sectPr w:rsidR="00336FAA">
          <w:footerReference w:type="default" r:id="rId19"/>
          <w:pgSz w:w="12240" w:h="15840"/>
          <w:pgMar w:top="2013" w:right="1440" w:bottom="1440" w:left="1440" w:header="0" w:footer="0" w:gutter="0"/>
          <w:lnNumType w:countBy="1" w:distance="283" w:restart="continuous"/>
          <w:pgNumType w:start="1"/>
          <w:cols w:space="720"/>
          <w:formProt w:val="0"/>
          <w:docGrid w:linePitch="299" w:charSpace="45056"/>
        </w:sectPr>
      </w:pPr>
    </w:p>
    <w:p w14:paraId="6615D6B9" w14:textId="77777777" w:rsidR="00336FAA" w:rsidRDefault="00000000">
      <w:pPr>
        <w:spacing w:line="480" w:lineRule="auto"/>
        <w:rPr>
          <w:b/>
          <w:sz w:val="24"/>
          <w:szCs w:val="24"/>
        </w:rPr>
      </w:pPr>
      <w:r>
        <w:rPr>
          <w:b/>
          <w:sz w:val="24"/>
          <w:szCs w:val="24"/>
        </w:rPr>
        <w:lastRenderedPageBreak/>
        <w:t xml:space="preserve">3.2 Thinning study, cumulative proportion mortality of LRR </w:t>
      </w:r>
    </w:p>
    <w:p w14:paraId="6EDB570A" w14:textId="77777777" w:rsidR="00336FAA" w:rsidRDefault="00000000">
      <w:pPr>
        <w:spacing w:line="480" w:lineRule="auto"/>
        <w:rPr>
          <w:bCs/>
          <w:sz w:val="24"/>
          <w:szCs w:val="24"/>
        </w:rPr>
      </w:pPr>
      <w:r>
        <w:rPr>
          <w:bCs/>
          <w:sz w:val="24"/>
          <w:szCs w:val="24"/>
        </w:rPr>
        <w:t xml:space="preserve">At the beginning of the study, LRR accounted for 10% of the mortality in unthinned stands (n = 65/592), 19% in lightly thinned stands (n = 63/321), and 19% in thinned stands (n = 51/265). By the conclusion of the study, LRR had accounted for 25% mortality in unthinned (n = 92/361), 36% in lightly thinned stands (n = 72/195), and 34% in thinned stands (n = 60/172).   </w:t>
      </w:r>
    </w:p>
    <w:p w14:paraId="6FA700AF" w14:textId="77777777" w:rsidR="00336FAA" w:rsidRDefault="00000000">
      <w:pPr>
        <w:spacing w:line="480" w:lineRule="auto"/>
        <w:ind w:firstLine="720"/>
        <w:rPr>
          <w:sz w:val="24"/>
          <w:szCs w:val="24"/>
          <w:highlight w:val="white"/>
        </w:rPr>
      </w:pPr>
      <w:r>
        <w:rPr>
          <w:sz w:val="24"/>
          <w:szCs w:val="24"/>
          <w:highlight w:val="white"/>
        </w:rPr>
        <w:t xml:space="preserve">The multi-level ANOVA showed </w:t>
      </w:r>
      <w:del w:id="810" w:author="LeBoldus, Jared" w:date="2022-11-04T14:58:00Z">
        <w:r>
          <w:rPr>
            <w:sz w:val="24"/>
            <w:szCs w:val="24"/>
            <w:highlight w:val="white"/>
          </w:rPr>
          <w:delText xml:space="preserve">The one-way analysis of variance showed no significant </w:delText>
        </w:r>
      </w:del>
      <w:r>
        <w:rPr>
          <w:sz w:val="24"/>
          <w:szCs w:val="24"/>
        </w:rPr>
        <w:t>that there</w:t>
      </w:r>
      <w:ins w:id="811" w:author="LeBoldus, Jared" w:date="2022-11-04T14:58:00Z">
        <w:r>
          <w:rPr>
            <w:sz w:val="24"/>
            <w:szCs w:val="24"/>
          </w:rPr>
          <w:t xml:space="preserve"> was no </w:t>
        </w:r>
      </w:ins>
      <w:del w:id="812" w:author="LeBoldus, Jared" w:date="2022-11-04T14:58:00Z">
        <w:r>
          <w:rPr>
            <w:sz w:val="24"/>
            <w:szCs w:val="24"/>
          </w:rPr>
          <w:delText xml:space="preserve">of </w:delText>
        </w:r>
      </w:del>
      <w:r>
        <w:rPr>
          <w:sz w:val="24"/>
          <w:szCs w:val="24"/>
        </w:rPr>
        <w:t>effect of blocking or treatment on proportion of mortality</w:t>
      </w:r>
      <w:r>
        <w:rPr>
          <w:sz w:val="24"/>
          <w:szCs w:val="24"/>
          <w:highlight w:val="white"/>
        </w:rPr>
        <w:t xml:space="preserve"> </w:t>
      </w:r>
      <w:ins w:id="813" w:author="LeBoldus, Jared" w:date="2022-11-04T15:00:00Z">
        <w:r>
          <w:rPr>
            <w:sz w:val="24"/>
            <w:szCs w:val="24"/>
            <w:highlight w:val="white"/>
          </w:rPr>
          <w:t>(Table 2)</w:t>
        </w:r>
      </w:ins>
      <w:ins w:id="814" w:author="LeBoldus, Jared" w:date="2022-11-04T15:01:00Z">
        <w:r>
          <w:rPr>
            <w:sz w:val="24"/>
            <w:szCs w:val="24"/>
            <w:highlight w:val="white"/>
          </w:rPr>
          <w:t xml:space="preserve"> </w:t>
        </w:r>
      </w:ins>
      <w:ins w:id="815" w:author="LeBoldus, Jared" w:date="2022-11-04T14:59:00Z">
        <w:r>
          <w:rPr>
            <w:sz w:val="24"/>
            <w:szCs w:val="24"/>
            <w:highlight w:val="white"/>
          </w:rPr>
          <w:t>nor was there an effect when the two thinning treatments were combined</w:t>
        </w:r>
      </w:ins>
      <w:ins w:id="816" w:author="LeBoldus, Jared" w:date="2022-11-04T15:00:00Z">
        <w:r>
          <w:rPr>
            <w:sz w:val="24"/>
            <w:szCs w:val="24"/>
            <w:highlight w:val="white"/>
          </w:rPr>
          <w:t xml:space="preserve"> and compared to the control </w:t>
        </w:r>
      </w:ins>
      <w:del w:id="817" w:author="LeBoldus, Jared" w:date="2022-11-04T15:00:00Z">
        <w:r>
          <w:rPr>
            <w:sz w:val="24"/>
            <w:szCs w:val="24"/>
            <w:highlight w:val="white"/>
          </w:rPr>
          <w:delText>(Table 2). There was also no significance found when the two thinned treatment areas were combined and compared against the control stands</w:delText>
        </w:r>
      </w:del>
      <w:del w:id="818" w:author="LeBoldus, Jared" w:date="2022-11-04T15:02:00Z">
        <w:r>
          <w:rPr>
            <w:sz w:val="24"/>
            <w:szCs w:val="24"/>
            <w:highlight w:val="white"/>
          </w:rPr>
          <w:delText xml:space="preserve"> </w:delText>
        </w:r>
      </w:del>
      <w:r>
        <w:rPr>
          <w:sz w:val="24"/>
          <w:szCs w:val="24"/>
          <w:highlight w:val="white"/>
        </w:rPr>
        <w:t>(Treatment F</w:t>
      </w:r>
      <w:r>
        <w:rPr>
          <w:sz w:val="24"/>
          <w:szCs w:val="24"/>
          <w:highlight w:val="white"/>
          <w:vertAlign w:val="subscript"/>
        </w:rPr>
        <w:t>1,9</w:t>
      </w:r>
      <w:r>
        <w:rPr>
          <w:sz w:val="24"/>
          <w:szCs w:val="24"/>
          <w:highlight w:val="white"/>
        </w:rPr>
        <w:t xml:space="preserve"> = 0.0016, p = 0.9693). There was no significant difference in model fit between models with or without initial LRR incidence, so we favored the more parsimonious models without.</w:t>
      </w:r>
    </w:p>
    <w:p w14:paraId="74D222B2" w14:textId="77777777" w:rsidR="00336FAA" w:rsidRDefault="00336FAA">
      <w:pPr>
        <w:spacing w:line="480" w:lineRule="auto"/>
        <w:rPr>
          <w:sz w:val="24"/>
          <w:szCs w:val="24"/>
        </w:rPr>
      </w:pPr>
    </w:p>
    <w:p w14:paraId="3C8A00DF" w14:textId="77777777" w:rsidR="00336FAA" w:rsidRDefault="00000000">
      <w:pPr>
        <w:spacing w:line="480" w:lineRule="auto"/>
        <w:rPr>
          <w:sz w:val="24"/>
          <w:szCs w:val="24"/>
        </w:rPr>
      </w:pPr>
      <w:r>
        <w:rPr>
          <w:b/>
          <w:sz w:val="24"/>
          <w:szCs w:val="24"/>
        </w:rPr>
        <w:t>Table 2</w:t>
      </w:r>
      <w:r>
        <w:rPr>
          <w:b/>
          <w:sz w:val="20"/>
          <w:szCs w:val="20"/>
        </w:rPr>
        <w:t xml:space="preserve">: </w:t>
      </w:r>
      <w:r>
        <w:rPr>
          <w:sz w:val="24"/>
          <w:szCs w:val="24"/>
        </w:rPr>
        <w:t>A two</w:t>
      </w:r>
      <w:ins w:id="819" w:author="LeBoldus, Jared" w:date="2022-11-04T14:58:00Z">
        <w:r>
          <w:rPr>
            <w:sz w:val="24"/>
            <w:szCs w:val="24"/>
          </w:rPr>
          <w:t>-</w:t>
        </w:r>
      </w:ins>
      <w:del w:id="820" w:author="LeBoldus, Jared" w:date="2022-11-04T14:58:00Z">
        <w:r>
          <w:rPr>
            <w:sz w:val="24"/>
            <w:szCs w:val="24"/>
          </w:rPr>
          <w:delText xml:space="preserve"> </w:delText>
        </w:r>
      </w:del>
      <w:r>
        <w:rPr>
          <w:sz w:val="24"/>
          <w:szCs w:val="24"/>
        </w:rPr>
        <w:t xml:space="preserve">way ANOVA testing effects of block and thinning treatment on total tree mortality from LRR. </w:t>
      </w:r>
    </w:p>
    <w:tbl>
      <w:tblPr>
        <w:tblStyle w:val="TableGrid"/>
        <w:tblW w:w="9345" w:type="dxa"/>
        <w:tblInd w:w="226" w:type="dxa"/>
        <w:tblLayout w:type="fixed"/>
        <w:tblLook w:val="04A0" w:firstRow="1" w:lastRow="0" w:firstColumn="1" w:lastColumn="0" w:noHBand="0" w:noVBand="1"/>
      </w:tblPr>
      <w:tblGrid>
        <w:gridCol w:w="1890"/>
        <w:gridCol w:w="1321"/>
        <w:gridCol w:w="1555"/>
        <w:gridCol w:w="1583"/>
        <w:gridCol w:w="1576"/>
        <w:gridCol w:w="1420"/>
      </w:tblGrid>
      <w:tr w:rsidR="00336FAA" w14:paraId="6C8FF5EC" w14:textId="77777777">
        <w:tc>
          <w:tcPr>
            <w:tcW w:w="1889" w:type="dxa"/>
          </w:tcPr>
          <w:p w14:paraId="15504EBF" w14:textId="77777777" w:rsidR="00336FAA" w:rsidRDefault="00000000">
            <w:pPr>
              <w:widowControl w:val="0"/>
              <w:spacing w:line="240" w:lineRule="auto"/>
              <w:jc w:val="center"/>
              <w:rPr>
                <w:b/>
                <w:bCs/>
                <w:sz w:val="24"/>
                <w:szCs w:val="24"/>
              </w:rPr>
            </w:pPr>
            <w:r>
              <w:rPr>
                <w:b/>
                <w:bCs/>
                <w:sz w:val="24"/>
                <w:szCs w:val="24"/>
              </w:rPr>
              <w:t>Source of Variation</w:t>
            </w:r>
          </w:p>
        </w:tc>
        <w:tc>
          <w:tcPr>
            <w:tcW w:w="1321" w:type="dxa"/>
          </w:tcPr>
          <w:p w14:paraId="44E99FCC" w14:textId="77777777" w:rsidR="00336FAA" w:rsidRDefault="00000000">
            <w:pPr>
              <w:widowControl w:val="0"/>
              <w:spacing w:line="240" w:lineRule="auto"/>
              <w:jc w:val="center"/>
              <w:rPr>
                <w:b/>
                <w:bCs/>
                <w:sz w:val="24"/>
                <w:szCs w:val="24"/>
              </w:rPr>
            </w:pPr>
            <w:proofErr w:type="spellStart"/>
            <w:r>
              <w:rPr>
                <w:b/>
                <w:bCs/>
                <w:sz w:val="24"/>
                <w:szCs w:val="24"/>
              </w:rPr>
              <w:t>df</w:t>
            </w:r>
            <w:proofErr w:type="spellEnd"/>
          </w:p>
        </w:tc>
        <w:tc>
          <w:tcPr>
            <w:tcW w:w="1555" w:type="dxa"/>
          </w:tcPr>
          <w:p w14:paraId="51A4279B" w14:textId="77777777" w:rsidR="00336FAA" w:rsidRDefault="00000000">
            <w:pPr>
              <w:widowControl w:val="0"/>
              <w:spacing w:line="240" w:lineRule="auto"/>
              <w:jc w:val="center"/>
              <w:rPr>
                <w:b/>
                <w:bCs/>
                <w:sz w:val="24"/>
                <w:szCs w:val="24"/>
              </w:rPr>
            </w:pPr>
            <w:r>
              <w:rPr>
                <w:b/>
                <w:bCs/>
                <w:sz w:val="24"/>
                <w:szCs w:val="24"/>
              </w:rPr>
              <w:t>Sum of Squares</w:t>
            </w:r>
          </w:p>
        </w:tc>
        <w:tc>
          <w:tcPr>
            <w:tcW w:w="1583" w:type="dxa"/>
          </w:tcPr>
          <w:p w14:paraId="21903EA0" w14:textId="77777777" w:rsidR="00336FAA" w:rsidRDefault="00000000">
            <w:pPr>
              <w:widowControl w:val="0"/>
              <w:spacing w:line="240" w:lineRule="auto"/>
              <w:jc w:val="center"/>
              <w:rPr>
                <w:b/>
                <w:bCs/>
                <w:sz w:val="24"/>
                <w:szCs w:val="24"/>
              </w:rPr>
            </w:pPr>
            <w:r>
              <w:rPr>
                <w:b/>
                <w:bCs/>
                <w:sz w:val="24"/>
                <w:szCs w:val="24"/>
              </w:rPr>
              <w:t>Mean Square</w:t>
            </w:r>
          </w:p>
        </w:tc>
        <w:tc>
          <w:tcPr>
            <w:tcW w:w="1576" w:type="dxa"/>
          </w:tcPr>
          <w:p w14:paraId="35BF4762" w14:textId="77777777" w:rsidR="00336FAA" w:rsidRDefault="00000000">
            <w:pPr>
              <w:widowControl w:val="0"/>
              <w:spacing w:line="240" w:lineRule="auto"/>
              <w:jc w:val="center"/>
              <w:rPr>
                <w:b/>
                <w:bCs/>
                <w:sz w:val="24"/>
                <w:szCs w:val="24"/>
              </w:rPr>
            </w:pPr>
            <w:r>
              <w:rPr>
                <w:b/>
                <w:bCs/>
                <w:sz w:val="24"/>
                <w:szCs w:val="24"/>
              </w:rPr>
              <w:t>F</w:t>
            </w:r>
          </w:p>
        </w:tc>
        <w:tc>
          <w:tcPr>
            <w:tcW w:w="1420" w:type="dxa"/>
          </w:tcPr>
          <w:p w14:paraId="06224A7B" w14:textId="77777777" w:rsidR="00336FAA" w:rsidRDefault="00000000">
            <w:pPr>
              <w:widowControl w:val="0"/>
              <w:spacing w:line="240" w:lineRule="auto"/>
              <w:jc w:val="center"/>
              <w:rPr>
                <w:b/>
                <w:bCs/>
                <w:sz w:val="24"/>
                <w:szCs w:val="24"/>
              </w:rPr>
            </w:pPr>
            <w:r>
              <w:rPr>
                <w:b/>
                <w:bCs/>
                <w:sz w:val="24"/>
                <w:szCs w:val="24"/>
              </w:rPr>
              <w:t>p-Value</w:t>
            </w:r>
          </w:p>
        </w:tc>
      </w:tr>
      <w:tr w:rsidR="00336FAA" w14:paraId="297F74C9" w14:textId="77777777">
        <w:trPr>
          <w:trHeight w:val="377"/>
        </w:trPr>
        <w:tc>
          <w:tcPr>
            <w:tcW w:w="1889" w:type="dxa"/>
          </w:tcPr>
          <w:p w14:paraId="69DA4323" w14:textId="77777777" w:rsidR="00336FAA" w:rsidRDefault="00000000">
            <w:pPr>
              <w:widowControl w:val="0"/>
              <w:spacing w:before="120" w:line="480" w:lineRule="auto"/>
              <w:jc w:val="center"/>
              <w:rPr>
                <w:sz w:val="24"/>
                <w:szCs w:val="24"/>
              </w:rPr>
            </w:pPr>
            <w:r>
              <w:rPr>
                <w:sz w:val="24"/>
                <w:szCs w:val="24"/>
              </w:rPr>
              <w:t>Block</w:t>
            </w:r>
          </w:p>
        </w:tc>
        <w:tc>
          <w:tcPr>
            <w:tcW w:w="1321" w:type="dxa"/>
          </w:tcPr>
          <w:p w14:paraId="754E7ED6" w14:textId="77777777" w:rsidR="00336FAA" w:rsidRDefault="00000000">
            <w:pPr>
              <w:widowControl w:val="0"/>
              <w:spacing w:before="120" w:line="480" w:lineRule="auto"/>
              <w:jc w:val="center"/>
              <w:rPr>
                <w:sz w:val="24"/>
                <w:szCs w:val="24"/>
              </w:rPr>
            </w:pPr>
            <w:r>
              <w:rPr>
                <w:sz w:val="24"/>
                <w:szCs w:val="24"/>
              </w:rPr>
              <w:t>4</w:t>
            </w:r>
          </w:p>
        </w:tc>
        <w:tc>
          <w:tcPr>
            <w:tcW w:w="1555" w:type="dxa"/>
          </w:tcPr>
          <w:p w14:paraId="5F64D1E0" w14:textId="77777777" w:rsidR="00336FAA" w:rsidRDefault="00000000">
            <w:pPr>
              <w:widowControl w:val="0"/>
              <w:spacing w:before="120" w:line="480" w:lineRule="auto"/>
              <w:jc w:val="center"/>
              <w:rPr>
                <w:sz w:val="24"/>
                <w:szCs w:val="24"/>
              </w:rPr>
            </w:pPr>
            <w:r>
              <w:rPr>
                <w:sz w:val="24"/>
                <w:szCs w:val="24"/>
              </w:rPr>
              <w:t>0.063847</w:t>
            </w:r>
          </w:p>
        </w:tc>
        <w:tc>
          <w:tcPr>
            <w:tcW w:w="1583" w:type="dxa"/>
          </w:tcPr>
          <w:p w14:paraId="39D45B36" w14:textId="77777777" w:rsidR="00336FAA" w:rsidRDefault="00000000">
            <w:pPr>
              <w:widowControl w:val="0"/>
              <w:spacing w:before="120" w:line="480" w:lineRule="auto"/>
              <w:jc w:val="center"/>
              <w:rPr>
                <w:sz w:val="24"/>
                <w:szCs w:val="24"/>
              </w:rPr>
            </w:pPr>
            <w:r>
              <w:rPr>
                <w:sz w:val="24"/>
                <w:szCs w:val="24"/>
              </w:rPr>
              <w:t>0.0159617</w:t>
            </w:r>
          </w:p>
        </w:tc>
        <w:tc>
          <w:tcPr>
            <w:tcW w:w="1576" w:type="dxa"/>
          </w:tcPr>
          <w:p w14:paraId="22BC027B" w14:textId="77777777" w:rsidR="00336FAA" w:rsidRDefault="00000000">
            <w:pPr>
              <w:widowControl w:val="0"/>
              <w:spacing w:before="120" w:line="480" w:lineRule="auto"/>
              <w:jc w:val="center"/>
              <w:rPr>
                <w:sz w:val="24"/>
                <w:szCs w:val="24"/>
              </w:rPr>
            </w:pPr>
            <w:r>
              <w:rPr>
                <w:sz w:val="24"/>
                <w:szCs w:val="24"/>
              </w:rPr>
              <w:t>1.0795</w:t>
            </w:r>
          </w:p>
        </w:tc>
        <w:tc>
          <w:tcPr>
            <w:tcW w:w="1420" w:type="dxa"/>
          </w:tcPr>
          <w:p w14:paraId="21B7F6B0" w14:textId="77777777" w:rsidR="00336FAA" w:rsidRDefault="00000000">
            <w:pPr>
              <w:widowControl w:val="0"/>
              <w:spacing w:before="120" w:line="480" w:lineRule="auto"/>
              <w:jc w:val="center"/>
              <w:rPr>
                <w:sz w:val="24"/>
                <w:szCs w:val="24"/>
              </w:rPr>
            </w:pPr>
            <w:r>
              <w:rPr>
                <w:sz w:val="24"/>
                <w:szCs w:val="24"/>
              </w:rPr>
              <w:t>0.4274</w:t>
            </w:r>
          </w:p>
        </w:tc>
      </w:tr>
      <w:tr w:rsidR="00336FAA" w14:paraId="762596A3" w14:textId="77777777">
        <w:tc>
          <w:tcPr>
            <w:tcW w:w="1889" w:type="dxa"/>
          </w:tcPr>
          <w:p w14:paraId="19B01B5D" w14:textId="77777777" w:rsidR="00336FAA" w:rsidRDefault="00000000">
            <w:pPr>
              <w:widowControl w:val="0"/>
              <w:spacing w:before="120" w:line="480" w:lineRule="auto"/>
              <w:jc w:val="center"/>
              <w:rPr>
                <w:sz w:val="24"/>
                <w:szCs w:val="24"/>
              </w:rPr>
            </w:pPr>
            <w:r>
              <w:rPr>
                <w:sz w:val="24"/>
                <w:szCs w:val="24"/>
              </w:rPr>
              <w:t>Treatment</w:t>
            </w:r>
          </w:p>
        </w:tc>
        <w:tc>
          <w:tcPr>
            <w:tcW w:w="1321" w:type="dxa"/>
          </w:tcPr>
          <w:p w14:paraId="1416782F" w14:textId="77777777" w:rsidR="00336FAA" w:rsidRDefault="00000000">
            <w:pPr>
              <w:widowControl w:val="0"/>
              <w:spacing w:before="120" w:line="480" w:lineRule="auto"/>
              <w:jc w:val="center"/>
              <w:rPr>
                <w:sz w:val="24"/>
                <w:szCs w:val="24"/>
              </w:rPr>
            </w:pPr>
            <w:r>
              <w:rPr>
                <w:sz w:val="24"/>
                <w:szCs w:val="24"/>
              </w:rPr>
              <w:t>2</w:t>
            </w:r>
          </w:p>
        </w:tc>
        <w:tc>
          <w:tcPr>
            <w:tcW w:w="1555" w:type="dxa"/>
          </w:tcPr>
          <w:p w14:paraId="3D0D5BCC" w14:textId="77777777" w:rsidR="00336FAA" w:rsidRDefault="00000000">
            <w:pPr>
              <w:widowControl w:val="0"/>
              <w:spacing w:before="120" w:line="480" w:lineRule="auto"/>
              <w:jc w:val="center"/>
              <w:rPr>
                <w:sz w:val="24"/>
                <w:szCs w:val="24"/>
              </w:rPr>
            </w:pPr>
            <w:r>
              <w:rPr>
                <w:sz w:val="24"/>
                <w:szCs w:val="24"/>
              </w:rPr>
              <w:t>0.000550</w:t>
            </w:r>
          </w:p>
        </w:tc>
        <w:tc>
          <w:tcPr>
            <w:tcW w:w="1583" w:type="dxa"/>
          </w:tcPr>
          <w:p w14:paraId="448767D7" w14:textId="77777777" w:rsidR="00336FAA" w:rsidRDefault="00000000">
            <w:pPr>
              <w:widowControl w:val="0"/>
              <w:spacing w:before="120" w:line="480" w:lineRule="auto"/>
              <w:jc w:val="center"/>
              <w:rPr>
                <w:sz w:val="24"/>
                <w:szCs w:val="24"/>
              </w:rPr>
            </w:pPr>
            <w:r>
              <w:rPr>
                <w:sz w:val="24"/>
                <w:szCs w:val="24"/>
              </w:rPr>
              <w:t>0.0002751</w:t>
            </w:r>
          </w:p>
        </w:tc>
        <w:tc>
          <w:tcPr>
            <w:tcW w:w="1576" w:type="dxa"/>
          </w:tcPr>
          <w:p w14:paraId="19A78EEE" w14:textId="77777777" w:rsidR="00336FAA" w:rsidRDefault="00000000">
            <w:pPr>
              <w:widowControl w:val="0"/>
              <w:spacing w:before="120" w:line="480" w:lineRule="auto"/>
              <w:jc w:val="center"/>
              <w:rPr>
                <w:sz w:val="24"/>
                <w:szCs w:val="24"/>
              </w:rPr>
            </w:pPr>
            <w:r>
              <w:rPr>
                <w:sz w:val="24"/>
                <w:szCs w:val="24"/>
              </w:rPr>
              <w:t>0.0186</w:t>
            </w:r>
          </w:p>
        </w:tc>
        <w:tc>
          <w:tcPr>
            <w:tcW w:w="1420" w:type="dxa"/>
          </w:tcPr>
          <w:p w14:paraId="4C23028C" w14:textId="77777777" w:rsidR="00336FAA" w:rsidRDefault="00000000">
            <w:pPr>
              <w:widowControl w:val="0"/>
              <w:spacing w:before="120" w:line="480" w:lineRule="auto"/>
              <w:jc w:val="center"/>
              <w:rPr>
                <w:sz w:val="24"/>
                <w:szCs w:val="24"/>
              </w:rPr>
            </w:pPr>
            <w:r>
              <w:rPr>
                <w:sz w:val="24"/>
                <w:szCs w:val="24"/>
              </w:rPr>
              <w:t>0.9816</w:t>
            </w:r>
          </w:p>
        </w:tc>
      </w:tr>
      <w:tr w:rsidR="00336FAA" w14:paraId="41A45958" w14:textId="77777777">
        <w:tc>
          <w:tcPr>
            <w:tcW w:w="1889" w:type="dxa"/>
            <w:tcBorders>
              <w:top w:val="nil"/>
            </w:tcBorders>
          </w:tcPr>
          <w:p w14:paraId="1B10ECFE" w14:textId="77777777" w:rsidR="00336FAA" w:rsidRDefault="00000000">
            <w:pPr>
              <w:widowControl w:val="0"/>
              <w:spacing w:before="120" w:line="480" w:lineRule="auto"/>
              <w:jc w:val="center"/>
              <w:rPr>
                <w:sz w:val="24"/>
                <w:szCs w:val="24"/>
              </w:rPr>
            </w:pPr>
            <w:r>
              <w:rPr>
                <w:sz w:val="24"/>
                <w:szCs w:val="24"/>
              </w:rPr>
              <w:t>Residuals</w:t>
            </w:r>
          </w:p>
        </w:tc>
        <w:tc>
          <w:tcPr>
            <w:tcW w:w="1321" w:type="dxa"/>
            <w:tcBorders>
              <w:top w:val="nil"/>
            </w:tcBorders>
          </w:tcPr>
          <w:p w14:paraId="736096D3" w14:textId="77777777" w:rsidR="00336FAA" w:rsidRDefault="00000000">
            <w:pPr>
              <w:widowControl w:val="0"/>
              <w:spacing w:before="120" w:line="480" w:lineRule="auto"/>
              <w:jc w:val="center"/>
              <w:rPr>
                <w:sz w:val="24"/>
                <w:szCs w:val="24"/>
              </w:rPr>
            </w:pPr>
            <w:r>
              <w:rPr>
                <w:sz w:val="24"/>
                <w:szCs w:val="24"/>
              </w:rPr>
              <w:t>8</w:t>
            </w:r>
          </w:p>
        </w:tc>
        <w:tc>
          <w:tcPr>
            <w:tcW w:w="1555" w:type="dxa"/>
            <w:tcBorders>
              <w:top w:val="nil"/>
            </w:tcBorders>
          </w:tcPr>
          <w:p w14:paraId="5B871297" w14:textId="77777777" w:rsidR="00336FAA" w:rsidRDefault="00000000">
            <w:pPr>
              <w:widowControl w:val="0"/>
              <w:spacing w:before="120" w:line="480" w:lineRule="auto"/>
              <w:jc w:val="center"/>
              <w:rPr>
                <w:sz w:val="24"/>
                <w:szCs w:val="24"/>
              </w:rPr>
            </w:pPr>
            <w:r>
              <w:rPr>
                <w:sz w:val="24"/>
                <w:szCs w:val="24"/>
              </w:rPr>
              <w:t>0.118286</w:t>
            </w:r>
          </w:p>
        </w:tc>
        <w:tc>
          <w:tcPr>
            <w:tcW w:w="1583" w:type="dxa"/>
            <w:tcBorders>
              <w:top w:val="nil"/>
            </w:tcBorders>
          </w:tcPr>
          <w:p w14:paraId="67E10119" w14:textId="77777777" w:rsidR="00336FAA" w:rsidRDefault="00000000">
            <w:pPr>
              <w:widowControl w:val="0"/>
              <w:spacing w:before="120" w:line="480" w:lineRule="auto"/>
              <w:jc w:val="center"/>
              <w:rPr>
                <w:sz w:val="24"/>
                <w:szCs w:val="24"/>
              </w:rPr>
            </w:pPr>
            <w:r>
              <w:rPr>
                <w:sz w:val="24"/>
                <w:szCs w:val="24"/>
              </w:rPr>
              <w:t>0.0147858</w:t>
            </w:r>
          </w:p>
        </w:tc>
        <w:tc>
          <w:tcPr>
            <w:tcW w:w="1576" w:type="dxa"/>
            <w:tcBorders>
              <w:top w:val="nil"/>
            </w:tcBorders>
          </w:tcPr>
          <w:p w14:paraId="3DF3F88B" w14:textId="77777777" w:rsidR="00336FAA" w:rsidRDefault="00336FAA">
            <w:pPr>
              <w:widowControl w:val="0"/>
              <w:spacing w:before="120" w:line="480" w:lineRule="auto"/>
              <w:jc w:val="center"/>
              <w:rPr>
                <w:sz w:val="24"/>
                <w:szCs w:val="24"/>
              </w:rPr>
            </w:pPr>
          </w:p>
        </w:tc>
        <w:tc>
          <w:tcPr>
            <w:tcW w:w="1420" w:type="dxa"/>
            <w:tcBorders>
              <w:top w:val="nil"/>
            </w:tcBorders>
          </w:tcPr>
          <w:p w14:paraId="5392CBE1" w14:textId="77777777" w:rsidR="00336FAA" w:rsidRDefault="00336FAA">
            <w:pPr>
              <w:widowControl w:val="0"/>
              <w:spacing w:before="120" w:line="480" w:lineRule="auto"/>
              <w:jc w:val="center"/>
              <w:rPr>
                <w:sz w:val="24"/>
                <w:szCs w:val="24"/>
              </w:rPr>
            </w:pPr>
          </w:p>
        </w:tc>
      </w:tr>
    </w:tbl>
    <w:p w14:paraId="5904604E" w14:textId="77777777" w:rsidR="00336FAA" w:rsidRDefault="00336FAA">
      <w:pPr>
        <w:spacing w:line="480" w:lineRule="auto"/>
        <w:rPr>
          <w:sz w:val="24"/>
          <w:szCs w:val="24"/>
        </w:rPr>
      </w:pPr>
    </w:p>
    <w:p w14:paraId="17EF7A4A" w14:textId="77777777" w:rsidR="00336FAA" w:rsidRDefault="00336FAA">
      <w:pPr>
        <w:spacing w:line="480" w:lineRule="auto"/>
        <w:rPr>
          <w:sz w:val="24"/>
          <w:szCs w:val="24"/>
        </w:rPr>
      </w:pPr>
    </w:p>
    <w:p w14:paraId="59331637" w14:textId="77777777" w:rsidR="00336FAA" w:rsidRDefault="00000000">
      <w:pPr>
        <w:spacing w:line="480" w:lineRule="auto"/>
        <w:rPr>
          <w:sz w:val="24"/>
          <w:szCs w:val="24"/>
        </w:rPr>
      </w:pPr>
      <w:r>
        <w:rPr>
          <w:b/>
          <w:sz w:val="24"/>
          <w:szCs w:val="24"/>
        </w:rPr>
        <w:t>Table 3</w:t>
      </w:r>
      <w:r>
        <w:rPr>
          <w:b/>
          <w:sz w:val="20"/>
          <w:szCs w:val="20"/>
        </w:rPr>
        <w:t xml:space="preserve">: </w:t>
      </w:r>
      <w:r>
        <w:rPr>
          <w:sz w:val="24"/>
          <w:szCs w:val="24"/>
        </w:rPr>
        <w:t xml:space="preserve">Results of two-way ANOVAs testing effects of block and thinning treatment on </w:t>
      </w:r>
      <w:proofErr w:type="spellStart"/>
      <w:r>
        <w:rPr>
          <w:sz w:val="24"/>
          <w:szCs w:val="24"/>
        </w:rPr>
        <w:t>inital</w:t>
      </w:r>
      <w:proofErr w:type="spellEnd"/>
      <w:r>
        <w:rPr>
          <w:sz w:val="24"/>
          <w:szCs w:val="24"/>
        </w:rPr>
        <w:t xml:space="preserve"> and final stand basal area and annuals basal area increment. </w:t>
      </w:r>
    </w:p>
    <w:tbl>
      <w:tblPr>
        <w:tblStyle w:val="TableGrid"/>
        <w:tblW w:w="9720" w:type="dxa"/>
        <w:tblInd w:w="226" w:type="dxa"/>
        <w:tblLayout w:type="fixed"/>
        <w:tblLook w:val="04A0" w:firstRow="1" w:lastRow="0" w:firstColumn="1" w:lastColumn="0" w:noHBand="0" w:noVBand="1"/>
      </w:tblPr>
      <w:tblGrid>
        <w:gridCol w:w="1447"/>
        <w:gridCol w:w="1014"/>
        <w:gridCol w:w="1192"/>
        <w:gridCol w:w="1215"/>
        <w:gridCol w:w="1072"/>
        <w:gridCol w:w="1226"/>
        <w:gridCol w:w="1089"/>
        <w:gridCol w:w="1465"/>
      </w:tblGrid>
      <w:tr w:rsidR="00336FAA" w14:paraId="08020091" w14:textId="77777777">
        <w:tc>
          <w:tcPr>
            <w:tcW w:w="1447" w:type="dxa"/>
          </w:tcPr>
          <w:p w14:paraId="17E811B4" w14:textId="77777777" w:rsidR="00336FAA" w:rsidRDefault="00336FAA">
            <w:pPr>
              <w:widowControl w:val="0"/>
              <w:spacing w:line="240" w:lineRule="auto"/>
              <w:jc w:val="center"/>
              <w:rPr>
                <w:b/>
                <w:bCs/>
                <w:sz w:val="24"/>
                <w:szCs w:val="24"/>
              </w:rPr>
            </w:pPr>
          </w:p>
        </w:tc>
        <w:tc>
          <w:tcPr>
            <w:tcW w:w="1014" w:type="dxa"/>
          </w:tcPr>
          <w:p w14:paraId="3CFBD213" w14:textId="77777777" w:rsidR="00336FAA" w:rsidRDefault="00336FAA">
            <w:pPr>
              <w:widowControl w:val="0"/>
              <w:spacing w:line="240" w:lineRule="auto"/>
              <w:jc w:val="center"/>
              <w:rPr>
                <w:b/>
                <w:bCs/>
                <w:sz w:val="24"/>
                <w:szCs w:val="24"/>
              </w:rPr>
            </w:pPr>
          </w:p>
        </w:tc>
        <w:tc>
          <w:tcPr>
            <w:tcW w:w="2407" w:type="dxa"/>
            <w:gridSpan w:val="2"/>
          </w:tcPr>
          <w:p w14:paraId="23B6F8C6" w14:textId="77777777" w:rsidR="00336FAA" w:rsidRDefault="00000000">
            <w:pPr>
              <w:widowControl w:val="0"/>
              <w:spacing w:line="240" w:lineRule="auto"/>
              <w:jc w:val="center"/>
              <w:rPr>
                <w:b/>
                <w:bCs/>
                <w:sz w:val="24"/>
                <w:szCs w:val="24"/>
              </w:rPr>
            </w:pPr>
            <w:r>
              <w:rPr>
                <w:b/>
                <w:bCs/>
                <w:sz w:val="24"/>
                <w:szCs w:val="24"/>
              </w:rPr>
              <w:t>1990 BA</w:t>
            </w:r>
          </w:p>
        </w:tc>
        <w:tc>
          <w:tcPr>
            <w:tcW w:w="2298" w:type="dxa"/>
            <w:gridSpan w:val="2"/>
            <w:tcBorders>
              <w:right w:val="nil"/>
            </w:tcBorders>
          </w:tcPr>
          <w:p w14:paraId="3D727D8D" w14:textId="77777777" w:rsidR="00336FAA" w:rsidRDefault="00000000">
            <w:pPr>
              <w:widowControl w:val="0"/>
              <w:spacing w:line="240" w:lineRule="auto"/>
              <w:jc w:val="center"/>
              <w:rPr>
                <w:b/>
                <w:bCs/>
                <w:sz w:val="24"/>
                <w:szCs w:val="24"/>
              </w:rPr>
            </w:pPr>
            <w:r>
              <w:rPr>
                <w:b/>
                <w:bCs/>
                <w:sz w:val="24"/>
                <w:szCs w:val="24"/>
              </w:rPr>
              <w:t>2020 BA</w:t>
            </w:r>
          </w:p>
        </w:tc>
        <w:tc>
          <w:tcPr>
            <w:tcW w:w="2554" w:type="dxa"/>
            <w:gridSpan w:val="2"/>
          </w:tcPr>
          <w:p w14:paraId="6C4757D9" w14:textId="77777777" w:rsidR="00336FAA" w:rsidRDefault="00000000">
            <w:pPr>
              <w:widowControl w:val="0"/>
              <w:spacing w:line="240" w:lineRule="auto"/>
              <w:jc w:val="center"/>
              <w:rPr>
                <w:b/>
                <w:bCs/>
                <w:sz w:val="24"/>
                <w:szCs w:val="24"/>
              </w:rPr>
            </w:pPr>
            <w:r>
              <w:rPr>
                <w:b/>
                <w:bCs/>
                <w:sz w:val="24"/>
                <w:szCs w:val="24"/>
              </w:rPr>
              <w:t>BA increment</w:t>
            </w:r>
          </w:p>
        </w:tc>
      </w:tr>
      <w:tr w:rsidR="00336FAA" w14:paraId="0611BF33" w14:textId="77777777">
        <w:tc>
          <w:tcPr>
            <w:tcW w:w="1447" w:type="dxa"/>
            <w:tcBorders>
              <w:top w:val="nil"/>
            </w:tcBorders>
          </w:tcPr>
          <w:p w14:paraId="4FDC8155" w14:textId="77777777" w:rsidR="00336FAA" w:rsidRDefault="00000000">
            <w:pPr>
              <w:widowControl w:val="0"/>
              <w:spacing w:line="240" w:lineRule="auto"/>
              <w:jc w:val="center"/>
              <w:rPr>
                <w:b/>
                <w:bCs/>
                <w:sz w:val="24"/>
                <w:szCs w:val="24"/>
              </w:rPr>
            </w:pPr>
            <w:r>
              <w:rPr>
                <w:b/>
                <w:bCs/>
                <w:sz w:val="24"/>
                <w:szCs w:val="24"/>
              </w:rPr>
              <w:t>Source of Variation</w:t>
            </w:r>
          </w:p>
        </w:tc>
        <w:tc>
          <w:tcPr>
            <w:tcW w:w="1014" w:type="dxa"/>
            <w:tcBorders>
              <w:top w:val="nil"/>
            </w:tcBorders>
          </w:tcPr>
          <w:p w14:paraId="595A7EBB" w14:textId="77777777" w:rsidR="00336FAA" w:rsidRDefault="00000000">
            <w:pPr>
              <w:widowControl w:val="0"/>
              <w:spacing w:line="240" w:lineRule="auto"/>
              <w:jc w:val="center"/>
              <w:rPr>
                <w:b/>
                <w:bCs/>
                <w:sz w:val="24"/>
                <w:szCs w:val="24"/>
              </w:rPr>
            </w:pPr>
            <w:proofErr w:type="spellStart"/>
            <w:r>
              <w:rPr>
                <w:b/>
                <w:bCs/>
                <w:sz w:val="24"/>
                <w:szCs w:val="24"/>
              </w:rPr>
              <w:t>df</w:t>
            </w:r>
            <w:proofErr w:type="spellEnd"/>
          </w:p>
        </w:tc>
        <w:tc>
          <w:tcPr>
            <w:tcW w:w="1192" w:type="dxa"/>
            <w:tcBorders>
              <w:top w:val="nil"/>
            </w:tcBorders>
          </w:tcPr>
          <w:p w14:paraId="7FBCB880" w14:textId="77777777" w:rsidR="00336FAA" w:rsidRDefault="00000000">
            <w:pPr>
              <w:widowControl w:val="0"/>
              <w:spacing w:line="240" w:lineRule="auto"/>
              <w:jc w:val="center"/>
              <w:rPr>
                <w:b/>
                <w:bCs/>
                <w:sz w:val="24"/>
                <w:szCs w:val="24"/>
              </w:rPr>
            </w:pPr>
            <w:r>
              <w:rPr>
                <w:b/>
                <w:bCs/>
                <w:sz w:val="24"/>
                <w:szCs w:val="24"/>
              </w:rPr>
              <w:t>F</w:t>
            </w:r>
          </w:p>
        </w:tc>
        <w:tc>
          <w:tcPr>
            <w:tcW w:w="1215" w:type="dxa"/>
            <w:tcBorders>
              <w:top w:val="nil"/>
            </w:tcBorders>
          </w:tcPr>
          <w:p w14:paraId="05FF0E46" w14:textId="77777777" w:rsidR="00336FAA" w:rsidRDefault="00000000">
            <w:pPr>
              <w:widowControl w:val="0"/>
              <w:spacing w:line="240" w:lineRule="auto"/>
              <w:jc w:val="center"/>
              <w:rPr>
                <w:b/>
                <w:bCs/>
                <w:sz w:val="24"/>
                <w:szCs w:val="24"/>
              </w:rPr>
            </w:pPr>
            <w:r>
              <w:rPr>
                <w:b/>
                <w:bCs/>
                <w:sz w:val="24"/>
                <w:szCs w:val="24"/>
              </w:rPr>
              <w:t>p-Value</w:t>
            </w:r>
          </w:p>
        </w:tc>
        <w:tc>
          <w:tcPr>
            <w:tcW w:w="1072" w:type="dxa"/>
            <w:tcBorders>
              <w:top w:val="nil"/>
            </w:tcBorders>
          </w:tcPr>
          <w:p w14:paraId="24D34C01" w14:textId="77777777" w:rsidR="00336FAA" w:rsidRDefault="00000000">
            <w:pPr>
              <w:widowControl w:val="0"/>
              <w:spacing w:line="240" w:lineRule="auto"/>
              <w:jc w:val="center"/>
              <w:rPr>
                <w:b/>
                <w:bCs/>
                <w:sz w:val="24"/>
                <w:szCs w:val="24"/>
              </w:rPr>
            </w:pPr>
            <w:r>
              <w:rPr>
                <w:b/>
                <w:bCs/>
                <w:sz w:val="24"/>
                <w:szCs w:val="24"/>
              </w:rPr>
              <w:t>F</w:t>
            </w:r>
          </w:p>
        </w:tc>
        <w:tc>
          <w:tcPr>
            <w:tcW w:w="1226" w:type="dxa"/>
            <w:tcBorders>
              <w:top w:val="nil"/>
              <w:right w:val="nil"/>
            </w:tcBorders>
          </w:tcPr>
          <w:p w14:paraId="59177B28" w14:textId="77777777" w:rsidR="00336FAA" w:rsidRDefault="00000000">
            <w:pPr>
              <w:widowControl w:val="0"/>
              <w:spacing w:line="240" w:lineRule="auto"/>
              <w:jc w:val="center"/>
              <w:rPr>
                <w:b/>
                <w:bCs/>
                <w:sz w:val="24"/>
                <w:szCs w:val="24"/>
              </w:rPr>
            </w:pPr>
            <w:r>
              <w:rPr>
                <w:b/>
                <w:bCs/>
                <w:sz w:val="24"/>
                <w:szCs w:val="24"/>
              </w:rPr>
              <w:t>p-Value</w:t>
            </w:r>
          </w:p>
        </w:tc>
        <w:tc>
          <w:tcPr>
            <w:tcW w:w="1089" w:type="dxa"/>
            <w:tcBorders>
              <w:top w:val="nil"/>
              <w:right w:val="nil"/>
            </w:tcBorders>
          </w:tcPr>
          <w:p w14:paraId="74DCA198" w14:textId="77777777" w:rsidR="00336FAA" w:rsidRDefault="00000000">
            <w:pPr>
              <w:widowControl w:val="0"/>
              <w:spacing w:line="240" w:lineRule="auto"/>
              <w:jc w:val="center"/>
              <w:rPr>
                <w:b/>
                <w:bCs/>
                <w:sz w:val="24"/>
                <w:szCs w:val="24"/>
              </w:rPr>
            </w:pPr>
            <w:r>
              <w:rPr>
                <w:b/>
                <w:bCs/>
                <w:sz w:val="24"/>
                <w:szCs w:val="24"/>
              </w:rPr>
              <w:t>F</w:t>
            </w:r>
          </w:p>
        </w:tc>
        <w:tc>
          <w:tcPr>
            <w:tcW w:w="1465" w:type="dxa"/>
            <w:tcBorders>
              <w:top w:val="nil"/>
            </w:tcBorders>
          </w:tcPr>
          <w:p w14:paraId="4F302BEB" w14:textId="77777777" w:rsidR="00336FAA" w:rsidRDefault="00000000">
            <w:pPr>
              <w:widowControl w:val="0"/>
              <w:spacing w:line="240" w:lineRule="auto"/>
              <w:jc w:val="center"/>
              <w:rPr>
                <w:b/>
                <w:bCs/>
                <w:sz w:val="24"/>
                <w:szCs w:val="24"/>
              </w:rPr>
            </w:pPr>
            <w:r>
              <w:rPr>
                <w:b/>
                <w:bCs/>
                <w:sz w:val="24"/>
                <w:szCs w:val="24"/>
              </w:rPr>
              <w:t>p-Value</w:t>
            </w:r>
          </w:p>
        </w:tc>
      </w:tr>
      <w:tr w:rsidR="00336FAA" w14:paraId="418CC210" w14:textId="77777777">
        <w:trPr>
          <w:trHeight w:val="377"/>
        </w:trPr>
        <w:tc>
          <w:tcPr>
            <w:tcW w:w="1447" w:type="dxa"/>
          </w:tcPr>
          <w:p w14:paraId="71E0BF6C" w14:textId="77777777" w:rsidR="00336FAA" w:rsidRDefault="00000000">
            <w:pPr>
              <w:widowControl w:val="0"/>
              <w:spacing w:before="120" w:line="480" w:lineRule="auto"/>
              <w:jc w:val="center"/>
              <w:rPr>
                <w:sz w:val="24"/>
                <w:szCs w:val="24"/>
              </w:rPr>
            </w:pPr>
            <w:r>
              <w:rPr>
                <w:sz w:val="24"/>
                <w:szCs w:val="24"/>
              </w:rPr>
              <w:t>Block</w:t>
            </w:r>
          </w:p>
        </w:tc>
        <w:tc>
          <w:tcPr>
            <w:tcW w:w="1014" w:type="dxa"/>
          </w:tcPr>
          <w:p w14:paraId="561C7F67" w14:textId="77777777" w:rsidR="00336FAA" w:rsidRDefault="00000000">
            <w:pPr>
              <w:widowControl w:val="0"/>
              <w:spacing w:before="120" w:line="480" w:lineRule="auto"/>
              <w:jc w:val="center"/>
              <w:rPr>
                <w:sz w:val="24"/>
                <w:szCs w:val="24"/>
              </w:rPr>
            </w:pPr>
            <w:r>
              <w:rPr>
                <w:sz w:val="24"/>
                <w:szCs w:val="24"/>
              </w:rPr>
              <w:t>4</w:t>
            </w:r>
          </w:p>
        </w:tc>
        <w:tc>
          <w:tcPr>
            <w:tcW w:w="1192" w:type="dxa"/>
          </w:tcPr>
          <w:p w14:paraId="1E508549" w14:textId="77777777" w:rsidR="00336FAA" w:rsidRDefault="00000000">
            <w:pPr>
              <w:widowControl w:val="0"/>
              <w:spacing w:before="120" w:line="480" w:lineRule="auto"/>
              <w:jc w:val="center"/>
              <w:rPr>
                <w:sz w:val="24"/>
                <w:szCs w:val="24"/>
              </w:rPr>
            </w:pPr>
            <w:r>
              <w:rPr>
                <w:sz w:val="24"/>
                <w:szCs w:val="24"/>
              </w:rPr>
              <w:t>0.8130</w:t>
            </w:r>
          </w:p>
        </w:tc>
        <w:tc>
          <w:tcPr>
            <w:tcW w:w="1215" w:type="dxa"/>
          </w:tcPr>
          <w:p w14:paraId="12160675" w14:textId="77777777" w:rsidR="00336FAA" w:rsidRDefault="00000000">
            <w:pPr>
              <w:widowControl w:val="0"/>
              <w:spacing w:before="120" w:line="480" w:lineRule="auto"/>
              <w:jc w:val="center"/>
              <w:rPr>
                <w:sz w:val="24"/>
                <w:szCs w:val="24"/>
              </w:rPr>
            </w:pPr>
            <w:r>
              <w:rPr>
                <w:sz w:val="24"/>
                <w:szCs w:val="24"/>
              </w:rPr>
              <w:t>0.5509</w:t>
            </w:r>
          </w:p>
        </w:tc>
        <w:tc>
          <w:tcPr>
            <w:tcW w:w="1072" w:type="dxa"/>
          </w:tcPr>
          <w:p w14:paraId="72026E2C" w14:textId="77777777" w:rsidR="00336FAA" w:rsidRDefault="00000000">
            <w:pPr>
              <w:widowControl w:val="0"/>
              <w:spacing w:before="120" w:line="480" w:lineRule="auto"/>
              <w:jc w:val="center"/>
              <w:rPr>
                <w:sz w:val="24"/>
                <w:szCs w:val="24"/>
              </w:rPr>
            </w:pPr>
            <w:r>
              <w:rPr>
                <w:sz w:val="24"/>
                <w:szCs w:val="24"/>
              </w:rPr>
              <w:t>1.6000</w:t>
            </w:r>
          </w:p>
        </w:tc>
        <w:tc>
          <w:tcPr>
            <w:tcW w:w="1226" w:type="dxa"/>
            <w:tcBorders>
              <w:right w:val="nil"/>
            </w:tcBorders>
          </w:tcPr>
          <w:p w14:paraId="62498C9D" w14:textId="77777777" w:rsidR="00336FAA" w:rsidRDefault="00000000">
            <w:pPr>
              <w:widowControl w:val="0"/>
              <w:spacing w:before="120" w:line="480" w:lineRule="auto"/>
              <w:jc w:val="center"/>
              <w:rPr>
                <w:sz w:val="24"/>
                <w:szCs w:val="24"/>
              </w:rPr>
            </w:pPr>
            <w:r>
              <w:rPr>
                <w:sz w:val="24"/>
                <w:szCs w:val="24"/>
              </w:rPr>
              <w:t>0.26460</w:t>
            </w:r>
          </w:p>
        </w:tc>
        <w:tc>
          <w:tcPr>
            <w:tcW w:w="1089" w:type="dxa"/>
            <w:tcBorders>
              <w:right w:val="nil"/>
            </w:tcBorders>
          </w:tcPr>
          <w:p w14:paraId="3AA43BFA" w14:textId="77777777" w:rsidR="00336FAA" w:rsidRDefault="00000000">
            <w:pPr>
              <w:widowControl w:val="0"/>
              <w:spacing w:before="120" w:line="480" w:lineRule="auto"/>
              <w:jc w:val="center"/>
              <w:rPr>
                <w:sz w:val="24"/>
                <w:szCs w:val="24"/>
              </w:rPr>
            </w:pPr>
            <w:r>
              <w:rPr>
                <w:sz w:val="24"/>
                <w:szCs w:val="24"/>
              </w:rPr>
              <w:t>11.2602</w:t>
            </w:r>
          </w:p>
        </w:tc>
        <w:tc>
          <w:tcPr>
            <w:tcW w:w="1465" w:type="dxa"/>
          </w:tcPr>
          <w:p w14:paraId="499DB099" w14:textId="77777777" w:rsidR="00336FAA" w:rsidRDefault="00000000">
            <w:pPr>
              <w:widowControl w:val="0"/>
              <w:spacing w:before="120" w:line="480" w:lineRule="auto"/>
              <w:jc w:val="center"/>
              <w:rPr>
                <w:sz w:val="24"/>
                <w:szCs w:val="24"/>
              </w:rPr>
            </w:pPr>
            <w:r>
              <w:rPr>
                <w:sz w:val="24"/>
                <w:szCs w:val="24"/>
              </w:rPr>
              <w:t>0.002275*</w:t>
            </w:r>
          </w:p>
        </w:tc>
      </w:tr>
      <w:tr w:rsidR="00336FAA" w14:paraId="1F4B6FEC" w14:textId="77777777">
        <w:tc>
          <w:tcPr>
            <w:tcW w:w="1447" w:type="dxa"/>
          </w:tcPr>
          <w:p w14:paraId="4FFDA98B" w14:textId="77777777" w:rsidR="00336FAA" w:rsidRDefault="00000000">
            <w:pPr>
              <w:widowControl w:val="0"/>
              <w:spacing w:before="120" w:line="480" w:lineRule="auto"/>
              <w:jc w:val="center"/>
              <w:rPr>
                <w:sz w:val="24"/>
                <w:szCs w:val="24"/>
              </w:rPr>
            </w:pPr>
            <w:r>
              <w:rPr>
                <w:sz w:val="24"/>
                <w:szCs w:val="24"/>
              </w:rPr>
              <w:t>Treatment</w:t>
            </w:r>
          </w:p>
        </w:tc>
        <w:tc>
          <w:tcPr>
            <w:tcW w:w="1014" w:type="dxa"/>
          </w:tcPr>
          <w:p w14:paraId="515E0925" w14:textId="77777777" w:rsidR="00336FAA" w:rsidRDefault="00000000">
            <w:pPr>
              <w:widowControl w:val="0"/>
              <w:spacing w:before="120" w:line="480" w:lineRule="auto"/>
              <w:jc w:val="center"/>
              <w:rPr>
                <w:sz w:val="24"/>
                <w:szCs w:val="24"/>
              </w:rPr>
            </w:pPr>
            <w:r>
              <w:rPr>
                <w:sz w:val="24"/>
                <w:szCs w:val="24"/>
              </w:rPr>
              <w:t>2</w:t>
            </w:r>
          </w:p>
        </w:tc>
        <w:tc>
          <w:tcPr>
            <w:tcW w:w="1192" w:type="dxa"/>
          </w:tcPr>
          <w:p w14:paraId="1F91AD81" w14:textId="77777777" w:rsidR="00336FAA" w:rsidRDefault="00000000">
            <w:pPr>
              <w:widowControl w:val="0"/>
              <w:spacing w:before="120" w:line="480" w:lineRule="auto"/>
              <w:jc w:val="center"/>
              <w:rPr>
                <w:sz w:val="24"/>
                <w:szCs w:val="24"/>
              </w:rPr>
            </w:pPr>
            <w:r>
              <w:rPr>
                <w:sz w:val="24"/>
                <w:szCs w:val="24"/>
              </w:rPr>
              <w:t>6.8606</w:t>
            </w:r>
          </w:p>
        </w:tc>
        <w:tc>
          <w:tcPr>
            <w:tcW w:w="1215" w:type="dxa"/>
          </w:tcPr>
          <w:p w14:paraId="32B9F845" w14:textId="77777777" w:rsidR="00336FAA" w:rsidRDefault="00000000">
            <w:pPr>
              <w:widowControl w:val="0"/>
              <w:spacing w:before="120" w:line="480" w:lineRule="auto"/>
              <w:jc w:val="center"/>
              <w:rPr>
                <w:sz w:val="24"/>
                <w:szCs w:val="24"/>
              </w:rPr>
            </w:pPr>
            <w:r>
              <w:rPr>
                <w:sz w:val="24"/>
                <w:szCs w:val="24"/>
              </w:rPr>
              <w:t>0.0184*</w:t>
            </w:r>
          </w:p>
        </w:tc>
        <w:tc>
          <w:tcPr>
            <w:tcW w:w="1072" w:type="dxa"/>
          </w:tcPr>
          <w:p w14:paraId="237630B5" w14:textId="77777777" w:rsidR="00336FAA" w:rsidRDefault="00000000">
            <w:pPr>
              <w:widowControl w:val="0"/>
              <w:spacing w:before="120" w:line="480" w:lineRule="auto"/>
              <w:jc w:val="center"/>
              <w:rPr>
                <w:sz w:val="24"/>
                <w:szCs w:val="24"/>
              </w:rPr>
            </w:pPr>
            <w:r>
              <w:rPr>
                <w:sz w:val="24"/>
                <w:szCs w:val="24"/>
              </w:rPr>
              <w:t>4.6041</w:t>
            </w:r>
          </w:p>
        </w:tc>
        <w:tc>
          <w:tcPr>
            <w:tcW w:w="1226" w:type="dxa"/>
            <w:tcBorders>
              <w:right w:val="nil"/>
            </w:tcBorders>
          </w:tcPr>
          <w:p w14:paraId="083747BB" w14:textId="77777777" w:rsidR="00336FAA" w:rsidRDefault="00000000">
            <w:pPr>
              <w:widowControl w:val="0"/>
              <w:spacing w:before="120" w:line="480" w:lineRule="auto"/>
              <w:jc w:val="center"/>
              <w:rPr>
                <w:sz w:val="24"/>
                <w:szCs w:val="24"/>
              </w:rPr>
            </w:pPr>
            <w:r>
              <w:rPr>
                <w:sz w:val="24"/>
                <w:szCs w:val="24"/>
              </w:rPr>
              <w:t>0.04671*</w:t>
            </w:r>
          </w:p>
        </w:tc>
        <w:tc>
          <w:tcPr>
            <w:tcW w:w="1089" w:type="dxa"/>
            <w:tcBorders>
              <w:right w:val="nil"/>
            </w:tcBorders>
          </w:tcPr>
          <w:p w14:paraId="4BC77858" w14:textId="77777777" w:rsidR="00336FAA" w:rsidRDefault="00000000">
            <w:pPr>
              <w:widowControl w:val="0"/>
              <w:spacing w:before="120" w:line="480" w:lineRule="auto"/>
              <w:jc w:val="center"/>
              <w:rPr>
                <w:sz w:val="24"/>
                <w:szCs w:val="24"/>
              </w:rPr>
            </w:pPr>
            <w:r>
              <w:rPr>
                <w:sz w:val="24"/>
                <w:szCs w:val="24"/>
              </w:rPr>
              <w:t>1.1213</w:t>
            </w:r>
          </w:p>
        </w:tc>
        <w:tc>
          <w:tcPr>
            <w:tcW w:w="1465" w:type="dxa"/>
          </w:tcPr>
          <w:p w14:paraId="3E60B6A3" w14:textId="77777777" w:rsidR="00336FAA" w:rsidRDefault="00000000">
            <w:pPr>
              <w:widowControl w:val="0"/>
              <w:spacing w:before="120" w:line="480" w:lineRule="auto"/>
              <w:jc w:val="center"/>
              <w:rPr>
                <w:sz w:val="24"/>
                <w:szCs w:val="24"/>
              </w:rPr>
            </w:pPr>
            <w:r>
              <w:rPr>
                <w:sz w:val="24"/>
                <w:szCs w:val="24"/>
              </w:rPr>
              <w:t>0.372141</w:t>
            </w:r>
          </w:p>
        </w:tc>
      </w:tr>
      <w:tr w:rsidR="00336FAA" w14:paraId="2614A161" w14:textId="77777777">
        <w:tc>
          <w:tcPr>
            <w:tcW w:w="1447" w:type="dxa"/>
            <w:tcBorders>
              <w:top w:val="nil"/>
            </w:tcBorders>
          </w:tcPr>
          <w:p w14:paraId="2C116902" w14:textId="77777777" w:rsidR="00336FAA" w:rsidRDefault="00000000">
            <w:pPr>
              <w:widowControl w:val="0"/>
              <w:spacing w:before="120" w:line="480" w:lineRule="auto"/>
              <w:jc w:val="center"/>
              <w:rPr>
                <w:sz w:val="24"/>
                <w:szCs w:val="24"/>
              </w:rPr>
            </w:pPr>
            <w:r>
              <w:rPr>
                <w:sz w:val="24"/>
                <w:szCs w:val="24"/>
              </w:rPr>
              <w:t>Residuals</w:t>
            </w:r>
          </w:p>
        </w:tc>
        <w:tc>
          <w:tcPr>
            <w:tcW w:w="1014" w:type="dxa"/>
            <w:tcBorders>
              <w:top w:val="nil"/>
            </w:tcBorders>
          </w:tcPr>
          <w:p w14:paraId="32F63503" w14:textId="77777777" w:rsidR="00336FAA" w:rsidRDefault="00000000">
            <w:pPr>
              <w:widowControl w:val="0"/>
              <w:spacing w:before="120" w:line="480" w:lineRule="auto"/>
              <w:jc w:val="center"/>
              <w:rPr>
                <w:sz w:val="24"/>
                <w:szCs w:val="24"/>
              </w:rPr>
            </w:pPr>
            <w:r>
              <w:rPr>
                <w:sz w:val="24"/>
                <w:szCs w:val="24"/>
              </w:rPr>
              <w:t>8</w:t>
            </w:r>
          </w:p>
        </w:tc>
        <w:tc>
          <w:tcPr>
            <w:tcW w:w="1192" w:type="dxa"/>
            <w:tcBorders>
              <w:top w:val="nil"/>
            </w:tcBorders>
          </w:tcPr>
          <w:p w14:paraId="2A5C9247" w14:textId="77777777" w:rsidR="00336FAA" w:rsidRDefault="00336FAA">
            <w:pPr>
              <w:widowControl w:val="0"/>
              <w:spacing w:before="120" w:line="480" w:lineRule="auto"/>
              <w:jc w:val="center"/>
              <w:rPr>
                <w:sz w:val="24"/>
                <w:szCs w:val="24"/>
              </w:rPr>
            </w:pPr>
          </w:p>
        </w:tc>
        <w:tc>
          <w:tcPr>
            <w:tcW w:w="1215" w:type="dxa"/>
            <w:tcBorders>
              <w:top w:val="nil"/>
            </w:tcBorders>
          </w:tcPr>
          <w:p w14:paraId="3C646DA2" w14:textId="77777777" w:rsidR="00336FAA" w:rsidRDefault="00336FAA">
            <w:pPr>
              <w:widowControl w:val="0"/>
              <w:spacing w:before="120" w:line="480" w:lineRule="auto"/>
              <w:jc w:val="center"/>
              <w:rPr>
                <w:sz w:val="24"/>
                <w:szCs w:val="24"/>
              </w:rPr>
            </w:pPr>
          </w:p>
        </w:tc>
        <w:tc>
          <w:tcPr>
            <w:tcW w:w="1072" w:type="dxa"/>
            <w:tcBorders>
              <w:top w:val="nil"/>
            </w:tcBorders>
          </w:tcPr>
          <w:p w14:paraId="73CEB066" w14:textId="77777777" w:rsidR="00336FAA" w:rsidRDefault="00336FAA">
            <w:pPr>
              <w:widowControl w:val="0"/>
              <w:spacing w:before="120" w:line="480" w:lineRule="auto"/>
              <w:jc w:val="center"/>
              <w:rPr>
                <w:sz w:val="24"/>
                <w:szCs w:val="24"/>
              </w:rPr>
            </w:pPr>
          </w:p>
        </w:tc>
        <w:tc>
          <w:tcPr>
            <w:tcW w:w="1226" w:type="dxa"/>
            <w:tcBorders>
              <w:top w:val="nil"/>
              <w:right w:val="nil"/>
            </w:tcBorders>
          </w:tcPr>
          <w:p w14:paraId="5B521D02" w14:textId="77777777" w:rsidR="00336FAA" w:rsidRDefault="00336FAA">
            <w:pPr>
              <w:widowControl w:val="0"/>
              <w:spacing w:before="120" w:line="480" w:lineRule="auto"/>
              <w:jc w:val="center"/>
              <w:rPr>
                <w:sz w:val="24"/>
                <w:szCs w:val="24"/>
              </w:rPr>
            </w:pPr>
          </w:p>
        </w:tc>
        <w:tc>
          <w:tcPr>
            <w:tcW w:w="1089" w:type="dxa"/>
            <w:tcBorders>
              <w:top w:val="nil"/>
              <w:right w:val="nil"/>
            </w:tcBorders>
          </w:tcPr>
          <w:p w14:paraId="782FBB8D" w14:textId="77777777" w:rsidR="00336FAA" w:rsidRDefault="00336FAA">
            <w:pPr>
              <w:widowControl w:val="0"/>
              <w:spacing w:before="120" w:line="480" w:lineRule="auto"/>
              <w:jc w:val="center"/>
              <w:rPr>
                <w:sz w:val="24"/>
                <w:szCs w:val="24"/>
              </w:rPr>
            </w:pPr>
          </w:p>
        </w:tc>
        <w:tc>
          <w:tcPr>
            <w:tcW w:w="1465" w:type="dxa"/>
            <w:tcBorders>
              <w:top w:val="nil"/>
            </w:tcBorders>
          </w:tcPr>
          <w:p w14:paraId="5A3B0AA7" w14:textId="77777777" w:rsidR="00336FAA" w:rsidRDefault="00336FAA">
            <w:pPr>
              <w:widowControl w:val="0"/>
              <w:spacing w:before="120" w:line="480" w:lineRule="auto"/>
              <w:jc w:val="center"/>
              <w:rPr>
                <w:sz w:val="24"/>
                <w:szCs w:val="24"/>
              </w:rPr>
            </w:pPr>
          </w:p>
        </w:tc>
      </w:tr>
    </w:tbl>
    <w:p w14:paraId="007FD19F" w14:textId="77777777" w:rsidR="00336FAA" w:rsidRDefault="00336FAA">
      <w:pPr>
        <w:spacing w:line="480" w:lineRule="auto"/>
        <w:rPr>
          <w:sz w:val="24"/>
          <w:szCs w:val="24"/>
        </w:rPr>
      </w:pPr>
    </w:p>
    <w:p w14:paraId="429969E6" w14:textId="77777777" w:rsidR="00336FAA" w:rsidRDefault="00336FAA">
      <w:pPr>
        <w:spacing w:line="480" w:lineRule="auto"/>
        <w:rPr>
          <w:sz w:val="24"/>
          <w:szCs w:val="24"/>
        </w:rPr>
      </w:pPr>
    </w:p>
    <w:p w14:paraId="12806BAF" w14:textId="77777777" w:rsidR="00336FAA" w:rsidRDefault="00000000">
      <w:pPr>
        <w:spacing w:line="480" w:lineRule="auto"/>
        <w:rPr>
          <w:sz w:val="24"/>
          <w:szCs w:val="24"/>
        </w:rPr>
      </w:pPr>
      <w:r>
        <w:rPr>
          <w:b/>
          <w:sz w:val="24"/>
          <w:szCs w:val="24"/>
        </w:rPr>
        <w:t xml:space="preserve">3.3 Thinning study, prevalence of root disease </w:t>
      </w:r>
    </w:p>
    <w:p w14:paraId="63AFD052" w14:textId="313CFCE0" w:rsidR="00336FAA" w:rsidRDefault="00000000">
      <w:pPr>
        <w:spacing w:line="480" w:lineRule="auto"/>
        <w:ind w:firstLine="720"/>
        <w:rPr>
          <w:sz w:val="24"/>
          <w:szCs w:val="24"/>
        </w:rPr>
      </w:pPr>
      <w:ins w:id="821" w:author="Sarah Hoffman" w:date="2022-11-07T21:10:00Z">
        <w:r>
          <w:rPr>
            <w:sz w:val="24"/>
            <w:szCs w:val="24"/>
            <w:highlight w:val="white"/>
          </w:rPr>
          <w:t xml:space="preserve">The </w:t>
        </w:r>
      </w:ins>
      <w:r>
        <w:rPr>
          <w:sz w:val="24"/>
          <w:szCs w:val="24"/>
          <w:highlight w:val="white"/>
        </w:rPr>
        <w:t>occurrence</w:t>
      </w:r>
      <w:ins w:id="822" w:author="Sarah Hoffman" w:date="2022-11-07T21:10:00Z">
        <w:r>
          <w:rPr>
            <w:sz w:val="24"/>
            <w:szCs w:val="24"/>
            <w:highlight w:val="white"/>
          </w:rPr>
          <w:t xml:space="preserve"> of root disease was quantified </w:t>
        </w:r>
      </w:ins>
      <w:ins w:id="823" w:author="Sarah Hoffman" w:date="2022-11-07T21:11:00Z">
        <w:r>
          <w:rPr>
            <w:sz w:val="24"/>
            <w:szCs w:val="24"/>
            <w:highlight w:val="white"/>
          </w:rPr>
          <w:t>at the plot</w:t>
        </w:r>
      </w:ins>
      <w:r>
        <w:rPr>
          <w:sz w:val="24"/>
          <w:szCs w:val="24"/>
          <w:highlight w:val="white"/>
        </w:rPr>
        <w:t xml:space="preserve"> and stand</w:t>
      </w:r>
      <w:ins w:id="824" w:author="Sarah Hoffman" w:date="2022-11-07T21:11:00Z">
        <w:r>
          <w:rPr>
            <w:sz w:val="24"/>
            <w:szCs w:val="24"/>
            <w:highlight w:val="white"/>
          </w:rPr>
          <w:t xml:space="preserve"> levels</w:t>
        </w:r>
      </w:ins>
      <w:ins w:id="825" w:author="Sarah Hoffman" w:date="2022-11-07T21:10:00Z">
        <w:r>
          <w:rPr>
            <w:sz w:val="24"/>
            <w:szCs w:val="24"/>
            <w:highlight w:val="white"/>
          </w:rPr>
          <w:t>.</w:t>
        </w:r>
      </w:ins>
      <w:r>
        <w:rPr>
          <w:sz w:val="24"/>
          <w:szCs w:val="24"/>
          <w:highlight w:val="white"/>
        </w:rPr>
        <w:t xml:space="preserve"> </w:t>
      </w:r>
      <w:r>
        <w:rPr>
          <w:sz w:val="24"/>
          <w:szCs w:val="24"/>
        </w:rPr>
        <w:t xml:space="preserve">When the plots were established, LRR was present within 59% (n = 44/75) of the plots, and in </w:t>
      </w:r>
      <w:r>
        <w:rPr>
          <w:color w:val="000000"/>
          <w:sz w:val="24"/>
          <w:szCs w:val="24"/>
        </w:rPr>
        <w:t>87</w:t>
      </w:r>
      <w:r>
        <w:rPr>
          <w:sz w:val="24"/>
          <w:szCs w:val="24"/>
        </w:rPr>
        <w:t xml:space="preserve">% (n = </w:t>
      </w:r>
      <w:r>
        <w:rPr>
          <w:color w:val="000000"/>
          <w:sz w:val="24"/>
          <w:szCs w:val="24"/>
        </w:rPr>
        <w:t>13</w:t>
      </w:r>
      <w:r>
        <w:rPr>
          <w:sz w:val="24"/>
          <w:szCs w:val="24"/>
        </w:rPr>
        <w:t>/</w:t>
      </w:r>
      <w:r>
        <w:rPr>
          <w:color w:val="000000"/>
          <w:sz w:val="24"/>
          <w:szCs w:val="24"/>
        </w:rPr>
        <w:t>15</w:t>
      </w:r>
      <w:r>
        <w:rPr>
          <w:sz w:val="24"/>
          <w:szCs w:val="24"/>
        </w:rPr>
        <w:t>) of the stands. By the end of the study, the presence of LRR was found within 82%</w:t>
      </w:r>
      <w:r w:rsidR="0004195B">
        <w:rPr>
          <w:sz w:val="24"/>
          <w:szCs w:val="24"/>
        </w:rPr>
        <w:t xml:space="preserve"> </w:t>
      </w:r>
      <w:r w:rsidR="0004195B">
        <w:rPr>
          <w:sz w:val="24"/>
          <w:szCs w:val="24"/>
        </w:rPr>
        <w:t>of the plots</w:t>
      </w:r>
      <w:r>
        <w:rPr>
          <w:sz w:val="24"/>
          <w:szCs w:val="24"/>
        </w:rPr>
        <w:t xml:space="preserve"> (n = 62/75</w:t>
      </w:r>
      <w:r w:rsidR="0004195B">
        <w:rPr>
          <w:sz w:val="24"/>
          <w:szCs w:val="24"/>
        </w:rPr>
        <w:t>;</w:t>
      </w:r>
      <w:ins w:id="826" w:author="Shawn McMurtrey" w:date="2022-11-15T21:13:00Z">
        <w:r>
          <w:rPr>
            <w:sz w:val="24"/>
            <w:szCs w:val="24"/>
          </w:rPr>
          <w:t xml:space="preserve"> </w:t>
        </w:r>
      </w:ins>
      <w:r w:rsidR="0004195B">
        <w:rPr>
          <w:sz w:val="24"/>
          <w:szCs w:val="24"/>
        </w:rPr>
        <w:t xml:space="preserve">unthinned </w:t>
      </w:r>
      <w:ins w:id="827" w:author="Shawn McMurtrey" w:date="2022-11-15T21:14:00Z">
        <w:r>
          <w:rPr>
            <w:sz w:val="24"/>
            <w:szCs w:val="24"/>
          </w:rPr>
          <w:t>p</w:t>
        </w:r>
      </w:ins>
      <w:ins w:id="828" w:author="Shawn McMurtrey" w:date="2022-11-15T21:13:00Z">
        <w:r>
          <w:rPr>
            <w:sz w:val="24"/>
            <w:szCs w:val="24"/>
          </w:rPr>
          <w:t xml:space="preserve">lot n = 23/25; </w:t>
        </w:r>
      </w:ins>
      <w:r w:rsidR="0004195B">
        <w:rPr>
          <w:sz w:val="24"/>
          <w:szCs w:val="24"/>
        </w:rPr>
        <w:t xml:space="preserve">light thin </w:t>
      </w:r>
      <w:ins w:id="829" w:author="Shawn McMurtrey" w:date="2022-11-15T21:14:00Z">
        <w:r>
          <w:rPr>
            <w:sz w:val="24"/>
            <w:szCs w:val="24"/>
          </w:rPr>
          <w:t>p</w:t>
        </w:r>
      </w:ins>
      <w:ins w:id="830" w:author="Shawn McMurtrey" w:date="2022-11-15T21:13:00Z">
        <w:r>
          <w:rPr>
            <w:sz w:val="24"/>
            <w:szCs w:val="24"/>
          </w:rPr>
          <w:t>lot n = 20/25; and</w:t>
        </w:r>
      </w:ins>
      <w:r w:rsidR="0004195B">
        <w:rPr>
          <w:sz w:val="24"/>
          <w:szCs w:val="24"/>
        </w:rPr>
        <w:t xml:space="preserve"> thin</w:t>
      </w:r>
      <w:ins w:id="831" w:author="Shawn McMurtrey" w:date="2022-11-15T21:13:00Z">
        <w:r>
          <w:rPr>
            <w:sz w:val="24"/>
            <w:szCs w:val="24"/>
          </w:rPr>
          <w:t xml:space="preserve"> </w:t>
        </w:r>
      </w:ins>
      <w:ins w:id="832" w:author="Shawn McMurtrey" w:date="2022-11-15T21:14:00Z">
        <w:r>
          <w:rPr>
            <w:sz w:val="24"/>
            <w:szCs w:val="24"/>
          </w:rPr>
          <w:t>pl</w:t>
        </w:r>
      </w:ins>
      <w:ins w:id="833" w:author="Shawn McMurtrey" w:date="2022-11-15T21:13:00Z">
        <w:r>
          <w:rPr>
            <w:sz w:val="24"/>
            <w:szCs w:val="24"/>
          </w:rPr>
          <w:t>ot n = 19/25</w:t>
        </w:r>
      </w:ins>
      <w:r>
        <w:rPr>
          <w:sz w:val="24"/>
          <w:szCs w:val="24"/>
        </w:rPr>
        <w:t xml:space="preserve">) and in 100% (n = 15/15) of the stands. </w:t>
      </w:r>
      <w:del w:id="834" w:author="Shawn McMurtrey" w:date="2022-11-15T21:15:00Z">
        <w:r>
          <w:rPr>
            <w:sz w:val="24"/>
            <w:szCs w:val="24"/>
          </w:rPr>
          <w:delText>(Plot n = 23/25 for unthinned stands; Plot n = 20/25 for lightly thinned stands; and Plot n = 19/25 for thinned stands).</w:delText>
        </w:r>
        <w:r>
          <w:rPr>
            <w:sz w:val="24"/>
            <w:szCs w:val="24"/>
            <w:highlight w:val="white"/>
          </w:rPr>
          <w:delText xml:space="preserve"> </w:delText>
        </w:r>
      </w:del>
      <w:r>
        <w:rPr>
          <w:sz w:val="24"/>
          <w:szCs w:val="24"/>
          <w:highlight w:val="white"/>
        </w:rPr>
        <w:t xml:space="preserve">Within every stand, the prevalence of root disease increased over time. </w:t>
      </w:r>
      <w:r>
        <w:rPr>
          <w:sz w:val="24"/>
          <w:szCs w:val="24"/>
        </w:rPr>
        <w:t>Laminated root rot was found within at least 40% of the plots in all 15 of the total stands (</w:t>
      </w:r>
      <w:r>
        <w:rPr>
          <w:sz w:val="24"/>
          <w:szCs w:val="24"/>
          <w:shd w:val="clear" w:color="auto" w:fill="FFFF00"/>
        </w:rPr>
        <w:t>Figure x)</w:t>
      </w:r>
      <w:r>
        <w:rPr>
          <w:sz w:val="24"/>
          <w:szCs w:val="24"/>
        </w:rPr>
        <w:t>. By the time the study concluded, LRR had been found in 100%</w:t>
      </w:r>
      <w:ins w:id="835" w:author="Shawn McMurtrey" w:date="2022-11-10T18:39:00Z">
        <w:r>
          <w:rPr>
            <w:sz w:val="24"/>
            <w:szCs w:val="24"/>
          </w:rPr>
          <w:t xml:space="preserve"> (n = 5)</w:t>
        </w:r>
      </w:ins>
      <w:r>
        <w:rPr>
          <w:sz w:val="24"/>
          <w:szCs w:val="24"/>
        </w:rPr>
        <w:t xml:space="preserve"> of the plots within two of the unthinned stands, two of the stands with light thinning, and one of the thinned stands. </w:t>
      </w:r>
    </w:p>
    <w:p w14:paraId="6AD7B905" w14:textId="77777777" w:rsidR="00336FAA" w:rsidRDefault="00336FAA">
      <w:pPr>
        <w:spacing w:line="480" w:lineRule="auto"/>
        <w:rPr>
          <w:sz w:val="24"/>
          <w:szCs w:val="24"/>
        </w:rPr>
      </w:pPr>
    </w:p>
    <w:p w14:paraId="70E1EFD9" w14:textId="77777777" w:rsidR="00336FAA" w:rsidRDefault="00000000">
      <w:pPr>
        <w:spacing w:line="480" w:lineRule="auto"/>
        <w:rPr>
          <w:sz w:val="24"/>
          <w:szCs w:val="24"/>
        </w:rPr>
      </w:pPr>
      <w:r>
        <w:rPr>
          <w:b/>
          <w:sz w:val="24"/>
          <w:szCs w:val="24"/>
        </w:rPr>
        <w:t xml:space="preserve">3.3 </w:t>
      </w:r>
      <w:ins w:id="836" w:author="Shawn McMurtrey" w:date="2022-11-15T19:59:00Z">
        <w:r>
          <w:rPr>
            <w:b/>
            <w:sz w:val="24"/>
            <w:szCs w:val="24"/>
          </w:rPr>
          <w:t xml:space="preserve">Thinning study, </w:t>
        </w:r>
      </w:ins>
      <w:r>
        <w:rPr>
          <w:b/>
          <w:sz w:val="24"/>
          <w:szCs w:val="24"/>
        </w:rPr>
        <w:t xml:space="preserve">Forest Vegetation </w:t>
      </w:r>
      <w:del w:id="837" w:author="Shawn McMurtrey" w:date="2022-11-15T20:29:00Z">
        <w:r>
          <w:rPr>
            <w:b/>
            <w:sz w:val="24"/>
            <w:szCs w:val="24"/>
          </w:rPr>
          <w:delText>Simulator</w:delText>
        </w:r>
      </w:del>
      <w:ins w:id="838" w:author="Shawn McMurtrey" w:date="2022-11-15T20:29:00Z">
        <w:r>
          <w:rPr>
            <w:b/>
            <w:sz w:val="24"/>
            <w:szCs w:val="24"/>
          </w:rPr>
          <w:t>Simulator,</w:t>
        </w:r>
      </w:ins>
      <w:r>
        <w:rPr>
          <w:b/>
          <w:sz w:val="24"/>
          <w:szCs w:val="24"/>
        </w:rPr>
        <w:t xml:space="preserve"> and Western Root Disease Models</w:t>
      </w:r>
    </w:p>
    <w:p w14:paraId="26BB3B90" w14:textId="4B7E3C91" w:rsidR="00336FAA" w:rsidRDefault="00000000">
      <w:pPr>
        <w:spacing w:line="480" w:lineRule="auto"/>
        <w:rPr>
          <w:sz w:val="24"/>
          <w:szCs w:val="24"/>
        </w:rPr>
      </w:pPr>
      <w:r>
        <w:rPr>
          <w:sz w:val="24"/>
          <w:szCs w:val="24"/>
          <w:highlight w:val="white"/>
        </w:rPr>
        <w:t>Measured stand mean basal area</w:t>
      </w:r>
      <w:r w:rsidR="0004195B">
        <w:rPr>
          <w:sz w:val="24"/>
          <w:szCs w:val="24"/>
          <w:highlight w:val="white"/>
        </w:rPr>
        <w:t>s</w:t>
      </w:r>
      <w:r>
        <w:rPr>
          <w:sz w:val="24"/>
          <w:szCs w:val="24"/>
          <w:highlight w:val="white"/>
        </w:rPr>
        <w:t xml:space="preserve"> over time w</w:t>
      </w:r>
      <w:r w:rsidR="0004195B">
        <w:rPr>
          <w:sz w:val="24"/>
          <w:szCs w:val="24"/>
          <w:highlight w:val="white"/>
        </w:rPr>
        <w:t>ere consistently</w:t>
      </w:r>
      <w:r>
        <w:rPr>
          <w:sz w:val="24"/>
          <w:szCs w:val="24"/>
          <w:highlight w:val="white"/>
        </w:rPr>
        <w:t xml:space="preserve"> more similar to the values predicted by the WRDM run using default parameters than to the base FVS model using default parameters (</w:t>
      </w:r>
      <w:r>
        <w:rPr>
          <w:sz w:val="24"/>
          <w:szCs w:val="24"/>
          <w:shd w:val="clear" w:color="auto" w:fill="FFFF00"/>
        </w:rPr>
        <w:t>Figure x</w:t>
      </w:r>
      <w:r>
        <w:rPr>
          <w:sz w:val="24"/>
          <w:szCs w:val="24"/>
          <w:highlight w:val="white"/>
        </w:rPr>
        <w:t>)</w:t>
      </w:r>
      <w:r w:rsidR="0004195B">
        <w:rPr>
          <w:sz w:val="24"/>
          <w:szCs w:val="24"/>
          <w:highlight w:val="white"/>
        </w:rPr>
        <w:t>.</w:t>
      </w:r>
      <w:ins w:id="839" w:author="Shawn McMurtrey" w:date="2022-11-15T18:56:00Z">
        <w:r>
          <w:rPr>
            <w:sz w:val="24"/>
            <w:szCs w:val="24"/>
            <w:highlight w:val="white"/>
          </w:rPr>
          <w:t xml:space="preserve"> </w:t>
        </w:r>
      </w:ins>
      <w:ins w:id="840" w:author="Shawn McMurtrey" w:date="2022-11-15T19:02:00Z">
        <w:r>
          <w:rPr>
            <w:sz w:val="24"/>
            <w:szCs w:val="24"/>
            <w:highlight w:val="white"/>
          </w:rPr>
          <w:t>The</w:t>
        </w:r>
      </w:ins>
      <w:ins w:id="841" w:author="Shawn McMurtrey" w:date="2022-11-15T19:03:00Z">
        <w:r>
          <w:rPr>
            <w:sz w:val="24"/>
            <w:szCs w:val="24"/>
            <w:highlight w:val="white"/>
          </w:rPr>
          <w:t xml:space="preserve"> </w:t>
        </w:r>
      </w:ins>
      <w:r w:rsidR="0004195B">
        <w:rPr>
          <w:sz w:val="24"/>
          <w:szCs w:val="24"/>
          <w:highlight w:val="white"/>
        </w:rPr>
        <w:t>differences between the models were most pronounced within the</w:t>
      </w:r>
      <w:ins w:id="842" w:author="Shawn McMurtrey" w:date="2022-11-15T19:02:00Z">
        <w:r>
          <w:rPr>
            <w:sz w:val="24"/>
            <w:szCs w:val="24"/>
            <w:highlight w:val="white"/>
          </w:rPr>
          <w:t xml:space="preserve"> </w:t>
        </w:r>
      </w:ins>
      <w:ins w:id="843" w:author="Shawn McMurtrey" w:date="2022-11-15T19:03:00Z">
        <w:r>
          <w:rPr>
            <w:sz w:val="24"/>
            <w:szCs w:val="24"/>
            <w:highlight w:val="white"/>
          </w:rPr>
          <w:t>results</w:t>
        </w:r>
      </w:ins>
      <w:ins w:id="844" w:author="Shawn McMurtrey" w:date="2022-11-15T19:04:00Z">
        <w:r>
          <w:rPr>
            <w:sz w:val="24"/>
            <w:szCs w:val="24"/>
            <w:highlight w:val="white"/>
          </w:rPr>
          <w:t xml:space="preserve"> from 2020</w:t>
        </w:r>
      </w:ins>
      <w:ins w:id="845" w:author="Shawn McMurtrey" w:date="2022-11-15T19:03:00Z">
        <w:r>
          <w:rPr>
            <w:sz w:val="24"/>
            <w:szCs w:val="24"/>
            <w:highlight w:val="white"/>
          </w:rPr>
          <w:t xml:space="preserve"> for unthinned </w:t>
        </w:r>
      </w:ins>
      <w:ins w:id="846" w:author="Shawn McMurtrey" w:date="2022-11-15T20:13:00Z">
        <w:r>
          <w:rPr>
            <w:sz w:val="24"/>
            <w:szCs w:val="24"/>
            <w:highlight w:val="white"/>
          </w:rPr>
          <w:t xml:space="preserve">treatments </w:t>
        </w:r>
      </w:ins>
      <w:ins w:id="847" w:author="Shawn McMurtrey" w:date="2022-11-15T19:03:00Z">
        <w:r>
          <w:rPr>
            <w:sz w:val="24"/>
            <w:szCs w:val="24"/>
            <w:highlight w:val="white"/>
          </w:rPr>
          <w:t>(</w:t>
        </w:r>
        <w:r>
          <w:rPr>
            <w:sz w:val="24"/>
            <w:szCs w:val="24"/>
            <w:highlight w:val="yellow"/>
          </w:rPr>
          <w:t>Figure x-A</w:t>
        </w:r>
      </w:ins>
      <w:ins w:id="848" w:author="Shawn McMurtrey" w:date="2022-11-15T19:04:00Z">
        <w:r>
          <w:rPr>
            <w:sz w:val="24"/>
            <w:szCs w:val="24"/>
            <w:highlight w:val="white"/>
          </w:rPr>
          <w:t xml:space="preserve">) </w:t>
        </w:r>
      </w:ins>
      <w:ins w:id="849" w:author="Shawn McMurtrey" w:date="2022-11-15T20:13:00Z">
        <w:r>
          <w:rPr>
            <w:sz w:val="24"/>
            <w:szCs w:val="24"/>
            <w:highlight w:val="white"/>
          </w:rPr>
          <w:t>thinned treatment</w:t>
        </w:r>
      </w:ins>
      <w:ins w:id="850" w:author="Shawn McMurtrey" w:date="2022-11-15T20:14:00Z">
        <w:r>
          <w:rPr>
            <w:sz w:val="24"/>
            <w:szCs w:val="24"/>
            <w:highlight w:val="white"/>
          </w:rPr>
          <w:t>s</w:t>
        </w:r>
      </w:ins>
      <w:ins w:id="851" w:author="Shawn McMurtrey" w:date="2022-11-15T19:04:00Z">
        <w:r>
          <w:rPr>
            <w:sz w:val="24"/>
            <w:szCs w:val="24"/>
            <w:highlight w:val="white"/>
          </w:rPr>
          <w:t xml:space="preserve"> (</w:t>
        </w:r>
        <w:r>
          <w:rPr>
            <w:sz w:val="24"/>
            <w:szCs w:val="24"/>
            <w:highlight w:val="yellow"/>
          </w:rPr>
          <w:t>Fig. x – E</w:t>
        </w:r>
        <w:r>
          <w:rPr>
            <w:sz w:val="24"/>
            <w:szCs w:val="24"/>
            <w:highlight w:val="white"/>
          </w:rPr>
          <w:t>)</w:t>
        </w:r>
      </w:ins>
      <w:r w:rsidR="0004195B">
        <w:rPr>
          <w:sz w:val="24"/>
          <w:szCs w:val="24"/>
          <w:highlight w:val="white"/>
        </w:rPr>
        <w:t>.</w:t>
      </w:r>
      <w:ins w:id="852" w:author="Shawn McMurtrey" w:date="2022-11-15T19:04:00Z">
        <w:r>
          <w:rPr>
            <w:sz w:val="24"/>
            <w:szCs w:val="24"/>
            <w:highlight w:val="white"/>
          </w:rPr>
          <w:t xml:space="preserve"> </w:t>
        </w:r>
      </w:ins>
      <w:r w:rsidR="00F54089">
        <w:rPr>
          <w:sz w:val="24"/>
          <w:szCs w:val="24"/>
        </w:rPr>
        <w:t xml:space="preserve">The performance of models was similar when considering all species or just Douglas-fir, the species most impacted by LRR. </w:t>
      </w:r>
    </w:p>
    <w:p w14:paraId="77E8D428" w14:textId="77777777" w:rsidR="00336FAA" w:rsidRDefault="00336FAA">
      <w:pPr>
        <w:spacing w:line="480" w:lineRule="auto"/>
        <w:rPr>
          <w:iCs/>
          <w:sz w:val="24"/>
          <w:szCs w:val="24"/>
        </w:rPr>
      </w:pPr>
    </w:p>
    <w:p w14:paraId="3A20025C" w14:textId="77777777" w:rsidR="00336FAA" w:rsidRDefault="00000000">
      <w:pPr>
        <w:spacing w:line="480" w:lineRule="auto"/>
        <w:rPr>
          <w:sz w:val="24"/>
          <w:szCs w:val="24"/>
        </w:rPr>
      </w:pPr>
      <w:r>
        <w:rPr>
          <w:b/>
          <w:sz w:val="24"/>
          <w:szCs w:val="24"/>
        </w:rPr>
        <w:t>3.4 Rotation Study, Basal area and cumulative total mortality</w:t>
      </w:r>
    </w:p>
    <w:p w14:paraId="790758C3" w14:textId="32D6C6F4" w:rsidR="00336FAA" w:rsidRDefault="00000000">
      <w:pPr>
        <w:spacing w:line="480" w:lineRule="auto"/>
        <w:rPr>
          <w:del w:id="853" w:author="Shawn McMurtrey" w:date="2022-11-15T20:15:00Z"/>
          <w:sz w:val="24"/>
          <w:szCs w:val="24"/>
        </w:rPr>
      </w:pPr>
      <w:r>
        <w:rPr>
          <w:sz w:val="24"/>
          <w:szCs w:val="24"/>
        </w:rPr>
        <w:t>Two stands (blocks 1 and 3) of the 12-year red alder rotation were not harvested on schedule and thus</w:t>
      </w:r>
      <w:r w:rsidR="00F54089">
        <w:rPr>
          <w:sz w:val="24"/>
          <w:szCs w:val="24"/>
        </w:rPr>
        <w:t xml:space="preserve"> were</w:t>
      </w:r>
      <w:r>
        <w:rPr>
          <w:sz w:val="24"/>
          <w:szCs w:val="24"/>
        </w:rPr>
        <w:t xml:space="preserve"> excluded from all analyses. Basal area increased throughout the study (</w:t>
      </w:r>
      <w:r w:rsidRPr="00F54089">
        <w:rPr>
          <w:sz w:val="24"/>
          <w:szCs w:val="24"/>
          <w:highlight w:val="yellow"/>
        </w:rPr>
        <w:t>Table 3, Figure 4A</w:t>
      </w:r>
      <w:r>
        <w:rPr>
          <w:sz w:val="24"/>
          <w:szCs w:val="24"/>
        </w:rPr>
        <w:t>), but at a declining rate later in the study (Figure 5)</w:t>
      </w:r>
      <w:r w:rsidR="00F54089">
        <w:rPr>
          <w:sz w:val="24"/>
          <w:szCs w:val="24"/>
        </w:rPr>
        <w:t xml:space="preserve">. Basal area also increased more slowly or even decreased </w:t>
      </w:r>
      <w:r>
        <w:rPr>
          <w:sz w:val="24"/>
          <w:szCs w:val="24"/>
        </w:rPr>
        <w:t xml:space="preserve">in blocks with high initial incidence of laminated </w:t>
      </w:r>
      <w:r w:rsidRPr="00F54089">
        <w:rPr>
          <w:sz w:val="24"/>
          <w:szCs w:val="24"/>
        </w:rPr>
        <w:t>root rot</w:t>
      </w:r>
      <w:r w:rsidR="00F54089">
        <w:rPr>
          <w:sz w:val="24"/>
          <w:szCs w:val="24"/>
        </w:rPr>
        <w:t xml:space="preserve"> (data not shown). </w:t>
      </w:r>
      <w:r>
        <w:rPr>
          <w:sz w:val="24"/>
          <w:szCs w:val="24"/>
        </w:rPr>
        <w:t>Annual basal area increment was significantly reduced in the 25-year cottonwood treatment in the early period compared to the 25-year red alder and the 12</w:t>
      </w:r>
      <w:r w:rsidR="00F54089">
        <w:rPr>
          <w:sz w:val="24"/>
          <w:szCs w:val="24"/>
        </w:rPr>
        <w:t>-</w:t>
      </w:r>
      <w:r>
        <w:rPr>
          <w:sz w:val="24"/>
          <w:szCs w:val="24"/>
        </w:rPr>
        <w:t>year rotation treatments (Figure 5, Table 4).</w:t>
      </w:r>
      <w:del w:id="854" w:author="Shawn McMurtrey" w:date="2022-11-15T19:58:00Z">
        <w:r>
          <w:rPr>
            <w:sz w:val="24"/>
            <w:szCs w:val="24"/>
          </w:rPr>
          <w:delText xml:space="preserve"> </w:delText>
        </w:r>
        <w:r>
          <w:rPr>
            <w:b/>
            <w:sz w:val="24"/>
            <w:szCs w:val="24"/>
          </w:rPr>
          <w:delText xml:space="preserve"> </w:delText>
        </w:r>
      </w:del>
      <w:r>
        <w:rPr>
          <w:b/>
          <w:sz w:val="24"/>
          <w:szCs w:val="24"/>
        </w:rPr>
        <w:t xml:space="preserve"> </w:t>
      </w:r>
      <w:r>
        <w:rPr>
          <w:sz w:val="24"/>
          <w:szCs w:val="24"/>
        </w:rPr>
        <w:t xml:space="preserve">Cumulative total mortality increased consistently through the study (Table 3, Figure 4B), and annual mortality was significantly higher in 12-year red alder and 25-year cottonwood rotation treatments in the early measurement period (Figure 6, Table 4). </w:t>
      </w:r>
      <w:r w:rsidR="00F54089">
        <w:rPr>
          <w:sz w:val="24"/>
          <w:szCs w:val="24"/>
        </w:rPr>
        <w:t>No other significant trends were observed in the growth and overall mortality data.</w:t>
      </w:r>
    </w:p>
    <w:p w14:paraId="29E52CC6" w14:textId="77777777" w:rsidR="00336FAA" w:rsidRDefault="00336FAA">
      <w:pPr>
        <w:spacing w:line="480" w:lineRule="auto"/>
        <w:rPr>
          <w:ins w:id="855" w:author="Shawn McMurtrey" w:date="2022-11-15T20:28:00Z"/>
          <w:sz w:val="24"/>
          <w:szCs w:val="24"/>
        </w:rPr>
      </w:pPr>
    </w:p>
    <w:p w14:paraId="57F36C30" w14:textId="77777777" w:rsidR="00336FAA" w:rsidRDefault="00336FAA">
      <w:pPr>
        <w:spacing w:line="480" w:lineRule="auto"/>
        <w:rPr>
          <w:sz w:val="24"/>
          <w:szCs w:val="24"/>
        </w:rPr>
      </w:pPr>
    </w:p>
    <w:p w14:paraId="308A597C" w14:textId="77777777" w:rsidR="00336FAA" w:rsidRDefault="00000000">
      <w:pPr>
        <w:spacing w:line="480" w:lineRule="auto"/>
        <w:rPr>
          <w:sz w:val="24"/>
          <w:szCs w:val="24"/>
        </w:rPr>
      </w:pPr>
      <w:r>
        <w:rPr>
          <w:b/>
          <w:sz w:val="24"/>
          <w:szCs w:val="24"/>
        </w:rPr>
        <w:t>3.5 Rotation Study, cause-specific mortality and sublethal effects</w:t>
      </w:r>
    </w:p>
    <w:p w14:paraId="4697C10A" w14:textId="65340C67" w:rsidR="00336FAA" w:rsidRDefault="00F54089">
      <w:pPr>
        <w:spacing w:line="480" w:lineRule="auto"/>
        <w:rPr>
          <w:sz w:val="24"/>
          <w:szCs w:val="24"/>
        </w:rPr>
      </w:pPr>
      <w:r>
        <w:rPr>
          <w:sz w:val="24"/>
          <w:szCs w:val="24"/>
        </w:rPr>
        <w:t>Dividing</w:t>
      </w:r>
      <w:r w:rsidR="00000000">
        <w:rPr>
          <w:sz w:val="24"/>
          <w:szCs w:val="24"/>
        </w:rPr>
        <w:t xml:space="preserve"> the mortality by suspected cause revealed more treatment-depen</w:t>
      </w:r>
      <w:r>
        <w:rPr>
          <w:sz w:val="24"/>
          <w:szCs w:val="24"/>
        </w:rPr>
        <w:t>dent</w:t>
      </w:r>
      <w:r w:rsidR="00000000">
        <w:rPr>
          <w:sz w:val="24"/>
          <w:szCs w:val="24"/>
        </w:rPr>
        <w:t xml:space="preserve"> patterns. Mortality caused by laminated root rot was significantly lower in 25-year cottonwood rotation in the early measurement period and did not differ significantly between treatments in the middle period (</w:t>
      </w:r>
      <w:r w:rsidR="00000000" w:rsidRPr="00F54089">
        <w:rPr>
          <w:sz w:val="24"/>
          <w:szCs w:val="24"/>
          <w:highlight w:val="yellow"/>
        </w:rPr>
        <w:t>Fig</w:t>
      </w:r>
      <w:r>
        <w:rPr>
          <w:sz w:val="24"/>
          <w:szCs w:val="24"/>
          <w:highlight w:val="yellow"/>
        </w:rPr>
        <w:t>.</w:t>
      </w:r>
      <w:r w:rsidR="00000000" w:rsidRPr="00F54089">
        <w:rPr>
          <w:sz w:val="24"/>
          <w:szCs w:val="24"/>
          <w:highlight w:val="yellow"/>
        </w:rPr>
        <w:t xml:space="preserve"> </w:t>
      </w:r>
      <w:r>
        <w:rPr>
          <w:sz w:val="24"/>
          <w:szCs w:val="24"/>
          <w:highlight w:val="yellow"/>
        </w:rPr>
        <w:t>5C</w:t>
      </w:r>
      <w:r w:rsidR="00000000" w:rsidRPr="00F54089">
        <w:rPr>
          <w:sz w:val="24"/>
          <w:szCs w:val="24"/>
          <w:highlight w:val="yellow"/>
        </w:rPr>
        <w:t>, Table 4</w:t>
      </w:r>
      <w:r w:rsidR="00000000">
        <w:rPr>
          <w:sz w:val="24"/>
          <w:szCs w:val="24"/>
        </w:rPr>
        <w:t>). Conversely, mortality caused by suppression was significantly higher in 25-year cottonwood rotation in the early measurement period and did not differ significantly between treatments in the middle period (Fig</w:t>
      </w:r>
      <w:r w:rsidR="00B86A17">
        <w:rPr>
          <w:sz w:val="24"/>
          <w:szCs w:val="24"/>
        </w:rPr>
        <w:t>.</w:t>
      </w:r>
      <w:r w:rsidR="00000000">
        <w:rPr>
          <w:sz w:val="24"/>
          <w:szCs w:val="24"/>
        </w:rPr>
        <w:t xml:space="preserve"> </w:t>
      </w:r>
      <w:r>
        <w:rPr>
          <w:sz w:val="24"/>
          <w:szCs w:val="24"/>
        </w:rPr>
        <w:t>5</w:t>
      </w:r>
      <w:r w:rsidR="00B86A17">
        <w:rPr>
          <w:sz w:val="24"/>
          <w:szCs w:val="24"/>
        </w:rPr>
        <w:t>D</w:t>
      </w:r>
      <w:r w:rsidR="00000000">
        <w:rPr>
          <w:sz w:val="24"/>
          <w:szCs w:val="24"/>
        </w:rPr>
        <w:t>, Table 4).</w:t>
      </w:r>
    </w:p>
    <w:p w14:paraId="46D5720D" w14:textId="079A82BF" w:rsidR="00336FAA" w:rsidRDefault="00000000">
      <w:pPr>
        <w:spacing w:line="480" w:lineRule="auto"/>
        <w:ind w:firstLine="720"/>
        <w:rPr>
          <w:ins w:id="856" w:author="Shawn McMurtrey" w:date="2022-11-15T19:15:00Z"/>
          <w:sz w:val="24"/>
          <w:szCs w:val="24"/>
        </w:rPr>
      </w:pPr>
      <w:r>
        <w:rPr>
          <w:sz w:val="24"/>
          <w:szCs w:val="24"/>
        </w:rPr>
        <w:t xml:space="preserve">In addition to killing trees, both suppression and </w:t>
      </w:r>
      <w:r w:rsidR="00B86A17">
        <w:rPr>
          <w:sz w:val="24"/>
          <w:szCs w:val="24"/>
        </w:rPr>
        <w:t>LRR</w:t>
      </w:r>
      <w:r>
        <w:rPr>
          <w:sz w:val="24"/>
          <w:szCs w:val="24"/>
        </w:rPr>
        <w:t xml:space="preserve"> decreased tree diameter growth while trees were alive (Figure </w:t>
      </w:r>
      <w:r w:rsidR="00B86A17">
        <w:rPr>
          <w:sz w:val="24"/>
          <w:szCs w:val="24"/>
        </w:rPr>
        <w:t>6</w:t>
      </w:r>
      <w:r>
        <w:rPr>
          <w:sz w:val="24"/>
          <w:szCs w:val="24"/>
        </w:rPr>
        <w:t>). The growth reduction effect of suppression was mo</w:t>
      </w:r>
      <w:r w:rsidR="00B86A17">
        <w:rPr>
          <w:sz w:val="24"/>
          <w:szCs w:val="24"/>
        </w:rPr>
        <w:t>re</w:t>
      </w:r>
      <w:r>
        <w:rPr>
          <w:sz w:val="24"/>
          <w:szCs w:val="24"/>
        </w:rPr>
        <w:t xml:space="preserve"> severe showing a 41-49% reduction in diameter growth compared to trees with no recorded damage condition in the middle measurement period. Trees with LRR showed 0-19% diameter growth reduction in the middle period.</w:t>
      </w:r>
      <w:ins w:id="857" w:author="Shawn McMurtrey" w:date="2022-11-15T19:15:00Z">
        <w:r>
          <w:rPr>
            <w:sz w:val="24"/>
            <w:szCs w:val="24"/>
          </w:rPr>
          <w:br/>
        </w:r>
      </w:ins>
    </w:p>
    <w:p w14:paraId="05853943" w14:textId="77777777" w:rsidR="00336FAA" w:rsidRDefault="00000000">
      <w:pPr>
        <w:spacing w:line="480" w:lineRule="auto"/>
        <w:rPr>
          <w:ins w:id="858" w:author="Shawn McMurtrey" w:date="2022-11-15T19:59:00Z"/>
          <w:b/>
          <w:bCs/>
          <w:sz w:val="24"/>
          <w:szCs w:val="24"/>
        </w:rPr>
      </w:pPr>
      <w:ins w:id="859" w:author="Shawn McMurtrey" w:date="2022-11-15T19:15:00Z">
        <w:r>
          <w:rPr>
            <w:b/>
            <w:bCs/>
            <w:sz w:val="24"/>
            <w:szCs w:val="24"/>
          </w:rPr>
          <w:t xml:space="preserve">3.6 </w:t>
        </w:r>
      </w:ins>
      <w:ins w:id="860" w:author="Shawn McMurtrey" w:date="2022-11-15T19:59:00Z">
        <w:r>
          <w:rPr>
            <w:b/>
            <w:bCs/>
            <w:sz w:val="24"/>
            <w:szCs w:val="24"/>
          </w:rPr>
          <w:t xml:space="preserve">Rotation </w:t>
        </w:r>
      </w:ins>
      <w:ins w:id="861" w:author="Shawn McMurtrey" w:date="2022-11-15T20:05:00Z">
        <w:r>
          <w:rPr>
            <w:b/>
            <w:bCs/>
            <w:sz w:val="24"/>
            <w:szCs w:val="24"/>
          </w:rPr>
          <w:t>s</w:t>
        </w:r>
      </w:ins>
      <w:ins w:id="862" w:author="Shawn McMurtrey" w:date="2022-11-15T19:59:00Z">
        <w:r>
          <w:rPr>
            <w:b/>
            <w:bCs/>
            <w:sz w:val="24"/>
            <w:szCs w:val="24"/>
          </w:rPr>
          <w:t>tudy</w:t>
        </w:r>
      </w:ins>
      <w:ins w:id="863" w:author="Shawn McMurtrey" w:date="2022-11-15T20:05:00Z">
        <w:r>
          <w:rPr>
            <w:b/>
            <w:bCs/>
            <w:sz w:val="24"/>
            <w:szCs w:val="24"/>
          </w:rPr>
          <w:t>,</w:t>
        </w:r>
      </w:ins>
      <w:ins w:id="864" w:author="Shawn McMurtrey" w:date="2022-11-15T19:59:00Z">
        <w:r>
          <w:rPr>
            <w:b/>
            <w:bCs/>
            <w:sz w:val="24"/>
            <w:szCs w:val="24"/>
          </w:rPr>
          <w:t xml:space="preserve"> </w:t>
        </w:r>
      </w:ins>
      <w:ins w:id="865" w:author="Shawn McMurtrey" w:date="2022-11-15T19:15:00Z">
        <w:r>
          <w:rPr>
            <w:b/>
            <w:bCs/>
            <w:sz w:val="24"/>
            <w:szCs w:val="24"/>
          </w:rPr>
          <w:t xml:space="preserve">FVS and WRDM </w:t>
        </w:r>
      </w:ins>
    </w:p>
    <w:p w14:paraId="62F27F54" w14:textId="27147A85" w:rsidR="00336FAA" w:rsidRDefault="00B86A17">
      <w:pPr>
        <w:spacing w:line="480" w:lineRule="auto"/>
        <w:rPr>
          <w:sz w:val="24"/>
          <w:szCs w:val="24"/>
        </w:rPr>
        <w:sectPr w:rsidR="00336FAA">
          <w:headerReference w:type="default" r:id="rId20"/>
          <w:footerReference w:type="default" r:id="rId21"/>
          <w:pgSz w:w="12240" w:h="15840"/>
          <w:pgMar w:top="2013" w:right="1440" w:bottom="1440" w:left="1440" w:header="1440" w:footer="0" w:gutter="0"/>
          <w:lnNumType w:countBy="1" w:distance="283" w:restart="continuous"/>
          <w:pgNumType w:start="28"/>
          <w:cols w:space="720"/>
          <w:formProt w:val="0"/>
          <w:docGrid w:linePitch="299" w:charSpace="45056"/>
        </w:sectPr>
      </w:pPr>
      <w:r>
        <w:rPr>
          <w:sz w:val="24"/>
          <w:szCs w:val="24"/>
        </w:rPr>
        <w:t>At</w:t>
      </w:r>
      <w:ins w:id="867" w:author="Shawn McMurtrey" w:date="2022-11-15T20:00:00Z">
        <w:r w:rsidR="00000000">
          <w:rPr>
            <w:sz w:val="24"/>
            <w:szCs w:val="24"/>
          </w:rPr>
          <w:t xml:space="preserve"> the 2011 </w:t>
        </w:r>
      </w:ins>
      <w:r>
        <w:rPr>
          <w:sz w:val="24"/>
          <w:szCs w:val="24"/>
        </w:rPr>
        <w:t>time point</w:t>
      </w:r>
      <w:ins w:id="868" w:author="Shawn McMurtrey" w:date="2022-11-15T20:00:00Z">
        <w:r w:rsidR="00000000">
          <w:rPr>
            <w:sz w:val="24"/>
            <w:szCs w:val="24"/>
          </w:rPr>
          <w:t xml:space="preserve">, the WRDM was </w:t>
        </w:r>
      </w:ins>
      <w:r>
        <w:rPr>
          <w:sz w:val="24"/>
          <w:szCs w:val="24"/>
        </w:rPr>
        <w:t>more consistent with measured data than t</w:t>
      </w:r>
      <w:ins w:id="869" w:author="Shawn McMurtrey" w:date="2022-11-15T20:02:00Z">
        <w:r w:rsidR="00000000">
          <w:rPr>
            <w:sz w:val="24"/>
            <w:szCs w:val="24"/>
          </w:rPr>
          <w:t>he FVS modelled results</w:t>
        </w:r>
      </w:ins>
      <w:ins w:id="870" w:author="Shawn McMurtrey" w:date="2022-11-15T20:04:00Z">
        <w:r w:rsidR="00000000">
          <w:rPr>
            <w:sz w:val="24"/>
            <w:szCs w:val="24"/>
          </w:rPr>
          <w:t xml:space="preserve"> (F</w:t>
        </w:r>
      </w:ins>
      <w:ins w:id="871" w:author="Shawn McMurtrey" w:date="2022-11-15T20:05:00Z">
        <w:r w:rsidR="00000000">
          <w:rPr>
            <w:sz w:val="24"/>
            <w:szCs w:val="24"/>
          </w:rPr>
          <w:t xml:space="preserve">ig. </w:t>
        </w:r>
      </w:ins>
      <w:r>
        <w:rPr>
          <w:sz w:val="24"/>
          <w:szCs w:val="24"/>
        </w:rPr>
        <w:t>4</w:t>
      </w:r>
      <w:ins w:id="872" w:author="Shawn McMurtrey" w:date="2022-11-15T20:05:00Z">
        <w:r w:rsidR="00000000">
          <w:rPr>
            <w:sz w:val="24"/>
            <w:szCs w:val="24"/>
          </w:rPr>
          <w:t>G)</w:t>
        </w:r>
      </w:ins>
      <w:ins w:id="873" w:author="Shawn McMurtrey" w:date="2022-11-15T20:02:00Z">
        <w:r w:rsidR="00000000">
          <w:rPr>
            <w:sz w:val="24"/>
            <w:szCs w:val="24"/>
          </w:rPr>
          <w:t>.</w:t>
        </w:r>
      </w:ins>
      <w:r w:rsidR="00A20A32">
        <w:rPr>
          <w:sz w:val="24"/>
          <w:szCs w:val="24"/>
        </w:rPr>
        <w:t xml:space="preserve"> </w:t>
      </w:r>
      <w:ins w:id="874" w:author="Shawn McMurtrey" w:date="2022-11-15T20:03:00Z">
        <w:r w:rsidR="00000000">
          <w:rPr>
            <w:sz w:val="24"/>
            <w:szCs w:val="24"/>
          </w:rPr>
          <w:t>The FVS and WRDM were both found to overcalculate grow</w:t>
        </w:r>
      </w:ins>
      <w:ins w:id="875" w:author="Shawn McMurtrey" w:date="2022-11-15T20:04:00Z">
        <w:r w:rsidR="00000000">
          <w:rPr>
            <w:sz w:val="24"/>
            <w:szCs w:val="24"/>
          </w:rPr>
          <w:t>th when compared with collected data from 2020.</w:t>
        </w:r>
      </w:ins>
      <w:r w:rsidR="00A20A32">
        <w:rPr>
          <w:sz w:val="24"/>
          <w:szCs w:val="24"/>
        </w:rPr>
        <w:t xml:space="preserve"> Forest Vegetation Simulator and WRDM predicted a more linear increase in growth from 2011-2020 while the measured data leveled off after 2011.</w:t>
      </w:r>
    </w:p>
    <w:p w14:paraId="0C0B9801" w14:textId="77777777" w:rsidR="00336FAA" w:rsidRDefault="00000000">
      <w:pPr>
        <w:spacing w:line="480" w:lineRule="auto"/>
        <w:rPr>
          <w:sz w:val="24"/>
          <w:szCs w:val="24"/>
        </w:rPr>
      </w:pPr>
      <w:r>
        <w:rPr>
          <w:b/>
          <w:sz w:val="24"/>
          <w:szCs w:val="24"/>
        </w:rPr>
        <w:lastRenderedPageBreak/>
        <w:t>Table 3</w:t>
      </w:r>
      <w:r>
        <w:rPr>
          <w:sz w:val="24"/>
          <w:szCs w:val="24"/>
        </w:rPr>
        <w:t xml:space="preserve">: Stand level summary statistics for the Apiary study. 95CI = 95% Confidence Interval. </w:t>
      </w:r>
      <w:del w:id="876" w:author="Shawn McMurtrey" w:date="2022-11-15T19:15:00Z">
        <w:r>
          <w:rPr>
            <w:sz w:val="24"/>
            <w:szCs w:val="24"/>
          </w:rPr>
          <w:delText xml:space="preserve"> </w:delText>
        </w:r>
      </w:del>
    </w:p>
    <w:p w14:paraId="33D313B7" w14:textId="77777777" w:rsidR="00336FAA" w:rsidRDefault="00336FAA">
      <w:pPr>
        <w:spacing w:line="480" w:lineRule="auto"/>
        <w:rPr>
          <w:sz w:val="24"/>
          <w:szCs w:val="24"/>
        </w:rPr>
      </w:pPr>
    </w:p>
    <w:tbl>
      <w:tblPr>
        <w:tblW w:w="14670" w:type="dxa"/>
        <w:tblInd w:w="30" w:type="dxa"/>
        <w:tblLayout w:type="fixed"/>
        <w:tblCellMar>
          <w:left w:w="30" w:type="dxa"/>
          <w:right w:w="30" w:type="dxa"/>
        </w:tblCellMar>
        <w:tblLook w:val="04A0" w:firstRow="1" w:lastRow="0" w:firstColumn="1" w:lastColumn="0" w:noHBand="0" w:noVBand="1"/>
      </w:tblPr>
      <w:tblGrid>
        <w:gridCol w:w="895"/>
        <w:gridCol w:w="755"/>
        <w:gridCol w:w="613"/>
        <w:gridCol w:w="631"/>
        <w:gridCol w:w="660"/>
        <w:gridCol w:w="634"/>
        <w:gridCol w:w="80"/>
        <w:gridCol w:w="610"/>
        <w:gridCol w:w="637"/>
        <w:gridCol w:w="635"/>
        <w:gridCol w:w="631"/>
        <w:gridCol w:w="91"/>
        <w:gridCol w:w="628"/>
        <w:gridCol w:w="632"/>
        <w:gridCol w:w="632"/>
        <w:gridCol w:w="630"/>
        <w:gridCol w:w="92"/>
        <w:gridCol w:w="631"/>
        <w:gridCol w:w="631"/>
        <w:gridCol w:w="632"/>
        <w:gridCol w:w="631"/>
        <w:gridCol w:w="91"/>
        <w:gridCol w:w="629"/>
        <w:gridCol w:w="631"/>
        <w:gridCol w:w="628"/>
        <w:gridCol w:w="680"/>
      </w:tblGrid>
      <w:tr w:rsidR="00336FAA" w14:paraId="249A1110" w14:textId="77777777">
        <w:trPr>
          <w:trHeight w:val="256"/>
        </w:trPr>
        <w:tc>
          <w:tcPr>
            <w:tcW w:w="894" w:type="dxa"/>
            <w:tcBorders>
              <w:top w:val="single" w:sz="4" w:space="0" w:color="000000"/>
            </w:tcBorders>
            <w:vAlign w:val="bottom"/>
          </w:tcPr>
          <w:p w14:paraId="43A8138B" w14:textId="77777777" w:rsidR="00336FAA" w:rsidRDefault="00336FAA">
            <w:pPr>
              <w:widowControl w:val="0"/>
              <w:rPr>
                <w:sz w:val="20"/>
                <w:szCs w:val="20"/>
              </w:rPr>
            </w:pPr>
          </w:p>
        </w:tc>
        <w:tc>
          <w:tcPr>
            <w:tcW w:w="754" w:type="dxa"/>
            <w:tcBorders>
              <w:top w:val="single" w:sz="4" w:space="0" w:color="000000"/>
            </w:tcBorders>
            <w:vAlign w:val="bottom"/>
          </w:tcPr>
          <w:p w14:paraId="2202A0F3" w14:textId="77777777" w:rsidR="00336FAA" w:rsidRDefault="00336FAA">
            <w:pPr>
              <w:widowControl w:val="0"/>
              <w:rPr>
                <w:sz w:val="20"/>
                <w:szCs w:val="20"/>
              </w:rPr>
            </w:pPr>
          </w:p>
        </w:tc>
        <w:tc>
          <w:tcPr>
            <w:tcW w:w="2537" w:type="dxa"/>
            <w:gridSpan w:val="4"/>
            <w:tcBorders>
              <w:top w:val="single" w:sz="4" w:space="0" w:color="000000"/>
              <w:bottom w:val="single" w:sz="4" w:space="0" w:color="000000"/>
            </w:tcBorders>
            <w:vAlign w:val="center"/>
          </w:tcPr>
          <w:p w14:paraId="59E561DE" w14:textId="77777777" w:rsidR="00336FAA" w:rsidRDefault="00000000">
            <w:pPr>
              <w:widowControl w:val="0"/>
              <w:jc w:val="center"/>
              <w:rPr>
                <w:sz w:val="20"/>
                <w:szCs w:val="20"/>
              </w:rPr>
            </w:pPr>
            <w:r>
              <w:rPr>
                <w:b/>
                <w:sz w:val="20"/>
                <w:szCs w:val="20"/>
              </w:rPr>
              <w:t>12y Red Alder</w:t>
            </w:r>
          </w:p>
        </w:tc>
        <w:tc>
          <w:tcPr>
            <w:tcW w:w="79" w:type="dxa"/>
            <w:tcBorders>
              <w:top w:val="single" w:sz="4" w:space="0" w:color="000000"/>
            </w:tcBorders>
            <w:vAlign w:val="bottom"/>
          </w:tcPr>
          <w:p w14:paraId="4FE86873" w14:textId="77777777" w:rsidR="00336FAA" w:rsidRDefault="00336FAA">
            <w:pPr>
              <w:widowControl w:val="0"/>
              <w:rPr>
                <w:sz w:val="20"/>
                <w:szCs w:val="20"/>
              </w:rPr>
            </w:pPr>
          </w:p>
        </w:tc>
        <w:tc>
          <w:tcPr>
            <w:tcW w:w="2513" w:type="dxa"/>
            <w:gridSpan w:val="4"/>
            <w:tcBorders>
              <w:top w:val="single" w:sz="4" w:space="0" w:color="000000"/>
              <w:bottom w:val="single" w:sz="4" w:space="0" w:color="000000"/>
            </w:tcBorders>
            <w:vAlign w:val="center"/>
          </w:tcPr>
          <w:p w14:paraId="21FBE5B6" w14:textId="77777777" w:rsidR="00336FAA" w:rsidRDefault="00000000">
            <w:pPr>
              <w:widowControl w:val="0"/>
              <w:jc w:val="center"/>
              <w:rPr>
                <w:sz w:val="20"/>
                <w:szCs w:val="20"/>
              </w:rPr>
            </w:pPr>
            <w:r>
              <w:rPr>
                <w:b/>
                <w:sz w:val="20"/>
                <w:szCs w:val="20"/>
              </w:rPr>
              <w:t>12y Cottonwood</w:t>
            </w:r>
          </w:p>
        </w:tc>
        <w:tc>
          <w:tcPr>
            <w:tcW w:w="91" w:type="dxa"/>
            <w:tcBorders>
              <w:top w:val="single" w:sz="4" w:space="0" w:color="000000"/>
            </w:tcBorders>
            <w:vAlign w:val="bottom"/>
          </w:tcPr>
          <w:p w14:paraId="57A83A1A" w14:textId="77777777" w:rsidR="00336FAA" w:rsidRDefault="00336FAA">
            <w:pPr>
              <w:widowControl w:val="0"/>
              <w:rPr>
                <w:sz w:val="20"/>
                <w:szCs w:val="20"/>
              </w:rPr>
            </w:pPr>
          </w:p>
        </w:tc>
        <w:tc>
          <w:tcPr>
            <w:tcW w:w="2522" w:type="dxa"/>
            <w:gridSpan w:val="4"/>
            <w:tcBorders>
              <w:top w:val="single" w:sz="4" w:space="0" w:color="000000"/>
              <w:bottom w:val="single" w:sz="4" w:space="0" w:color="000000"/>
            </w:tcBorders>
            <w:vAlign w:val="center"/>
          </w:tcPr>
          <w:p w14:paraId="6BC9E01E" w14:textId="77777777" w:rsidR="00336FAA" w:rsidRDefault="00000000">
            <w:pPr>
              <w:widowControl w:val="0"/>
              <w:jc w:val="center"/>
              <w:rPr>
                <w:sz w:val="20"/>
                <w:szCs w:val="20"/>
              </w:rPr>
            </w:pPr>
            <w:r>
              <w:rPr>
                <w:b/>
                <w:sz w:val="20"/>
                <w:szCs w:val="20"/>
              </w:rPr>
              <w:t>25y Red Alder</w:t>
            </w:r>
          </w:p>
        </w:tc>
        <w:tc>
          <w:tcPr>
            <w:tcW w:w="92" w:type="dxa"/>
            <w:tcBorders>
              <w:top w:val="single" w:sz="4" w:space="0" w:color="000000"/>
            </w:tcBorders>
            <w:vAlign w:val="bottom"/>
          </w:tcPr>
          <w:p w14:paraId="3AA7D596" w14:textId="77777777" w:rsidR="00336FAA" w:rsidRDefault="00336FAA">
            <w:pPr>
              <w:widowControl w:val="0"/>
              <w:rPr>
                <w:sz w:val="20"/>
                <w:szCs w:val="20"/>
              </w:rPr>
            </w:pPr>
          </w:p>
        </w:tc>
        <w:tc>
          <w:tcPr>
            <w:tcW w:w="2525" w:type="dxa"/>
            <w:gridSpan w:val="4"/>
            <w:tcBorders>
              <w:top w:val="single" w:sz="4" w:space="0" w:color="000000"/>
              <w:bottom w:val="single" w:sz="4" w:space="0" w:color="000000"/>
            </w:tcBorders>
            <w:vAlign w:val="center"/>
          </w:tcPr>
          <w:p w14:paraId="53B9AA8A" w14:textId="77777777" w:rsidR="00336FAA" w:rsidRDefault="00000000">
            <w:pPr>
              <w:widowControl w:val="0"/>
              <w:jc w:val="center"/>
              <w:rPr>
                <w:sz w:val="20"/>
                <w:szCs w:val="20"/>
              </w:rPr>
            </w:pPr>
            <w:r>
              <w:rPr>
                <w:b/>
                <w:sz w:val="20"/>
                <w:szCs w:val="20"/>
              </w:rPr>
              <w:t>25y Cottonwood</w:t>
            </w:r>
          </w:p>
        </w:tc>
        <w:tc>
          <w:tcPr>
            <w:tcW w:w="91" w:type="dxa"/>
            <w:tcBorders>
              <w:top w:val="single" w:sz="4" w:space="0" w:color="000000"/>
            </w:tcBorders>
            <w:vAlign w:val="center"/>
          </w:tcPr>
          <w:p w14:paraId="14D0622D" w14:textId="77777777" w:rsidR="00336FAA" w:rsidRDefault="00336FAA">
            <w:pPr>
              <w:widowControl w:val="0"/>
              <w:rPr>
                <w:sz w:val="20"/>
                <w:szCs w:val="20"/>
              </w:rPr>
            </w:pPr>
          </w:p>
        </w:tc>
        <w:tc>
          <w:tcPr>
            <w:tcW w:w="2568" w:type="dxa"/>
            <w:gridSpan w:val="4"/>
            <w:tcBorders>
              <w:top w:val="single" w:sz="4" w:space="0" w:color="000000"/>
              <w:bottom w:val="single" w:sz="4" w:space="0" w:color="000000"/>
            </w:tcBorders>
            <w:vAlign w:val="center"/>
          </w:tcPr>
          <w:p w14:paraId="19531D5C" w14:textId="77777777" w:rsidR="00336FAA" w:rsidRDefault="00000000">
            <w:pPr>
              <w:widowControl w:val="0"/>
              <w:rPr>
                <w:sz w:val="20"/>
                <w:szCs w:val="20"/>
              </w:rPr>
            </w:pPr>
            <w:r>
              <w:rPr>
                <w:b/>
                <w:sz w:val="20"/>
                <w:szCs w:val="20"/>
              </w:rPr>
              <w:t>Immediate Douglas-fir</w:t>
            </w:r>
          </w:p>
        </w:tc>
      </w:tr>
      <w:tr w:rsidR="00336FAA" w14:paraId="7868B2C0" w14:textId="77777777">
        <w:trPr>
          <w:trHeight w:val="256"/>
        </w:trPr>
        <w:tc>
          <w:tcPr>
            <w:tcW w:w="894" w:type="dxa"/>
            <w:vMerge w:val="restart"/>
            <w:vAlign w:val="bottom"/>
          </w:tcPr>
          <w:p w14:paraId="458D66F5" w14:textId="77777777" w:rsidR="00336FAA" w:rsidRDefault="00000000">
            <w:pPr>
              <w:widowControl w:val="0"/>
              <w:jc w:val="center"/>
              <w:rPr>
                <w:b/>
                <w:sz w:val="20"/>
                <w:szCs w:val="20"/>
              </w:rPr>
            </w:pPr>
            <w:r>
              <w:rPr>
                <w:b/>
                <w:sz w:val="20"/>
                <w:szCs w:val="20"/>
              </w:rPr>
              <w:t xml:space="preserve">Live </w:t>
            </w:r>
            <w:r>
              <w:rPr>
                <w:b/>
                <w:sz w:val="20"/>
                <w:szCs w:val="20"/>
              </w:rPr>
              <w:br/>
              <w:t>stems</w:t>
            </w:r>
          </w:p>
          <w:p w14:paraId="5CB39E2B" w14:textId="77777777" w:rsidR="00336FAA" w:rsidRDefault="00336FAA">
            <w:pPr>
              <w:widowControl w:val="0"/>
              <w:jc w:val="center"/>
              <w:rPr>
                <w:b/>
                <w:sz w:val="20"/>
                <w:szCs w:val="20"/>
              </w:rPr>
            </w:pPr>
          </w:p>
        </w:tc>
        <w:tc>
          <w:tcPr>
            <w:tcW w:w="754" w:type="dxa"/>
            <w:vAlign w:val="bottom"/>
          </w:tcPr>
          <w:p w14:paraId="71C7B74D" w14:textId="77777777" w:rsidR="00336FAA" w:rsidRDefault="00000000">
            <w:pPr>
              <w:widowControl w:val="0"/>
              <w:rPr>
                <w:sz w:val="20"/>
                <w:szCs w:val="20"/>
              </w:rPr>
            </w:pPr>
            <w:r>
              <w:rPr>
                <w:sz w:val="20"/>
                <w:szCs w:val="20"/>
              </w:rPr>
              <w:t>Year</w:t>
            </w:r>
          </w:p>
        </w:tc>
        <w:tc>
          <w:tcPr>
            <w:tcW w:w="612" w:type="dxa"/>
            <w:tcBorders>
              <w:top w:val="single" w:sz="4" w:space="0" w:color="000000"/>
            </w:tcBorders>
            <w:vAlign w:val="bottom"/>
          </w:tcPr>
          <w:p w14:paraId="15D00374" w14:textId="77777777" w:rsidR="00336FAA"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682143FE" w14:textId="77777777" w:rsidR="00336FAA" w:rsidRDefault="00000000">
            <w:pPr>
              <w:widowControl w:val="0"/>
              <w:jc w:val="right"/>
              <w:rPr>
                <w:sz w:val="20"/>
                <w:szCs w:val="20"/>
              </w:rPr>
            </w:pPr>
            <w:r>
              <w:rPr>
                <w:sz w:val="20"/>
                <w:szCs w:val="20"/>
              </w:rPr>
              <w:t xml:space="preserve"> 1995</w:t>
            </w:r>
          </w:p>
        </w:tc>
        <w:tc>
          <w:tcPr>
            <w:tcW w:w="660" w:type="dxa"/>
            <w:tcBorders>
              <w:top w:val="single" w:sz="4" w:space="0" w:color="000000"/>
            </w:tcBorders>
            <w:vAlign w:val="bottom"/>
          </w:tcPr>
          <w:p w14:paraId="5F3A52B8" w14:textId="77777777" w:rsidR="00336FAA" w:rsidRDefault="00000000">
            <w:pPr>
              <w:widowControl w:val="0"/>
              <w:jc w:val="right"/>
              <w:rPr>
                <w:sz w:val="20"/>
                <w:szCs w:val="20"/>
              </w:rPr>
            </w:pPr>
            <w:r>
              <w:rPr>
                <w:sz w:val="20"/>
                <w:szCs w:val="20"/>
              </w:rPr>
              <w:t xml:space="preserve"> 2011</w:t>
            </w:r>
          </w:p>
        </w:tc>
        <w:tc>
          <w:tcPr>
            <w:tcW w:w="634" w:type="dxa"/>
            <w:tcBorders>
              <w:top w:val="single" w:sz="4" w:space="0" w:color="000000"/>
            </w:tcBorders>
            <w:vAlign w:val="bottom"/>
          </w:tcPr>
          <w:p w14:paraId="5B8448D0" w14:textId="77777777" w:rsidR="00336FAA" w:rsidRDefault="00000000">
            <w:pPr>
              <w:widowControl w:val="0"/>
              <w:jc w:val="right"/>
              <w:rPr>
                <w:sz w:val="20"/>
                <w:szCs w:val="20"/>
              </w:rPr>
            </w:pPr>
            <w:r>
              <w:rPr>
                <w:sz w:val="20"/>
                <w:szCs w:val="20"/>
              </w:rPr>
              <w:t xml:space="preserve"> 2020</w:t>
            </w:r>
          </w:p>
        </w:tc>
        <w:tc>
          <w:tcPr>
            <w:tcW w:w="79" w:type="dxa"/>
            <w:vAlign w:val="bottom"/>
          </w:tcPr>
          <w:p w14:paraId="7CEA49F2" w14:textId="77777777" w:rsidR="00336FAA" w:rsidRDefault="00336FAA">
            <w:pPr>
              <w:widowControl w:val="0"/>
              <w:jc w:val="right"/>
              <w:rPr>
                <w:sz w:val="20"/>
                <w:szCs w:val="20"/>
              </w:rPr>
            </w:pPr>
          </w:p>
        </w:tc>
        <w:tc>
          <w:tcPr>
            <w:tcW w:w="610" w:type="dxa"/>
            <w:tcBorders>
              <w:top w:val="single" w:sz="4" w:space="0" w:color="000000"/>
            </w:tcBorders>
            <w:vAlign w:val="bottom"/>
          </w:tcPr>
          <w:p w14:paraId="4323C8D1" w14:textId="77777777" w:rsidR="00336FAA" w:rsidRDefault="00000000">
            <w:pPr>
              <w:widowControl w:val="0"/>
              <w:jc w:val="right"/>
              <w:rPr>
                <w:sz w:val="20"/>
                <w:szCs w:val="20"/>
              </w:rPr>
            </w:pPr>
            <w:r>
              <w:rPr>
                <w:sz w:val="20"/>
                <w:szCs w:val="20"/>
              </w:rPr>
              <w:t>1987</w:t>
            </w:r>
          </w:p>
        </w:tc>
        <w:tc>
          <w:tcPr>
            <w:tcW w:w="637" w:type="dxa"/>
            <w:tcBorders>
              <w:top w:val="single" w:sz="4" w:space="0" w:color="000000"/>
            </w:tcBorders>
            <w:vAlign w:val="bottom"/>
          </w:tcPr>
          <w:p w14:paraId="4EDBD629" w14:textId="77777777" w:rsidR="00336FAA" w:rsidRDefault="00000000">
            <w:pPr>
              <w:widowControl w:val="0"/>
              <w:jc w:val="right"/>
              <w:rPr>
                <w:sz w:val="20"/>
                <w:szCs w:val="20"/>
              </w:rPr>
            </w:pPr>
            <w:r>
              <w:rPr>
                <w:sz w:val="20"/>
                <w:szCs w:val="20"/>
              </w:rPr>
              <w:t xml:space="preserve"> 1995</w:t>
            </w:r>
          </w:p>
        </w:tc>
        <w:tc>
          <w:tcPr>
            <w:tcW w:w="635" w:type="dxa"/>
            <w:tcBorders>
              <w:top w:val="single" w:sz="4" w:space="0" w:color="000000"/>
            </w:tcBorders>
            <w:vAlign w:val="bottom"/>
          </w:tcPr>
          <w:p w14:paraId="62B3D3BC" w14:textId="77777777" w:rsidR="00336FAA" w:rsidRDefault="00000000">
            <w:pPr>
              <w:widowControl w:val="0"/>
              <w:jc w:val="right"/>
              <w:rPr>
                <w:sz w:val="20"/>
                <w:szCs w:val="20"/>
              </w:rPr>
            </w:pPr>
            <w:r>
              <w:rPr>
                <w:sz w:val="20"/>
                <w:szCs w:val="20"/>
              </w:rPr>
              <w:t xml:space="preserve"> 2011</w:t>
            </w:r>
          </w:p>
        </w:tc>
        <w:tc>
          <w:tcPr>
            <w:tcW w:w="631" w:type="dxa"/>
            <w:tcBorders>
              <w:top w:val="single" w:sz="4" w:space="0" w:color="000000"/>
            </w:tcBorders>
            <w:vAlign w:val="bottom"/>
          </w:tcPr>
          <w:p w14:paraId="27CEC244" w14:textId="77777777" w:rsidR="00336FAA" w:rsidRDefault="00000000">
            <w:pPr>
              <w:widowControl w:val="0"/>
              <w:jc w:val="right"/>
              <w:rPr>
                <w:sz w:val="20"/>
                <w:szCs w:val="20"/>
              </w:rPr>
            </w:pPr>
            <w:r>
              <w:rPr>
                <w:sz w:val="20"/>
                <w:szCs w:val="20"/>
              </w:rPr>
              <w:t xml:space="preserve"> 2020</w:t>
            </w:r>
          </w:p>
        </w:tc>
        <w:tc>
          <w:tcPr>
            <w:tcW w:w="91" w:type="dxa"/>
            <w:vAlign w:val="bottom"/>
          </w:tcPr>
          <w:p w14:paraId="41FF84EB" w14:textId="77777777" w:rsidR="00336FAA" w:rsidRDefault="00336FAA">
            <w:pPr>
              <w:widowControl w:val="0"/>
              <w:jc w:val="right"/>
              <w:rPr>
                <w:sz w:val="20"/>
                <w:szCs w:val="20"/>
              </w:rPr>
            </w:pPr>
          </w:p>
        </w:tc>
        <w:tc>
          <w:tcPr>
            <w:tcW w:w="628" w:type="dxa"/>
            <w:tcBorders>
              <w:top w:val="single" w:sz="4" w:space="0" w:color="000000"/>
            </w:tcBorders>
            <w:vAlign w:val="bottom"/>
          </w:tcPr>
          <w:p w14:paraId="029AF986" w14:textId="77777777" w:rsidR="00336FAA" w:rsidRDefault="00000000">
            <w:pPr>
              <w:widowControl w:val="0"/>
              <w:jc w:val="right"/>
              <w:rPr>
                <w:sz w:val="20"/>
                <w:szCs w:val="20"/>
              </w:rPr>
            </w:pPr>
            <w:r>
              <w:rPr>
                <w:sz w:val="20"/>
                <w:szCs w:val="20"/>
              </w:rPr>
              <w:t>1987</w:t>
            </w:r>
          </w:p>
        </w:tc>
        <w:tc>
          <w:tcPr>
            <w:tcW w:w="632" w:type="dxa"/>
            <w:tcBorders>
              <w:top w:val="single" w:sz="4" w:space="0" w:color="000000"/>
            </w:tcBorders>
            <w:vAlign w:val="bottom"/>
          </w:tcPr>
          <w:p w14:paraId="0E634E78" w14:textId="77777777" w:rsidR="00336FAA" w:rsidRDefault="00000000">
            <w:pPr>
              <w:widowControl w:val="0"/>
              <w:jc w:val="right"/>
              <w:rPr>
                <w:sz w:val="20"/>
                <w:szCs w:val="20"/>
              </w:rPr>
            </w:pPr>
            <w:r>
              <w:rPr>
                <w:sz w:val="20"/>
                <w:szCs w:val="20"/>
              </w:rPr>
              <w:t>1995</w:t>
            </w:r>
          </w:p>
        </w:tc>
        <w:tc>
          <w:tcPr>
            <w:tcW w:w="632" w:type="dxa"/>
            <w:tcBorders>
              <w:top w:val="single" w:sz="4" w:space="0" w:color="000000"/>
            </w:tcBorders>
            <w:vAlign w:val="bottom"/>
          </w:tcPr>
          <w:p w14:paraId="12C5FB56" w14:textId="77777777" w:rsidR="00336FAA" w:rsidRDefault="00000000">
            <w:pPr>
              <w:widowControl w:val="0"/>
              <w:jc w:val="right"/>
              <w:rPr>
                <w:sz w:val="20"/>
                <w:szCs w:val="20"/>
              </w:rPr>
            </w:pPr>
            <w:r>
              <w:rPr>
                <w:sz w:val="20"/>
                <w:szCs w:val="20"/>
              </w:rPr>
              <w:t>2011</w:t>
            </w:r>
          </w:p>
        </w:tc>
        <w:tc>
          <w:tcPr>
            <w:tcW w:w="630" w:type="dxa"/>
            <w:tcBorders>
              <w:top w:val="single" w:sz="4" w:space="0" w:color="000000"/>
            </w:tcBorders>
            <w:vAlign w:val="bottom"/>
          </w:tcPr>
          <w:p w14:paraId="5047BD07" w14:textId="77777777" w:rsidR="00336FAA" w:rsidRDefault="00000000">
            <w:pPr>
              <w:widowControl w:val="0"/>
              <w:jc w:val="right"/>
              <w:rPr>
                <w:sz w:val="20"/>
                <w:szCs w:val="20"/>
              </w:rPr>
            </w:pPr>
            <w:r>
              <w:rPr>
                <w:sz w:val="20"/>
                <w:szCs w:val="20"/>
              </w:rPr>
              <w:t>2020</w:t>
            </w:r>
          </w:p>
        </w:tc>
        <w:tc>
          <w:tcPr>
            <w:tcW w:w="92" w:type="dxa"/>
            <w:vAlign w:val="bottom"/>
          </w:tcPr>
          <w:p w14:paraId="6B2B8484" w14:textId="77777777" w:rsidR="00336FAA" w:rsidRDefault="00336FAA">
            <w:pPr>
              <w:widowControl w:val="0"/>
              <w:jc w:val="right"/>
              <w:rPr>
                <w:sz w:val="20"/>
                <w:szCs w:val="20"/>
              </w:rPr>
            </w:pPr>
          </w:p>
        </w:tc>
        <w:tc>
          <w:tcPr>
            <w:tcW w:w="631" w:type="dxa"/>
            <w:tcBorders>
              <w:top w:val="single" w:sz="4" w:space="0" w:color="000000"/>
            </w:tcBorders>
            <w:vAlign w:val="bottom"/>
          </w:tcPr>
          <w:p w14:paraId="7F87A706" w14:textId="77777777" w:rsidR="00336FAA"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121F80C0" w14:textId="77777777" w:rsidR="00336FAA" w:rsidRDefault="00000000">
            <w:pPr>
              <w:widowControl w:val="0"/>
              <w:jc w:val="right"/>
              <w:rPr>
                <w:sz w:val="20"/>
                <w:szCs w:val="20"/>
              </w:rPr>
            </w:pPr>
            <w:r>
              <w:rPr>
                <w:sz w:val="20"/>
                <w:szCs w:val="20"/>
              </w:rPr>
              <w:t>1995</w:t>
            </w:r>
          </w:p>
        </w:tc>
        <w:tc>
          <w:tcPr>
            <w:tcW w:w="632" w:type="dxa"/>
            <w:tcBorders>
              <w:top w:val="single" w:sz="4" w:space="0" w:color="000000"/>
            </w:tcBorders>
            <w:vAlign w:val="bottom"/>
          </w:tcPr>
          <w:p w14:paraId="5D9B0B0F" w14:textId="77777777" w:rsidR="00336FAA" w:rsidRDefault="00000000">
            <w:pPr>
              <w:widowControl w:val="0"/>
              <w:jc w:val="right"/>
              <w:rPr>
                <w:sz w:val="20"/>
                <w:szCs w:val="20"/>
              </w:rPr>
            </w:pPr>
            <w:r>
              <w:rPr>
                <w:sz w:val="20"/>
                <w:szCs w:val="20"/>
              </w:rPr>
              <w:t>2011</w:t>
            </w:r>
          </w:p>
        </w:tc>
        <w:tc>
          <w:tcPr>
            <w:tcW w:w="631" w:type="dxa"/>
            <w:tcBorders>
              <w:top w:val="single" w:sz="4" w:space="0" w:color="000000"/>
            </w:tcBorders>
            <w:vAlign w:val="bottom"/>
          </w:tcPr>
          <w:p w14:paraId="200418F7" w14:textId="77777777" w:rsidR="00336FAA" w:rsidRDefault="00000000">
            <w:pPr>
              <w:widowControl w:val="0"/>
              <w:jc w:val="right"/>
              <w:rPr>
                <w:sz w:val="20"/>
                <w:szCs w:val="20"/>
              </w:rPr>
            </w:pPr>
            <w:r>
              <w:rPr>
                <w:sz w:val="20"/>
                <w:szCs w:val="20"/>
              </w:rPr>
              <w:t>2020</w:t>
            </w:r>
          </w:p>
        </w:tc>
        <w:tc>
          <w:tcPr>
            <w:tcW w:w="91" w:type="dxa"/>
            <w:vAlign w:val="bottom"/>
          </w:tcPr>
          <w:p w14:paraId="583E7F64" w14:textId="77777777" w:rsidR="00336FAA" w:rsidRDefault="00336FAA">
            <w:pPr>
              <w:widowControl w:val="0"/>
              <w:jc w:val="right"/>
              <w:rPr>
                <w:sz w:val="20"/>
                <w:szCs w:val="20"/>
              </w:rPr>
            </w:pPr>
          </w:p>
        </w:tc>
        <w:tc>
          <w:tcPr>
            <w:tcW w:w="629" w:type="dxa"/>
            <w:tcBorders>
              <w:top w:val="single" w:sz="4" w:space="0" w:color="000000"/>
            </w:tcBorders>
            <w:vAlign w:val="bottom"/>
          </w:tcPr>
          <w:p w14:paraId="70A9F9FD" w14:textId="77777777" w:rsidR="00336FAA"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43E856DF" w14:textId="77777777" w:rsidR="00336FAA" w:rsidRDefault="00000000">
            <w:pPr>
              <w:widowControl w:val="0"/>
              <w:jc w:val="right"/>
              <w:rPr>
                <w:sz w:val="20"/>
                <w:szCs w:val="20"/>
              </w:rPr>
            </w:pPr>
            <w:r>
              <w:rPr>
                <w:sz w:val="20"/>
                <w:szCs w:val="20"/>
              </w:rPr>
              <w:t>1995</w:t>
            </w:r>
          </w:p>
        </w:tc>
        <w:tc>
          <w:tcPr>
            <w:tcW w:w="628" w:type="dxa"/>
            <w:tcBorders>
              <w:top w:val="single" w:sz="4" w:space="0" w:color="000000"/>
            </w:tcBorders>
            <w:vAlign w:val="bottom"/>
          </w:tcPr>
          <w:p w14:paraId="43597B82" w14:textId="77777777" w:rsidR="00336FAA" w:rsidRDefault="00000000">
            <w:pPr>
              <w:widowControl w:val="0"/>
              <w:jc w:val="right"/>
              <w:rPr>
                <w:sz w:val="20"/>
                <w:szCs w:val="20"/>
              </w:rPr>
            </w:pPr>
            <w:r>
              <w:rPr>
                <w:sz w:val="20"/>
                <w:szCs w:val="20"/>
              </w:rPr>
              <w:t>2011</w:t>
            </w:r>
          </w:p>
        </w:tc>
        <w:tc>
          <w:tcPr>
            <w:tcW w:w="680" w:type="dxa"/>
            <w:tcBorders>
              <w:top w:val="single" w:sz="4" w:space="0" w:color="000000"/>
            </w:tcBorders>
            <w:vAlign w:val="bottom"/>
          </w:tcPr>
          <w:p w14:paraId="5AE4038A" w14:textId="77777777" w:rsidR="00336FAA" w:rsidRDefault="00000000">
            <w:pPr>
              <w:widowControl w:val="0"/>
              <w:jc w:val="right"/>
              <w:rPr>
                <w:sz w:val="20"/>
                <w:szCs w:val="20"/>
              </w:rPr>
            </w:pPr>
            <w:r>
              <w:rPr>
                <w:sz w:val="20"/>
                <w:szCs w:val="20"/>
              </w:rPr>
              <w:t>2020</w:t>
            </w:r>
          </w:p>
        </w:tc>
      </w:tr>
      <w:tr w:rsidR="00336FAA" w14:paraId="1F088993" w14:textId="77777777">
        <w:trPr>
          <w:trHeight w:val="256"/>
        </w:trPr>
        <w:tc>
          <w:tcPr>
            <w:tcW w:w="894" w:type="dxa"/>
            <w:vMerge/>
            <w:vAlign w:val="bottom"/>
          </w:tcPr>
          <w:p w14:paraId="639E65FC" w14:textId="77777777" w:rsidR="00336FAA" w:rsidRDefault="00336FAA">
            <w:pPr>
              <w:widowControl w:val="0"/>
              <w:jc w:val="center"/>
              <w:rPr>
                <w:b/>
                <w:sz w:val="20"/>
                <w:szCs w:val="20"/>
              </w:rPr>
            </w:pPr>
          </w:p>
        </w:tc>
        <w:tc>
          <w:tcPr>
            <w:tcW w:w="754" w:type="dxa"/>
            <w:vAlign w:val="bottom"/>
          </w:tcPr>
          <w:p w14:paraId="4EBB66A9" w14:textId="77777777" w:rsidR="00336FAA" w:rsidRDefault="00000000">
            <w:pPr>
              <w:widowControl w:val="0"/>
              <w:rPr>
                <w:sz w:val="20"/>
                <w:szCs w:val="20"/>
              </w:rPr>
            </w:pPr>
            <w:r>
              <w:rPr>
                <w:sz w:val="20"/>
                <w:szCs w:val="20"/>
              </w:rPr>
              <w:t>Age</w:t>
            </w:r>
          </w:p>
        </w:tc>
        <w:tc>
          <w:tcPr>
            <w:tcW w:w="612" w:type="dxa"/>
            <w:tcBorders>
              <w:bottom w:val="single" w:sz="4" w:space="0" w:color="000000"/>
            </w:tcBorders>
            <w:vAlign w:val="bottom"/>
          </w:tcPr>
          <w:p w14:paraId="065E53BD" w14:textId="77777777" w:rsidR="00336FAA"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6BBF342D" w14:textId="77777777" w:rsidR="00336FAA" w:rsidRDefault="00000000">
            <w:pPr>
              <w:widowControl w:val="0"/>
              <w:jc w:val="right"/>
              <w:rPr>
                <w:sz w:val="20"/>
                <w:szCs w:val="20"/>
              </w:rPr>
            </w:pPr>
            <w:r>
              <w:rPr>
                <w:sz w:val="20"/>
                <w:szCs w:val="20"/>
              </w:rPr>
              <w:t>8</w:t>
            </w:r>
          </w:p>
        </w:tc>
        <w:tc>
          <w:tcPr>
            <w:tcW w:w="660" w:type="dxa"/>
            <w:tcBorders>
              <w:bottom w:val="single" w:sz="4" w:space="0" w:color="000000"/>
            </w:tcBorders>
            <w:vAlign w:val="bottom"/>
          </w:tcPr>
          <w:p w14:paraId="21419D3B" w14:textId="77777777" w:rsidR="00336FAA" w:rsidRDefault="00000000">
            <w:pPr>
              <w:widowControl w:val="0"/>
              <w:jc w:val="right"/>
              <w:rPr>
                <w:sz w:val="20"/>
                <w:szCs w:val="20"/>
              </w:rPr>
            </w:pPr>
            <w:r>
              <w:rPr>
                <w:sz w:val="20"/>
                <w:szCs w:val="20"/>
              </w:rPr>
              <w:t>24</w:t>
            </w:r>
          </w:p>
        </w:tc>
        <w:tc>
          <w:tcPr>
            <w:tcW w:w="634" w:type="dxa"/>
            <w:tcBorders>
              <w:bottom w:val="single" w:sz="4" w:space="0" w:color="000000"/>
            </w:tcBorders>
            <w:vAlign w:val="bottom"/>
          </w:tcPr>
          <w:p w14:paraId="6D39B613" w14:textId="77777777" w:rsidR="00336FAA" w:rsidRDefault="00000000">
            <w:pPr>
              <w:widowControl w:val="0"/>
              <w:jc w:val="right"/>
              <w:rPr>
                <w:sz w:val="20"/>
                <w:szCs w:val="20"/>
              </w:rPr>
            </w:pPr>
            <w:r>
              <w:rPr>
                <w:sz w:val="20"/>
                <w:szCs w:val="20"/>
              </w:rPr>
              <w:t>33</w:t>
            </w:r>
          </w:p>
        </w:tc>
        <w:tc>
          <w:tcPr>
            <w:tcW w:w="79" w:type="dxa"/>
            <w:vAlign w:val="bottom"/>
          </w:tcPr>
          <w:p w14:paraId="5A0AE858" w14:textId="77777777" w:rsidR="00336FAA" w:rsidRDefault="00336FAA">
            <w:pPr>
              <w:widowControl w:val="0"/>
              <w:jc w:val="right"/>
              <w:rPr>
                <w:sz w:val="20"/>
                <w:szCs w:val="20"/>
              </w:rPr>
            </w:pPr>
          </w:p>
        </w:tc>
        <w:tc>
          <w:tcPr>
            <w:tcW w:w="610" w:type="dxa"/>
            <w:tcBorders>
              <w:bottom w:val="single" w:sz="4" w:space="0" w:color="000000"/>
            </w:tcBorders>
            <w:vAlign w:val="bottom"/>
          </w:tcPr>
          <w:p w14:paraId="6F80521B" w14:textId="77777777" w:rsidR="00336FAA" w:rsidRDefault="00000000">
            <w:pPr>
              <w:widowControl w:val="0"/>
              <w:jc w:val="right"/>
              <w:rPr>
                <w:sz w:val="20"/>
                <w:szCs w:val="20"/>
              </w:rPr>
            </w:pPr>
            <w:r>
              <w:rPr>
                <w:sz w:val="20"/>
                <w:szCs w:val="20"/>
              </w:rPr>
              <w:t>NA</w:t>
            </w:r>
          </w:p>
        </w:tc>
        <w:tc>
          <w:tcPr>
            <w:tcW w:w="637" w:type="dxa"/>
            <w:tcBorders>
              <w:bottom w:val="single" w:sz="4" w:space="0" w:color="000000"/>
            </w:tcBorders>
            <w:vAlign w:val="bottom"/>
          </w:tcPr>
          <w:p w14:paraId="28DAC35B" w14:textId="77777777" w:rsidR="00336FAA" w:rsidRDefault="00000000">
            <w:pPr>
              <w:widowControl w:val="0"/>
              <w:jc w:val="right"/>
              <w:rPr>
                <w:sz w:val="20"/>
                <w:szCs w:val="20"/>
              </w:rPr>
            </w:pPr>
            <w:r>
              <w:rPr>
                <w:sz w:val="20"/>
                <w:szCs w:val="20"/>
              </w:rPr>
              <w:t>8</w:t>
            </w:r>
          </w:p>
        </w:tc>
        <w:tc>
          <w:tcPr>
            <w:tcW w:w="635" w:type="dxa"/>
            <w:tcBorders>
              <w:bottom w:val="single" w:sz="4" w:space="0" w:color="000000"/>
            </w:tcBorders>
            <w:vAlign w:val="bottom"/>
          </w:tcPr>
          <w:p w14:paraId="6B85431D" w14:textId="77777777" w:rsidR="00336FAA" w:rsidRDefault="00000000">
            <w:pPr>
              <w:widowControl w:val="0"/>
              <w:jc w:val="right"/>
              <w:rPr>
                <w:sz w:val="20"/>
                <w:szCs w:val="20"/>
              </w:rPr>
            </w:pPr>
            <w:r>
              <w:rPr>
                <w:sz w:val="20"/>
                <w:szCs w:val="20"/>
              </w:rPr>
              <w:t>24</w:t>
            </w:r>
          </w:p>
        </w:tc>
        <w:tc>
          <w:tcPr>
            <w:tcW w:w="631" w:type="dxa"/>
            <w:tcBorders>
              <w:bottom w:val="single" w:sz="4" w:space="0" w:color="000000"/>
            </w:tcBorders>
            <w:vAlign w:val="bottom"/>
          </w:tcPr>
          <w:p w14:paraId="726C8D31" w14:textId="77777777" w:rsidR="00336FAA" w:rsidRDefault="00000000">
            <w:pPr>
              <w:widowControl w:val="0"/>
              <w:jc w:val="right"/>
              <w:rPr>
                <w:sz w:val="20"/>
                <w:szCs w:val="20"/>
              </w:rPr>
            </w:pPr>
            <w:r>
              <w:rPr>
                <w:sz w:val="20"/>
                <w:szCs w:val="20"/>
              </w:rPr>
              <w:t>33</w:t>
            </w:r>
          </w:p>
        </w:tc>
        <w:tc>
          <w:tcPr>
            <w:tcW w:w="91" w:type="dxa"/>
            <w:vAlign w:val="bottom"/>
          </w:tcPr>
          <w:p w14:paraId="4971931A" w14:textId="77777777" w:rsidR="00336FAA" w:rsidRDefault="00336FAA">
            <w:pPr>
              <w:widowControl w:val="0"/>
              <w:jc w:val="right"/>
              <w:rPr>
                <w:sz w:val="20"/>
                <w:szCs w:val="20"/>
              </w:rPr>
            </w:pPr>
          </w:p>
        </w:tc>
        <w:tc>
          <w:tcPr>
            <w:tcW w:w="628" w:type="dxa"/>
            <w:tcBorders>
              <w:bottom w:val="single" w:sz="4" w:space="0" w:color="000000"/>
            </w:tcBorders>
            <w:vAlign w:val="bottom"/>
          </w:tcPr>
          <w:p w14:paraId="2525217E" w14:textId="77777777" w:rsidR="00336FAA"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1C829879" w14:textId="77777777" w:rsidR="00336FAA"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59200830" w14:textId="77777777" w:rsidR="00336FAA" w:rsidRDefault="00000000">
            <w:pPr>
              <w:widowControl w:val="0"/>
              <w:jc w:val="right"/>
              <w:rPr>
                <w:sz w:val="20"/>
                <w:szCs w:val="20"/>
              </w:rPr>
            </w:pPr>
            <w:r>
              <w:rPr>
                <w:sz w:val="20"/>
                <w:szCs w:val="20"/>
              </w:rPr>
              <w:t>11</w:t>
            </w:r>
          </w:p>
        </w:tc>
        <w:tc>
          <w:tcPr>
            <w:tcW w:w="630" w:type="dxa"/>
            <w:tcBorders>
              <w:bottom w:val="single" w:sz="4" w:space="0" w:color="000000"/>
            </w:tcBorders>
            <w:vAlign w:val="bottom"/>
          </w:tcPr>
          <w:p w14:paraId="3CE6F60D" w14:textId="77777777" w:rsidR="00336FAA" w:rsidRDefault="00000000">
            <w:pPr>
              <w:widowControl w:val="0"/>
              <w:jc w:val="right"/>
              <w:rPr>
                <w:sz w:val="20"/>
                <w:szCs w:val="20"/>
              </w:rPr>
            </w:pPr>
            <w:r>
              <w:rPr>
                <w:sz w:val="20"/>
                <w:szCs w:val="20"/>
              </w:rPr>
              <w:t>20</w:t>
            </w:r>
          </w:p>
        </w:tc>
        <w:tc>
          <w:tcPr>
            <w:tcW w:w="92" w:type="dxa"/>
            <w:vAlign w:val="bottom"/>
          </w:tcPr>
          <w:p w14:paraId="037A17AF" w14:textId="77777777" w:rsidR="00336FAA" w:rsidRDefault="00336FAA">
            <w:pPr>
              <w:widowControl w:val="0"/>
              <w:jc w:val="right"/>
              <w:rPr>
                <w:sz w:val="20"/>
                <w:szCs w:val="20"/>
              </w:rPr>
            </w:pPr>
          </w:p>
        </w:tc>
        <w:tc>
          <w:tcPr>
            <w:tcW w:w="631" w:type="dxa"/>
            <w:tcBorders>
              <w:bottom w:val="single" w:sz="4" w:space="0" w:color="000000"/>
            </w:tcBorders>
            <w:vAlign w:val="bottom"/>
          </w:tcPr>
          <w:p w14:paraId="7DEB4892" w14:textId="77777777" w:rsidR="00336FAA"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464C0B7D" w14:textId="77777777" w:rsidR="00336FAA"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6E619D63" w14:textId="77777777" w:rsidR="00336FAA" w:rsidRDefault="00000000">
            <w:pPr>
              <w:widowControl w:val="0"/>
              <w:jc w:val="right"/>
              <w:rPr>
                <w:sz w:val="20"/>
                <w:szCs w:val="20"/>
              </w:rPr>
            </w:pPr>
            <w:r>
              <w:rPr>
                <w:sz w:val="20"/>
                <w:szCs w:val="20"/>
              </w:rPr>
              <w:t>11</w:t>
            </w:r>
          </w:p>
        </w:tc>
        <w:tc>
          <w:tcPr>
            <w:tcW w:w="631" w:type="dxa"/>
            <w:tcBorders>
              <w:bottom w:val="single" w:sz="4" w:space="0" w:color="000000"/>
            </w:tcBorders>
            <w:vAlign w:val="bottom"/>
          </w:tcPr>
          <w:p w14:paraId="31DFDD25" w14:textId="77777777" w:rsidR="00336FAA" w:rsidRDefault="00000000">
            <w:pPr>
              <w:widowControl w:val="0"/>
              <w:jc w:val="right"/>
              <w:rPr>
                <w:sz w:val="20"/>
                <w:szCs w:val="20"/>
              </w:rPr>
            </w:pPr>
            <w:r>
              <w:rPr>
                <w:sz w:val="20"/>
                <w:szCs w:val="20"/>
              </w:rPr>
              <w:t>20</w:t>
            </w:r>
          </w:p>
        </w:tc>
        <w:tc>
          <w:tcPr>
            <w:tcW w:w="91" w:type="dxa"/>
            <w:vAlign w:val="bottom"/>
          </w:tcPr>
          <w:p w14:paraId="7433A9C8" w14:textId="77777777" w:rsidR="00336FAA" w:rsidRDefault="00336FAA">
            <w:pPr>
              <w:widowControl w:val="0"/>
              <w:jc w:val="right"/>
              <w:rPr>
                <w:sz w:val="20"/>
                <w:szCs w:val="20"/>
              </w:rPr>
            </w:pPr>
          </w:p>
        </w:tc>
        <w:tc>
          <w:tcPr>
            <w:tcW w:w="629" w:type="dxa"/>
            <w:tcBorders>
              <w:bottom w:val="single" w:sz="4" w:space="0" w:color="000000"/>
            </w:tcBorders>
            <w:vAlign w:val="bottom"/>
          </w:tcPr>
          <w:p w14:paraId="7D055996" w14:textId="77777777" w:rsidR="00336FAA" w:rsidRDefault="00000000">
            <w:pPr>
              <w:widowControl w:val="0"/>
              <w:jc w:val="right"/>
              <w:rPr>
                <w:sz w:val="20"/>
                <w:szCs w:val="20"/>
              </w:rPr>
            </w:pPr>
            <w:r>
              <w:rPr>
                <w:sz w:val="20"/>
                <w:szCs w:val="20"/>
              </w:rPr>
              <w:t>12</w:t>
            </w:r>
          </w:p>
        </w:tc>
        <w:tc>
          <w:tcPr>
            <w:tcW w:w="631" w:type="dxa"/>
            <w:tcBorders>
              <w:bottom w:val="single" w:sz="4" w:space="0" w:color="000000"/>
            </w:tcBorders>
            <w:vAlign w:val="bottom"/>
          </w:tcPr>
          <w:p w14:paraId="514ABA1D" w14:textId="77777777" w:rsidR="00336FAA"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3AD2D6A8" w14:textId="77777777" w:rsidR="00336FAA" w:rsidRDefault="00000000">
            <w:pPr>
              <w:widowControl w:val="0"/>
              <w:jc w:val="right"/>
              <w:rPr>
                <w:sz w:val="20"/>
                <w:szCs w:val="20"/>
              </w:rPr>
            </w:pPr>
            <w:r>
              <w:rPr>
                <w:sz w:val="20"/>
                <w:szCs w:val="20"/>
              </w:rPr>
              <w:t>36</w:t>
            </w:r>
          </w:p>
        </w:tc>
        <w:tc>
          <w:tcPr>
            <w:tcW w:w="680" w:type="dxa"/>
            <w:tcBorders>
              <w:bottom w:val="single" w:sz="4" w:space="0" w:color="000000"/>
            </w:tcBorders>
            <w:vAlign w:val="bottom"/>
          </w:tcPr>
          <w:p w14:paraId="4581C8FE" w14:textId="77777777" w:rsidR="00336FAA" w:rsidRDefault="00000000">
            <w:pPr>
              <w:widowControl w:val="0"/>
              <w:jc w:val="right"/>
              <w:rPr>
                <w:sz w:val="20"/>
                <w:szCs w:val="20"/>
              </w:rPr>
            </w:pPr>
            <w:r>
              <w:rPr>
                <w:sz w:val="20"/>
                <w:szCs w:val="20"/>
              </w:rPr>
              <w:t>45</w:t>
            </w:r>
          </w:p>
        </w:tc>
      </w:tr>
      <w:tr w:rsidR="00336FAA" w14:paraId="1B945045" w14:textId="77777777">
        <w:trPr>
          <w:trHeight w:val="256"/>
        </w:trPr>
        <w:tc>
          <w:tcPr>
            <w:tcW w:w="894" w:type="dxa"/>
            <w:vMerge/>
            <w:vAlign w:val="center"/>
          </w:tcPr>
          <w:p w14:paraId="259282F4" w14:textId="77777777" w:rsidR="00336FAA" w:rsidRDefault="00336FAA">
            <w:pPr>
              <w:widowControl w:val="0"/>
              <w:jc w:val="center"/>
              <w:rPr>
                <w:b/>
                <w:sz w:val="20"/>
                <w:szCs w:val="20"/>
              </w:rPr>
            </w:pPr>
          </w:p>
        </w:tc>
        <w:tc>
          <w:tcPr>
            <w:tcW w:w="754" w:type="dxa"/>
            <w:vAlign w:val="bottom"/>
          </w:tcPr>
          <w:p w14:paraId="00B6871D" w14:textId="77777777" w:rsidR="00336FAA" w:rsidRDefault="00000000">
            <w:pPr>
              <w:widowControl w:val="0"/>
              <w:rPr>
                <w:sz w:val="20"/>
                <w:szCs w:val="20"/>
              </w:rPr>
            </w:pPr>
            <w:r>
              <w:rPr>
                <w:sz w:val="20"/>
                <w:szCs w:val="20"/>
              </w:rPr>
              <w:t>mean</w:t>
            </w:r>
          </w:p>
        </w:tc>
        <w:tc>
          <w:tcPr>
            <w:tcW w:w="612" w:type="dxa"/>
            <w:tcBorders>
              <w:top w:val="single" w:sz="4" w:space="0" w:color="000000"/>
            </w:tcBorders>
            <w:vAlign w:val="bottom"/>
          </w:tcPr>
          <w:p w14:paraId="756A070C" w14:textId="77777777" w:rsidR="00336FAA" w:rsidRDefault="00000000">
            <w:pPr>
              <w:widowControl w:val="0"/>
              <w:jc w:val="right"/>
              <w:rPr>
                <w:sz w:val="20"/>
                <w:szCs w:val="20"/>
              </w:rPr>
            </w:pPr>
            <w:r>
              <w:rPr>
                <w:sz w:val="20"/>
                <w:szCs w:val="20"/>
              </w:rPr>
              <w:t>NA</w:t>
            </w:r>
          </w:p>
        </w:tc>
        <w:tc>
          <w:tcPr>
            <w:tcW w:w="631" w:type="dxa"/>
            <w:tcBorders>
              <w:top w:val="single" w:sz="4" w:space="0" w:color="000000"/>
            </w:tcBorders>
            <w:vAlign w:val="bottom"/>
          </w:tcPr>
          <w:p w14:paraId="7F9D5B4E" w14:textId="77777777" w:rsidR="00336FAA" w:rsidRDefault="00000000">
            <w:pPr>
              <w:widowControl w:val="0"/>
              <w:jc w:val="right"/>
              <w:rPr>
                <w:sz w:val="20"/>
                <w:szCs w:val="20"/>
              </w:rPr>
            </w:pPr>
            <w:r>
              <w:rPr>
                <w:sz w:val="20"/>
                <w:szCs w:val="20"/>
              </w:rPr>
              <w:t>163.0</w:t>
            </w:r>
          </w:p>
        </w:tc>
        <w:tc>
          <w:tcPr>
            <w:tcW w:w="660" w:type="dxa"/>
            <w:tcBorders>
              <w:top w:val="single" w:sz="4" w:space="0" w:color="000000"/>
            </w:tcBorders>
            <w:vAlign w:val="bottom"/>
          </w:tcPr>
          <w:p w14:paraId="52C4C622" w14:textId="77777777" w:rsidR="00336FAA" w:rsidRDefault="00000000">
            <w:pPr>
              <w:widowControl w:val="0"/>
              <w:jc w:val="right"/>
              <w:rPr>
                <w:sz w:val="20"/>
                <w:szCs w:val="20"/>
              </w:rPr>
            </w:pPr>
            <w:r>
              <w:rPr>
                <w:sz w:val="20"/>
                <w:szCs w:val="20"/>
              </w:rPr>
              <w:t>106.7</w:t>
            </w:r>
          </w:p>
        </w:tc>
        <w:tc>
          <w:tcPr>
            <w:tcW w:w="634" w:type="dxa"/>
            <w:tcBorders>
              <w:top w:val="single" w:sz="4" w:space="0" w:color="000000"/>
            </w:tcBorders>
            <w:vAlign w:val="bottom"/>
          </w:tcPr>
          <w:p w14:paraId="61F1D77F" w14:textId="77777777" w:rsidR="00336FAA" w:rsidRDefault="00000000">
            <w:pPr>
              <w:widowControl w:val="0"/>
              <w:jc w:val="right"/>
              <w:rPr>
                <w:sz w:val="20"/>
                <w:szCs w:val="20"/>
              </w:rPr>
            </w:pPr>
            <w:r>
              <w:rPr>
                <w:sz w:val="20"/>
                <w:szCs w:val="20"/>
              </w:rPr>
              <w:t>57.0</w:t>
            </w:r>
          </w:p>
        </w:tc>
        <w:tc>
          <w:tcPr>
            <w:tcW w:w="79" w:type="dxa"/>
            <w:vAlign w:val="bottom"/>
          </w:tcPr>
          <w:p w14:paraId="15E5187A" w14:textId="77777777" w:rsidR="00336FAA" w:rsidRDefault="00336FAA">
            <w:pPr>
              <w:widowControl w:val="0"/>
              <w:jc w:val="right"/>
              <w:rPr>
                <w:sz w:val="20"/>
                <w:szCs w:val="20"/>
              </w:rPr>
            </w:pPr>
          </w:p>
        </w:tc>
        <w:tc>
          <w:tcPr>
            <w:tcW w:w="610" w:type="dxa"/>
            <w:tcBorders>
              <w:top w:val="single" w:sz="4" w:space="0" w:color="000000"/>
            </w:tcBorders>
            <w:vAlign w:val="bottom"/>
          </w:tcPr>
          <w:p w14:paraId="10E8C508" w14:textId="77777777" w:rsidR="00336FAA" w:rsidRDefault="00000000">
            <w:pPr>
              <w:widowControl w:val="0"/>
              <w:jc w:val="right"/>
              <w:rPr>
                <w:sz w:val="20"/>
                <w:szCs w:val="20"/>
              </w:rPr>
            </w:pPr>
            <w:r>
              <w:rPr>
                <w:sz w:val="20"/>
                <w:szCs w:val="20"/>
              </w:rPr>
              <w:t>NA</w:t>
            </w:r>
          </w:p>
        </w:tc>
        <w:tc>
          <w:tcPr>
            <w:tcW w:w="637" w:type="dxa"/>
            <w:tcBorders>
              <w:top w:val="single" w:sz="4" w:space="0" w:color="000000"/>
            </w:tcBorders>
            <w:vAlign w:val="bottom"/>
          </w:tcPr>
          <w:p w14:paraId="4CDB8D09" w14:textId="77777777" w:rsidR="00336FAA" w:rsidRDefault="00000000">
            <w:pPr>
              <w:widowControl w:val="0"/>
              <w:jc w:val="right"/>
              <w:rPr>
                <w:sz w:val="20"/>
                <w:szCs w:val="20"/>
              </w:rPr>
            </w:pPr>
            <w:r>
              <w:rPr>
                <w:sz w:val="20"/>
                <w:szCs w:val="20"/>
              </w:rPr>
              <w:t>161.4</w:t>
            </w:r>
          </w:p>
        </w:tc>
        <w:tc>
          <w:tcPr>
            <w:tcW w:w="635" w:type="dxa"/>
            <w:tcBorders>
              <w:top w:val="single" w:sz="4" w:space="0" w:color="000000"/>
            </w:tcBorders>
            <w:vAlign w:val="bottom"/>
          </w:tcPr>
          <w:p w14:paraId="1DBE76E7" w14:textId="77777777" w:rsidR="00336FAA" w:rsidRDefault="00000000">
            <w:pPr>
              <w:widowControl w:val="0"/>
              <w:jc w:val="right"/>
              <w:rPr>
                <w:sz w:val="20"/>
                <w:szCs w:val="20"/>
              </w:rPr>
            </w:pPr>
            <w:r>
              <w:rPr>
                <w:sz w:val="20"/>
                <w:szCs w:val="20"/>
              </w:rPr>
              <w:t>127.0</w:t>
            </w:r>
          </w:p>
        </w:tc>
        <w:tc>
          <w:tcPr>
            <w:tcW w:w="631" w:type="dxa"/>
            <w:tcBorders>
              <w:top w:val="single" w:sz="4" w:space="0" w:color="000000"/>
            </w:tcBorders>
            <w:vAlign w:val="bottom"/>
          </w:tcPr>
          <w:p w14:paraId="2EE42D39" w14:textId="77777777" w:rsidR="00336FAA" w:rsidRDefault="00000000">
            <w:pPr>
              <w:widowControl w:val="0"/>
              <w:jc w:val="right"/>
              <w:rPr>
                <w:sz w:val="20"/>
                <w:szCs w:val="20"/>
              </w:rPr>
            </w:pPr>
            <w:r>
              <w:rPr>
                <w:sz w:val="20"/>
                <w:szCs w:val="20"/>
              </w:rPr>
              <w:t>74.6</w:t>
            </w:r>
          </w:p>
        </w:tc>
        <w:tc>
          <w:tcPr>
            <w:tcW w:w="91" w:type="dxa"/>
            <w:vAlign w:val="bottom"/>
          </w:tcPr>
          <w:p w14:paraId="02A7AB1E" w14:textId="77777777" w:rsidR="00336FAA" w:rsidRDefault="00336FAA">
            <w:pPr>
              <w:widowControl w:val="0"/>
              <w:jc w:val="right"/>
              <w:rPr>
                <w:sz w:val="20"/>
                <w:szCs w:val="20"/>
              </w:rPr>
            </w:pPr>
          </w:p>
        </w:tc>
        <w:tc>
          <w:tcPr>
            <w:tcW w:w="628" w:type="dxa"/>
            <w:tcBorders>
              <w:top w:val="single" w:sz="4" w:space="0" w:color="000000"/>
            </w:tcBorders>
            <w:vAlign w:val="bottom"/>
          </w:tcPr>
          <w:p w14:paraId="755C5558" w14:textId="77777777" w:rsidR="00336FAA" w:rsidRDefault="00000000">
            <w:pPr>
              <w:widowControl w:val="0"/>
              <w:jc w:val="right"/>
              <w:rPr>
                <w:sz w:val="20"/>
                <w:szCs w:val="20"/>
              </w:rPr>
            </w:pPr>
            <w:r>
              <w:rPr>
                <w:sz w:val="20"/>
                <w:szCs w:val="20"/>
              </w:rPr>
              <w:t>NA</w:t>
            </w:r>
          </w:p>
        </w:tc>
        <w:tc>
          <w:tcPr>
            <w:tcW w:w="632" w:type="dxa"/>
            <w:tcBorders>
              <w:top w:val="single" w:sz="4" w:space="0" w:color="000000"/>
            </w:tcBorders>
            <w:vAlign w:val="bottom"/>
          </w:tcPr>
          <w:p w14:paraId="7242FAB1" w14:textId="77777777" w:rsidR="00336FAA" w:rsidRDefault="00000000">
            <w:pPr>
              <w:widowControl w:val="0"/>
              <w:jc w:val="right"/>
              <w:rPr>
                <w:sz w:val="20"/>
                <w:szCs w:val="20"/>
              </w:rPr>
            </w:pPr>
            <w:r>
              <w:rPr>
                <w:sz w:val="20"/>
                <w:szCs w:val="20"/>
              </w:rPr>
              <w:t>NA</w:t>
            </w:r>
          </w:p>
        </w:tc>
        <w:tc>
          <w:tcPr>
            <w:tcW w:w="632" w:type="dxa"/>
            <w:tcBorders>
              <w:top w:val="single" w:sz="4" w:space="0" w:color="000000"/>
            </w:tcBorders>
            <w:vAlign w:val="bottom"/>
          </w:tcPr>
          <w:p w14:paraId="0E985476" w14:textId="77777777" w:rsidR="00336FAA" w:rsidRDefault="00000000">
            <w:pPr>
              <w:widowControl w:val="0"/>
              <w:jc w:val="right"/>
              <w:rPr>
                <w:sz w:val="20"/>
                <w:szCs w:val="20"/>
              </w:rPr>
            </w:pPr>
            <w:r>
              <w:rPr>
                <w:sz w:val="20"/>
                <w:szCs w:val="20"/>
              </w:rPr>
              <w:t>131.6</w:t>
            </w:r>
          </w:p>
        </w:tc>
        <w:tc>
          <w:tcPr>
            <w:tcW w:w="630" w:type="dxa"/>
            <w:tcBorders>
              <w:top w:val="single" w:sz="4" w:space="0" w:color="000000"/>
            </w:tcBorders>
            <w:vAlign w:val="bottom"/>
          </w:tcPr>
          <w:p w14:paraId="04ECE599" w14:textId="77777777" w:rsidR="00336FAA" w:rsidRDefault="00000000">
            <w:pPr>
              <w:widowControl w:val="0"/>
              <w:jc w:val="right"/>
              <w:rPr>
                <w:sz w:val="20"/>
                <w:szCs w:val="20"/>
              </w:rPr>
            </w:pPr>
            <w:r>
              <w:rPr>
                <w:sz w:val="20"/>
                <w:szCs w:val="20"/>
              </w:rPr>
              <w:t>121.0</w:t>
            </w:r>
          </w:p>
        </w:tc>
        <w:tc>
          <w:tcPr>
            <w:tcW w:w="92" w:type="dxa"/>
            <w:vAlign w:val="bottom"/>
          </w:tcPr>
          <w:p w14:paraId="0F30D0F0" w14:textId="77777777" w:rsidR="00336FAA" w:rsidRDefault="00336FAA">
            <w:pPr>
              <w:widowControl w:val="0"/>
              <w:jc w:val="right"/>
              <w:rPr>
                <w:sz w:val="20"/>
                <w:szCs w:val="20"/>
              </w:rPr>
            </w:pPr>
          </w:p>
        </w:tc>
        <w:tc>
          <w:tcPr>
            <w:tcW w:w="631" w:type="dxa"/>
            <w:tcBorders>
              <w:top w:val="single" w:sz="4" w:space="0" w:color="000000"/>
            </w:tcBorders>
            <w:vAlign w:val="bottom"/>
          </w:tcPr>
          <w:p w14:paraId="5ECC3D0F" w14:textId="77777777" w:rsidR="00336FAA" w:rsidRDefault="00000000">
            <w:pPr>
              <w:widowControl w:val="0"/>
              <w:jc w:val="right"/>
              <w:rPr>
                <w:sz w:val="20"/>
                <w:szCs w:val="20"/>
              </w:rPr>
            </w:pPr>
            <w:r>
              <w:rPr>
                <w:sz w:val="20"/>
                <w:szCs w:val="20"/>
              </w:rPr>
              <w:t>NA</w:t>
            </w:r>
          </w:p>
        </w:tc>
        <w:tc>
          <w:tcPr>
            <w:tcW w:w="631" w:type="dxa"/>
            <w:tcBorders>
              <w:top w:val="single" w:sz="4" w:space="0" w:color="000000"/>
            </w:tcBorders>
            <w:vAlign w:val="bottom"/>
          </w:tcPr>
          <w:p w14:paraId="5C4F594A" w14:textId="77777777" w:rsidR="00336FAA" w:rsidRDefault="00000000">
            <w:pPr>
              <w:widowControl w:val="0"/>
              <w:jc w:val="right"/>
              <w:rPr>
                <w:sz w:val="20"/>
                <w:szCs w:val="20"/>
              </w:rPr>
            </w:pPr>
            <w:r>
              <w:rPr>
                <w:sz w:val="20"/>
                <w:szCs w:val="20"/>
              </w:rPr>
              <w:t>NA</w:t>
            </w:r>
          </w:p>
        </w:tc>
        <w:tc>
          <w:tcPr>
            <w:tcW w:w="632" w:type="dxa"/>
            <w:tcBorders>
              <w:top w:val="single" w:sz="4" w:space="0" w:color="000000"/>
            </w:tcBorders>
            <w:vAlign w:val="bottom"/>
          </w:tcPr>
          <w:p w14:paraId="6B215AD9" w14:textId="77777777" w:rsidR="00336FAA" w:rsidRDefault="00000000">
            <w:pPr>
              <w:widowControl w:val="0"/>
              <w:jc w:val="right"/>
              <w:rPr>
                <w:sz w:val="20"/>
                <w:szCs w:val="20"/>
              </w:rPr>
            </w:pPr>
            <w:r>
              <w:rPr>
                <w:sz w:val="20"/>
                <w:szCs w:val="20"/>
              </w:rPr>
              <w:t>164.8</w:t>
            </w:r>
          </w:p>
        </w:tc>
        <w:tc>
          <w:tcPr>
            <w:tcW w:w="631" w:type="dxa"/>
            <w:tcBorders>
              <w:top w:val="single" w:sz="4" w:space="0" w:color="000000"/>
            </w:tcBorders>
            <w:vAlign w:val="bottom"/>
          </w:tcPr>
          <w:p w14:paraId="79A73768" w14:textId="77777777" w:rsidR="00336FAA" w:rsidRDefault="00000000">
            <w:pPr>
              <w:widowControl w:val="0"/>
              <w:jc w:val="right"/>
              <w:rPr>
                <w:sz w:val="20"/>
                <w:szCs w:val="20"/>
              </w:rPr>
            </w:pPr>
            <w:r>
              <w:rPr>
                <w:sz w:val="20"/>
                <w:szCs w:val="20"/>
              </w:rPr>
              <w:t>132.6</w:t>
            </w:r>
          </w:p>
        </w:tc>
        <w:tc>
          <w:tcPr>
            <w:tcW w:w="91" w:type="dxa"/>
            <w:vAlign w:val="bottom"/>
          </w:tcPr>
          <w:p w14:paraId="1F05854C" w14:textId="77777777" w:rsidR="00336FAA" w:rsidRDefault="00336FAA">
            <w:pPr>
              <w:widowControl w:val="0"/>
              <w:jc w:val="right"/>
              <w:rPr>
                <w:sz w:val="20"/>
                <w:szCs w:val="20"/>
              </w:rPr>
            </w:pPr>
          </w:p>
        </w:tc>
        <w:tc>
          <w:tcPr>
            <w:tcW w:w="629" w:type="dxa"/>
            <w:tcBorders>
              <w:top w:val="single" w:sz="4" w:space="0" w:color="000000"/>
            </w:tcBorders>
            <w:vAlign w:val="bottom"/>
          </w:tcPr>
          <w:p w14:paraId="31D77978" w14:textId="77777777" w:rsidR="00336FAA" w:rsidRDefault="00000000">
            <w:pPr>
              <w:widowControl w:val="0"/>
              <w:jc w:val="right"/>
              <w:rPr>
                <w:sz w:val="20"/>
                <w:szCs w:val="20"/>
              </w:rPr>
            </w:pPr>
            <w:r>
              <w:rPr>
                <w:sz w:val="20"/>
                <w:szCs w:val="20"/>
              </w:rPr>
              <w:t>157.6</w:t>
            </w:r>
          </w:p>
        </w:tc>
        <w:tc>
          <w:tcPr>
            <w:tcW w:w="631" w:type="dxa"/>
            <w:tcBorders>
              <w:top w:val="single" w:sz="4" w:space="0" w:color="000000"/>
            </w:tcBorders>
            <w:vAlign w:val="bottom"/>
          </w:tcPr>
          <w:p w14:paraId="325BC7A9" w14:textId="77777777" w:rsidR="00336FAA" w:rsidRDefault="00000000">
            <w:pPr>
              <w:widowControl w:val="0"/>
              <w:jc w:val="right"/>
              <w:rPr>
                <w:sz w:val="20"/>
                <w:szCs w:val="20"/>
              </w:rPr>
            </w:pPr>
            <w:r>
              <w:rPr>
                <w:sz w:val="20"/>
                <w:szCs w:val="20"/>
              </w:rPr>
              <w:t>NA</w:t>
            </w:r>
          </w:p>
        </w:tc>
        <w:tc>
          <w:tcPr>
            <w:tcW w:w="628" w:type="dxa"/>
            <w:tcBorders>
              <w:top w:val="single" w:sz="4" w:space="0" w:color="000000"/>
            </w:tcBorders>
            <w:vAlign w:val="bottom"/>
          </w:tcPr>
          <w:p w14:paraId="06077AC9" w14:textId="77777777" w:rsidR="00336FAA" w:rsidRDefault="00000000">
            <w:pPr>
              <w:widowControl w:val="0"/>
              <w:jc w:val="right"/>
              <w:rPr>
                <w:sz w:val="20"/>
                <w:szCs w:val="20"/>
              </w:rPr>
            </w:pPr>
            <w:r>
              <w:rPr>
                <w:sz w:val="20"/>
                <w:szCs w:val="20"/>
              </w:rPr>
              <w:t>73.2</w:t>
            </w:r>
          </w:p>
        </w:tc>
        <w:tc>
          <w:tcPr>
            <w:tcW w:w="680" w:type="dxa"/>
            <w:tcBorders>
              <w:top w:val="single" w:sz="4" w:space="0" w:color="000000"/>
            </w:tcBorders>
            <w:vAlign w:val="bottom"/>
          </w:tcPr>
          <w:p w14:paraId="67FE2312" w14:textId="77777777" w:rsidR="00336FAA" w:rsidRDefault="00000000">
            <w:pPr>
              <w:widowControl w:val="0"/>
              <w:jc w:val="right"/>
              <w:rPr>
                <w:sz w:val="20"/>
                <w:szCs w:val="20"/>
              </w:rPr>
            </w:pPr>
            <w:r>
              <w:rPr>
                <w:sz w:val="20"/>
                <w:szCs w:val="20"/>
              </w:rPr>
              <w:t>55.6</w:t>
            </w:r>
          </w:p>
        </w:tc>
      </w:tr>
      <w:tr w:rsidR="00336FAA" w14:paraId="62B9567D" w14:textId="77777777">
        <w:trPr>
          <w:trHeight w:val="256"/>
        </w:trPr>
        <w:tc>
          <w:tcPr>
            <w:tcW w:w="894" w:type="dxa"/>
            <w:vMerge/>
            <w:vAlign w:val="bottom"/>
          </w:tcPr>
          <w:p w14:paraId="23D81BAB" w14:textId="77777777" w:rsidR="00336FAA" w:rsidRDefault="00336FAA">
            <w:pPr>
              <w:widowControl w:val="0"/>
              <w:jc w:val="center"/>
              <w:rPr>
                <w:b/>
                <w:sz w:val="20"/>
                <w:szCs w:val="20"/>
              </w:rPr>
            </w:pPr>
          </w:p>
        </w:tc>
        <w:tc>
          <w:tcPr>
            <w:tcW w:w="754" w:type="dxa"/>
            <w:vAlign w:val="bottom"/>
          </w:tcPr>
          <w:p w14:paraId="34AA363B" w14:textId="77777777" w:rsidR="00336FAA" w:rsidRDefault="00000000">
            <w:pPr>
              <w:widowControl w:val="0"/>
              <w:rPr>
                <w:sz w:val="20"/>
                <w:szCs w:val="20"/>
              </w:rPr>
            </w:pPr>
            <w:r>
              <w:rPr>
                <w:sz w:val="20"/>
                <w:szCs w:val="20"/>
              </w:rPr>
              <w:t>95CI</w:t>
            </w:r>
          </w:p>
        </w:tc>
        <w:tc>
          <w:tcPr>
            <w:tcW w:w="612" w:type="dxa"/>
            <w:vAlign w:val="bottom"/>
          </w:tcPr>
          <w:p w14:paraId="00EF3760" w14:textId="77777777" w:rsidR="00336FAA" w:rsidRDefault="00000000">
            <w:pPr>
              <w:widowControl w:val="0"/>
              <w:jc w:val="right"/>
              <w:rPr>
                <w:sz w:val="20"/>
                <w:szCs w:val="20"/>
              </w:rPr>
            </w:pPr>
            <w:r>
              <w:rPr>
                <w:sz w:val="20"/>
                <w:szCs w:val="20"/>
              </w:rPr>
              <w:t>NA</w:t>
            </w:r>
          </w:p>
        </w:tc>
        <w:tc>
          <w:tcPr>
            <w:tcW w:w="631" w:type="dxa"/>
            <w:vAlign w:val="bottom"/>
          </w:tcPr>
          <w:p w14:paraId="742C0B5B" w14:textId="77777777" w:rsidR="00336FAA" w:rsidRDefault="00000000">
            <w:pPr>
              <w:widowControl w:val="0"/>
              <w:jc w:val="right"/>
              <w:rPr>
                <w:sz w:val="20"/>
                <w:szCs w:val="20"/>
              </w:rPr>
            </w:pPr>
            <w:r>
              <w:rPr>
                <w:sz w:val="20"/>
                <w:szCs w:val="20"/>
              </w:rPr>
              <w:t>11.4</w:t>
            </w:r>
          </w:p>
        </w:tc>
        <w:tc>
          <w:tcPr>
            <w:tcW w:w="660" w:type="dxa"/>
            <w:vAlign w:val="bottom"/>
          </w:tcPr>
          <w:p w14:paraId="58BC85B7" w14:textId="77777777" w:rsidR="00336FAA" w:rsidRDefault="00000000">
            <w:pPr>
              <w:widowControl w:val="0"/>
              <w:jc w:val="right"/>
              <w:rPr>
                <w:sz w:val="20"/>
                <w:szCs w:val="20"/>
              </w:rPr>
            </w:pPr>
            <w:r>
              <w:rPr>
                <w:sz w:val="20"/>
                <w:szCs w:val="20"/>
              </w:rPr>
              <w:t>24.1</w:t>
            </w:r>
          </w:p>
        </w:tc>
        <w:tc>
          <w:tcPr>
            <w:tcW w:w="634" w:type="dxa"/>
            <w:vAlign w:val="bottom"/>
          </w:tcPr>
          <w:p w14:paraId="536292D3" w14:textId="77777777" w:rsidR="00336FAA" w:rsidRDefault="00000000">
            <w:pPr>
              <w:widowControl w:val="0"/>
              <w:jc w:val="right"/>
              <w:rPr>
                <w:sz w:val="20"/>
                <w:szCs w:val="20"/>
              </w:rPr>
            </w:pPr>
            <w:r>
              <w:rPr>
                <w:sz w:val="20"/>
                <w:szCs w:val="20"/>
              </w:rPr>
              <w:t>6.6</w:t>
            </w:r>
          </w:p>
        </w:tc>
        <w:tc>
          <w:tcPr>
            <w:tcW w:w="79" w:type="dxa"/>
            <w:vAlign w:val="bottom"/>
          </w:tcPr>
          <w:p w14:paraId="07A77E39" w14:textId="77777777" w:rsidR="00336FAA" w:rsidRDefault="00336FAA">
            <w:pPr>
              <w:widowControl w:val="0"/>
              <w:jc w:val="right"/>
              <w:rPr>
                <w:sz w:val="20"/>
                <w:szCs w:val="20"/>
              </w:rPr>
            </w:pPr>
          </w:p>
        </w:tc>
        <w:tc>
          <w:tcPr>
            <w:tcW w:w="610" w:type="dxa"/>
            <w:vAlign w:val="bottom"/>
          </w:tcPr>
          <w:p w14:paraId="3FA214D1" w14:textId="77777777" w:rsidR="00336FAA" w:rsidRDefault="00000000">
            <w:pPr>
              <w:widowControl w:val="0"/>
              <w:jc w:val="right"/>
              <w:rPr>
                <w:sz w:val="20"/>
                <w:szCs w:val="20"/>
              </w:rPr>
            </w:pPr>
            <w:r>
              <w:rPr>
                <w:sz w:val="20"/>
                <w:szCs w:val="20"/>
              </w:rPr>
              <w:t>NA</w:t>
            </w:r>
          </w:p>
        </w:tc>
        <w:tc>
          <w:tcPr>
            <w:tcW w:w="637" w:type="dxa"/>
            <w:vAlign w:val="bottom"/>
          </w:tcPr>
          <w:p w14:paraId="48057409" w14:textId="77777777" w:rsidR="00336FAA" w:rsidRDefault="00000000">
            <w:pPr>
              <w:widowControl w:val="0"/>
              <w:jc w:val="right"/>
              <w:rPr>
                <w:sz w:val="20"/>
                <w:szCs w:val="20"/>
              </w:rPr>
            </w:pPr>
            <w:r>
              <w:rPr>
                <w:sz w:val="20"/>
                <w:szCs w:val="20"/>
              </w:rPr>
              <w:t>7.6</w:t>
            </w:r>
          </w:p>
        </w:tc>
        <w:tc>
          <w:tcPr>
            <w:tcW w:w="635" w:type="dxa"/>
            <w:vAlign w:val="bottom"/>
          </w:tcPr>
          <w:p w14:paraId="14415C82" w14:textId="77777777" w:rsidR="00336FAA" w:rsidRDefault="00000000">
            <w:pPr>
              <w:widowControl w:val="0"/>
              <w:jc w:val="right"/>
              <w:rPr>
                <w:sz w:val="20"/>
                <w:szCs w:val="20"/>
              </w:rPr>
            </w:pPr>
            <w:r>
              <w:rPr>
                <w:sz w:val="20"/>
                <w:szCs w:val="20"/>
              </w:rPr>
              <w:t>16.1</w:t>
            </w:r>
          </w:p>
        </w:tc>
        <w:tc>
          <w:tcPr>
            <w:tcW w:w="631" w:type="dxa"/>
            <w:vAlign w:val="bottom"/>
          </w:tcPr>
          <w:p w14:paraId="2A869589" w14:textId="77777777" w:rsidR="00336FAA" w:rsidRDefault="00000000">
            <w:pPr>
              <w:widowControl w:val="0"/>
              <w:jc w:val="right"/>
              <w:rPr>
                <w:sz w:val="20"/>
                <w:szCs w:val="20"/>
              </w:rPr>
            </w:pPr>
            <w:r>
              <w:rPr>
                <w:sz w:val="20"/>
                <w:szCs w:val="20"/>
              </w:rPr>
              <w:t>19.2</w:t>
            </w:r>
          </w:p>
        </w:tc>
        <w:tc>
          <w:tcPr>
            <w:tcW w:w="91" w:type="dxa"/>
            <w:vAlign w:val="bottom"/>
          </w:tcPr>
          <w:p w14:paraId="082365FD" w14:textId="77777777" w:rsidR="00336FAA" w:rsidRDefault="00336FAA">
            <w:pPr>
              <w:widowControl w:val="0"/>
              <w:jc w:val="right"/>
              <w:rPr>
                <w:sz w:val="20"/>
                <w:szCs w:val="20"/>
              </w:rPr>
            </w:pPr>
          </w:p>
        </w:tc>
        <w:tc>
          <w:tcPr>
            <w:tcW w:w="628" w:type="dxa"/>
            <w:vAlign w:val="bottom"/>
          </w:tcPr>
          <w:p w14:paraId="510C5DBF" w14:textId="77777777" w:rsidR="00336FAA" w:rsidRDefault="00000000">
            <w:pPr>
              <w:widowControl w:val="0"/>
              <w:jc w:val="right"/>
              <w:rPr>
                <w:sz w:val="20"/>
                <w:szCs w:val="20"/>
              </w:rPr>
            </w:pPr>
            <w:r>
              <w:rPr>
                <w:sz w:val="20"/>
                <w:szCs w:val="20"/>
              </w:rPr>
              <w:t>NA</w:t>
            </w:r>
          </w:p>
        </w:tc>
        <w:tc>
          <w:tcPr>
            <w:tcW w:w="632" w:type="dxa"/>
            <w:vAlign w:val="bottom"/>
          </w:tcPr>
          <w:p w14:paraId="62754320" w14:textId="77777777" w:rsidR="00336FAA" w:rsidRDefault="00000000">
            <w:pPr>
              <w:widowControl w:val="0"/>
              <w:jc w:val="right"/>
              <w:rPr>
                <w:sz w:val="20"/>
                <w:szCs w:val="20"/>
              </w:rPr>
            </w:pPr>
            <w:r>
              <w:rPr>
                <w:sz w:val="20"/>
                <w:szCs w:val="20"/>
              </w:rPr>
              <w:t>NA</w:t>
            </w:r>
          </w:p>
        </w:tc>
        <w:tc>
          <w:tcPr>
            <w:tcW w:w="632" w:type="dxa"/>
            <w:vAlign w:val="bottom"/>
          </w:tcPr>
          <w:p w14:paraId="479CFB31" w14:textId="77777777" w:rsidR="00336FAA" w:rsidRDefault="00000000">
            <w:pPr>
              <w:widowControl w:val="0"/>
              <w:jc w:val="right"/>
              <w:rPr>
                <w:sz w:val="20"/>
                <w:szCs w:val="20"/>
              </w:rPr>
            </w:pPr>
            <w:r>
              <w:rPr>
                <w:sz w:val="20"/>
                <w:szCs w:val="20"/>
              </w:rPr>
              <w:t>32.6</w:t>
            </w:r>
          </w:p>
        </w:tc>
        <w:tc>
          <w:tcPr>
            <w:tcW w:w="630" w:type="dxa"/>
            <w:vAlign w:val="bottom"/>
          </w:tcPr>
          <w:p w14:paraId="6C5D5519" w14:textId="77777777" w:rsidR="00336FAA" w:rsidRDefault="00000000">
            <w:pPr>
              <w:widowControl w:val="0"/>
              <w:jc w:val="right"/>
              <w:rPr>
                <w:sz w:val="20"/>
                <w:szCs w:val="20"/>
              </w:rPr>
            </w:pPr>
            <w:r>
              <w:rPr>
                <w:sz w:val="20"/>
                <w:szCs w:val="20"/>
              </w:rPr>
              <w:t>28.2</w:t>
            </w:r>
          </w:p>
        </w:tc>
        <w:tc>
          <w:tcPr>
            <w:tcW w:w="92" w:type="dxa"/>
            <w:vAlign w:val="bottom"/>
          </w:tcPr>
          <w:p w14:paraId="5396992A" w14:textId="77777777" w:rsidR="00336FAA" w:rsidRDefault="00336FAA">
            <w:pPr>
              <w:widowControl w:val="0"/>
              <w:jc w:val="right"/>
              <w:rPr>
                <w:sz w:val="20"/>
                <w:szCs w:val="20"/>
              </w:rPr>
            </w:pPr>
          </w:p>
        </w:tc>
        <w:tc>
          <w:tcPr>
            <w:tcW w:w="631" w:type="dxa"/>
            <w:vAlign w:val="bottom"/>
          </w:tcPr>
          <w:p w14:paraId="537ECE7A" w14:textId="77777777" w:rsidR="00336FAA" w:rsidRDefault="00000000">
            <w:pPr>
              <w:widowControl w:val="0"/>
              <w:jc w:val="right"/>
              <w:rPr>
                <w:sz w:val="20"/>
                <w:szCs w:val="20"/>
              </w:rPr>
            </w:pPr>
            <w:r>
              <w:rPr>
                <w:sz w:val="20"/>
                <w:szCs w:val="20"/>
              </w:rPr>
              <w:t>NA</w:t>
            </w:r>
          </w:p>
        </w:tc>
        <w:tc>
          <w:tcPr>
            <w:tcW w:w="631" w:type="dxa"/>
            <w:vAlign w:val="bottom"/>
          </w:tcPr>
          <w:p w14:paraId="42C3FF94" w14:textId="77777777" w:rsidR="00336FAA" w:rsidRDefault="00000000">
            <w:pPr>
              <w:widowControl w:val="0"/>
              <w:jc w:val="right"/>
              <w:rPr>
                <w:sz w:val="20"/>
                <w:szCs w:val="20"/>
              </w:rPr>
            </w:pPr>
            <w:r>
              <w:rPr>
                <w:sz w:val="20"/>
                <w:szCs w:val="20"/>
              </w:rPr>
              <w:t>NA</w:t>
            </w:r>
          </w:p>
        </w:tc>
        <w:tc>
          <w:tcPr>
            <w:tcW w:w="632" w:type="dxa"/>
            <w:vAlign w:val="bottom"/>
          </w:tcPr>
          <w:p w14:paraId="7430A1C3" w14:textId="77777777" w:rsidR="00336FAA" w:rsidRDefault="00000000">
            <w:pPr>
              <w:widowControl w:val="0"/>
              <w:jc w:val="right"/>
              <w:rPr>
                <w:sz w:val="20"/>
                <w:szCs w:val="20"/>
              </w:rPr>
            </w:pPr>
            <w:r>
              <w:rPr>
                <w:sz w:val="20"/>
                <w:szCs w:val="20"/>
              </w:rPr>
              <w:t>27.1</w:t>
            </w:r>
          </w:p>
        </w:tc>
        <w:tc>
          <w:tcPr>
            <w:tcW w:w="631" w:type="dxa"/>
            <w:vAlign w:val="bottom"/>
          </w:tcPr>
          <w:p w14:paraId="08BA9D3F" w14:textId="77777777" w:rsidR="00336FAA" w:rsidRDefault="00000000">
            <w:pPr>
              <w:widowControl w:val="0"/>
              <w:jc w:val="right"/>
              <w:rPr>
                <w:sz w:val="20"/>
                <w:szCs w:val="20"/>
              </w:rPr>
            </w:pPr>
            <w:r>
              <w:rPr>
                <w:sz w:val="20"/>
                <w:szCs w:val="20"/>
              </w:rPr>
              <w:t>15.6</w:t>
            </w:r>
          </w:p>
        </w:tc>
        <w:tc>
          <w:tcPr>
            <w:tcW w:w="91" w:type="dxa"/>
            <w:vAlign w:val="bottom"/>
          </w:tcPr>
          <w:p w14:paraId="7A2F2079" w14:textId="77777777" w:rsidR="00336FAA" w:rsidRDefault="00336FAA">
            <w:pPr>
              <w:widowControl w:val="0"/>
              <w:jc w:val="right"/>
              <w:rPr>
                <w:sz w:val="20"/>
                <w:szCs w:val="20"/>
              </w:rPr>
            </w:pPr>
          </w:p>
        </w:tc>
        <w:tc>
          <w:tcPr>
            <w:tcW w:w="629" w:type="dxa"/>
            <w:vAlign w:val="bottom"/>
          </w:tcPr>
          <w:p w14:paraId="7CFDB0B3" w14:textId="77777777" w:rsidR="00336FAA" w:rsidRDefault="00000000">
            <w:pPr>
              <w:widowControl w:val="0"/>
              <w:jc w:val="right"/>
              <w:rPr>
                <w:sz w:val="20"/>
                <w:szCs w:val="20"/>
              </w:rPr>
            </w:pPr>
            <w:r>
              <w:rPr>
                <w:sz w:val="20"/>
                <w:szCs w:val="20"/>
              </w:rPr>
              <w:t>21.4</w:t>
            </w:r>
          </w:p>
        </w:tc>
        <w:tc>
          <w:tcPr>
            <w:tcW w:w="631" w:type="dxa"/>
            <w:vAlign w:val="bottom"/>
          </w:tcPr>
          <w:p w14:paraId="2B70AEDA" w14:textId="77777777" w:rsidR="00336FAA" w:rsidRDefault="00000000">
            <w:pPr>
              <w:widowControl w:val="0"/>
              <w:jc w:val="right"/>
              <w:rPr>
                <w:sz w:val="20"/>
                <w:szCs w:val="20"/>
              </w:rPr>
            </w:pPr>
            <w:r>
              <w:rPr>
                <w:sz w:val="20"/>
                <w:szCs w:val="20"/>
              </w:rPr>
              <w:t>NA</w:t>
            </w:r>
          </w:p>
        </w:tc>
        <w:tc>
          <w:tcPr>
            <w:tcW w:w="628" w:type="dxa"/>
            <w:vAlign w:val="bottom"/>
          </w:tcPr>
          <w:p w14:paraId="1CF0A35C" w14:textId="77777777" w:rsidR="00336FAA" w:rsidRDefault="00000000">
            <w:pPr>
              <w:widowControl w:val="0"/>
              <w:jc w:val="right"/>
              <w:rPr>
                <w:sz w:val="20"/>
                <w:szCs w:val="20"/>
              </w:rPr>
            </w:pPr>
            <w:r>
              <w:rPr>
                <w:sz w:val="20"/>
                <w:szCs w:val="20"/>
              </w:rPr>
              <w:t>13.2</w:t>
            </w:r>
          </w:p>
        </w:tc>
        <w:tc>
          <w:tcPr>
            <w:tcW w:w="680" w:type="dxa"/>
            <w:vAlign w:val="bottom"/>
          </w:tcPr>
          <w:p w14:paraId="56B7C2CF" w14:textId="77777777" w:rsidR="00336FAA" w:rsidRDefault="00000000">
            <w:pPr>
              <w:widowControl w:val="0"/>
              <w:jc w:val="right"/>
              <w:rPr>
                <w:sz w:val="20"/>
                <w:szCs w:val="20"/>
              </w:rPr>
            </w:pPr>
            <w:r>
              <w:rPr>
                <w:sz w:val="20"/>
                <w:szCs w:val="20"/>
              </w:rPr>
              <w:t>11.3</w:t>
            </w:r>
          </w:p>
        </w:tc>
      </w:tr>
      <w:tr w:rsidR="00336FAA" w14:paraId="189B78F3" w14:textId="77777777">
        <w:trPr>
          <w:trHeight w:val="256"/>
        </w:trPr>
        <w:tc>
          <w:tcPr>
            <w:tcW w:w="894" w:type="dxa"/>
            <w:vMerge/>
            <w:vAlign w:val="bottom"/>
          </w:tcPr>
          <w:p w14:paraId="7B37EAB3" w14:textId="77777777" w:rsidR="00336FAA" w:rsidRDefault="00336FAA">
            <w:pPr>
              <w:widowControl w:val="0"/>
              <w:jc w:val="center"/>
              <w:rPr>
                <w:b/>
                <w:sz w:val="20"/>
                <w:szCs w:val="20"/>
              </w:rPr>
            </w:pPr>
          </w:p>
        </w:tc>
        <w:tc>
          <w:tcPr>
            <w:tcW w:w="754" w:type="dxa"/>
            <w:vAlign w:val="bottom"/>
          </w:tcPr>
          <w:p w14:paraId="2B33C772" w14:textId="77777777" w:rsidR="00336FAA" w:rsidRDefault="00000000">
            <w:pPr>
              <w:widowControl w:val="0"/>
              <w:rPr>
                <w:sz w:val="20"/>
                <w:szCs w:val="20"/>
              </w:rPr>
            </w:pPr>
            <w:r>
              <w:rPr>
                <w:sz w:val="20"/>
                <w:szCs w:val="20"/>
              </w:rPr>
              <w:t>Total</w:t>
            </w:r>
          </w:p>
        </w:tc>
        <w:tc>
          <w:tcPr>
            <w:tcW w:w="612" w:type="dxa"/>
            <w:tcBorders>
              <w:bottom w:val="single" w:sz="4" w:space="0" w:color="000000"/>
            </w:tcBorders>
            <w:vAlign w:val="bottom"/>
          </w:tcPr>
          <w:p w14:paraId="7C7721F9" w14:textId="77777777" w:rsidR="00336FAA"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015F4B31" w14:textId="77777777" w:rsidR="00336FAA" w:rsidRDefault="00000000">
            <w:pPr>
              <w:widowControl w:val="0"/>
              <w:jc w:val="right"/>
              <w:rPr>
                <w:sz w:val="20"/>
                <w:szCs w:val="20"/>
              </w:rPr>
            </w:pPr>
            <w:r>
              <w:rPr>
                <w:sz w:val="20"/>
                <w:szCs w:val="20"/>
              </w:rPr>
              <w:t>489</w:t>
            </w:r>
          </w:p>
        </w:tc>
        <w:tc>
          <w:tcPr>
            <w:tcW w:w="660" w:type="dxa"/>
            <w:tcBorders>
              <w:bottom w:val="single" w:sz="4" w:space="0" w:color="000000"/>
            </w:tcBorders>
            <w:vAlign w:val="bottom"/>
          </w:tcPr>
          <w:p w14:paraId="3FD4427C" w14:textId="77777777" w:rsidR="00336FAA" w:rsidRDefault="00000000">
            <w:pPr>
              <w:widowControl w:val="0"/>
              <w:jc w:val="right"/>
              <w:rPr>
                <w:sz w:val="20"/>
                <w:szCs w:val="20"/>
              </w:rPr>
            </w:pPr>
            <w:r>
              <w:rPr>
                <w:sz w:val="20"/>
                <w:szCs w:val="20"/>
              </w:rPr>
              <w:t>320</w:t>
            </w:r>
          </w:p>
        </w:tc>
        <w:tc>
          <w:tcPr>
            <w:tcW w:w="634" w:type="dxa"/>
            <w:tcBorders>
              <w:bottom w:val="single" w:sz="4" w:space="0" w:color="000000"/>
            </w:tcBorders>
            <w:vAlign w:val="bottom"/>
          </w:tcPr>
          <w:p w14:paraId="4D0764EA" w14:textId="77777777" w:rsidR="00336FAA" w:rsidRDefault="00000000">
            <w:pPr>
              <w:widowControl w:val="0"/>
              <w:jc w:val="right"/>
              <w:rPr>
                <w:sz w:val="20"/>
                <w:szCs w:val="20"/>
              </w:rPr>
            </w:pPr>
            <w:r>
              <w:rPr>
                <w:sz w:val="20"/>
                <w:szCs w:val="20"/>
              </w:rPr>
              <w:t>171</w:t>
            </w:r>
          </w:p>
        </w:tc>
        <w:tc>
          <w:tcPr>
            <w:tcW w:w="79" w:type="dxa"/>
            <w:tcBorders>
              <w:bottom w:val="single" w:sz="4" w:space="0" w:color="000000"/>
            </w:tcBorders>
            <w:vAlign w:val="bottom"/>
          </w:tcPr>
          <w:p w14:paraId="2FB75075" w14:textId="77777777" w:rsidR="00336FAA" w:rsidRDefault="00336FAA">
            <w:pPr>
              <w:widowControl w:val="0"/>
              <w:jc w:val="right"/>
              <w:rPr>
                <w:sz w:val="20"/>
                <w:szCs w:val="20"/>
              </w:rPr>
            </w:pPr>
          </w:p>
        </w:tc>
        <w:tc>
          <w:tcPr>
            <w:tcW w:w="610" w:type="dxa"/>
            <w:tcBorders>
              <w:bottom w:val="single" w:sz="4" w:space="0" w:color="000000"/>
            </w:tcBorders>
            <w:vAlign w:val="bottom"/>
          </w:tcPr>
          <w:p w14:paraId="26965E1D" w14:textId="77777777" w:rsidR="00336FAA" w:rsidRDefault="00000000">
            <w:pPr>
              <w:widowControl w:val="0"/>
              <w:jc w:val="right"/>
              <w:rPr>
                <w:sz w:val="20"/>
                <w:szCs w:val="20"/>
              </w:rPr>
            </w:pPr>
            <w:r>
              <w:rPr>
                <w:sz w:val="20"/>
                <w:szCs w:val="20"/>
              </w:rPr>
              <w:t>NA</w:t>
            </w:r>
          </w:p>
        </w:tc>
        <w:tc>
          <w:tcPr>
            <w:tcW w:w="637" w:type="dxa"/>
            <w:tcBorders>
              <w:bottom w:val="single" w:sz="4" w:space="0" w:color="000000"/>
            </w:tcBorders>
            <w:vAlign w:val="bottom"/>
          </w:tcPr>
          <w:p w14:paraId="71A54E8E" w14:textId="77777777" w:rsidR="00336FAA" w:rsidRDefault="00000000">
            <w:pPr>
              <w:widowControl w:val="0"/>
              <w:jc w:val="right"/>
              <w:rPr>
                <w:sz w:val="20"/>
                <w:szCs w:val="20"/>
              </w:rPr>
            </w:pPr>
            <w:r>
              <w:rPr>
                <w:sz w:val="20"/>
                <w:szCs w:val="20"/>
              </w:rPr>
              <w:t>807</w:t>
            </w:r>
          </w:p>
        </w:tc>
        <w:tc>
          <w:tcPr>
            <w:tcW w:w="635" w:type="dxa"/>
            <w:tcBorders>
              <w:bottom w:val="single" w:sz="4" w:space="0" w:color="000000"/>
            </w:tcBorders>
            <w:vAlign w:val="bottom"/>
          </w:tcPr>
          <w:p w14:paraId="6DC39D7C" w14:textId="77777777" w:rsidR="00336FAA" w:rsidRDefault="00000000">
            <w:pPr>
              <w:widowControl w:val="0"/>
              <w:jc w:val="right"/>
              <w:rPr>
                <w:sz w:val="20"/>
                <w:szCs w:val="20"/>
              </w:rPr>
            </w:pPr>
            <w:r>
              <w:rPr>
                <w:sz w:val="20"/>
                <w:szCs w:val="20"/>
              </w:rPr>
              <w:t>635</w:t>
            </w:r>
          </w:p>
        </w:tc>
        <w:tc>
          <w:tcPr>
            <w:tcW w:w="631" w:type="dxa"/>
            <w:tcBorders>
              <w:bottom w:val="single" w:sz="4" w:space="0" w:color="000000"/>
            </w:tcBorders>
            <w:vAlign w:val="bottom"/>
          </w:tcPr>
          <w:p w14:paraId="047DA0A7" w14:textId="77777777" w:rsidR="00336FAA" w:rsidRDefault="00000000">
            <w:pPr>
              <w:widowControl w:val="0"/>
              <w:jc w:val="right"/>
              <w:rPr>
                <w:sz w:val="20"/>
                <w:szCs w:val="20"/>
              </w:rPr>
            </w:pPr>
            <w:r>
              <w:rPr>
                <w:sz w:val="20"/>
                <w:szCs w:val="20"/>
              </w:rPr>
              <w:t>373</w:t>
            </w:r>
          </w:p>
        </w:tc>
        <w:tc>
          <w:tcPr>
            <w:tcW w:w="91" w:type="dxa"/>
            <w:tcBorders>
              <w:bottom w:val="single" w:sz="4" w:space="0" w:color="000000"/>
            </w:tcBorders>
            <w:vAlign w:val="bottom"/>
          </w:tcPr>
          <w:p w14:paraId="6288CADB" w14:textId="77777777" w:rsidR="00336FAA" w:rsidRDefault="00336FAA">
            <w:pPr>
              <w:widowControl w:val="0"/>
              <w:jc w:val="right"/>
              <w:rPr>
                <w:sz w:val="20"/>
                <w:szCs w:val="20"/>
              </w:rPr>
            </w:pPr>
          </w:p>
        </w:tc>
        <w:tc>
          <w:tcPr>
            <w:tcW w:w="628" w:type="dxa"/>
            <w:tcBorders>
              <w:bottom w:val="single" w:sz="4" w:space="0" w:color="000000"/>
            </w:tcBorders>
            <w:vAlign w:val="bottom"/>
          </w:tcPr>
          <w:p w14:paraId="34DB297F" w14:textId="77777777" w:rsidR="00336FAA"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56D3C33A" w14:textId="77777777" w:rsidR="00336FAA"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14F57CF6" w14:textId="77777777" w:rsidR="00336FAA" w:rsidRDefault="00000000">
            <w:pPr>
              <w:widowControl w:val="0"/>
              <w:jc w:val="right"/>
              <w:rPr>
                <w:sz w:val="20"/>
                <w:szCs w:val="20"/>
              </w:rPr>
            </w:pPr>
            <w:r>
              <w:rPr>
                <w:sz w:val="20"/>
                <w:szCs w:val="20"/>
              </w:rPr>
              <w:t>658</w:t>
            </w:r>
          </w:p>
        </w:tc>
        <w:tc>
          <w:tcPr>
            <w:tcW w:w="630" w:type="dxa"/>
            <w:tcBorders>
              <w:bottom w:val="single" w:sz="4" w:space="0" w:color="000000"/>
            </w:tcBorders>
            <w:vAlign w:val="bottom"/>
          </w:tcPr>
          <w:p w14:paraId="28C7AAA2" w14:textId="77777777" w:rsidR="00336FAA" w:rsidRDefault="00000000">
            <w:pPr>
              <w:widowControl w:val="0"/>
              <w:jc w:val="right"/>
              <w:rPr>
                <w:sz w:val="20"/>
                <w:szCs w:val="20"/>
              </w:rPr>
            </w:pPr>
            <w:r>
              <w:rPr>
                <w:sz w:val="20"/>
                <w:szCs w:val="20"/>
              </w:rPr>
              <w:t>605</w:t>
            </w:r>
          </w:p>
        </w:tc>
        <w:tc>
          <w:tcPr>
            <w:tcW w:w="92" w:type="dxa"/>
            <w:tcBorders>
              <w:bottom w:val="single" w:sz="4" w:space="0" w:color="000000"/>
            </w:tcBorders>
            <w:vAlign w:val="bottom"/>
          </w:tcPr>
          <w:p w14:paraId="0EE9C459" w14:textId="77777777" w:rsidR="00336FAA" w:rsidRDefault="00336FAA">
            <w:pPr>
              <w:widowControl w:val="0"/>
              <w:jc w:val="right"/>
              <w:rPr>
                <w:sz w:val="20"/>
                <w:szCs w:val="20"/>
              </w:rPr>
            </w:pPr>
          </w:p>
        </w:tc>
        <w:tc>
          <w:tcPr>
            <w:tcW w:w="631" w:type="dxa"/>
            <w:tcBorders>
              <w:bottom w:val="single" w:sz="4" w:space="0" w:color="000000"/>
            </w:tcBorders>
            <w:vAlign w:val="bottom"/>
          </w:tcPr>
          <w:p w14:paraId="391E465A" w14:textId="77777777" w:rsidR="00336FAA"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597DB120" w14:textId="77777777" w:rsidR="00336FAA"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46010EF0" w14:textId="77777777" w:rsidR="00336FAA" w:rsidRDefault="00000000">
            <w:pPr>
              <w:widowControl w:val="0"/>
              <w:jc w:val="right"/>
              <w:rPr>
                <w:sz w:val="20"/>
                <w:szCs w:val="20"/>
              </w:rPr>
            </w:pPr>
            <w:r>
              <w:rPr>
                <w:sz w:val="20"/>
                <w:szCs w:val="20"/>
              </w:rPr>
              <w:t>824</w:t>
            </w:r>
          </w:p>
        </w:tc>
        <w:tc>
          <w:tcPr>
            <w:tcW w:w="631" w:type="dxa"/>
            <w:tcBorders>
              <w:bottom w:val="single" w:sz="4" w:space="0" w:color="000000"/>
            </w:tcBorders>
            <w:vAlign w:val="bottom"/>
          </w:tcPr>
          <w:p w14:paraId="31A6DFC2" w14:textId="77777777" w:rsidR="00336FAA" w:rsidRDefault="00000000">
            <w:pPr>
              <w:widowControl w:val="0"/>
              <w:jc w:val="right"/>
              <w:rPr>
                <w:sz w:val="20"/>
                <w:szCs w:val="20"/>
              </w:rPr>
            </w:pPr>
            <w:r>
              <w:rPr>
                <w:sz w:val="20"/>
                <w:szCs w:val="20"/>
              </w:rPr>
              <w:t>663</w:t>
            </w:r>
          </w:p>
        </w:tc>
        <w:tc>
          <w:tcPr>
            <w:tcW w:w="91" w:type="dxa"/>
            <w:tcBorders>
              <w:bottom w:val="single" w:sz="4" w:space="0" w:color="000000"/>
            </w:tcBorders>
            <w:vAlign w:val="bottom"/>
          </w:tcPr>
          <w:p w14:paraId="69E2F5C2" w14:textId="77777777" w:rsidR="00336FAA" w:rsidRDefault="00336FAA">
            <w:pPr>
              <w:widowControl w:val="0"/>
              <w:jc w:val="right"/>
              <w:rPr>
                <w:sz w:val="20"/>
                <w:szCs w:val="20"/>
              </w:rPr>
            </w:pPr>
          </w:p>
        </w:tc>
        <w:tc>
          <w:tcPr>
            <w:tcW w:w="629" w:type="dxa"/>
            <w:tcBorders>
              <w:bottom w:val="single" w:sz="4" w:space="0" w:color="000000"/>
            </w:tcBorders>
            <w:vAlign w:val="bottom"/>
          </w:tcPr>
          <w:p w14:paraId="42FAFCFA" w14:textId="77777777" w:rsidR="00336FAA" w:rsidRDefault="00000000">
            <w:pPr>
              <w:widowControl w:val="0"/>
              <w:jc w:val="right"/>
              <w:rPr>
                <w:sz w:val="20"/>
                <w:szCs w:val="20"/>
              </w:rPr>
            </w:pPr>
            <w:r>
              <w:rPr>
                <w:sz w:val="20"/>
                <w:szCs w:val="20"/>
              </w:rPr>
              <w:t>788</w:t>
            </w:r>
          </w:p>
        </w:tc>
        <w:tc>
          <w:tcPr>
            <w:tcW w:w="631" w:type="dxa"/>
            <w:tcBorders>
              <w:bottom w:val="single" w:sz="4" w:space="0" w:color="000000"/>
            </w:tcBorders>
            <w:vAlign w:val="bottom"/>
          </w:tcPr>
          <w:p w14:paraId="31C7D312" w14:textId="77777777" w:rsidR="00336FAA"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59F9219E" w14:textId="77777777" w:rsidR="00336FAA" w:rsidRDefault="00000000">
            <w:pPr>
              <w:widowControl w:val="0"/>
              <w:jc w:val="right"/>
              <w:rPr>
                <w:sz w:val="20"/>
                <w:szCs w:val="20"/>
              </w:rPr>
            </w:pPr>
            <w:r>
              <w:rPr>
                <w:sz w:val="20"/>
                <w:szCs w:val="20"/>
              </w:rPr>
              <w:t>366</w:t>
            </w:r>
          </w:p>
        </w:tc>
        <w:tc>
          <w:tcPr>
            <w:tcW w:w="680" w:type="dxa"/>
            <w:tcBorders>
              <w:bottom w:val="single" w:sz="4" w:space="0" w:color="000000"/>
            </w:tcBorders>
            <w:vAlign w:val="bottom"/>
          </w:tcPr>
          <w:p w14:paraId="458BA08F" w14:textId="77777777" w:rsidR="00336FAA" w:rsidRDefault="00000000">
            <w:pPr>
              <w:widowControl w:val="0"/>
              <w:jc w:val="right"/>
              <w:rPr>
                <w:sz w:val="20"/>
                <w:szCs w:val="20"/>
              </w:rPr>
            </w:pPr>
            <w:r>
              <w:rPr>
                <w:sz w:val="20"/>
                <w:szCs w:val="20"/>
              </w:rPr>
              <w:t>278</w:t>
            </w:r>
          </w:p>
        </w:tc>
      </w:tr>
      <w:tr w:rsidR="00336FAA" w14:paraId="192A3740" w14:textId="77777777">
        <w:trPr>
          <w:trHeight w:val="230"/>
        </w:trPr>
        <w:tc>
          <w:tcPr>
            <w:tcW w:w="894" w:type="dxa"/>
            <w:vMerge w:val="restart"/>
            <w:tcBorders>
              <w:bottom w:val="single" w:sz="4" w:space="0" w:color="000000"/>
            </w:tcBorders>
            <w:vAlign w:val="bottom"/>
          </w:tcPr>
          <w:p w14:paraId="1F7BC471" w14:textId="77777777" w:rsidR="00336FAA" w:rsidRDefault="00000000">
            <w:pPr>
              <w:widowControl w:val="0"/>
              <w:spacing w:line="240" w:lineRule="auto"/>
              <w:jc w:val="center"/>
              <w:rPr>
                <w:b/>
                <w:sz w:val="20"/>
                <w:szCs w:val="20"/>
              </w:rPr>
            </w:pPr>
            <w:r>
              <w:rPr>
                <w:b/>
                <w:sz w:val="20"/>
                <w:szCs w:val="20"/>
              </w:rPr>
              <w:t>Basal area (m</w:t>
            </w:r>
            <w:r>
              <w:rPr>
                <w:b/>
                <w:sz w:val="20"/>
                <w:szCs w:val="20"/>
                <w:vertAlign w:val="superscript"/>
              </w:rPr>
              <w:t>2</w:t>
            </w:r>
            <w:r>
              <w:rPr>
                <w:b/>
                <w:sz w:val="20"/>
                <w:szCs w:val="20"/>
              </w:rPr>
              <w:t>ha</w:t>
            </w:r>
            <w:r>
              <w:rPr>
                <w:b/>
                <w:sz w:val="20"/>
                <w:szCs w:val="20"/>
                <w:vertAlign w:val="superscript"/>
              </w:rPr>
              <w:t>-1</w:t>
            </w:r>
            <w:r>
              <w:rPr>
                <w:b/>
                <w:sz w:val="20"/>
                <w:szCs w:val="20"/>
              </w:rPr>
              <w:t>)</w:t>
            </w:r>
          </w:p>
        </w:tc>
        <w:tc>
          <w:tcPr>
            <w:tcW w:w="754" w:type="dxa"/>
          </w:tcPr>
          <w:p w14:paraId="6A2BE56F" w14:textId="77777777" w:rsidR="00336FAA" w:rsidRDefault="00336FAA">
            <w:pPr>
              <w:widowControl w:val="0"/>
              <w:rPr>
                <w:sz w:val="24"/>
                <w:szCs w:val="24"/>
              </w:rPr>
            </w:pPr>
          </w:p>
        </w:tc>
        <w:tc>
          <w:tcPr>
            <w:tcW w:w="612" w:type="dxa"/>
          </w:tcPr>
          <w:p w14:paraId="310DD0FB" w14:textId="77777777" w:rsidR="00336FAA" w:rsidRDefault="00336FAA">
            <w:pPr>
              <w:widowControl w:val="0"/>
              <w:rPr>
                <w:sz w:val="24"/>
                <w:szCs w:val="24"/>
              </w:rPr>
            </w:pPr>
          </w:p>
        </w:tc>
        <w:tc>
          <w:tcPr>
            <w:tcW w:w="631" w:type="dxa"/>
          </w:tcPr>
          <w:p w14:paraId="7A16F81C" w14:textId="77777777" w:rsidR="00336FAA" w:rsidRDefault="00336FAA">
            <w:pPr>
              <w:widowControl w:val="0"/>
              <w:rPr>
                <w:sz w:val="24"/>
                <w:szCs w:val="24"/>
              </w:rPr>
            </w:pPr>
          </w:p>
        </w:tc>
        <w:tc>
          <w:tcPr>
            <w:tcW w:w="660" w:type="dxa"/>
          </w:tcPr>
          <w:p w14:paraId="5E393C96" w14:textId="77777777" w:rsidR="00336FAA" w:rsidRDefault="00336FAA">
            <w:pPr>
              <w:widowControl w:val="0"/>
              <w:rPr>
                <w:sz w:val="24"/>
                <w:szCs w:val="24"/>
              </w:rPr>
            </w:pPr>
          </w:p>
        </w:tc>
        <w:tc>
          <w:tcPr>
            <w:tcW w:w="634" w:type="dxa"/>
          </w:tcPr>
          <w:p w14:paraId="54D62E6B" w14:textId="77777777" w:rsidR="00336FAA" w:rsidRDefault="00336FAA">
            <w:pPr>
              <w:widowControl w:val="0"/>
              <w:rPr>
                <w:sz w:val="24"/>
                <w:szCs w:val="24"/>
              </w:rPr>
            </w:pPr>
          </w:p>
        </w:tc>
        <w:tc>
          <w:tcPr>
            <w:tcW w:w="79" w:type="dxa"/>
          </w:tcPr>
          <w:p w14:paraId="37BF963D" w14:textId="77777777" w:rsidR="00336FAA" w:rsidRDefault="00336FAA">
            <w:pPr>
              <w:widowControl w:val="0"/>
              <w:rPr>
                <w:sz w:val="24"/>
                <w:szCs w:val="24"/>
              </w:rPr>
            </w:pPr>
          </w:p>
        </w:tc>
        <w:tc>
          <w:tcPr>
            <w:tcW w:w="610" w:type="dxa"/>
          </w:tcPr>
          <w:p w14:paraId="4BF3740E" w14:textId="77777777" w:rsidR="00336FAA" w:rsidRDefault="00336FAA">
            <w:pPr>
              <w:widowControl w:val="0"/>
              <w:rPr>
                <w:sz w:val="24"/>
                <w:szCs w:val="24"/>
              </w:rPr>
            </w:pPr>
          </w:p>
        </w:tc>
        <w:tc>
          <w:tcPr>
            <w:tcW w:w="637" w:type="dxa"/>
          </w:tcPr>
          <w:p w14:paraId="55B82B61" w14:textId="77777777" w:rsidR="00336FAA" w:rsidRDefault="00336FAA">
            <w:pPr>
              <w:widowControl w:val="0"/>
              <w:rPr>
                <w:sz w:val="24"/>
                <w:szCs w:val="24"/>
              </w:rPr>
            </w:pPr>
          </w:p>
        </w:tc>
        <w:tc>
          <w:tcPr>
            <w:tcW w:w="635" w:type="dxa"/>
          </w:tcPr>
          <w:p w14:paraId="15651077" w14:textId="77777777" w:rsidR="00336FAA" w:rsidRDefault="00336FAA">
            <w:pPr>
              <w:widowControl w:val="0"/>
              <w:rPr>
                <w:sz w:val="24"/>
                <w:szCs w:val="24"/>
              </w:rPr>
            </w:pPr>
          </w:p>
        </w:tc>
        <w:tc>
          <w:tcPr>
            <w:tcW w:w="631" w:type="dxa"/>
          </w:tcPr>
          <w:p w14:paraId="6135721B" w14:textId="77777777" w:rsidR="00336FAA" w:rsidRDefault="00336FAA">
            <w:pPr>
              <w:widowControl w:val="0"/>
              <w:rPr>
                <w:sz w:val="24"/>
                <w:szCs w:val="24"/>
              </w:rPr>
            </w:pPr>
          </w:p>
        </w:tc>
        <w:tc>
          <w:tcPr>
            <w:tcW w:w="91" w:type="dxa"/>
          </w:tcPr>
          <w:p w14:paraId="5A675D95" w14:textId="77777777" w:rsidR="00336FAA" w:rsidRDefault="00336FAA">
            <w:pPr>
              <w:widowControl w:val="0"/>
              <w:rPr>
                <w:sz w:val="24"/>
                <w:szCs w:val="24"/>
              </w:rPr>
            </w:pPr>
          </w:p>
        </w:tc>
        <w:tc>
          <w:tcPr>
            <w:tcW w:w="628" w:type="dxa"/>
          </w:tcPr>
          <w:p w14:paraId="4A7E0CEC" w14:textId="77777777" w:rsidR="00336FAA" w:rsidRDefault="00336FAA">
            <w:pPr>
              <w:widowControl w:val="0"/>
              <w:rPr>
                <w:sz w:val="24"/>
                <w:szCs w:val="24"/>
              </w:rPr>
            </w:pPr>
          </w:p>
        </w:tc>
        <w:tc>
          <w:tcPr>
            <w:tcW w:w="632" w:type="dxa"/>
          </w:tcPr>
          <w:p w14:paraId="60C293DF" w14:textId="77777777" w:rsidR="00336FAA" w:rsidRDefault="00336FAA">
            <w:pPr>
              <w:widowControl w:val="0"/>
              <w:rPr>
                <w:sz w:val="24"/>
                <w:szCs w:val="24"/>
              </w:rPr>
            </w:pPr>
          </w:p>
        </w:tc>
        <w:tc>
          <w:tcPr>
            <w:tcW w:w="632" w:type="dxa"/>
          </w:tcPr>
          <w:p w14:paraId="23AFBF8F" w14:textId="77777777" w:rsidR="00336FAA" w:rsidRDefault="00336FAA">
            <w:pPr>
              <w:widowControl w:val="0"/>
              <w:rPr>
                <w:sz w:val="24"/>
                <w:szCs w:val="24"/>
              </w:rPr>
            </w:pPr>
          </w:p>
        </w:tc>
        <w:tc>
          <w:tcPr>
            <w:tcW w:w="630" w:type="dxa"/>
          </w:tcPr>
          <w:p w14:paraId="285499DB" w14:textId="77777777" w:rsidR="00336FAA" w:rsidRDefault="00336FAA">
            <w:pPr>
              <w:widowControl w:val="0"/>
              <w:rPr>
                <w:sz w:val="24"/>
                <w:szCs w:val="24"/>
              </w:rPr>
            </w:pPr>
          </w:p>
        </w:tc>
        <w:tc>
          <w:tcPr>
            <w:tcW w:w="92" w:type="dxa"/>
          </w:tcPr>
          <w:p w14:paraId="509F3648" w14:textId="77777777" w:rsidR="00336FAA" w:rsidRDefault="00336FAA">
            <w:pPr>
              <w:widowControl w:val="0"/>
              <w:rPr>
                <w:sz w:val="24"/>
                <w:szCs w:val="24"/>
              </w:rPr>
            </w:pPr>
          </w:p>
        </w:tc>
        <w:tc>
          <w:tcPr>
            <w:tcW w:w="631" w:type="dxa"/>
          </w:tcPr>
          <w:p w14:paraId="06F24C30" w14:textId="77777777" w:rsidR="00336FAA" w:rsidRDefault="00336FAA">
            <w:pPr>
              <w:widowControl w:val="0"/>
              <w:rPr>
                <w:sz w:val="24"/>
                <w:szCs w:val="24"/>
              </w:rPr>
            </w:pPr>
          </w:p>
        </w:tc>
        <w:tc>
          <w:tcPr>
            <w:tcW w:w="631" w:type="dxa"/>
          </w:tcPr>
          <w:p w14:paraId="186193B9" w14:textId="77777777" w:rsidR="00336FAA" w:rsidRDefault="00336FAA">
            <w:pPr>
              <w:widowControl w:val="0"/>
              <w:rPr>
                <w:sz w:val="24"/>
                <w:szCs w:val="24"/>
              </w:rPr>
            </w:pPr>
          </w:p>
        </w:tc>
        <w:tc>
          <w:tcPr>
            <w:tcW w:w="632" w:type="dxa"/>
          </w:tcPr>
          <w:p w14:paraId="726CE237" w14:textId="77777777" w:rsidR="00336FAA" w:rsidRDefault="00336FAA">
            <w:pPr>
              <w:widowControl w:val="0"/>
              <w:rPr>
                <w:sz w:val="24"/>
                <w:szCs w:val="24"/>
              </w:rPr>
            </w:pPr>
          </w:p>
        </w:tc>
        <w:tc>
          <w:tcPr>
            <w:tcW w:w="631" w:type="dxa"/>
          </w:tcPr>
          <w:p w14:paraId="562F5928" w14:textId="77777777" w:rsidR="00336FAA" w:rsidRDefault="00336FAA">
            <w:pPr>
              <w:widowControl w:val="0"/>
              <w:rPr>
                <w:sz w:val="24"/>
                <w:szCs w:val="24"/>
              </w:rPr>
            </w:pPr>
          </w:p>
        </w:tc>
        <w:tc>
          <w:tcPr>
            <w:tcW w:w="91" w:type="dxa"/>
          </w:tcPr>
          <w:p w14:paraId="717C3310" w14:textId="77777777" w:rsidR="00336FAA" w:rsidRDefault="00336FAA">
            <w:pPr>
              <w:widowControl w:val="0"/>
              <w:rPr>
                <w:sz w:val="24"/>
                <w:szCs w:val="24"/>
              </w:rPr>
            </w:pPr>
          </w:p>
        </w:tc>
        <w:tc>
          <w:tcPr>
            <w:tcW w:w="629" w:type="dxa"/>
          </w:tcPr>
          <w:p w14:paraId="44BFDD5B" w14:textId="77777777" w:rsidR="00336FAA" w:rsidRDefault="00336FAA">
            <w:pPr>
              <w:widowControl w:val="0"/>
              <w:rPr>
                <w:sz w:val="24"/>
                <w:szCs w:val="24"/>
              </w:rPr>
            </w:pPr>
          </w:p>
        </w:tc>
        <w:tc>
          <w:tcPr>
            <w:tcW w:w="631" w:type="dxa"/>
          </w:tcPr>
          <w:p w14:paraId="0F9BBF4F" w14:textId="77777777" w:rsidR="00336FAA" w:rsidRDefault="00336FAA">
            <w:pPr>
              <w:widowControl w:val="0"/>
              <w:rPr>
                <w:sz w:val="24"/>
                <w:szCs w:val="24"/>
              </w:rPr>
            </w:pPr>
          </w:p>
        </w:tc>
        <w:tc>
          <w:tcPr>
            <w:tcW w:w="628" w:type="dxa"/>
          </w:tcPr>
          <w:p w14:paraId="6506E59B" w14:textId="77777777" w:rsidR="00336FAA" w:rsidRDefault="00336FAA">
            <w:pPr>
              <w:widowControl w:val="0"/>
              <w:rPr>
                <w:sz w:val="24"/>
                <w:szCs w:val="24"/>
              </w:rPr>
            </w:pPr>
          </w:p>
        </w:tc>
        <w:tc>
          <w:tcPr>
            <w:tcW w:w="680" w:type="dxa"/>
          </w:tcPr>
          <w:p w14:paraId="54A35615" w14:textId="77777777" w:rsidR="00336FAA" w:rsidRDefault="00336FAA">
            <w:pPr>
              <w:widowControl w:val="0"/>
              <w:rPr>
                <w:sz w:val="24"/>
                <w:szCs w:val="24"/>
              </w:rPr>
            </w:pPr>
          </w:p>
        </w:tc>
      </w:tr>
      <w:tr w:rsidR="00336FAA" w14:paraId="1854B9CE" w14:textId="77777777">
        <w:trPr>
          <w:trHeight w:val="126"/>
        </w:trPr>
        <w:tc>
          <w:tcPr>
            <w:tcW w:w="894" w:type="dxa"/>
            <w:vMerge/>
            <w:vAlign w:val="center"/>
          </w:tcPr>
          <w:p w14:paraId="03966101" w14:textId="77777777" w:rsidR="00336FAA" w:rsidRDefault="00336FAA">
            <w:pPr>
              <w:widowControl w:val="0"/>
              <w:spacing w:line="240" w:lineRule="auto"/>
              <w:jc w:val="center"/>
              <w:rPr>
                <w:sz w:val="20"/>
                <w:szCs w:val="20"/>
              </w:rPr>
            </w:pPr>
          </w:p>
        </w:tc>
        <w:tc>
          <w:tcPr>
            <w:tcW w:w="754" w:type="dxa"/>
            <w:vAlign w:val="bottom"/>
          </w:tcPr>
          <w:p w14:paraId="3B14132B" w14:textId="77777777" w:rsidR="00336FAA" w:rsidRDefault="00336FAA">
            <w:pPr>
              <w:widowControl w:val="0"/>
              <w:spacing w:line="240" w:lineRule="auto"/>
              <w:rPr>
                <w:sz w:val="20"/>
                <w:szCs w:val="20"/>
              </w:rPr>
            </w:pPr>
          </w:p>
          <w:p w14:paraId="0C302E1E" w14:textId="77777777" w:rsidR="00336FAA" w:rsidRDefault="00000000">
            <w:pPr>
              <w:widowControl w:val="0"/>
              <w:spacing w:line="240" w:lineRule="auto"/>
              <w:rPr>
                <w:sz w:val="20"/>
                <w:szCs w:val="20"/>
              </w:rPr>
            </w:pPr>
            <w:r>
              <w:rPr>
                <w:sz w:val="20"/>
                <w:szCs w:val="20"/>
              </w:rPr>
              <w:t>mean</w:t>
            </w:r>
          </w:p>
        </w:tc>
        <w:tc>
          <w:tcPr>
            <w:tcW w:w="612" w:type="dxa"/>
            <w:vAlign w:val="bottom"/>
          </w:tcPr>
          <w:p w14:paraId="2F65F20B" w14:textId="77777777" w:rsidR="00336FAA" w:rsidRDefault="00000000">
            <w:pPr>
              <w:widowControl w:val="0"/>
              <w:spacing w:line="240" w:lineRule="auto"/>
              <w:jc w:val="right"/>
              <w:rPr>
                <w:sz w:val="20"/>
                <w:szCs w:val="20"/>
              </w:rPr>
            </w:pPr>
            <w:r>
              <w:rPr>
                <w:sz w:val="20"/>
                <w:szCs w:val="20"/>
              </w:rPr>
              <w:t>NA</w:t>
            </w:r>
          </w:p>
        </w:tc>
        <w:tc>
          <w:tcPr>
            <w:tcW w:w="631" w:type="dxa"/>
            <w:vAlign w:val="bottom"/>
          </w:tcPr>
          <w:p w14:paraId="75034BDC" w14:textId="77777777" w:rsidR="00336FAA" w:rsidRDefault="00000000">
            <w:pPr>
              <w:widowControl w:val="0"/>
              <w:spacing w:line="240" w:lineRule="auto"/>
              <w:jc w:val="right"/>
              <w:rPr>
                <w:sz w:val="20"/>
                <w:szCs w:val="20"/>
              </w:rPr>
            </w:pPr>
            <w:r>
              <w:rPr>
                <w:sz w:val="20"/>
                <w:szCs w:val="20"/>
              </w:rPr>
              <w:t>4.7</w:t>
            </w:r>
          </w:p>
        </w:tc>
        <w:tc>
          <w:tcPr>
            <w:tcW w:w="660" w:type="dxa"/>
            <w:vAlign w:val="bottom"/>
          </w:tcPr>
          <w:p w14:paraId="1A823C26" w14:textId="77777777" w:rsidR="00336FAA" w:rsidRDefault="00000000">
            <w:pPr>
              <w:widowControl w:val="0"/>
              <w:spacing w:line="240" w:lineRule="auto"/>
              <w:jc w:val="right"/>
              <w:rPr>
                <w:sz w:val="20"/>
                <w:szCs w:val="20"/>
              </w:rPr>
            </w:pPr>
            <w:r>
              <w:rPr>
                <w:sz w:val="20"/>
                <w:szCs w:val="20"/>
              </w:rPr>
              <w:t>33.9</w:t>
            </w:r>
          </w:p>
        </w:tc>
        <w:tc>
          <w:tcPr>
            <w:tcW w:w="634" w:type="dxa"/>
            <w:vAlign w:val="bottom"/>
          </w:tcPr>
          <w:p w14:paraId="114A2FC9" w14:textId="77777777" w:rsidR="00336FAA" w:rsidRDefault="00000000">
            <w:pPr>
              <w:widowControl w:val="0"/>
              <w:spacing w:line="240" w:lineRule="auto"/>
              <w:jc w:val="right"/>
              <w:rPr>
                <w:sz w:val="20"/>
                <w:szCs w:val="20"/>
              </w:rPr>
            </w:pPr>
            <w:r>
              <w:rPr>
                <w:sz w:val="20"/>
                <w:szCs w:val="20"/>
              </w:rPr>
              <w:t>33.3</w:t>
            </w:r>
          </w:p>
        </w:tc>
        <w:tc>
          <w:tcPr>
            <w:tcW w:w="79" w:type="dxa"/>
            <w:vAlign w:val="bottom"/>
          </w:tcPr>
          <w:p w14:paraId="6617EB6A" w14:textId="77777777" w:rsidR="00336FAA" w:rsidRDefault="00336FAA">
            <w:pPr>
              <w:widowControl w:val="0"/>
              <w:spacing w:line="240" w:lineRule="auto"/>
              <w:jc w:val="right"/>
              <w:rPr>
                <w:sz w:val="20"/>
                <w:szCs w:val="20"/>
              </w:rPr>
            </w:pPr>
          </w:p>
        </w:tc>
        <w:tc>
          <w:tcPr>
            <w:tcW w:w="610" w:type="dxa"/>
            <w:vAlign w:val="bottom"/>
          </w:tcPr>
          <w:p w14:paraId="3EAF2098" w14:textId="77777777" w:rsidR="00336FAA" w:rsidRDefault="00000000">
            <w:pPr>
              <w:widowControl w:val="0"/>
              <w:spacing w:line="240" w:lineRule="auto"/>
              <w:jc w:val="right"/>
              <w:rPr>
                <w:sz w:val="20"/>
                <w:szCs w:val="20"/>
              </w:rPr>
            </w:pPr>
            <w:r>
              <w:rPr>
                <w:sz w:val="20"/>
                <w:szCs w:val="20"/>
              </w:rPr>
              <w:t>NA</w:t>
            </w:r>
          </w:p>
        </w:tc>
        <w:tc>
          <w:tcPr>
            <w:tcW w:w="637" w:type="dxa"/>
            <w:vAlign w:val="bottom"/>
          </w:tcPr>
          <w:p w14:paraId="5F822DF3" w14:textId="77777777" w:rsidR="00336FAA" w:rsidRDefault="00000000">
            <w:pPr>
              <w:widowControl w:val="0"/>
              <w:spacing w:line="240" w:lineRule="auto"/>
              <w:jc w:val="right"/>
              <w:rPr>
                <w:sz w:val="20"/>
                <w:szCs w:val="20"/>
              </w:rPr>
            </w:pPr>
            <w:r>
              <w:rPr>
                <w:sz w:val="20"/>
                <w:szCs w:val="20"/>
              </w:rPr>
              <w:t>1.4</w:t>
            </w:r>
          </w:p>
        </w:tc>
        <w:tc>
          <w:tcPr>
            <w:tcW w:w="635" w:type="dxa"/>
            <w:vAlign w:val="bottom"/>
          </w:tcPr>
          <w:p w14:paraId="2029AF1A" w14:textId="77777777" w:rsidR="00336FAA" w:rsidRDefault="00000000">
            <w:pPr>
              <w:widowControl w:val="0"/>
              <w:spacing w:line="240" w:lineRule="auto"/>
              <w:jc w:val="right"/>
              <w:rPr>
                <w:sz w:val="20"/>
                <w:szCs w:val="20"/>
              </w:rPr>
            </w:pPr>
            <w:r>
              <w:rPr>
                <w:sz w:val="20"/>
                <w:szCs w:val="20"/>
              </w:rPr>
              <w:t>30.6</w:t>
            </w:r>
          </w:p>
        </w:tc>
        <w:tc>
          <w:tcPr>
            <w:tcW w:w="631" w:type="dxa"/>
            <w:vAlign w:val="bottom"/>
          </w:tcPr>
          <w:p w14:paraId="7A2F3A87" w14:textId="77777777" w:rsidR="00336FAA" w:rsidRDefault="00000000">
            <w:pPr>
              <w:widowControl w:val="0"/>
              <w:spacing w:line="240" w:lineRule="auto"/>
              <w:jc w:val="right"/>
              <w:rPr>
                <w:sz w:val="20"/>
                <w:szCs w:val="20"/>
              </w:rPr>
            </w:pPr>
            <w:r>
              <w:rPr>
                <w:sz w:val="20"/>
                <w:szCs w:val="20"/>
              </w:rPr>
              <w:t>34.1</w:t>
            </w:r>
          </w:p>
        </w:tc>
        <w:tc>
          <w:tcPr>
            <w:tcW w:w="91" w:type="dxa"/>
            <w:vAlign w:val="bottom"/>
          </w:tcPr>
          <w:p w14:paraId="00E55531" w14:textId="77777777" w:rsidR="00336FAA" w:rsidRDefault="00336FAA">
            <w:pPr>
              <w:widowControl w:val="0"/>
              <w:spacing w:line="240" w:lineRule="auto"/>
              <w:jc w:val="right"/>
              <w:rPr>
                <w:sz w:val="20"/>
                <w:szCs w:val="20"/>
              </w:rPr>
            </w:pPr>
          </w:p>
        </w:tc>
        <w:tc>
          <w:tcPr>
            <w:tcW w:w="628" w:type="dxa"/>
            <w:vAlign w:val="bottom"/>
          </w:tcPr>
          <w:p w14:paraId="7901EDEC" w14:textId="77777777" w:rsidR="00336FAA" w:rsidRDefault="00000000">
            <w:pPr>
              <w:widowControl w:val="0"/>
              <w:spacing w:line="240" w:lineRule="auto"/>
              <w:jc w:val="right"/>
              <w:rPr>
                <w:sz w:val="20"/>
                <w:szCs w:val="20"/>
              </w:rPr>
            </w:pPr>
            <w:r>
              <w:rPr>
                <w:sz w:val="20"/>
                <w:szCs w:val="20"/>
              </w:rPr>
              <w:t>NA</w:t>
            </w:r>
          </w:p>
        </w:tc>
        <w:tc>
          <w:tcPr>
            <w:tcW w:w="632" w:type="dxa"/>
            <w:vAlign w:val="bottom"/>
          </w:tcPr>
          <w:p w14:paraId="5A116E9F" w14:textId="77777777" w:rsidR="00336FAA" w:rsidRDefault="00000000">
            <w:pPr>
              <w:widowControl w:val="0"/>
              <w:spacing w:line="240" w:lineRule="auto"/>
              <w:jc w:val="right"/>
              <w:rPr>
                <w:sz w:val="20"/>
                <w:szCs w:val="20"/>
              </w:rPr>
            </w:pPr>
            <w:r>
              <w:rPr>
                <w:sz w:val="20"/>
                <w:szCs w:val="20"/>
              </w:rPr>
              <w:t>NA</w:t>
            </w:r>
          </w:p>
        </w:tc>
        <w:tc>
          <w:tcPr>
            <w:tcW w:w="632" w:type="dxa"/>
            <w:vAlign w:val="bottom"/>
          </w:tcPr>
          <w:p w14:paraId="69CDA0C0" w14:textId="77777777" w:rsidR="00336FAA" w:rsidRDefault="00000000">
            <w:pPr>
              <w:widowControl w:val="0"/>
              <w:spacing w:line="240" w:lineRule="auto"/>
              <w:jc w:val="right"/>
              <w:rPr>
                <w:sz w:val="20"/>
                <w:szCs w:val="20"/>
              </w:rPr>
            </w:pPr>
            <w:r>
              <w:rPr>
                <w:sz w:val="20"/>
                <w:szCs w:val="20"/>
              </w:rPr>
              <w:t>10.8</w:t>
            </w:r>
          </w:p>
        </w:tc>
        <w:tc>
          <w:tcPr>
            <w:tcW w:w="630" w:type="dxa"/>
            <w:vAlign w:val="bottom"/>
          </w:tcPr>
          <w:p w14:paraId="109CE189" w14:textId="77777777" w:rsidR="00336FAA" w:rsidRDefault="00000000">
            <w:pPr>
              <w:widowControl w:val="0"/>
              <w:spacing w:line="240" w:lineRule="auto"/>
              <w:jc w:val="right"/>
              <w:rPr>
                <w:sz w:val="20"/>
                <w:szCs w:val="20"/>
              </w:rPr>
            </w:pPr>
            <w:r>
              <w:rPr>
                <w:sz w:val="20"/>
                <w:szCs w:val="20"/>
              </w:rPr>
              <w:t>27.8</w:t>
            </w:r>
          </w:p>
        </w:tc>
        <w:tc>
          <w:tcPr>
            <w:tcW w:w="92" w:type="dxa"/>
            <w:vAlign w:val="bottom"/>
          </w:tcPr>
          <w:p w14:paraId="6D84FAF1" w14:textId="77777777" w:rsidR="00336FAA" w:rsidRDefault="00336FAA">
            <w:pPr>
              <w:widowControl w:val="0"/>
              <w:spacing w:line="240" w:lineRule="auto"/>
              <w:jc w:val="right"/>
              <w:rPr>
                <w:sz w:val="20"/>
                <w:szCs w:val="20"/>
              </w:rPr>
            </w:pPr>
          </w:p>
        </w:tc>
        <w:tc>
          <w:tcPr>
            <w:tcW w:w="631" w:type="dxa"/>
            <w:vAlign w:val="bottom"/>
          </w:tcPr>
          <w:p w14:paraId="219BD5E8" w14:textId="77777777" w:rsidR="00336FAA" w:rsidRDefault="00000000">
            <w:pPr>
              <w:widowControl w:val="0"/>
              <w:spacing w:line="240" w:lineRule="auto"/>
              <w:jc w:val="right"/>
              <w:rPr>
                <w:sz w:val="20"/>
                <w:szCs w:val="20"/>
              </w:rPr>
            </w:pPr>
            <w:r>
              <w:rPr>
                <w:sz w:val="20"/>
                <w:szCs w:val="20"/>
              </w:rPr>
              <w:t>NA</w:t>
            </w:r>
          </w:p>
        </w:tc>
        <w:tc>
          <w:tcPr>
            <w:tcW w:w="631" w:type="dxa"/>
            <w:vAlign w:val="bottom"/>
          </w:tcPr>
          <w:p w14:paraId="7269DD8D" w14:textId="77777777" w:rsidR="00336FAA" w:rsidRDefault="00000000">
            <w:pPr>
              <w:widowControl w:val="0"/>
              <w:spacing w:line="240" w:lineRule="auto"/>
              <w:jc w:val="right"/>
              <w:rPr>
                <w:sz w:val="20"/>
                <w:szCs w:val="20"/>
              </w:rPr>
            </w:pPr>
            <w:r>
              <w:rPr>
                <w:sz w:val="20"/>
                <w:szCs w:val="20"/>
              </w:rPr>
              <w:t>NA</w:t>
            </w:r>
          </w:p>
        </w:tc>
        <w:tc>
          <w:tcPr>
            <w:tcW w:w="632" w:type="dxa"/>
            <w:vAlign w:val="bottom"/>
          </w:tcPr>
          <w:p w14:paraId="626553DF" w14:textId="77777777" w:rsidR="00336FAA" w:rsidRDefault="00000000">
            <w:pPr>
              <w:widowControl w:val="0"/>
              <w:spacing w:line="240" w:lineRule="auto"/>
              <w:jc w:val="right"/>
              <w:rPr>
                <w:sz w:val="20"/>
                <w:szCs w:val="20"/>
              </w:rPr>
            </w:pPr>
            <w:r>
              <w:rPr>
                <w:sz w:val="20"/>
                <w:szCs w:val="20"/>
              </w:rPr>
              <w:t>7.9</w:t>
            </w:r>
          </w:p>
        </w:tc>
        <w:tc>
          <w:tcPr>
            <w:tcW w:w="631" w:type="dxa"/>
            <w:vAlign w:val="bottom"/>
          </w:tcPr>
          <w:p w14:paraId="644F7058" w14:textId="77777777" w:rsidR="00336FAA" w:rsidRDefault="00000000">
            <w:pPr>
              <w:widowControl w:val="0"/>
              <w:spacing w:line="240" w:lineRule="auto"/>
              <w:jc w:val="right"/>
              <w:rPr>
                <w:sz w:val="20"/>
                <w:szCs w:val="20"/>
              </w:rPr>
            </w:pPr>
            <w:r>
              <w:rPr>
                <w:sz w:val="20"/>
                <w:szCs w:val="20"/>
              </w:rPr>
              <w:t>19.1</w:t>
            </w:r>
          </w:p>
        </w:tc>
        <w:tc>
          <w:tcPr>
            <w:tcW w:w="91" w:type="dxa"/>
            <w:vAlign w:val="bottom"/>
          </w:tcPr>
          <w:p w14:paraId="5695D41B" w14:textId="77777777" w:rsidR="00336FAA" w:rsidRDefault="00336FAA">
            <w:pPr>
              <w:widowControl w:val="0"/>
              <w:spacing w:line="240" w:lineRule="auto"/>
              <w:jc w:val="right"/>
              <w:rPr>
                <w:sz w:val="20"/>
                <w:szCs w:val="20"/>
              </w:rPr>
            </w:pPr>
          </w:p>
        </w:tc>
        <w:tc>
          <w:tcPr>
            <w:tcW w:w="629" w:type="dxa"/>
            <w:vAlign w:val="bottom"/>
          </w:tcPr>
          <w:p w14:paraId="4CF6FE7A" w14:textId="77777777" w:rsidR="00336FAA" w:rsidRDefault="00000000">
            <w:pPr>
              <w:widowControl w:val="0"/>
              <w:spacing w:line="240" w:lineRule="auto"/>
              <w:jc w:val="right"/>
              <w:rPr>
                <w:sz w:val="20"/>
                <w:szCs w:val="20"/>
              </w:rPr>
            </w:pPr>
            <w:r>
              <w:rPr>
                <w:sz w:val="20"/>
                <w:szCs w:val="20"/>
              </w:rPr>
              <w:t>8.1</w:t>
            </w:r>
          </w:p>
        </w:tc>
        <w:tc>
          <w:tcPr>
            <w:tcW w:w="631" w:type="dxa"/>
            <w:vAlign w:val="bottom"/>
          </w:tcPr>
          <w:p w14:paraId="3A8D7306" w14:textId="77777777" w:rsidR="00336FAA" w:rsidRDefault="00000000">
            <w:pPr>
              <w:widowControl w:val="0"/>
              <w:spacing w:line="240" w:lineRule="auto"/>
              <w:jc w:val="right"/>
              <w:rPr>
                <w:sz w:val="20"/>
                <w:szCs w:val="20"/>
              </w:rPr>
            </w:pPr>
            <w:r>
              <w:rPr>
                <w:sz w:val="20"/>
                <w:szCs w:val="20"/>
              </w:rPr>
              <w:t>NA</w:t>
            </w:r>
          </w:p>
        </w:tc>
        <w:tc>
          <w:tcPr>
            <w:tcW w:w="628" w:type="dxa"/>
            <w:vAlign w:val="bottom"/>
          </w:tcPr>
          <w:p w14:paraId="5F828BD0" w14:textId="77777777" w:rsidR="00336FAA" w:rsidRDefault="00000000">
            <w:pPr>
              <w:widowControl w:val="0"/>
              <w:spacing w:line="240" w:lineRule="auto"/>
              <w:jc w:val="right"/>
              <w:rPr>
                <w:sz w:val="20"/>
                <w:szCs w:val="20"/>
              </w:rPr>
            </w:pPr>
            <w:r>
              <w:rPr>
                <w:sz w:val="20"/>
                <w:szCs w:val="20"/>
              </w:rPr>
              <w:t>44.0</w:t>
            </w:r>
          </w:p>
        </w:tc>
        <w:tc>
          <w:tcPr>
            <w:tcW w:w="680" w:type="dxa"/>
            <w:vAlign w:val="bottom"/>
          </w:tcPr>
          <w:p w14:paraId="2E3A9436" w14:textId="77777777" w:rsidR="00336FAA" w:rsidRDefault="00000000">
            <w:pPr>
              <w:widowControl w:val="0"/>
              <w:spacing w:line="240" w:lineRule="auto"/>
              <w:jc w:val="right"/>
              <w:rPr>
                <w:sz w:val="20"/>
                <w:szCs w:val="20"/>
              </w:rPr>
            </w:pPr>
            <w:r>
              <w:rPr>
                <w:sz w:val="20"/>
                <w:szCs w:val="20"/>
              </w:rPr>
              <w:t>46.4</w:t>
            </w:r>
          </w:p>
        </w:tc>
      </w:tr>
      <w:tr w:rsidR="00336FAA" w14:paraId="6438AE14" w14:textId="77777777">
        <w:trPr>
          <w:trHeight w:val="70"/>
        </w:trPr>
        <w:tc>
          <w:tcPr>
            <w:tcW w:w="894" w:type="dxa"/>
            <w:vMerge/>
            <w:tcBorders>
              <w:bottom w:val="single" w:sz="4" w:space="0" w:color="000000"/>
            </w:tcBorders>
            <w:vAlign w:val="bottom"/>
          </w:tcPr>
          <w:p w14:paraId="0568D3AE" w14:textId="77777777" w:rsidR="00336FAA" w:rsidRDefault="00336FAA">
            <w:pPr>
              <w:widowControl w:val="0"/>
              <w:spacing w:line="240" w:lineRule="auto"/>
              <w:rPr>
                <w:sz w:val="20"/>
                <w:szCs w:val="20"/>
              </w:rPr>
            </w:pPr>
          </w:p>
        </w:tc>
        <w:tc>
          <w:tcPr>
            <w:tcW w:w="754" w:type="dxa"/>
            <w:tcBorders>
              <w:bottom w:val="single" w:sz="4" w:space="0" w:color="000000"/>
            </w:tcBorders>
            <w:vAlign w:val="bottom"/>
          </w:tcPr>
          <w:p w14:paraId="218D6466" w14:textId="77777777" w:rsidR="00336FAA" w:rsidRDefault="00000000">
            <w:pPr>
              <w:widowControl w:val="0"/>
              <w:spacing w:line="240" w:lineRule="auto"/>
              <w:rPr>
                <w:sz w:val="20"/>
                <w:szCs w:val="20"/>
              </w:rPr>
            </w:pPr>
            <w:r>
              <w:rPr>
                <w:sz w:val="20"/>
                <w:szCs w:val="20"/>
              </w:rPr>
              <w:t>95CI</w:t>
            </w:r>
          </w:p>
        </w:tc>
        <w:tc>
          <w:tcPr>
            <w:tcW w:w="612" w:type="dxa"/>
            <w:tcBorders>
              <w:bottom w:val="single" w:sz="4" w:space="0" w:color="000000"/>
            </w:tcBorders>
            <w:vAlign w:val="bottom"/>
          </w:tcPr>
          <w:p w14:paraId="48515AA5" w14:textId="77777777" w:rsidR="00336FAA" w:rsidRDefault="00000000">
            <w:pPr>
              <w:widowControl w:val="0"/>
              <w:spacing w:line="240" w:lineRule="auto"/>
              <w:jc w:val="right"/>
              <w:rPr>
                <w:sz w:val="20"/>
                <w:szCs w:val="20"/>
              </w:rPr>
            </w:pPr>
            <w:r>
              <w:rPr>
                <w:sz w:val="20"/>
                <w:szCs w:val="20"/>
              </w:rPr>
              <w:t>NA</w:t>
            </w:r>
          </w:p>
        </w:tc>
        <w:tc>
          <w:tcPr>
            <w:tcW w:w="631" w:type="dxa"/>
            <w:tcBorders>
              <w:bottom w:val="single" w:sz="4" w:space="0" w:color="000000"/>
            </w:tcBorders>
            <w:vAlign w:val="bottom"/>
          </w:tcPr>
          <w:p w14:paraId="740F519E" w14:textId="77777777" w:rsidR="00336FAA" w:rsidRDefault="00000000">
            <w:pPr>
              <w:widowControl w:val="0"/>
              <w:spacing w:line="240" w:lineRule="auto"/>
              <w:jc w:val="right"/>
              <w:rPr>
                <w:sz w:val="20"/>
                <w:szCs w:val="20"/>
              </w:rPr>
            </w:pPr>
            <w:r>
              <w:rPr>
                <w:sz w:val="20"/>
                <w:szCs w:val="20"/>
              </w:rPr>
              <w:t>2.1</w:t>
            </w:r>
          </w:p>
        </w:tc>
        <w:tc>
          <w:tcPr>
            <w:tcW w:w="660" w:type="dxa"/>
            <w:tcBorders>
              <w:bottom w:val="single" w:sz="4" w:space="0" w:color="000000"/>
            </w:tcBorders>
            <w:vAlign w:val="bottom"/>
          </w:tcPr>
          <w:p w14:paraId="0ABB06E6" w14:textId="77777777" w:rsidR="00336FAA" w:rsidRDefault="00000000">
            <w:pPr>
              <w:widowControl w:val="0"/>
              <w:spacing w:line="240" w:lineRule="auto"/>
              <w:jc w:val="right"/>
              <w:rPr>
                <w:sz w:val="20"/>
                <w:szCs w:val="20"/>
              </w:rPr>
            </w:pPr>
            <w:r>
              <w:rPr>
                <w:sz w:val="20"/>
                <w:szCs w:val="20"/>
              </w:rPr>
              <w:t>9.5</w:t>
            </w:r>
          </w:p>
        </w:tc>
        <w:tc>
          <w:tcPr>
            <w:tcW w:w="634" w:type="dxa"/>
            <w:tcBorders>
              <w:bottom w:val="single" w:sz="4" w:space="0" w:color="000000"/>
            </w:tcBorders>
            <w:vAlign w:val="bottom"/>
          </w:tcPr>
          <w:p w14:paraId="440459A1" w14:textId="77777777" w:rsidR="00336FAA" w:rsidRDefault="00000000">
            <w:pPr>
              <w:widowControl w:val="0"/>
              <w:spacing w:line="240" w:lineRule="auto"/>
              <w:jc w:val="right"/>
              <w:rPr>
                <w:sz w:val="20"/>
                <w:szCs w:val="20"/>
              </w:rPr>
            </w:pPr>
            <w:r>
              <w:rPr>
                <w:sz w:val="20"/>
                <w:szCs w:val="20"/>
              </w:rPr>
              <w:t>3.0</w:t>
            </w:r>
          </w:p>
        </w:tc>
        <w:tc>
          <w:tcPr>
            <w:tcW w:w="79" w:type="dxa"/>
            <w:tcBorders>
              <w:bottom w:val="single" w:sz="4" w:space="0" w:color="000000"/>
            </w:tcBorders>
            <w:vAlign w:val="bottom"/>
          </w:tcPr>
          <w:p w14:paraId="75EF588A" w14:textId="77777777" w:rsidR="00336FAA" w:rsidRDefault="00336FAA">
            <w:pPr>
              <w:widowControl w:val="0"/>
              <w:spacing w:line="240" w:lineRule="auto"/>
              <w:jc w:val="right"/>
              <w:rPr>
                <w:sz w:val="20"/>
                <w:szCs w:val="20"/>
              </w:rPr>
            </w:pPr>
          </w:p>
        </w:tc>
        <w:tc>
          <w:tcPr>
            <w:tcW w:w="610" w:type="dxa"/>
            <w:tcBorders>
              <w:bottom w:val="single" w:sz="4" w:space="0" w:color="000000"/>
            </w:tcBorders>
            <w:vAlign w:val="bottom"/>
          </w:tcPr>
          <w:p w14:paraId="7A24AB47" w14:textId="77777777" w:rsidR="00336FAA" w:rsidRDefault="00000000">
            <w:pPr>
              <w:widowControl w:val="0"/>
              <w:spacing w:line="240" w:lineRule="auto"/>
              <w:jc w:val="right"/>
              <w:rPr>
                <w:sz w:val="20"/>
                <w:szCs w:val="20"/>
              </w:rPr>
            </w:pPr>
            <w:r>
              <w:rPr>
                <w:sz w:val="20"/>
                <w:szCs w:val="20"/>
              </w:rPr>
              <w:t>NA</w:t>
            </w:r>
          </w:p>
        </w:tc>
        <w:tc>
          <w:tcPr>
            <w:tcW w:w="637" w:type="dxa"/>
            <w:tcBorders>
              <w:bottom w:val="single" w:sz="4" w:space="0" w:color="000000"/>
            </w:tcBorders>
            <w:vAlign w:val="bottom"/>
          </w:tcPr>
          <w:p w14:paraId="6BCBBA73" w14:textId="77777777" w:rsidR="00336FAA" w:rsidRDefault="00000000">
            <w:pPr>
              <w:widowControl w:val="0"/>
              <w:spacing w:line="240" w:lineRule="auto"/>
              <w:jc w:val="right"/>
              <w:rPr>
                <w:sz w:val="20"/>
                <w:szCs w:val="20"/>
              </w:rPr>
            </w:pPr>
            <w:r>
              <w:rPr>
                <w:sz w:val="20"/>
                <w:szCs w:val="20"/>
              </w:rPr>
              <w:t>0.8</w:t>
            </w:r>
          </w:p>
        </w:tc>
        <w:tc>
          <w:tcPr>
            <w:tcW w:w="635" w:type="dxa"/>
            <w:tcBorders>
              <w:bottom w:val="single" w:sz="4" w:space="0" w:color="000000"/>
            </w:tcBorders>
            <w:vAlign w:val="bottom"/>
          </w:tcPr>
          <w:p w14:paraId="01BCD121" w14:textId="77777777" w:rsidR="00336FAA" w:rsidRDefault="00000000">
            <w:pPr>
              <w:widowControl w:val="0"/>
              <w:spacing w:line="240" w:lineRule="auto"/>
              <w:jc w:val="right"/>
              <w:rPr>
                <w:sz w:val="20"/>
                <w:szCs w:val="20"/>
              </w:rPr>
            </w:pPr>
            <w:r>
              <w:rPr>
                <w:sz w:val="20"/>
                <w:szCs w:val="20"/>
              </w:rPr>
              <w:t>9.5</w:t>
            </w:r>
          </w:p>
        </w:tc>
        <w:tc>
          <w:tcPr>
            <w:tcW w:w="631" w:type="dxa"/>
            <w:tcBorders>
              <w:bottom w:val="single" w:sz="4" w:space="0" w:color="000000"/>
            </w:tcBorders>
            <w:vAlign w:val="bottom"/>
          </w:tcPr>
          <w:p w14:paraId="43AFA280" w14:textId="77777777" w:rsidR="00336FAA" w:rsidRDefault="00000000">
            <w:pPr>
              <w:widowControl w:val="0"/>
              <w:spacing w:line="240" w:lineRule="auto"/>
              <w:jc w:val="right"/>
              <w:rPr>
                <w:sz w:val="20"/>
                <w:szCs w:val="20"/>
              </w:rPr>
            </w:pPr>
            <w:r>
              <w:rPr>
                <w:sz w:val="20"/>
                <w:szCs w:val="20"/>
              </w:rPr>
              <w:t>12.0</w:t>
            </w:r>
          </w:p>
        </w:tc>
        <w:tc>
          <w:tcPr>
            <w:tcW w:w="91" w:type="dxa"/>
            <w:tcBorders>
              <w:bottom w:val="single" w:sz="4" w:space="0" w:color="000000"/>
            </w:tcBorders>
            <w:vAlign w:val="bottom"/>
          </w:tcPr>
          <w:p w14:paraId="43F9D53B" w14:textId="77777777" w:rsidR="00336FAA" w:rsidRDefault="00336FAA">
            <w:pPr>
              <w:widowControl w:val="0"/>
              <w:spacing w:line="240" w:lineRule="auto"/>
              <w:jc w:val="right"/>
              <w:rPr>
                <w:sz w:val="20"/>
                <w:szCs w:val="20"/>
              </w:rPr>
            </w:pPr>
          </w:p>
        </w:tc>
        <w:tc>
          <w:tcPr>
            <w:tcW w:w="628" w:type="dxa"/>
            <w:tcBorders>
              <w:bottom w:val="single" w:sz="4" w:space="0" w:color="000000"/>
            </w:tcBorders>
            <w:vAlign w:val="bottom"/>
          </w:tcPr>
          <w:p w14:paraId="627602E9" w14:textId="77777777" w:rsidR="00336FAA" w:rsidRDefault="00000000">
            <w:pPr>
              <w:widowControl w:val="0"/>
              <w:spacing w:line="240" w:lineRule="auto"/>
              <w:jc w:val="right"/>
              <w:rPr>
                <w:sz w:val="20"/>
                <w:szCs w:val="20"/>
              </w:rPr>
            </w:pPr>
            <w:r>
              <w:rPr>
                <w:sz w:val="20"/>
                <w:szCs w:val="20"/>
              </w:rPr>
              <w:t>NA</w:t>
            </w:r>
          </w:p>
        </w:tc>
        <w:tc>
          <w:tcPr>
            <w:tcW w:w="632" w:type="dxa"/>
            <w:tcBorders>
              <w:bottom w:val="single" w:sz="4" w:space="0" w:color="000000"/>
            </w:tcBorders>
            <w:vAlign w:val="bottom"/>
          </w:tcPr>
          <w:p w14:paraId="645A939D" w14:textId="77777777" w:rsidR="00336FAA" w:rsidRDefault="00000000">
            <w:pPr>
              <w:widowControl w:val="0"/>
              <w:spacing w:line="240" w:lineRule="auto"/>
              <w:jc w:val="right"/>
              <w:rPr>
                <w:sz w:val="20"/>
                <w:szCs w:val="20"/>
              </w:rPr>
            </w:pPr>
            <w:r>
              <w:rPr>
                <w:sz w:val="20"/>
                <w:szCs w:val="20"/>
              </w:rPr>
              <w:t>NA</w:t>
            </w:r>
          </w:p>
        </w:tc>
        <w:tc>
          <w:tcPr>
            <w:tcW w:w="632" w:type="dxa"/>
            <w:tcBorders>
              <w:bottom w:val="single" w:sz="4" w:space="0" w:color="000000"/>
            </w:tcBorders>
            <w:vAlign w:val="bottom"/>
          </w:tcPr>
          <w:p w14:paraId="01DDC841" w14:textId="77777777" w:rsidR="00336FAA" w:rsidRDefault="00000000">
            <w:pPr>
              <w:widowControl w:val="0"/>
              <w:spacing w:line="240" w:lineRule="auto"/>
              <w:jc w:val="right"/>
              <w:rPr>
                <w:sz w:val="20"/>
                <w:szCs w:val="20"/>
              </w:rPr>
            </w:pPr>
            <w:r>
              <w:rPr>
                <w:sz w:val="20"/>
                <w:szCs w:val="20"/>
              </w:rPr>
              <w:t>2.5</w:t>
            </w:r>
          </w:p>
        </w:tc>
        <w:tc>
          <w:tcPr>
            <w:tcW w:w="630" w:type="dxa"/>
            <w:tcBorders>
              <w:bottom w:val="single" w:sz="4" w:space="0" w:color="000000"/>
            </w:tcBorders>
            <w:vAlign w:val="bottom"/>
          </w:tcPr>
          <w:p w14:paraId="34580D67" w14:textId="77777777" w:rsidR="00336FAA" w:rsidRDefault="00000000">
            <w:pPr>
              <w:widowControl w:val="0"/>
              <w:spacing w:line="240" w:lineRule="auto"/>
              <w:jc w:val="right"/>
              <w:rPr>
                <w:sz w:val="20"/>
                <w:szCs w:val="20"/>
              </w:rPr>
            </w:pPr>
            <w:r>
              <w:rPr>
                <w:sz w:val="20"/>
                <w:szCs w:val="20"/>
              </w:rPr>
              <w:t>5.1</w:t>
            </w:r>
          </w:p>
        </w:tc>
        <w:tc>
          <w:tcPr>
            <w:tcW w:w="92" w:type="dxa"/>
            <w:tcBorders>
              <w:bottom w:val="single" w:sz="4" w:space="0" w:color="000000"/>
            </w:tcBorders>
            <w:vAlign w:val="bottom"/>
          </w:tcPr>
          <w:p w14:paraId="3106ED35" w14:textId="77777777" w:rsidR="00336FAA" w:rsidRDefault="00336FAA">
            <w:pPr>
              <w:widowControl w:val="0"/>
              <w:spacing w:line="240" w:lineRule="auto"/>
              <w:jc w:val="right"/>
              <w:rPr>
                <w:sz w:val="20"/>
                <w:szCs w:val="20"/>
              </w:rPr>
            </w:pPr>
          </w:p>
        </w:tc>
        <w:tc>
          <w:tcPr>
            <w:tcW w:w="631" w:type="dxa"/>
            <w:tcBorders>
              <w:bottom w:val="single" w:sz="4" w:space="0" w:color="000000"/>
            </w:tcBorders>
            <w:vAlign w:val="bottom"/>
          </w:tcPr>
          <w:p w14:paraId="71C6CAFD" w14:textId="77777777" w:rsidR="00336FAA" w:rsidRDefault="00000000">
            <w:pPr>
              <w:widowControl w:val="0"/>
              <w:spacing w:line="240" w:lineRule="auto"/>
              <w:jc w:val="right"/>
              <w:rPr>
                <w:sz w:val="20"/>
                <w:szCs w:val="20"/>
              </w:rPr>
            </w:pPr>
            <w:r>
              <w:rPr>
                <w:sz w:val="20"/>
                <w:szCs w:val="20"/>
              </w:rPr>
              <w:t>NA</w:t>
            </w:r>
          </w:p>
        </w:tc>
        <w:tc>
          <w:tcPr>
            <w:tcW w:w="631" w:type="dxa"/>
            <w:tcBorders>
              <w:bottom w:val="single" w:sz="4" w:space="0" w:color="000000"/>
            </w:tcBorders>
            <w:vAlign w:val="bottom"/>
          </w:tcPr>
          <w:p w14:paraId="726649B6" w14:textId="77777777" w:rsidR="00336FAA" w:rsidRDefault="00000000">
            <w:pPr>
              <w:widowControl w:val="0"/>
              <w:spacing w:line="240" w:lineRule="auto"/>
              <w:jc w:val="right"/>
              <w:rPr>
                <w:sz w:val="20"/>
                <w:szCs w:val="20"/>
              </w:rPr>
            </w:pPr>
            <w:r>
              <w:rPr>
                <w:sz w:val="20"/>
                <w:szCs w:val="20"/>
              </w:rPr>
              <w:t>NA</w:t>
            </w:r>
          </w:p>
        </w:tc>
        <w:tc>
          <w:tcPr>
            <w:tcW w:w="632" w:type="dxa"/>
            <w:tcBorders>
              <w:bottom w:val="single" w:sz="4" w:space="0" w:color="000000"/>
            </w:tcBorders>
            <w:vAlign w:val="bottom"/>
          </w:tcPr>
          <w:p w14:paraId="5926CA6B" w14:textId="77777777" w:rsidR="00336FAA" w:rsidRDefault="00000000">
            <w:pPr>
              <w:widowControl w:val="0"/>
              <w:spacing w:line="240" w:lineRule="auto"/>
              <w:jc w:val="right"/>
              <w:rPr>
                <w:sz w:val="20"/>
                <w:szCs w:val="20"/>
              </w:rPr>
            </w:pPr>
            <w:r>
              <w:rPr>
                <w:sz w:val="20"/>
                <w:szCs w:val="20"/>
              </w:rPr>
              <w:t>1.8</w:t>
            </w:r>
          </w:p>
        </w:tc>
        <w:tc>
          <w:tcPr>
            <w:tcW w:w="631" w:type="dxa"/>
            <w:tcBorders>
              <w:bottom w:val="single" w:sz="4" w:space="0" w:color="000000"/>
            </w:tcBorders>
            <w:vAlign w:val="bottom"/>
          </w:tcPr>
          <w:p w14:paraId="40305C17" w14:textId="77777777" w:rsidR="00336FAA" w:rsidRDefault="00000000">
            <w:pPr>
              <w:widowControl w:val="0"/>
              <w:spacing w:line="240" w:lineRule="auto"/>
              <w:jc w:val="right"/>
              <w:rPr>
                <w:sz w:val="20"/>
                <w:szCs w:val="20"/>
              </w:rPr>
            </w:pPr>
            <w:r>
              <w:rPr>
                <w:sz w:val="20"/>
                <w:szCs w:val="20"/>
              </w:rPr>
              <w:t>4.1</w:t>
            </w:r>
          </w:p>
        </w:tc>
        <w:tc>
          <w:tcPr>
            <w:tcW w:w="91" w:type="dxa"/>
            <w:tcBorders>
              <w:bottom w:val="single" w:sz="4" w:space="0" w:color="000000"/>
            </w:tcBorders>
            <w:vAlign w:val="bottom"/>
          </w:tcPr>
          <w:p w14:paraId="1A49A371" w14:textId="77777777" w:rsidR="00336FAA" w:rsidRDefault="00336FAA">
            <w:pPr>
              <w:widowControl w:val="0"/>
              <w:spacing w:line="240" w:lineRule="auto"/>
              <w:jc w:val="right"/>
              <w:rPr>
                <w:sz w:val="20"/>
                <w:szCs w:val="20"/>
              </w:rPr>
            </w:pPr>
          </w:p>
        </w:tc>
        <w:tc>
          <w:tcPr>
            <w:tcW w:w="629" w:type="dxa"/>
            <w:tcBorders>
              <w:bottom w:val="single" w:sz="4" w:space="0" w:color="000000"/>
            </w:tcBorders>
            <w:vAlign w:val="bottom"/>
          </w:tcPr>
          <w:p w14:paraId="160FEBA9" w14:textId="77777777" w:rsidR="00336FAA" w:rsidRDefault="00000000">
            <w:pPr>
              <w:widowControl w:val="0"/>
              <w:spacing w:line="240" w:lineRule="auto"/>
              <w:jc w:val="right"/>
              <w:rPr>
                <w:sz w:val="20"/>
                <w:szCs w:val="20"/>
              </w:rPr>
            </w:pPr>
            <w:r>
              <w:rPr>
                <w:sz w:val="20"/>
                <w:szCs w:val="20"/>
              </w:rPr>
              <w:t>1.5</w:t>
            </w:r>
          </w:p>
        </w:tc>
        <w:tc>
          <w:tcPr>
            <w:tcW w:w="631" w:type="dxa"/>
            <w:tcBorders>
              <w:bottom w:val="single" w:sz="4" w:space="0" w:color="000000"/>
            </w:tcBorders>
            <w:vAlign w:val="bottom"/>
          </w:tcPr>
          <w:p w14:paraId="7BD0826A" w14:textId="77777777" w:rsidR="00336FAA" w:rsidRDefault="00000000">
            <w:pPr>
              <w:widowControl w:val="0"/>
              <w:spacing w:line="240" w:lineRule="auto"/>
              <w:jc w:val="right"/>
              <w:rPr>
                <w:sz w:val="20"/>
                <w:szCs w:val="20"/>
              </w:rPr>
            </w:pPr>
            <w:r>
              <w:rPr>
                <w:sz w:val="20"/>
                <w:szCs w:val="20"/>
              </w:rPr>
              <w:t>NA</w:t>
            </w:r>
          </w:p>
        </w:tc>
        <w:tc>
          <w:tcPr>
            <w:tcW w:w="628" w:type="dxa"/>
            <w:tcBorders>
              <w:bottom w:val="single" w:sz="4" w:space="0" w:color="000000"/>
            </w:tcBorders>
            <w:vAlign w:val="bottom"/>
          </w:tcPr>
          <w:p w14:paraId="09281C6A" w14:textId="77777777" w:rsidR="00336FAA" w:rsidRDefault="00000000">
            <w:pPr>
              <w:widowControl w:val="0"/>
              <w:spacing w:line="240" w:lineRule="auto"/>
              <w:jc w:val="right"/>
              <w:rPr>
                <w:sz w:val="20"/>
                <w:szCs w:val="20"/>
              </w:rPr>
            </w:pPr>
            <w:r>
              <w:rPr>
                <w:sz w:val="20"/>
                <w:szCs w:val="20"/>
              </w:rPr>
              <w:t>8.7</w:t>
            </w:r>
          </w:p>
        </w:tc>
        <w:tc>
          <w:tcPr>
            <w:tcW w:w="680" w:type="dxa"/>
            <w:tcBorders>
              <w:bottom w:val="single" w:sz="4" w:space="0" w:color="000000"/>
            </w:tcBorders>
            <w:vAlign w:val="bottom"/>
          </w:tcPr>
          <w:p w14:paraId="62D6C461" w14:textId="77777777" w:rsidR="00336FAA" w:rsidRDefault="00000000">
            <w:pPr>
              <w:widowControl w:val="0"/>
              <w:spacing w:line="240" w:lineRule="auto"/>
              <w:jc w:val="right"/>
              <w:rPr>
                <w:sz w:val="20"/>
                <w:szCs w:val="20"/>
              </w:rPr>
            </w:pPr>
            <w:r>
              <w:rPr>
                <w:sz w:val="20"/>
                <w:szCs w:val="20"/>
              </w:rPr>
              <w:t>12.7</w:t>
            </w:r>
          </w:p>
        </w:tc>
      </w:tr>
      <w:tr w:rsidR="00336FAA" w14:paraId="66408744" w14:textId="77777777">
        <w:trPr>
          <w:trHeight w:val="256"/>
        </w:trPr>
        <w:tc>
          <w:tcPr>
            <w:tcW w:w="894" w:type="dxa"/>
            <w:tcBorders>
              <w:top w:val="single" w:sz="4" w:space="0" w:color="000000"/>
            </w:tcBorders>
            <w:vAlign w:val="bottom"/>
          </w:tcPr>
          <w:p w14:paraId="6D7B243B" w14:textId="77777777" w:rsidR="00336FAA" w:rsidRDefault="00336FAA">
            <w:pPr>
              <w:widowControl w:val="0"/>
              <w:rPr>
                <w:sz w:val="20"/>
                <w:szCs w:val="20"/>
              </w:rPr>
            </w:pPr>
          </w:p>
        </w:tc>
        <w:tc>
          <w:tcPr>
            <w:tcW w:w="754" w:type="dxa"/>
            <w:tcBorders>
              <w:top w:val="single" w:sz="4" w:space="0" w:color="000000"/>
            </w:tcBorders>
            <w:vAlign w:val="bottom"/>
          </w:tcPr>
          <w:p w14:paraId="2829EC03" w14:textId="77777777" w:rsidR="00336FAA" w:rsidRDefault="00336FAA">
            <w:pPr>
              <w:widowControl w:val="0"/>
              <w:rPr>
                <w:sz w:val="20"/>
                <w:szCs w:val="20"/>
              </w:rPr>
            </w:pPr>
          </w:p>
        </w:tc>
        <w:tc>
          <w:tcPr>
            <w:tcW w:w="612" w:type="dxa"/>
            <w:tcBorders>
              <w:top w:val="single" w:sz="4" w:space="0" w:color="000000"/>
            </w:tcBorders>
            <w:vAlign w:val="bottom"/>
          </w:tcPr>
          <w:p w14:paraId="6B4FFD3D" w14:textId="77777777" w:rsidR="00336FAA" w:rsidRDefault="00336FAA">
            <w:pPr>
              <w:widowControl w:val="0"/>
              <w:rPr>
                <w:sz w:val="20"/>
                <w:szCs w:val="20"/>
              </w:rPr>
            </w:pPr>
          </w:p>
        </w:tc>
        <w:tc>
          <w:tcPr>
            <w:tcW w:w="631" w:type="dxa"/>
            <w:tcBorders>
              <w:top w:val="single" w:sz="4" w:space="0" w:color="000000"/>
            </w:tcBorders>
            <w:vAlign w:val="bottom"/>
          </w:tcPr>
          <w:p w14:paraId="76B2F84E" w14:textId="77777777" w:rsidR="00336FAA" w:rsidRDefault="00336FAA">
            <w:pPr>
              <w:widowControl w:val="0"/>
              <w:jc w:val="right"/>
              <w:rPr>
                <w:sz w:val="20"/>
                <w:szCs w:val="20"/>
              </w:rPr>
            </w:pPr>
          </w:p>
        </w:tc>
        <w:tc>
          <w:tcPr>
            <w:tcW w:w="660" w:type="dxa"/>
            <w:tcBorders>
              <w:top w:val="single" w:sz="4" w:space="0" w:color="000000"/>
            </w:tcBorders>
            <w:vAlign w:val="bottom"/>
          </w:tcPr>
          <w:p w14:paraId="4AECBEF2" w14:textId="77777777" w:rsidR="00336FAA" w:rsidRDefault="00336FAA">
            <w:pPr>
              <w:widowControl w:val="0"/>
              <w:jc w:val="right"/>
              <w:rPr>
                <w:sz w:val="20"/>
                <w:szCs w:val="20"/>
              </w:rPr>
            </w:pPr>
          </w:p>
        </w:tc>
        <w:tc>
          <w:tcPr>
            <w:tcW w:w="634" w:type="dxa"/>
            <w:tcBorders>
              <w:top w:val="single" w:sz="4" w:space="0" w:color="000000"/>
            </w:tcBorders>
            <w:vAlign w:val="bottom"/>
          </w:tcPr>
          <w:p w14:paraId="7766386E" w14:textId="77777777" w:rsidR="00336FAA" w:rsidRDefault="00336FAA">
            <w:pPr>
              <w:widowControl w:val="0"/>
              <w:jc w:val="right"/>
              <w:rPr>
                <w:sz w:val="20"/>
                <w:szCs w:val="20"/>
              </w:rPr>
            </w:pPr>
          </w:p>
        </w:tc>
        <w:tc>
          <w:tcPr>
            <w:tcW w:w="79" w:type="dxa"/>
            <w:tcBorders>
              <w:top w:val="single" w:sz="4" w:space="0" w:color="000000"/>
            </w:tcBorders>
            <w:vAlign w:val="bottom"/>
          </w:tcPr>
          <w:p w14:paraId="278FD118" w14:textId="77777777" w:rsidR="00336FAA" w:rsidRDefault="00336FAA">
            <w:pPr>
              <w:widowControl w:val="0"/>
              <w:rPr>
                <w:sz w:val="20"/>
                <w:szCs w:val="20"/>
              </w:rPr>
            </w:pPr>
          </w:p>
        </w:tc>
        <w:tc>
          <w:tcPr>
            <w:tcW w:w="610" w:type="dxa"/>
            <w:tcBorders>
              <w:top w:val="single" w:sz="4" w:space="0" w:color="000000"/>
            </w:tcBorders>
            <w:vAlign w:val="bottom"/>
          </w:tcPr>
          <w:p w14:paraId="53554662" w14:textId="77777777" w:rsidR="00336FAA" w:rsidRDefault="00336FAA">
            <w:pPr>
              <w:widowControl w:val="0"/>
              <w:rPr>
                <w:sz w:val="20"/>
                <w:szCs w:val="20"/>
              </w:rPr>
            </w:pPr>
          </w:p>
        </w:tc>
        <w:tc>
          <w:tcPr>
            <w:tcW w:w="637" w:type="dxa"/>
            <w:tcBorders>
              <w:top w:val="single" w:sz="4" w:space="0" w:color="000000"/>
            </w:tcBorders>
            <w:vAlign w:val="bottom"/>
          </w:tcPr>
          <w:p w14:paraId="0979EE14" w14:textId="77777777" w:rsidR="00336FAA" w:rsidRDefault="00336FAA">
            <w:pPr>
              <w:widowControl w:val="0"/>
              <w:jc w:val="right"/>
              <w:rPr>
                <w:sz w:val="20"/>
                <w:szCs w:val="20"/>
              </w:rPr>
            </w:pPr>
          </w:p>
        </w:tc>
        <w:tc>
          <w:tcPr>
            <w:tcW w:w="635" w:type="dxa"/>
            <w:tcBorders>
              <w:top w:val="single" w:sz="4" w:space="0" w:color="000000"/>
            </w:tcBorders>
            <w:vAlign w:val="bottom"/>
          </w:tcPr>
          <w:p w14:paraId="25AF2BE4" w14:textId="77777777" w:rsidR="00336FAA" w:rsidRDefault="00336FAA">
            <w:pPr>
              <w:widowControl w:val="0"/>
              <w:jc w:val="right"/>
              <w:rPr>
                <w:sz w:val="20"/>
                <w:szCs w:val="20"/>
              </w:rPr>
            </w:pPr>
          </w:p>
        </w:tc>
        <w:tc>
          <w:tcPr>
            <w:tcW w:w="631" w:type="dxa"/>
            <w:tcBorders>
              <w:top w:val="single" w:sz="4" w:space="0" w:color="000000"/>
            </w:tcBorders>
            <w:vAlign w:val="bottom"/>
          </w:tcPr>
          <w:p w14:paraId="4C338D43" w14:textId="77777777" w:rsidR="00336FAA" w:rsidRDefault="00336FAA">
            <w:pPr>
              <w:widowControl w:val="0"/>
              <w:jc w:val="right"/>
              <w:rPr>
                <w:sz w:val="20"/>
                <w:szCs w:val="20"/>
              </w:rPr>
            </w:pPr>
          </w:p>
        </w:tc>
        <w:tc>
          <w:tcPr>
            <w:tcW w:w="91" w:type="dxa"/>
            <w:tcBorders>
              <w:top w:val="single" w:sz="4" w:space="0" w:color="000000"/>
            </w:tcBorders>
            <w:vAlign w:val="bottom"/>
          </w:tcPr>
          <w:p w14:paraId="70BF2F75" w14:textId="77777777" w:rsidR="00336FAA" w:rsidRDefault="00336FAA">
            <w:pPr>
              <w:widowControl w:val="0"/>
              <w:rPr>
                <w:sz w:val="20"/>
                <w:szCs w:val="20"/>
              </w:rPr>
            </w:pPr>
          </w:p>
        </w:tc>
        <w:tc>
          <w:tcPr>
            <w:tcW w:w="628" w:type="dxa"/>
            <w:tcBorders>
              <w:top w:val="single" w:sz="4" w:space="0" w:color="000000"/>
            </w:tcBorders>
            <w:vAlign w:val="bottom"/>
          </w:tcPr>
          <w:p w14:paraId="718C9FD3" w14:textId="77777777" w:rsidR="00336FAA" w:rsidRDefault="00336FAA">
            <w:pPr>
              <w:widowControl w:val="0"/>
              <w:rPr>
                <w:sz w:val="20"/>
                <w:szCs w:val="20"/>
              </w:rPr>
            </w:pPr>
          </w:p>
        </w:tc>
        <w:tc>
          <w:tcPr>
            <w:tcW w:w="632" w:type="dxa"/>
            <w:tcBorders>
              <w:top w:val="single" w:sz="4" w:space="0" w:color="000000"/>
            </w:tcBorders>
            <w:vAlign w:val="bottom"/>
          </w:tcPr>
          <w:p w14:paraId="3ADC5977" w14:textId="77777777" w:rsidR="00336FAA" w:rsidRDefault="00336FAA">
            <w:pPr>
              <w:widowControl w:val="0"/>
              <w:rPr>
                <w:sz w:val="20"/>
                <w:szCs w:val="20"/>
              </w:rPr>
            </w:pPr>
          </w:p>
        </w:tc>
        <w:tc>
          <w:tcPr>
            <w:tcW w:w="632" w:type="dxa"/>
            <w:tcBorders>
              <w:top w:val="single" w:sz="4" w:space="0" w:color="000000"/>
            </w:tcBorders>
            <w:vAlign w:val="bottom"/>
          </w:tcPr>
          <w:p w14:paraId="3260EECA" w14:textId="77777777" w:rsidR="00336FAA" w:rsidRDefault="00336FAA">
            <w:pPr>
              <w:widowControl w:val="0"/>
              <w:jc w:val="right"/>
              <w:rPr>
                <w:sz w:val="20"/>
                <w:szCs w:val="20"/>
              </w:rPr>
            </w:pPr>
          </w:p>
        </w:tc>
        <w:tc>
          <w:tcPr>
            <w:tcW w:w="630" w:type="dxa"/>
            <w:tcBorders>
              <w:top w:val="single" w:sz="4" w:space="0" w:color="000000"/>
            </w:tcBorders>
            <w:vAlign w:val="bottom"/>
          </w:tcPr>
          <w:p w14:paraId="4BB59CF0" w14:textId="77777777" w:rsidR="00336FAA" w:rsidRDefault="00336FAA">
            <w:pPr>
              <w:widowControl w:val="0"/>
              <w:jc w:val="right"/>
              <w:rPr>
                <w:sz w:val="20"/>
                <w:szCs w:val="20"/>
              </w:rPr>
            </w:pPr>
          </w:p>
        </w:tc>
        <w:tc>
          <w:tcPr>
            <w:tcW w:w="92" w:type="dxa"/>
            <w:tcBorders>
              <w:top w:val="single" w:sz="4" w:space="0" w:color="000000"/>
            </w:tcBorders>
            <w:vAlign w:val="bottom"/>
          </w:tcPr>
          <w:p w14:paraId="11529010" w14:textId="77777777" w:rsidR="00336FAA" w:rsidRDefault="00336FAA">
            <w:pPr>
              <w:widowControl w:val="0"/>
              <w:rPr>
                <w:sz w:val="20"/>
                <w:szCs w:val="20"/>
              </w:rPr>
            </w:pPr>
          </w:p>
        </w:tc>
        <w:tc>
          <w:tcPr>
            <w:tcW w:w="631" w:type="dxa"/>
            <w:tcBorders>
              <w:top w:val="single" w:sz="4" w:space="0" w:color="000000"/>
            </w:tcBorders>
            <w:vAlign w:val="bottom"/>
          </w:tcPr>
          <w:p w14:paraId="276D665E" w14:textId="77777777" w:rsidR="00336FAA" w:rsidRDefault="00336FAA">
            <w:pPr>
              <w:widowControl w:val="0"/>
              <w:rPr>
                <w:sz w:val="20"/>
                <w:szCs w:val="20"/>
              </w:rPr>
            </w:pPr>
          </w:p>
        </w:tc>
        <w:tc>
          <w:tcPr>
            <w:tcW w:w="631" w:type="dxa"/>
            <w:tcBorders>
              <w:top w:val="single" w:sz="4" w:space="0" w:color="000000"/>
            </w:tcBorders>
            <w:vAlign w:val="bottom"/>
          </w:tcPr>
          <w:p w14:paraId="2AFCF29A" w14:textId="77777777" w:rsidR="00336FAA" w:rsidRDefault="00336FAA">
            <w:pPr>
              <w:widowControl w:val="0"/>
              <w:rPr>
                <w:sz w:val="20"/>
                <w:szCs w:val="20"/>
              </w:rPr>
            </w:pPr>
          </w:p>
        </w:tc>
        <w:tc>
          <w:tcPr>
            <w:tcW w:w="632" w:type="dxa"/>
            <w:tcBorders>
              <w:top w:val="single" w:sz="4" w:space="0" w:color="000000"/>
            </w:tcBorders>
            <w:vAlign w:val="bottom"/>
          </w:tcPr>
          <w:p w14:paraId="44F3B83D" w14:textId="77777777" w:rsidR="00336FAA" w:rsidRDefault="00336FAA">
            <w:pPr>
              <w:widowControl w:val="0"/>
              <w:jc w:val="right"/>
              <w:rPr>
                <w:sz w:val="20"/>
                <w:szCs w:val="20"/>
              </w:rPr>
            </w:pPr>
          </w:p>
        </w:tc>
        <w:tc>
          <w:tcPr>
            <w:tcW w:w="631" w:type="dxa"/>
            <w:tcBorders>
              <w:top w:val="single" w:sz="4" w:space="0" w:color="000000"/>
            </w:tcBorders>
            <w:vAlign w:val="bottom"/>
          </w:tcPr>
          <w:p w14:paraId="54EFE223" w14:textId="77777777" w:rsidR="00336FAA" w:rsidRDefault="00336FAA">
            <w:pPr>
              <w:widowControl w:val="0"/>
              <w:rPr>
                <w:sz w:val="20"/>
                <w:szCs w:val="20"/>
              </w:rPr>
            </w:pPr>
          </w:p>
        </w:tc>
        <w:tc>
          <w:tcPr>
            <w:tcW w:w="91" w:type="dxa"/>
            <w:tcBorders>
              <w:top w:val="single" w:sz="4" w:space="0" w:color="000000"/>
            </w:tcBorders>
            <w:vAlign w:val="bottom"/>
          </w:tcPr>
          <w:p w14:paraId="11C33AB9" w14:textId="77777777" w:rsidR="00336FAA" w:rsidRDefault="00336FAA">
            <w:pPr>
              <w:widowControl w:val="0"/>
              <w:rPr>
                <w:sz w:val="20"/>
                <w:szCs w:val="20"/>
              </w:rPr>
            </w:pPr>
          </w:p>
        </w:tc>
        <w:tc>
          <w:tcPr>
            <w:tcW w:w="629" w:type="dxa"/>
            <w:tcBorders>
              <w:top w:val="single" w:sz="4" w:space="0" w:color="000000"/>
            </w:tcBorders>
            <w:vAlign w:val="bottom"/>
          </w:tcPr>
          <w:p w14:paraId="09B0952A" w14:textId="77777777" w:rsidR="00336FAA" w:rsidRDefault="00336FAA">
            <w:pPr>
              <w:widowControl w:val="0"/>
              <w:jc w:val="right"/>
              <w:rPr>
                <w:sz w:val="20"/>
                <w:szCs w:val="20"/>
              </w:rPr>
            </w:pPr>
          </w:p>
        </w:tc>
        <w:tc>
          <w:tcPr>
            <w:tcW w:w="631" w:type="dxa"/>
            <w:tcBorders>
              <w:top w:val="single" w:sz="4" w:space="0" w:color="000000"/>
            </w:tcBorders>
            <w:vAlign w:val="bottom"/>
          </w:tcPr>
          <w:p w14:paraId="56572A72" w14:textId="77777777" w:rsidR="00336FAA" w:rsidRDefault="00336FAA">
            <w:pPr>
              <w:widowControl w:val="0"/>
              <w:rPr>
                <w:sz w:val="20"/>
                <w:szCs w:val="20"/>
              </w:rPr>
            </w:pPr>
          </w:p>
        </w:tc>
        <w:tc>
          <w:tcPr>
            <w:tcW w:w="628" w:type="dxa"/>
            <w:tcBorders>
              <w:top w:val="single" w:sz="4" w:space="0" w:color="000000"/>
            </w:tcBorders>
            <w:vAlign w:val="bottom"/>
          </w:tcPr>
          <w:p w14:paraId="69044E79" w14:textId="77777777" w:rsidR="00336FAA" w:rsidRDefault="00336FAA">
            <w:pPr>
              <w:widowControl w:val="0"/>
              <w:jc w:val="right"/>
              <w:rPr>
                <w:sz w:val="20"/>
                <w:szCs w:val="20"/>
              </w:rPr>
            </w:pPr>
          </w:p>
        </w:tc>
        <w:tc>
          <w:tcPr>
            <w:tcW w:w="680" w:type="dxa"/>
            <w:tcBorders>
              <w:top w:val="single" w:sz="4" w:space="0" w:color="000000"/>
            </w:tcBorders>
            <w:vAlign w:val="bottom"/>
          </w:tcPr>
          <w:p w14:paraId="654369D9" w14:textId="77777777" w:rsidR="00336FAA" w:rsidRDefault="00336FAA">
            <w:pPr>
              <w:widowControl w:val="0"/>
              <w:jc w:val="right"/>
              <w:rPr>
                <w:sz w:val="20"/>
                <w:szCs w:val="20"/>
              </w:rPr>
            </w:pPr>
          </w:p>
        </w:tc>
      </w:tr>
    </w:tbl>
    <w:p w14:paraId="549228F3" w14:textId="77777777" w:rsidR="00336FAA" w:rsidRDefault="00336FAA">
      <w:pPr>
        <w:spacing w:line="480" w:lineRule="auto"/>
        <w:rPr>
          <w:sz w:val="24"/>
          <w:szCs w:val="24"/>
        </w:rPr>
      </w:pPr>
    </w:p>
    <w:p w14:paraId="0639C5AD" w14:textId="77777777" w:rsidR="00336FAA" w:rsidRDefault="00336FAA">
      <w:pPr>
        <w:spacing w:line="480" w:lineRule="auto"/>
        <w:rPr>
          <w:sz w:val="24"/>
          <w:szCs w:val="24"/>
        </w:rPr>
      </w:pPr>
    </w:p>
    <w:p w14:paraId="716137B1" w14:textId="77777777" w:rsidR="00336FAA" w:rsidRDefault="00000000">
      <w:pPr>
        <w:spacing w:line="480" w:lineRule="auto"/>
        <w:rPr>
          <w:sz w:val="24"/>
          <w:szCs w:val="24"/>
        </w:rPr>
        <w:sectPr w:rsidR="00336FAA">
          <w:headerReference w:type="default" r:id="rId22"/>
          <w:footerReference w:type="default" r:id="rId23"/>
          <w:pgSz w:w="15840" w:h="12240" w:orient="landscape"/>
          <w:pgMar w:top="1497" w:right="2016" w:bottom="1440" w:left="864" w:header="1440" w:footer="0" w:gutter="0"/>
          <w:lnNumType w:countBy="1" w:distance="283" w:restart="continuous"/>
          <w:pgNumType w:start="31"/>
          <w:cols w:space="720"/>
          <w:formProt w:val="0"/>
          <w:docGrid w:linePitch="299" w:charSpace="45056"/>
        </w:sectPr>
      </w:pPr>
      <w:r>
        <w:rPr>
          <w:b/>
          <w:iCs/>
          <w:sz w:val="24"/>
          <w:szCs w:val="24"/>
        </w:rPr>
        <w:t>Table 4.</w:t>
      </w:r>
      <w:r>
        <w:rPr>
          <w:iCs/>
          <w:sz w:val="24"/>
          <w:szCs w:val="24"/>
        </w:rPr>
        <w:t xml:space="preserve"> ANOVA and likelihood ratio test statistics and probabilities for linear (mixed) models of block and treatment effects on annual basal area growth (m</w:t>
      </w:r>
      <w:r>
        <w:rPr>
          <w:iCs/>
          <w:sz w:val="24"/>
          <w:szCs w:val="24"/>
          <w:vertAlign w:val="superscript"/>
        </w:rPr>
        <w:t>2</w:t>
      </w:r>
      <w:r>
        <w:rPr>
          <w:iCs/>
          <w:sz w:val="24"/>
          <w:szCs w:val="24"/>
        </w:rPr>
        <w:t>ha</w:t>
      </w:r>
      <w:r>
        <w:rPr>
          <w:iCs/>
          <w:sz w:val="24"/>
          <w:szCs w:val="24"/>
          <w:vertAlign w:val="superscript"/>
        </w:rPr>
        <w:t>-1</w:t>
      </w:r>
      <w:r>
        <w:rPr>
          <w:iCs/>
          <w:sz w:val="24"/>
          <w:szCs w:val="24"/>
        </w:rPr>
        <w:t>year</w:t>
      </w:r>
      <w:r>
        <w:rPr>
          <w:iCs/>
          <w:sz w:val="24"/>
          <w:szCs w:val="24"/>
          <w:vertAlign w:val="superscript"/>
        </w:rPr>
        <w:t>-1</w:t>
      </w:r>
      <w:r>
        <w:rPr>
          <w:iCs/>
          <w:sz w:val="24"/>
          <w:szCs w:val="24"/>
        </w:rPr>
        <w:t>),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p>
    <w:p w14:paraId="39A263D5" w14:textId="77777777" w:rsidR="00336FAA" w:rsidRDefault="00336FAA">
      <w:pPr>
        <w:spacing w:line="480" w:lineRule="auto"/>
        <w:rPr>
          <w:b/>
          <w:sz w:val="28"/>
          <w:szCs w:val="28"/>
        </w:rPr>
      </w:pPr>
    </w:p>
    <w:tbl>
      <w:tblPr>
        <w:tblW w:w="9631" w:type="dxa"/>
        <w:tblLayout w:type="fixed"/>
        <w:tblLook w:val="04A0" w:firstRow="1" w:lastRow="0" w:firstColumn="1" w:lastColumn="0" w:noHBand="0" w:noVBand="1"/>
      </w:tblPr>
      <w:tblGrid>
        <w:gridCol w:w="1267"/>
        <w:gridCol w:w="433"/>
        <w:gridCol w:w="722"/>
        <w:gridCol w:w="719"/>
        <w:gridCol w:w="261"/>
        <w:gridCol w:w="489"/>
        <w:gridCol w:w="721"/>
        <w:gridCol w:w="719"/>
        <w:gridCol w:w="250"/>
        <w:gridCol w:w="434"/>
        <w:gridCol w:w="720"/>
        <w:gridCol w:w="720"/>
        <w:gridCol w:w="249"/>
        <w:gridCol w:w="490"/>
        <w:gridCol w:w="720"/>
        <w:gridCol w:w="717"/>
      </w:tblGrid>
      <w:tr w:rsidR="00336FAA" w14:paraId="5A03C233" w14:textId="77777777">
        <w:trPr>
          <w:trHeight w:val="1050"/>
        </w:trPr>
        <w:tc>
          <w:tcPr>
            <w:tcW w:w="1266" w:type="dxa"/>
            <w:shd w:val="clear" w:color="auto" w:fill="auto"/>
            <w:vAlign w:val="bottom"/>
          </w:tcPr>
          <w:p w14:paraId="25DCB6D3" w14:textId="77777777" w:rsidR="00336FAA" w:rsidRDefault="00336FAA">
            <w:pPr>
              <w:widowControl w:val="0"/>
              <w:suppressAutoHyphens w:val="0"/>
              <w:spacing w:line="240" w:lineRule="auto"/>
              <w:rPr>
                <w:rFonts w:ascii="Times New Roman" w:eastAsia="Times New Roman" w:hAnsi="Times New Roman" w:cs="Times New Roman"/>
                <w:sz w:val="24"/>
                <w:szCs w:val="24"/>
                <w:lang w:val="en-US"/>
              </w:rPr>
            </w:pPr>
          </w:p>
        </w:tc>
        <w:tc>
          <w:tcPr>
            <w:tcW w:w="1872" w:type="dxa"/>
            <w:gridSpan w:val="3"/>
            <w:tcBorders>
              <w:bottom w:val="single" w:sz="4" w:space="0" w:color="000000"/>
            </w:tcBorders>
            <w:shd w:val="clear" w:color="auto" w:fill="auto"/>
            <w:vAlign w:val="center"/>
          </w:tcPr>
          <w:p w14:paraId="1F5E8B54"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lang w:val="en-US"/>
              </w:rPr>
              <w:t>Annual BA       increment</w:t>
            </w:r>
          </w:p>
        </w:tc>
        <w:tc>
          <w:tcPr>
            <w:tcW w:w="261" w:type="dxa"/>
            <w:shd w:val="clear" w:color="auto" w:fill="auto"/>
            <w:vAlign w:val="center"/>
          </w:tcPr>
          <w:p w14:paraId="0913E4B8" w14:textId="77777777" w:rsidR="00336FAA" w:rsidRDefault="00336FAA">
            <w:pPr>
              <w:widowControl w:val="0"/>
              <w:suppressAutoHyphens w:val="0"/>
              <w:spacing w:line="240" w:lineRule="auto"/>
              <w:jc w:val="center"/>
              <w:rPr>
                <w:rFonts w:eastAsia="Times New Roman"/>
                <w:b/>
                <w:bCs/>
                <w:color w:val="000000"/>
                <w:lang w:val="en-US"/>
              </w:rPr>
            </w:pPr>
          </w:p>
        </w:tc>
        <w:tc>
          <w:tcPr>
            <w:tcW w:w="1929" w:type="dxa"/>
            <w:gridSpan w:val="3"/>
            <w:tcBorders>
              <w:bottom w:val="single" w:sz="4" w:space="0" w:color="000000"/>
            </w:tcBorders>
            <w:shd w:val="clear" w:color="auto" w:fill="auto"/>
            <w:vAlign w:val="center"/>
          </w:tcPr>
          <w:p w14:paraId="5B3A1A18"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lang w:val="en-US"/>
              </w:rPr>
              <w:t>Annual total   mortality</w:t>
            </w:r>
          </w:p>
        </w:tc>
        <w:tc>
          <w:tcPr>
            <w:tcW w:w="250" w:type="dxa"/>
            <w:shd w:val="clear" w:color="auto" w:fill="auto"/>
            <w:vAlign w:val="center"/>
          </w:tcPr>
          <w:p w14:paraId="5F07EDD9" w14:textId="77777777" w:rsidR="00336FAA" w:rsidRDefault="00336FAA">
            <w:pPr>
              <w:widowControl w:val="0"/>
              <w:suppressAutoHyphens w:val="0"/>
              <w:spacing w:line="240" w:lineRule="auto"/>
              <w:jc w:val="center"/>
              <w:rPr>
                <w:rFonts w:eastAsia="Times New Roman"/>
                <w:b/>
                <w:bCs/>
                <w:color w:val="000000"/>
                <w:lang w:val="en-US"/>
              </w:rPr>
            </w:pPr>
          </w:p>
        </w:tc>
        <w:tc>
          <w:tcPr>
            <w:tcW w:w="1874" w:type="dxa"/>
            <w:gridSpan w:val="3"/>
            <w:tcBorders>
              <w:bottom w:val="single" w:sz="4" w:space="0" w:color="000000"/>
            </w:tcBorders>
            <w:shd w:val="clear" w:color="auto" w:fill="auto"/>
            <w:vAlign w:val="center"/>
          </w:tcPr>
          <w:p w14:paraId="4E3C8396"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lang w:val="en-US"/>
              </w:rPr>
              <w:t>Annual LRR mortality</w:t>
            </w:r>
          </w:p>
        </w:tc>
        <w:tc>
          <w:tcPr>
            <w:tcW w:w="249" w:type="dxa"/>
            <w:shd w:val="clear" w:color="auto" w:fill="auto"/>
            <w:vAlign w:val="center"/>
          </w:tcPr>
          <w:p w14:paraId="0290DE99" w14:textId="77777777" w:rsidR="00336FAA" w:rsidRDefault="00336FAA">
            <w:pPr>
              <w:widowControl w:val="0"/>
              <w:suppressAutoHyphens w:val="0"/>
              <w:spacing w:line="240" w:lineRule="auto"/>
              <w:jc w:val="center"/>
              <w:rPr>
                <w:rFonts w:eastAsia="Times New Roman"/>
                <w:b/>
                <w:bCs/>
                <w:color w:val="000000"/>
                <w:lang w:val="en-US"/>
              </w:rPr>
            </w:pPr>
          </w:p>
        </w:tc>
        <w:tc>
          <w:tcPr>
            <w:tcW w:w="1927" w:type="dxa"/>
            <w:gridSpan w:val="3"/>
            <w:tcBorders>
              <w:bottom w:val="single" w:sz="4" w:space="0" w:color="000000"/>
            </w:tcBorders>
            <w:shd w:val="clear" w:color="auto" w:fill="auto"/>
            <w:vAlign w:val="center"/>
          </w:tcPr>
          <w:p w14:paraId="0AB8438A"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lang w:val="en-US"/>
              </w:rPr>
              <w:t>Annual            suppression   mortality</w:t>
            </w:r>
          </w:p>
        </w:tc>
      </w:tr>
      <w:tr w:rsidR="00336FAA" w14:paraId="029D890B" w14:textId="77777777">
        <w:trPr>
          <w:trHeight w:val="290"/>
        </w:trPr>
        <w:tc>
          <w:tcPr>
            <w:tcW w:w="1266" w:type="dxa"/>
            <w:shd w:val="clear" w:color="auto" w:fill="auto"/>
            <w:vAlign w:val="bottom"/>
          </w:tcPr>
          <w:p w14:paraId="5D3E10C8" w14:textId="77777777" w:rsidR="00336FAA" w:rsidRDefault="00336FAA">
            <w:pPr>
              <w:widowControl w:val="0"/>
              <w:suppressAutoHyphens w:val="0"/>
              <w:spacing w:line="240" w:lineRule="auto"/>
              <w:jc w:val="center"/>
              <w:rPr>
                <w:rFonts w:eastAsia="Times New Roman"/>
                <w:b/>
                <w:bCs/>
                <w:color w:val="000000"/>
                <w:lang w:val="en-US"/>
              </w:rPr>
            </w:pPr>
          </w:p>
        </w:tc>
        <w:tc>
          <w:tcPr>
            <w:tcW w:w="432" w:type="dxa"/>
            <w:shd w:val="clear" w:color="auto" w:fill="auto"/>
            <w:vAlign w:val="bottom"/>
          </w:tcPr>
          <w:p w14:paraId="3116B9A6" w14:textId="77777777" w:rsidR="00336FAA" w:rsidRDefault="00000000">
            <w:pPr>
              <w:widowControl w:val="0"/>
              <w:suppressAutoHyphens w:val="0"/>
              <w:spacing w:line="240" w:lineRule="auto"/>
              <w:rPr>
                <w:rFonts w:eastAsia="Times New Roman"/>
                <w:color w:val="000000"/>
                <w:lang w:val="en-US"/>
              </w:rPr>
            </w:pPr>
            <w:r>
              <w:rPr>
                <w:rFonts w:eastAsia="Times New Roman"/>
                <w:color w:val="000000"/>
                <w:lang w:val="en-US"/>
              </w:rPr>
              <w:t> </w:t>
            </w:r>
          </w:p>
        </w:tc>
        <w:tc>
          <w:tcPr>
            <w:tcW w:w="721" w:type="dxa"/>
            <w:shd w:val="clear" w:color="auto" w:fill="auto"/>
            <w:vAlign w:val="bottom"/>
          </w:tcPr>
          <w:p w14:paraId="4FDCEBD9"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Test</w:t>
            </w:r>
          </w:p>
        </w:tc>
        <w:tc>
          <w:tcPr>
            <w:tcW w:w="719" w:type="dxa"/>
            <w:shd w:val="clear" w:color="auto" w:fill="auto"/>
            <w:vAlign w:val="bottom"/>
          </w:tcPr>
          <w:p w14:paraId="6950B5CD"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c>
          <w:tcPr>
            <w:tcW w:w="261" w:type="dxa"/>
            <w:shd w:val="clear" w:color="auto" w:fill="auto"/>
            <w:vAlign w:val="bottom"/>
          </w:tcPr>
          <w:p w14:paraId="585B6EBC" w14:textId="77777777" w:rsidR="00336FAA" w:rsidRDefault="00336FAA">
            <w:pPr>
              <w:widowControl w:val="0"/>
              <w:suppressAutoHyphens w:val="0"/>
              <w:spacing w:line="240" w:lineRule="auto"/>
              <w:jc w:val="center"/>
              <w:rPr>
                <w:rFonts w:eastAsia="Times New Roman"/>
                <w:color w:val="000000"/>
                <w:lang w:val="en-US"/>
              </w:rPr>
            </w:pPr>
          </w:p>
        </w:tc>
        <w:tc>
          <w:tcPr>
            <w:tcW w:w="489" w:type="dxa"/>
            <w:shd w:val="clear" w:color="auto" w:fill="auto"/>
            <w:vAlign w:val="bottom"/>
          </w:tcPr>
          <w:p w14:paraId="46B40667"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21" w:type="dxa"/>
            <w:shd w:val="clear" w:color="auto" w:fill="auto"/>
            <w:vAlign w:val="bottom"/>
          </w:tcPr>
          <w:p w14:paraId="03666AAC"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Test</w:t>
            </w:r>
          </w:p>
        </w:tc>
        <w:tc>
          <w:tcPr>
            <w:tcW w:w="719" w:type="dxa"/>
            <w:shd w:val="clear" w:color="auto" w:fill="auto"/>
            <w:vAlign w:val="bottom"/>
          </w:tcPr>
          <w:p w14:paraId="0B170661" w14:textId="77777777" w:rsidR="00336FAA" w:rsidRDefault="00336FAA">
            <w:pPr>
              <w:widowControl w:val="0"/>
              <w:suppressAutoHyphens w:val="0"/>
              <w:spacing w:line="240" w:lineRule="auto"/>
              <w:jc w:val="center"/>
              <w:rPr>
                <w:rFonts w:eastAsia="Times New Roman"/>
                <w:color w:val="000000"/>
                <w:lang w:val="en-US"/>
              </w:rPr>
            </w:pPr>
          </w:p>
        </w:tc>
        <w:tc>
          <w:tcPr>
            <w:tcW w:w="250" w:type="dxa"/>
            <w:shd w:val="clear" w:color="auto" w:fill="auto"/>
            <w:vAlign w:val="bottom"/>
          </w:tcPr>
          <w:p w14:paraId="0D5C6C11"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434" w:type="dxa"/>
            <w:shd w:val="clear" w:color="auto" w:fill="auto"/>
            <w:vAlign w:val="bottom"/>
          </w:tcPr>
          <w:p w14:paraId="2DAA7DD3" w14:textId="77777777" w:rsidR="00336FAA" w:rsidRDefault="00336FAA">
            <w:pPr>
              <w:widowControl w:val="0"/>
              <w:suppressAutoHyphens w:val="0"/>
              <w:spacing w:line="240" w:lineRule="auto"/>
              <w:rPr>
                <w:rFonts w:ascii="Times New Roman" w:eastAsia="Times New Roman" w:hAnsi="Times New Roman" w:cs="Times New Roman"/>
                <w:sz w:val="20"/>
                <w:szCs w:val="20"/>
                <w:lang w:val="en-US"/>
              </w:rPr>
            </w:pPr>
          </w:p>
        </w:tc>
        <w:tc>
          <w:tcPr>
            <w:tcW w:w="720" w:type="dxa"/>
            <w:shd w:val="clear" w:color="auto" w:fill="auto"/>
            <w:vAlign w:val="bottom"/>
          </w:tcPr>
          <w:p w14:paraId="00A9E398"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Test</w:t>
            </w:r>
          </w:p>
        </w:tc>
        <w:tc>
          <w:tcPr>
            <w:tcW w:w="720" w:type="dxa"/>
            <w:shd w:val="clear" w:color="auto" w:fill="auto"/>
            <w:vAlign w:val="bottom"/>
          </w:tcPr>
          <w:p w14:paraId="108CECD4" w14:textId="77777777" w:rsidR="00336FAA" w:rsidRDefault="00336FAA">
            <w:pPr>
              <w:widowControl w:val="0"/>
              <w:suppressAutoHyphens w:val="0"/>
              <w:spacing w:line="240" w:lineRule="auto"/>
              <w:jc w:val="center"/>
              <w:rPr>
                <w:rFonts w:eastAsia="Times New Roman"/>
                <w:color w:val="000000"/>
                <w:lang w:val="en-US"/>
              </w:rPr>
            </w:pPr>
          </w:p>
        </w:tc>
        <w:tc>
          <w:tcPr>
            <w:tcW w:w="249" w:type="dxa"/>
            <w:shd w:val="clear" w:color="auto" w:fill="auto"/>
            <w:vAlign w:val="bottom"/>
          </w:tcPr>
          <w:p w14:paraId="096633BF"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490" w:type="dxa"/>
            <w:shd w:val="clear" w:color="auto" w:fill="auto"/>
            <w:vAlign w:val="bottom"/>
          </w:tcPr>
          <w:p w14:paraId="30DBE43E" w14:textId="77777777" w:rsidR="00336FAA" w:rsidRDefault="00336FAA">
            <w:pPr>
              <w:widowControl w:val="0"/>
              <w:suppressAutoHyphens w:val="0"/>
              <w:spacing w:line="240" w:lineRule="auto"/>
              <w:rPr>
                <w:rFonts w:ascii="Times New Roman" w:eastAsia="Times New Roman" w:hAnsi="Times New Roman" w:cs="Times New Roman"/>
                <w:sz w:val="20"/>
                <w:szCs w:val="20"/>
                <w:lang w:val="en-US"/>
              </w:rPr>
            </w:pPr>
          </w:p>
        </w:tc>
        <w:tc>
          <w:tcPr>
            <w:tcW w:w="720" w:type="dxa"/>
            <w:shd w:val="clear" w:color="auto" w:fill="auto"/>
            <w:vAlign w:val="bottom"/>
          </w:tcPr>
          <w:p w14:paraId="7ECFE30B"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Test</w:t>
            </w:r>
          </w:p>
        </w:tc>
        <w:tc>
          <w:tcPr>
            <w:tcW w:w="717" w:type="dxa"/>
            <w:shd w:val="clear" w:color="auto" w:fill="auto"/>
            <w:vAlign w:val="bottom"/>
          </w:tcPr>
          <w:p w14:paraId="08460E41" w14:textId="77777777" w:rsidR="00336FAA" w:rsidRDefault="00336FAA">
            <w:pPr>
              <w:widowControl w:val="0"/>
              <w:suppressAutoHyphens w:val="0"/>
              <w:spacing w:line="240" w:lineRule="auto"/>
              <w:jc w:val="center"/>
              <w:rPr>
                <w:rFonts w:eastAsia="Times New Roman"/>
                <w:color w:val="000000"/>
                <w:lang w:val="en-US"/>
              </w:rPr>
            </w:pPr>
          </w:p>
        </w:tc>
      </w:tr>
      <w:tr w:rsidR="00336FAA" w14:paraId="34023867" w14:textId="77777777">
        <w:trPr>
          <w:trHeight w:val="290"/>
        </w:trPr>
        <w:tc>
          <w:tcPr>
            <w:tcW w:w="1266" w:type="dxa"/>
            <w:tcBorders>
              <w:bottom w:val="single" w:sz="4" w:space="0" w:color="000000"/>
            </w:tcBorders>
            <w:shd w:val="clear" w:color="auto" w:fill="auto"/>
            <w:vAlign w:val="bottom"/>
          </w:tcPr>
          <w:p w14:paraId="709F0BAA" w14:textId="77777777" w:rsidR="00336FAA" w:rsidRDefault="00000000">
            <w:pPr>
              <w:widowControl w:val="0"/>
              <w:suppressAutoHyphens w:val="0"/>
              <w:spacing w:line="240" w:lineRule="auto"/>
              <w:rPr>
                <w:rFonts w:eastAsia="Times New Roman"/>
                <w:color w:val="000000"/>
                <w:lang w:val="en-US"/>
              </w:rPr>
            </w:pPr>
            <w:r>
              <w:rPr>
                <w:rFonts w:eastAsia="Times New Roman"/>
                <w:color w:val="000000"/>
                <w:lang w:val="en-US"/>
              </w:rPr>
              <w:t>Source</w:t>
            </w:r>
          </w:p>
        </w:tc>
        <w:tc>
          <w:tcPr>
            <w:tcW w:w="432" w:type="dxa"/>
            <w:tcBorders>
              <w:bottom w:val="single" w:sz="4" w:space="0" w:color="000000"/>
            </w:tcBorders>
            <w:shd w:val="clear" w:color="auto" w:fill="auto"/>
            <w:vAlign w:val="bottom"/>
          </w:tcPr>
          <w:p w14:paraId="208F5A18" w14:textId="77777777" w:rsidR="00336FAA" w:rsidRDefault="00000000">
            <w:pPr>
              <w:widowControl w:val="0"/>
              <w:suppressAutoHyphens w:val="0"/>
              <w:spacing w:line="240" w:lineRule="auto"/>
              <w:jc w:val="center"/>
              <w:rPr>
                <w:rFonts w:eastAsia="Times New Roman"/>
                <w:color w:val="000000"/>
                <w:lang w:val="en-US"/>
              </w:rPr>
            </w:pPr>
            <w:proofErr w:type="spellStart"/>
            <w:r>
              <w:rPr>
                <w:rFonts w:eastAsia="Times New Roman"/>
                <w:color w:val="000000"/>
                <w:lang w:val="en-US"/>
              </w:rPr>
              <w:t>df</w:t>
            </w:r>
            <w:proofErr w:type="spellEnd"/>
          </w:p>
        </w:tc>
        <w:tc>
          <w:tcPr>
            <w:tcW w:w="721" w:type="dxa"/>
            <w:tcBorders>
              <w:bottom w:val="single" w:sz="4" w:space="0" w:color="000000"/>
            </w:tcBorders>
            <w:shd w:val="clear" w:color="auto" w:fill="auto"/>
            <w:vAlign w:val="bottom"/>
          </w:tcPr>
          <w:p w14:paraId="36801353"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stat*</w:t>
            </w:r>
          </w:p>
        </w:tc>
        <w:tc>
          <w:tcPr>
            <w:tcW w:w="719" w:type="dxa"/>
            <w:tcBorders>
              <w:bottom w:val="single" w:sz="4" w:space="0" w:color="000000"/>
            </w:tcBorders>
            <w:shd w:val="clear" w:color="auto" w:fill="auto"/>
            <w:vAlign w:val="bottom"/>
          </w:tcPr>
          <w:p w14:paraId="6A72315D" w14:textId="6492D90B" w:rsidR="00336FAA" w:rsidRDefault="00A20A32">
            <w:pPr>
              <w:widowControl w:val="0"/>
              <w:suppressAutoHyphens w:val="0"/>
              <w:spacing w:line="240" w:lineRule="auto"/>
              <w:jc w:val="center"/>
              <w:rPr>
                <w:rFonts w:eastAsia="Times New Roman"/>
                <w:color w:val="000000"/>
                <w:lang w:val="en-US"/>
              </w:rPr>
            </w:pPr>
            <w:r>
              <w:rPr>
                <w:rFonts w:eastAsia="Times New Roman"/>
                <w:color w:val="000000"/>
                <w:lang w:val="en-US"/>
              </w:rPr>
              <w:t>P</w:t>
            </w:r>
          </w:p>
        </w:tc>
        <w:tc>
          <w:tcPr>
            <w:tcW w:w="261" w:type="dxa"/>
            <w:tcBorders>
              <w:bottom w:val="single" w:sz="4" w:space="0" w:color="000000"/>
            </w:tcBorders>
            <w:shd w:val="clear" w:color="auto" w:fill="auto"/>
            <w:vAlign w:val="bottom"/>
          </w:tcPr>
          <w:p w14:paraId="39DCB14D"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c>
          <w:tcPr>
            <w:tcW w:w="489" w:type="dxa"/>
            <w:tcBorders>
              <w:bottom w:val="single" w:sz="4" w:space="0" w:color="000000"/>
            </w:tcBorders>
            <w:shd w:val="clear" w:color="auto" w:fill="auto"/>
            <w:vAlign w:val="bottom"/>
          </w:tcPr>
          <w:p w14:paraId="628A9BC1" w14:textId="77777777" w:rsidR="00336FAA" w:rsidRDefault="00000000">
            <w:pPr>
              <w:widowControl w:val="0"/>
              <w:suppressAutoHyphens w:val="0"/>
              <w:spacing w:line="240" w:lineRule="auto"/>
              <w:jc w:val="center"/>
              <w:rPr>
                <w:rFonts w:eastAsia="Times New Roman"/>
                <w:color w:val="000000"/>
                <w:lang w:val="en-US"/>
              </w:rPr>
            </w:pPr>
            <w:proofErr w:type="spellStart"/>
            <w:r>
              <w:rPr>
                <w:rFonts w:eastAsia="Times New Roman"/>
                <w:color w:val="000000"/>
                <w:lang w:val="en-US"/>
              </w:rPr>
              <w:t>df</w:t>
            </w:r>
            <w:proofErr w:type="spellEnd"/>
          </w:p>
        </w:tc>
        <w:tc>
          <w:tcPr>
            <w:tcW w:w="721" w:type="dxa"/>
            <w:tcBorders>
              <w:bottom w:val="single" w:sz="4" w:space="0" w:color="000000"/>
            </w:tcBorders>
            <w:shd w:val="clear" w:color="auto" w:fill="auto"/>
            <w:vAlign w:val="bottom"/>
          </w:tcPr>
          <w:p w14:paraId="7A863192"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stat*</w:t>
            </w:r>
          </w:p>
        </w:tc>
        <w:tc>
          <w:tcPr>
            <w:tcW w:w="719" w:type="dxa"/>
            <w:tcBorders>
              <w:bottom w:val="single" w:sz="4" w:space="0" w:color="000000"/>
            </w:tcBorders>
            <w:shd w:val="clear" w:color="auto" w:fill="auto"/>
            <w:vAlign w:val="bottom"/>
          </w:tcPr>
          <w:p w14:paraId="0928B4EA"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p</w:t>
            </w:r>
          </w:p>
        </w:tc>
        <w:tc>
          <w:tcPr>
            <w:tcW w:w="250" w:type="dxa"/>
            <w:tcBorders>
              <w:bottom w:val="single" w:sz="4" w:space="0" w:color="000000"/>
            </w:tcBorders>
            <w:shd w:val="clear" w:color="auto" w:fill="auto"/>
            <w:vAlign w:val="bottom"/>
          </w:tcPr>
          <w:p w14:paraId="79B126AF" w14:textId="77777777" w:rsidR="00336FAA" w:rsidRDefault="00000000">
            <w:pPr>
              <w:widowControl w:val="0"/>
              <w:suppressAutoHyphens w:val="0"/>
              <w:spacing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434" w:type="dxa"/>
            <w:tcBorders>
              <w:bottom w:val="single" w:sz="4" w:space="0" w:color="000000"/>
            </w:tcBorders>
            <w:shd w:val="clear" w:color="auto" w:fill="auto"/>
            <w:vAlign w:val="bottom"/>
          </w:tcPr>
          <w:p w14:paraId="1C25F1D3" w14:textId="77777777" w:rsidR="00336FAA" w:rsidRDefault="00000000">
            <w:pPr>
              <w:widowControl w:val="0"/>
              <w:suppressAutoHyphens w:val="0"/>
              <w:spacing w:line="240" w:lineRule="auto"/>
              <w:jc w:val="center"/>
              <w:rPr>
                <w:rFonts w:eastAsia="Times New Roman"/>
                <w:color w:val="000000"/>
                <w:lang w:val="en-US"/>
              </w:rPr>
            </w:pPr>
            <w:proofErr w:type="spellStart"/>
            <w:r>
              <w:rPr>
                <w:rFonts w:eastAsia="Times New Roman"/>
                <w:color w:val="000000"/>
                <w:lang w:val="en-US"/>
              </w:rPr>
              <w:t>df</w:t>
            </w:r>
            <w:proofErr w:type="spellEnd"/>
          </w:p>
        </w:tc>
        <w:tc>
          <w:tcPr>
            <w:tcW w:w="720" w:type="dxa"/>
            <w:tcBorders>
              <w:bottom w:val="single" w:sz="4" w:space="0" w:color="000000"/>
            </w:tcBorders>
            <w:shd w:val="clear" w:color="auto" w:fill="auto"/>
            <w:vAlign w:val="bottom"/>
          </w:tcPr>
          <w:p w14:paraId="76BAF501"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stat*</w:t>
            </w:r>
          </w:p>
        </w:tc>
        <w:tc>
          <w:tcPr>
            <w:tcW w:w="720" w:type="dxa"/>
            <w:tcBorders>
              <w:bottom w:val="single" w:sz="4" w:space="0" w:color="000000"/>
            </w:tcBorders>
            <w:shd w:val="clear" w:color="auto" w:fill="auto"/>
            <w:vAlign w:val="bottom"/>
          </w:tcPr>
          <w:p w14:paraId="7D5620E5"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p</w:t>
            </w:r>
          </w:p>
        </w:tc>
        <w:tc>
          <w:tcPr>
            <w:tcW w:w="249" w:type="dxa"/>
            <w:tcBorders>
              <w:bottom w:val="single" w:sz="4" w:space="0" w:color="000000"/>
            </w:tcBorders>
            <w:shd w:val="clear" w:color="auto" w:fill="auto"/>
            <w:vAlign w:val="bottom"/>
          </w:tcPr>
          <w:p w14:paraId="6C38E301" w14:textId="77777777" w:rsidR="00336FAA" w:rsidRDefault="00000000">
            <w:pPr>
              <w:widowControl w:val="0"/>
              <w:suppressAutoHyphens w:val="0"/>
              <w:spacing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490" w:type="dxa"/>
            <w:tcBorders>
              <w:bottom w:val="single" w:sz="4" w:space="0" w:color="000000"/>
            </w:tcBorders>
            <w:shd w:val="clear" w:color="auto" w:fill="auto"/>
            <w:vAlign w:val="bottom"/>
          </w:tcPr>
          <w:p w14:paraId="5D699A44" w14:textId="77777777" w:rsidR="00336FAA" w:rsidRDefault="00000000">
            <w:pPr>
              <w:widowControl w:val="0"/>
              <w:suppressAutoHyphens w:val="0"/>
              <w:spacing w:line="240" w:lineRule="auto"/>
              <w:jc w:val="center"/>
              <w:rPr>
                <w:rFonts w:eastAsia="Times New Roman"/>
                <w:color w:val="000000"/>
                <w:lang w:val="en-US"/>
              </w:rPr>
            </w:pPr>
            <w:proofErr w:type="spellStart"/>
            <w:r>
              <w:rPr>
                <w:rFonts w:eastAsia="Times New Roman"/>
                <w:color w:val="000000"/>
                <w:lang w:val="en-US"/>
              </w:rPr>
              <w:t>df</w:t>
            </w:r>
            <w:proofErr w:type="spellEnd"/>
          </w:p>
        </w:tc>
        <w:tc>
          <w:tcPr>
            <w:tcW w:w="720" w:type="dxa"/>
            <w:tcBorders>
              <w:bottom w:val="single" w:sz="4" w:space="0" w:color="000000"/>
            </w:tcBorders>
            <w:shd w:val="clear" w:color="auto" w:fill="auto"/>
            <w:vAlign w:val="bottom"/>
          </w:tcPr>
          <w:p w14:paraId="37501B1D"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stat*</w:t>
            </w:r>
          </w:p>
        </w:tc>
        <w:tc>
          <w:tcPr>
            <w:tcW w:w="717" w:type="dxa"/>
            <w:tcBorders>
              <w:bottom w:val="single" w:sz="4" w:space="0" w:color="000000"/>
            </w:tcBorders>
            <w:shd w:val="clear" w:color="auto" w:fill="auto"/>
            <w:vAlign w:val="bottom"/>
          </w:tcPr>
          <w:p w14:paraId="172CFD68"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p</w:t>
            </w:r>
          </w:p>
        </w:tc>
      </w:tr>
      <w:tr w:rsidR="00336FAA" w14:paraId="6FF603F3" w14:textId="77777777">
        <w:trPr>
          <w:trHeight w:val="290"/>
        </w:trPr>
        <w:tc>
          <w:tcPr>
            <w:tcW w:w="1266" w:type="dxa"/>
            <w:shd w:val="clear" w:color="auto" w:fill="auto"/>
            <w:vAlign w:val="bottom"/>
          </w:tcPr>
          <w:p w14:paraId="543A950B" w14:textId="77777777" w:rsidR="00336FAA" w:rsidRDefault="00000000">
            <w:pPr>
              <w:widowControl w:val="0"/>
              <w:suppressAutoHyphens w:val="0"/>
              <w:spacing w:line="240" w:lineRule="auto"/>
              <w:rPr>
                <w:rFonts w:eastAsia="Times New Roman"/>
                <w:b/>
                <w:bCs/>
                <w:color w:val="000000"/>
                <w:lang w:val="en-US"/>
              </w:rPr>
            </w:pPr>
            <w:r>
              <w:rPr>
                <w:rFonts w:eastAsia="Times New Roman"/>
                <w:b/>
                <w:bCs/>
                <w:color w:val="000000"/>
                <w:lang w:val="en-US"/>
              </w:rPr>
              <w:t>EARLY</w:t>
            </w:r>
          </w:p>
        </w:tc>
        <w:tc>
          <w:tcPr>
            <w:tcW w:w="432" w:type="dxa"/>
            <w:shd w:val="clear" w:color="auto" w:fill="auto"/>
            <w:vAlign w:val="center"/>
          </w:tcPr>
          <w:p w14:paraId="6674A7BA" w14:textId="77777777" w:rsidR="00336FAA" w:rsidRDefault="00336FAA">
            <w:pPr>
              <w:widowControl w:val="0"/>
              <w:suppressAutoHyphens w:val="0"/>
              <w:spacing w:line="240" w:lineRule="auto"/>
              <w:rPr>
                <w:rFonts w:eastAsia="Times New Roman"/>
                <w:b/>
                <w:bCs/>
                <w:color w:val="000000"/>
                <w:lang w:val="en-US"/>
              </w:rPr>
            </w:pPr>
          </w:p>
        </w:tc>
        <w:tc>
          <w:tcPr>
            <w:tcW w:w="721" w:type="dxa"/>
            <w:shd w:val="clear" w:color="auto" w:fill="auto"/>
            <w:vAlign w:val="center"/>
          </w:tcPr>
          <w:p w14:paraId="24537785"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19" w:type="dxa"/>
            <w:shd w:val="clear" w:color="auto" w:fill="auto"/>
            <w:vAlign w:val="center"/>
          </w:tcPr>
          <w:p w14:paraId="311CE0D7"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261" w:type="dxa"/>
            <w:shd w:val="clear" w:color="auto" w:fill="auto"/>
            <w:vAlign w:val="center"/>
          </w:tcPr>
          <w:p w14:paraId="3BEA626F"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489" w:type="dxa"/>
            <w:shd w:val="clear" w:color="auto" w:fill="auto"/>
            <w:vAlign w:val="center"/>
          </w:tcPr>
          <w:p w14:paraId="29CF1D5C"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21" w:type="dxa"/>
            <w:shd w:val="clear" w:color="auto" w:fill="auto"/>
            <w:vAlign w:val="center"/>
          </w:tcPr>
          <w:p w14:paraId="09A60E85"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19" w:type="dxa"/>
            <w:shd w:val="clear" w:color="auto" w:fill="auto"/>
            <w:vAlign w:val="center"/>
          </w:tcPr>
          <w:p w14:paraId="4287AB5B"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250" w:type="dxa"/>
            <w:shd w:val="clear" w:color="auto" w:fill="auto"/>
            <w:vAlign w:val="bottom"/>
          </w:tcPr>
          <w:p w14:paraId="69C58DE2"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434" w:type="dxa"/>
            <w:shd w:val="clear" w:color="auto" w:fill="auto"/>
            <w:vAlign w:val="center"/>
          </w:tcPr>
          <w:p w14:paraId="5AE11069" w14:textId="77777777" w:rsidR="00336FAA" w:rsidRDefault="00336FAA">
            <w:pPr>
              <w:widowControl w:val="0"/>
              <w:suppressAutoHyphens w:val="0"/>
              <w:spacing w:line="240" w:lineRule="auto"/>
              <w:rPr>
                <w:rFonts w:ascii="Times New Roman" w:eastAsia="Times New Roman" w:hAnsi="Times New Roman" w:cs="Times New Roman"/>
                <w:sz w:val="20"/>
                <w:szCs w:val="20"/>
                <w:lang w:val="en-US"/>
              </w:rPr>
            </w:pPr>
          </w:p>
        </w:tc>
        <w:tc>
          <w:tcPr>
            <w:tcW w:w="720" w:type="dxa"/>
            <w:shd w:val="clear" w:color="auto" w:fill="auto"/>
            <w:vAlign w:val="center"/>
          </w:tcPr>
          <w:p w14:paraId="073F68E9"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20" w:type="dxa"/>
            <w:shd w:val="clear" w:color="auto" w:fill="auto"/>
            <w:vAlign w:val="center"/>
          </w:tcPr>
          <w:p w14:paraId="26A8612D"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249" w:type="dxa"/>
            <w:shd w:val="clear" w:color="auto" w:fill="auto"/>
            <w:vAlign w:val="bottom"/>
          </w:tcPr>
          <w:p w14:paraId="24A4CD79"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490" w:type="dxa"/>
            <w:shd w:val="clear" w:color="auto" w:fill="auto"/>
            <w:vAlign w:val="center"/>
          </w:tcPr>
          <w:p w14:paraId="616B516E" w14:textId="77777777" w:rsidR="00336FAA" w:rsidRDefault="00336FAA">
            <w:pPr>
              <w:widowControl w:val="0"/>
              <w:suppressAutoHyphens w:val="0"/>
              <w:spacing w:line="240" w:lineRule="auto"/>
              <w:rPr>
                <w:rFonts w:ascii="Times New Roman" w:eastAsia="Times New Roman" w:hAnsi="Times New Roman" w:cs="Times New Roman"/>
                <w:sz w:val="20"/>
                <w:szCs w:val="20"/>
                <w:lang w:val="en-US"/>
              </w:rPr>
            </w:pPr>
          </w:p>
        </w:tc>
        <w:tc>
          <w:tcPr>
            <w:tcW w:w="720" w:type="dxa"/>
            <w:shd w:val="clear" w:color="auto" w:fill="auto"/>
            <w:vAlign w:val="center"/>
          </w:tcPr>
          <w:p w14:paraId="6D1FC4D2"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17" w:type="dxa"/>
            <w:shd w:val="clear" w:color="auto" w:fill="auto"/>
            <w:vAlign w:val="center"/>
          </w:tcPr>
          <w:p w14:paraId="76CEA0A6"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r>
      <w:tr w:rsidR="00336FAA" w14:paraId="32070A5F" w14:textId="77777777">
        <w:trPr>
          <w:trHeight w:val="290"/>
        </w:trPr>
        <w:tc>
          <w:tcPr>
            <w:tcW w:w="1266" w:type="dxa"/>
            <w:shd w:val="clear" w:color="auto" w:fill="auto"/>
            <w:vAlign w:val="center"/>
          </w:tcPr>
          <w:p w14:paraId="4C028706" w14:textId="77777777" w:rsidR="00336FAA" w:rsidRDefault="00000000">
            <w:pPr>
              <w:widowControl w:val="0"/>
              <w:suppressAutoHyphens w:val="0"/>
              <w:spacing w:line="240" w:lineRule="auto"/>
              <w:rPr>
                <w:rFonts w:eastAsia="Times New Roman"/>
                <w:color w:val="000000"/>
                <w:lang w:val="en-US"/>
              </w:rPr>
            </w:pPr>
            <w:r>
              <w:rPr>
                <w:rFonts w:eastAsia="Times New Roman"/>
                <w:color w:val="000000"/>
              </w:rPr>
              <w:t>Block</w:t>
            </w:r>
          </w:p>
        </w:tc>
        <w:tc>
          <w:tcPr>
            <w:tcW w:w="432" w:type="dxa"/>
            <w:shd w:val="clear" w:color="auto" w:fill="auto"/>
            <w:vAlign w:val="center"/>
          </w:tcPr>
          <w:p w14:paraId="1802D3DD"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1</w:t>
            </w:r>
          </w:p>
        </w:tc>
        <w:tc>
          <w:tcPr>
            <w:tcW w:w="721" w:type="dxa"/>
            <w:shd w:val="clear" w:color="auto" w:fill="auto"/>
            <w:vAlign w:val="center"/>
          </w:tcPr>
          <w:p w14:paraId="3F86813A"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1.112</w:t>
            </w:r>
          </w:p>
        </w:tc>
        <w:tc>
          <w:tcPr>
            <w:tcW w:w="719" w:type="dxa"/>
            <w:shd w:val="clear" w:color="auto" w:fill="auto"/>
            <w:vAlign w:val="center"/>
          </w:tcPr>
          <w:p w14:paraId="261873E6"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0.292</w:t>
            </w:r>
          </w:p>
        </w:tc>
        <w:tc>
          <w:tcPr>
            <w:tcW w:w="261" w:type="dxa"/>
            <w:shd w:val="clear" w:color="auto" w:fill="auto"/>
            <w:vAlign w:val="center"/>
          </w:tcPr>
          <w:p w14:paraId="132312A1" w14:textId="77777777" w:rsidR="00336FAA" w:rsidRDefault="00336FAA">
            <w:pPr>
              <w:widowControl w:val="0"/>
              <w:suppressAutoHyphens w:val="0"/>
              <w:spacing w:line="240" w:lineRule="auto"/>
              <w:jc w:val="center"/>
              <w:rPr>
                <w:rFonts w:eastAsia="Times New Roman"/>
                <w:color w:val="000000"/>
                <w:lang w:val="en-US"/>
              </w:rPr>
            </w:pPr>
          </w:p>
        </w:tc>
        <w:tc>
          <w:tcPr>
            <w:tcW w:w="489" w:type="dxa"/>
            <w:shd w:val="clear" w:color="auto" w:fill="auto"/>
            <w:vAlign w:val="center"/>
          </w:tcPr>
          <w:p w14:paraId="438E5652"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NA</w:t>
            </w:r>
          </w:p>
        </w:tc>
        <w:tc>
          <w:tcPr>
            <w:tcW w:w="721" w:type="dxa"/>
            <w:shd w:val="clear" w:color="auto" w:fill="auto"/>
            <w:vAlign w:val="center"/>
          </w:tcPr>
          <w:p w14:paraId="46926B98"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NA</w:t>
            </w:r>
          </w:p>
        </w:tc>
        <w:tc>
          <w:tcPr>
            <w:tcW w:w="719" w:type="dxa"/>
            <w:shd w:val="clear" w:color="auto" w:fill="auto"/>
            <w:vAlign w:val="center"/>
          </w:tcPr>
          <w:p w14:paraId="7A367DF5"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NA</w:t>
            </w:r>
          </w:p>
        </w:tc>
        <w:tc>
          <w:tcPr>
            <w:tcW w:w="250" w:type="dxa"/>
            <w:shd w:val="clear" w:color="auto" w:fill="auto"/>
            <w:vAlign w:val="bottom"/>
          </w:tcPr>
          <w:p w14:paraId="178B14BF" w14:textId="77777777" w:rsidR="00336FAA" w:rsidRDefault="00336FAA">
            <w:pPr>
              <w:widowControl w:val="0"/>
              <w:suppressAutoHyphens w:val="0"/>
              <w:spacing w:line="240" w:lineRule="auto"/>
              <w:jc w:val="center"/>
              <w:rPr>
                <w:rFonts w:eastAsia="Times New Roman"/>
                <w:color w:val="000000"/>
                <w:lang w:val="en-US"/>
              </w:rPr>
            </w:pPr>
          </w:p>
        </w:tc>
        <w:tc>
          <w:tcPr>
            <w:tcW w:w="434" w:type="dxa"/>
            <w:shd w:val="clear" w:color="auto" w:fill="auto"/>
            <w:vAlign w:val="center"/>
          </w:tcPr>
          <w:p w14:paraId="4DA796DD"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1</w:t>
            </w:r>
          </w:p>
        </w:tc>
        <w:tc>
          <w:tcPr>
            <w:tcW w:w="720" w:type="dxa"/>
            <w:shd w:val="clear" w:color="auto" w:fill="auto"/>
            <w:vAlign w:val="center"/>
          </w:tcPr>
          <w:p w14:paraId="31536DF5"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6.492</w:t>
            </w:r>
          </w:p>
        </w:tc>
        <w:tc>
          <w:tcPr>
            <w:tcW w:w="720" w:type="dxa"/>
            <w:shd w:val="clear" w:color="auto" w:fill="auto"/>
            <w:vAlign w:val="center"/>
          </w:tcPr>
          <w:p w14:paraId="68AE2964"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rPr>
              <w:t>0.011</w:t>
            </w:r>
          </w:p>
        </w:tc>
        <w:tc>
          <w:tcPr>
            <w:tcW w:w="249" w:type="dxa"/>
            <w:shd w:val="clear" w:color="auto" w:fill="auto"/>
            <w:vAlign w:val="bottom"/>
          </w:tcPr>
          <w:p w14:paraId="7C76D5EA" w14:textId="77777777" w:rsidR="00336FAA" w:rsidRDefault="00336FAA">
            <w:pPr>
              <w:widowControl w:val="0"/>
              <w:suppressAutoHyphens w:val="0"/>
              <w:spacing w:line="240" w:lineRule="auto"/>
              <w:jc w:val="center"/>
              <w:rPr>
                <w:rFonts w:eastAsia="Times New Roman"/>
                <w:b/>
                <w:bCs/>
                <w:color w:val="000000"/>
                <w:lang w:val="en-US"/>
              </w:rPr>
            </w:pPr>
          </w:p>
        </w:tc>
        <w:tc>
          <w:tcPr>
            <w:tcW w:w="490" w:type="dxa"/>
            <w:shd w:val="clear" w:color="auto" w:fill="auto"/>
            <w:vAlign w:val="center"/>
          </w:tcPr>
          <w:p w14:paraId="75F9641F"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1</w:t>
            </w:r>
          </w:p>
        </w:tc>
        <w:tc>
          <w:tcPr>
            <w:tcW w:w="720" w:type="dxa"/>
            <w:shd w:val="clear" w:color="auto" w:fill="auto"/>
            <w:vAlign w:val="center"/>
          </w:tcPr>
          <w:p w14:paraId="7B82EBAD"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3.017</w:t>
            </w:r>
          </w:p>
        </w:tc>
        <w:tc>
          <w:tcPr>
            <w:tcW w:w="717" w:type="dxa"/>
            <w:shd w:val="clear" w:color="auto" w:fill="auto"/>
            <w:vAlign w:val="center"/>
          </w:tcPr>
          <w:p w14:paraId="689833C5"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0.082</w:t>
            </w:r>
          </w:p>
        </w:tc>
      </w:tr>
      <w:tr w:rsidR="00336FAA" w14:paraId="211EE3E6" w14:textId="77777777">
        <w:trPr>
          <w:trHeight w:val="290"/>
        </w:trPr>
        <w:tc>
          <w:tcPr>
            <w:tcW w:w="1266" w:type="dxa"/>
            <w:shd w:val="clear" w:color="auto" w:fill="auto"/>
            <w:vAlign w:val="center"/>
          </w:tcPr>
          <w:p w14:paraId="5325B760" w14:textId="77777777" w:rsidR="00336FAA" w:rsidRDefault="00000000">
            <w:pPr>
              <w:widowControl w:val="0"/>
              <w:suppressAutoHyphens w:val="0"/>
              <w:spacing w:line="240" w:lineRule="auto"/>
              <w:rPr>
                <w:rFonts w:eastAsia="Times New Roman"/>
                <w:color w:val="000000"/>
                <w:lang w:val="en-US"/>
              </w:rPr>
            </w:pPr>
            <w:r>
              <w:rPr>
                <w:rFonts w:eastAsia="Times New Roman"/>
                <w:color w:val="000000"/>
                <w:lang w:val="en-US"/>
              </w:rPr>
              <w:t>Treatment</w:t>
            </w:r>
          </w:p>
        </w:tc>
        <w:tc>
          <w:tcPr>
            <w:tcW w:w="432" w:type="dxa"/>
            <w:shd w:val="clear" w:color="auto" w:fill="auto"/>
            <w:vAlign w:val="center"/>
          </w:tcPr>
          <w:p w14:paraId="68F8C80C" w14:textId="77777777" w:rsidR="00336FAA" w:rsidRDefault="00336FAA">
            <w:pPr>
              <w:widowControl w:val="0"/>
              <w:suppressAutoHyphens w:val="0"/>
              <w:spacing w:line="240" w:lineRule="auto"/>
              <w:rPr>
                <w:rFonts w:eastAsia="Times New Roman"/>
                <w:color w:val="000000"/>
                <w:lang w:val="en-US"/>
              </w:rPr>
            </w:pPr>
          </w:p>
        </w:tc>
        <w:tc>
          <w:tcPr>
            <w:tcW w:w="721" w:type="dxa"/>
            <w:shd w:val="clear" w:color="auto" w:fill="auto"/>
            <w:vAlign w:val="center"/>
          </w:tcPr>
          <w:p w14:paraId="2B1F5CF6"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19" w:type="dxa"/>
            <w:shd w:val="clear" w:color="auto" w:fill="auto"/>
            <w:vAlign w:val="center"/>
          </w:tcPr>
          <w:p w14:paraId="6D3E12B8"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261" w:type="dxa"/>
            <w:shd w:val="clear" w:color="auto" w:fill="auto"/>
            <w:vAlign w:val="center"/>
          </w:tcPr>
          <w:p w14:paraId="01611662"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489" w:type="dxa"/>
            <w:shd w:val="clear" w:color="auto" w:fill="auto"/>
            <w:vAlign w:val="center"/>
          </w:tcPr>
          <w:p w14:paraId="04A452B2"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21" w:type="dxa"/>
            <w:shd w:val="clear" w:color="auto" w:fill="auto"/>
            <w:vAlign w:val="center"/>
          </w:tcPr>
          <w:p w14:paraId="2F0526C5"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19" w:type="dxa"/>
            <w:shd w:val="clear" w:color="auto" w:fill="auto"/>
            <w:vAlign w:val="center"/>
          </w:tcPr>
          <w:p w14:paraId="73AD2A10"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250" w:type="dxa"/>
            <w:shd w:val="clear" w:color="auto" w:fill="auto"/>
            <w:vAlign w:val="bottom"/>
          </w:tcPr>
          <w:p w14:paraId="5533A833"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434" w:type="dxa"/>
            <w:shd w:val="clear" w:color="auto" w:fill="auto"/>
            <w:vAlign w:val="center"/>
          </w:tcPr>
          <w:p w14:paraId="39C8A2D7" w14:textId="77777777" w:rsidR="00336FAA" w:rsidRDefault="00336FAA">
            <w:pPr>
              <w:widowControl w:val="0"/>
              <w:suppressAutoHyphens w:val="0"/>
              <w:spacing w:line="240" w:lineRule="auto"/>
              <w:rPr>
                <w:rFonts w:ascii="Times New Roman" w:eastAsia="Times New Roman" w:hAnsi="Times New Roman" w:cs="Times New Roman"/>
                <w:sz w:val="20"/>
                <w:szCs w:val="20"/>
                <w:lang w:val="en-US"/>
              </w:rPr>
            </w:pPr>
          </w:p>
        </w:tc>
        <w:tc>
          <w:tcPr>
            <w:tcW w:w="720" w:type="dxa"/>
            <w:shd w:val="clear" w:color="auto" w:fill="auto"/>
            <w:vAlign w:val="center"/>
          </w:tcPr>
          <w:p w14:paraId="611BE4AD"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20" w:type="dxa"/>
            <w:shd w:val="clear" w:color="auto" w:fill="auto"/>
            <w:vAlign w:val="center"/>
          </w:tcPr>
          <w:p w14:paraId="0620A122"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249" w:type="dxa"/>
            <w:shd w:val="clear" w:color="auto" w:fill="auto"/>
            <w:vAlign w:val="bottom"/>
          </w:tcPr>
          <w:p w14:paraId="2CD2587D"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490" w:type="dxa"/>
            <w:shd w:val="clear" w:color="auto" w:fill="auto"/>
            <w:vAlign w:val="center"/>
          </w:tcPr>
          <w:p w14:paraId="1C9983A9" w14:textId="77777777" w:rsidR="00336FAA" w:rsidRDefault="00336FAA">
            <w:pPr>
              <w:widowControl w:val="0"/>
              <w:suppressAutoHyphens w:val="0"/>
              <w:spacing w:line="240" w:lineRule="auto"/>
              <w:rPr>
                <w:rFonts w:ascii="Times New Roman" w:eastAsia="Times New Roman" w:hAnsi="Times New Roman" w:cs="Times New Roman"/>
                <w:sz w:val="20"/>
                <w:szCs w:val="20"/>
                <w:lang w:val="en-US"/>
              </w:rPr>
            </w:pPr>
          </w:p>
        </w:tc>
        <w:tc>
          <w:tcPr>
            <w:tcW w:w="720" w:type="dxa"/>
            <w:shd w:val="clear" w:color="auto" w:fill="auto"/>
            <w:vAlign w:val="center"/>
          </w:tcPr>
          <w:p w14:paraId="485CB27A"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c>
          <w:tcPr>
            <w:tcW w:w="717" w:type="dxa"/>
            <w:shd w:val="clear" w:color="auto" w:fill="auto"/>
            <w:vAlign w:val="center"/>
          </w:tcPr>
          <w:p w14:paraId="2737C21F" w14:textId="77777777" w:rsidR="00336FAA" w:rsidRDefault="00336FAA">
            <w:pPr>
              <w:widowControl w:val="0"/>
              <w:suppressAutoHyphens w:val="0"/>
              <w:spacing w:line="240" w:lineRule="auto"/>
              <w:jc w:val="center"/>
              <w:rPr>
                <w:rFonts w:ascii="Times New Roman" w:eastAsia="Times New Roman" w:hAnsi="Times New Roman" w:cs="Times New Roman"/>
                <w:sz w:val="20"/>
                <w:szCs w:val="20"/>
                <w:lang w:val="en-US"/>
              </w:rPr>
            </w:pPr>
          </w:p>
        </w:tc>
      </w:tr>
      <w:tr w:rsidR="00336FAA" w14:paraId="41C917AB" w14:textId="77777777">
        <w:trPr>
          <w:trHeight w:val="290"/>
        </w:trPr>
        <w:tc>
          <w:tcPr>
            <w:tcW w:w="1266" w:type="dxa"/>
            <w:shd w:val="clear" w:color="auto" w:fill="auto"/>
            <w:vAlign w:val="center"/>
          </w:tcPr>
          <w:p w14:paraId="3919B0B8" w14:textId="77777777" w:rsidR="00336FAA" w:rsidRDefault="00000000">
            <w:pPr>
              <w:widowControl w:val="0"/>
              <w:suppressAutoHyphens w:val="0"/>
              <w:spacing w:line="240" w:lineRule="auto"/>
              <w:rPr>
                <w:rFonts w:eastAsia="Times New Roman"/>
                <w:color w:val="000000"/>
                <w:lang w:val="en-US"/>
              </w:rPr>
            </w:pPr>
            <w:r>
              <w:rPr>
                <w:rFonts w:eastAsia="Times New Roman"/>
                <w:color w:val="000000"/>
                <w:lang w:val="en-US"/>
              </w:rPr>
              <w:t>(A, B, D, E)</w:t>
            </w:r>
          </w:p>
        </w:tc>
        <w:tc>
          <w:tcPr>
            <w:tcW w:w="432" w:type="dxa"/>
            <w:shd w:val="clear" w:color="auto" w:fill="auto"/>
            <w:vAlign w:val="center"/>
          </w:tcPr>
          <w:p w14:paraId="299D453B"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3</w:t>
            </w:r>
          </w:p>
        </w:tc>
        <w:tc>
          <w:tcPr>
            <w:tcW w:w="721" w:type="dxa"/>
            <w:shd w:val="clear" w:color="auto" w:fill="auto"/>
            <w:vAlign w:val="center"/>
          </w:tcPr>
          <w:p w14:paraId="1175BFBA"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6.098</w:t>
            </w:r>
          </w:p>
        </w:tc>
        <w:tc>
          <w:tcPr>
            <w:tcW w:w="719" w:type="dxa"/>
            <w:shd w:val="clear" w:color="auto" w:fill="auto"/>
            <w:vAlign w:val="center"/>
          </w:tcPr>
          <w:p w14:paraId="6D490D7F"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rPr>
              <w:t>0.008</w:t>
            </w:r>
          </w:p>
        </w:tc>
        <w:tc>
          <w:tcPr>
            <w:tcW w:w="261" w:type="dxa"/>
            <w:shd w:val="clear" w:color="auto" w:fill="auto"/>
            <w:vAlign w:val="center"/>
          </w:tcPr>
          <w:p w14:paraId="2697B38E" w14:textId="77777777" w:rsidR="00336FAA" w:rsidRDefault="00336FAA">
            <w:pPr>
              <w:widowControl w:val="0"/>
              <w:suppressAutoHyphens w:val="0"/>
              <w:spacing w:line="240" w:lineRule="auto"/>
              <w:jc w:val="center"/>
              <w:rPr>
                <w:rFonts w:eastAsia="Times New Roman"/>
                <w:b/>
                <w:bCs/>
                <w:color w:val="000000"/>
                <w:lang w:val="en-US"/>
              </w:rPr>
            </w:pPr>
          </w:p>
        </w:tc>
        <w:tc>
          <w:tcPr>
            <w:tcW w:w="489" w:type="dxa"/>
            <w:shd w:val="clear" w:color="auto" w:fill="auto"/>
            <w:vAlign w:val="center"/>
          </w:tcPr>
          <w:p w14:paraId="24D01026"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3</w:t>
            </w:r>
          </w:p>
        </w:tc>
        <w:tc>
          <w:tcPr>
            <w:tcW w:w="721" w:type="dxa"/>
            <w:shd w:val="clear" w:color="auto" w:fill="auto"/>
            <w:vAlign w:val="center"/>
          </w:tcPr>
          <w:p w14:paraId="5D08592B"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3.71</w:t>
            </w:r>
          </w:p>
        </w:tc>
        <w:tc>
          <w:tcPr>
            <w:tcW w:w="719" w:type="dxa"/>
            <w:shd w:val="clear" w:color="auto" w:fill="auto"/>
            <w:vAlign w:val="center"/>
          </w:tcPr>
          <w:p w14:paraId="2451BEE2"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rPr>
              <w:t>0.037</w:t>
            </w:r>
          </w:p>
        </w:tc>
        <w:tc>
          <w:tcPr>
            <w:tcW w:w="250" w:type="dxa"/>
            <w:shd w:val="clear" w:color="auto" w:fill="auto"/>
            <w:vAlign w:val="bottom"/>
          </w:tcPr>
          <w:p w14:paraId="6F14AC08" w14:textId="77777777" w:rsidR="00336FAA" w:rsidRDefault="00336FAA">
            <w:pPr>
              <w:widowControl w:val="0"/>
              <w:suppressAutoHyphens w:val="0"/>
              <w:spacing w:line="240" w:lineRule="auto"/>
              <w:jc w:val="center"/>
              <w:rPr>
                <w:rFonts w:eastAsia="Times New Roman"/>
                <w:b/>
                <w:bCs/>
                <w:color w:val="000000"/>
                <w:lang w:val="en-US"/>
              </w:rPr>
            </w:pPr>
          </w:p>
        </w:tc>
        <w:tc>
          <w:tcPr>
            <w:tcW w:w="434" w:type="dxa"/>
            <w:shd w:val="clear" w:color="auto" w:fill="auto"/>
            <w:vAlign w:val="center"/>
          </w:tcPr>
          <w:p w14:paraId="07189723"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3</w:t>
            </w:r>
          </w:p>
        </w:tc>
        <w:tc>
          <w:tcPr>
            <w:tcW w:w="720" w:type="dxa"/>
            <w:shd w:val="clear" w:color="auto" w:fill="auto"/>
            <w:vAlign w:val="center"/>
          </w:tcPr>
          <w:p w14:paraId="556AC04D"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5.811</w:t>
            </w:r>
          </w:p>
        </w:tc>
        <w:tc>
          <w:tcPr>
            <w:tcW w:w="720" w:type="dxa"/>
            <w:shd w:val="clear" w:color="auto" w:fill="auto"/>
            <w:vAlign w:val="center"/>
          </w:tcPr>
          <w:p w14:paraId="7B6038B7"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rPr>
              <w:t>0.009</w:t>
            </w:r>
          </w:p>
        </w:tc>
        <w:tc>
          <w:tcPr>
            <w:tcW w:w="249" w:type="dxa"/>
            <w:shd w:val="clear" w:color="auto" w:fill="auto"/>
            <w:vAlign w:val="bottom"/>
          </w:tcPr>
          <w:p w14:paraId="356CB027" w14:textId="77777777" w:rsidR="00336FAA" w:rsidRDefault="00336FAA">
            <w:pPr>
              <w:widowControl w:val="0"/>
              <w:suppressAutoHyphens w:val="0"/>
              <w:spacing w:line="240" w:lineRule="auto"/>
              <w:jc w:val="center"/>
              <w:rPr>
                <w:rFonts w:eastAsia="Times New Roman"/>
                <w:b/>
                <w:bCs/>
                <w:color w:val="000000"/>
                <w:lang w:val="en-US"/>
              </w:rPr>
            </w:pPr>
          </w:p>
        </w:tc>
        <w:tc>
          <w:tcPr>
            <w:tcW w:w="490" w:type="dxa"/>
            <w:shd w:val="clear" w:color="auto" w:fill="auto"/>
            <w:vAlign w:val="center"/>
          </w:tcPr>
          <w:p w14:paraId="25AEA2C2"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3</w:t>
            </w:r>
          </w:p>
        </w:tc>
        <w:tc>
          <w:tcPr>
            <w:tcW w:w="720" w:type="dxa"/>
            <w:shd w:val="clear" w:color="auto" w:fill="auto"/>
            <w:vAlign w:val="center"/>
          </w:tcPr>
          <w:p w14:paraId="37A6B71B"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rPr>
              <w:t>9.269</w:t>
            </w:r>
          </w:p>
        </w:tc>
        <w:tc>
          <w:tcPr>
            <w:tcW w:w="717" w:type="dxa"/>
            <w:shd w:val="clear" w:color="auto" w:fill="auto"/>
            <w:vAlign w:val="center"/>
          </w:tcPr>
          <w:p w14:paraId="11CB5D5B"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rPr>
              <w:t>0.001</w:t>
            </w:r>
          </w:p>
        </w:tc>
      </w:tr>
      <w:tr w:rsidR="00336FAA" w14:paraId="4A7FEC39" w14:textId="77777777">
        <w:trPr>
          <w:trHeight w:val="290"/>
        </w:trPr>
        <w:tc>
          <w:tcPr>
            <w:tcW w:w="1266" w:type="dxa"/>
            <w:tcBorders>
              <w:bottom w:val="single" w:sz="4" w:space="0" w:color="000000"/>
            </w:tcBorders>
            <w:shd w:val="clear" w:color="auto" w:fill="auto"/>
            <w:vAlign w:val="center"/>
          </w:tcPr>
          <w:p w14:paraId="5A9DCA05" w14:textId="77777777" w:rsidR="00336FAA" w:rsidRDefault="00000000">
            <w:pPr>
              <w:widowControl w:val="0"/>
              <w:suppressAutoHyphens w:val="0"/>
              <w:spacing w:line="240" w:lineRule="auto"/>
              <w:rPr>
                <w:rFonts w:eastAsia="Times New Roman"/>
                <w:color w:val="000000"/>
                <w:lang w:val="en-US"/>
              </w:rPr>
            </w:pPr>
            <w:r>
              <w:rPr>
                <w:rFonts w:eastAsia="Times New Roman"/>
                <w:color w:val="000000"/>
                <w:lang w:val="en-US"/>
              </w:rPr>
              <w:t>Error</w:t>
            </w:r>
          </w:p>
        </w:tc>
        <w:tc>
          <w:tcPr>
            <w:tcW w:w="432" w:type="dxa"/>
            <w:tcBorders>
              <w:bottom w:val="single" w:sz="4" w:space="0" w:color="000000"/>
            </w:tcBorders>
            <w:shd w:val="clear" w:color="auto" w:fill="auto"/>
            <w:vAlign w:val="center"/>
          </w:tcPr>
          <w:p w14:paraId="725C05EB"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13</w:t>
            </w:r>
          </w:p>
        </w:tc>
        <w:tc>
          <w:tcPr>
            <w:tcW w:w="721" w:type="dxa"/>
            <w:tcBorders>
              <w:bottom w:val="single" w:sz="4" w:space="0" w:color="000000"/>
            </w:tcBorders>
            <w:shd w:val="clear" w:color="auto" w:fill="auto"/>
            <w:vAlign w:val="center"/>
          </w:tcPr>
          <w:p w14:paraId="4F5BFBFC"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c>
          <w:tcPr>
            <w:tcW w:w="719" w:type="dxa"/>
            <w:tcBorders>
              <w:bottom w:val="single" w:sz="4" w:space="0" w:color="000000"/>
            </w:tcBorders>
            <w:shd w:val="clear" w:color="auto" w:fill="auto"/>
            <w:vAlign w:val="center"/>
          </w:tcPr>
          <w:p w14:paraId="16DED6E1"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c>
          <w:tcPr>
            <w:tcW w:w="261" w:type="dxa"/>
            <w:tcBorders>
              <w:bottom w:val="single" w:sz="4" w:space="0" w:color="000000"/>
            </w:tcBorders>
            <w:shd w:val="clear" w:color="auto" w:fill="auto"/>
            <w:vAlign w:val="center"/>
          </w:tcPr>
          <w:p w14:paraId="7DE63187"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lang w:val="en-US"/>
              </w:rPr>
              <w:t> </w:t>
            </w:r>
          </w:p>
        </w:tc>
        <w:tc>
          <w:tcPr>
            <w:tcW w:w="489" w:type="dxa"/>
            <w:tcBorders>
              <w:bottom w:val="single" w:sz="4" w:space="0" w:color="000000"/>
            </w:tcBorders>
            <w:shd w:val="clear" w:color="auto" w:fill="auto"/>
            <w:vAlign w:val="center"/>
          </w:tcPr>
          <w:p w14:paraId="0307064D"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13</w:t>
            </w:r>
          </w:p>
        </w:tc>
        <w:tc>
          <w:tcPr>
            <w:tcW w:w="721" w:type="dxa"/>
            <w:tcBorders>
              <w:bottom w:val="single" w:sz="4" w:space="0" w:color="000000"/>
            </w:tcBorders>
            <w:shd w:val="clear" w:color="auto" w:fill="auto"/>
            <w:vAlign w:val="center"/>
          </w:tcPr>
          <w:p w14:paraId="3F896DFF"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c>
          <w:tcPr>
            <w:tcW w:w="719" w:type="dxa"/>
            <w:tcBorders>
              <w:bottom w:val="single" w:sz="4" w:space="0" w:color="000000"/>
            </w:tcBorders>
            <w:shd w:val="clear" w:color="auto" w:fill="auto"/>
            <w:vAlign w:val="center"/>
          </w:tcPr>
          <w:p w14:paraId="164DA80F"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c>
          <w:tcPr>
            <w:tcW w:w="250" w:type="dxa"/>
            <w:tcBorders>
              <w:bottom w:val="single" w:sz="4" w:space="0" w:color="000000"/>
            </w:tcBorders>
            <w:shd w:val="clear" w:color="auto" w:fill="auto"/>
            <w:vAlign w:val="bottom"/>
          </w:tcPr>
          <w:p w14:paraId="3C34F874" w14:textId="77777777" w:rsidR="00336FAA" w:rsidRDefault="00000000">
            <w:pPr>
              <w:widowControl w:val="0"/>
              <w:suppressAutoHyphens w:val="0"/>
              <w:spacing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434" w:type="dxa"/>
            <w:tcBorders>
              <w:bottom w:val="single" w:sz="4" w:space="0" w:color="000000"/>
            </w:tcBorders>
            <w:shd w:val="clear" w:color="auto" w:fill="auto"/>
            <w:vAlign w:val="center"/>
          </w:tcPr>
          <w:p w14:paraId="572C4C09"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13</w:t>
            </w:r>
          </w:p>
        </w:tc>
        <w:tc>
          <w:tcPr>
            <w:tcW w:w="720" w:type="dxa"/>
            <w:tcBorders>
              <w:bottom w:val="single" w:sz="4" w:space="0" w:color="000000"/>
            </w:tcBorders>
            <w:shd w:val="clear" w:color="auto" w:fill="auto"/>
            <w:vAlign w:val="center"/>
          </w:tcPr>
          <w:p w14:paraId="596DE390"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c>
          <w:tcPr>
            <w:tcW w:w="720" w:type="dxa"/>
            <w:tcBorders>
              <w:bottom w:val="single" w:sz="4" w:space="0" w:color="000000"/>
            </w:tcBorders>
            <w:shd w:val="clear" w:color="auto" w:fill="auto"/>
            <w:vAlign w:val="center"/>
          </w:tcPr>
          <w:p w14:paraId="67BFF389" w14:textId="77777777" w:rsidR="00336FAA" w:rsidRDefault="00000000">
            <w:pPr>
              <w:widowControl w:val="0"/>
              <w:suppressAutoHyphens w:val="0"/>
              <w:spacing w:line="240" w:lineRule="auto"/>
              <w:jc w:val="center"/>
              <w:rPr>
                <w:rFonts w:eastAsia="Times New Roman"/>
                <w:b/>
                <w:bCs/>
                <w:color w:val="000000"/>
                <w:lang w:val="en-US"/>
              </w:rPr>
            </w:pPr>
            <w:r>
              <w:rPr>
                <w:rFonts w:eastAsia="Times New Roman"/>
                <w:b/>
                <w:bCs/>
                <w:color w:val="000000"/>
                <w:lang w:val="en-US"/>
              </w:rPr>
              <w:t> </w:t>
            </w:r>
          </w:p>
        </w:tc>
        <w:tc>
          <w:tcPr>
            <w:tcW w:w="249" w:type="dxa"/>
            <w:tcBorders>
              <w:bottom w:val="single" w:sz="4" w:space="0" w:color="000000"/>
            </w:tcBorders>
            <w:shd w:val="clear" w:color="auto" w:fill="auto"/>
            <w:vAlign w:val="bottom"/>
          </w:tcPr>
          <w:p w14:paraId="49EEC202" w14:textId="77777777" w:rsidR="00336FAA" w:rsidRDefault="00000000">
            <w:pPr>
              <w:widowControl w:val="0"/>
              <w:suppressAutoHyphens w:val="0"/>
              <w:spacing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490" w:type="dxa"/>
            <w:tcBorders>
              <w:bottom w:val="single" w:sz="4" w:space="0" w:color="000000"/>
            </w:tcBorders>
            <w:shd w:val="clear" w:color="auto" w:fill="auto"/>
            <w:vAlign w:val="center"/>
          </w:tcPr>
          <w:p w14:paraId="6795AE80"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13</w:t>
            </w:r>
          </w:p>
        </w:tc>
        <w:tc>
          <w:tcPr>
            <w:tcW w:w="720" w:type="dxa"/>
            <w:tcBorders>
              <w:bottom w:val="single" w:sz="4" w:space="0" w:color="000000"/>
            </w:tcBorders>
            <w:shd w:val="clear" w:color="auto" w:fill="auto"/>
            <w:vAlign w:val="center"/>
          </w:tcPr>
          <w:p w14:paraId="7454544A"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c>
          <w:tcPr>
            <w:tcW w:w="717" w:type="dxa"/>
            <w:tcBorders>
              <w:bottom w:val="single" w:sz="4" w:space="0" w:color="000000"/>
            </w:tcBorders>
            <w:shd w:val="clear" w:color="auto" w:fill="auto"/>
            <w:vAlign w:val="center"/>
          </w:tcPr>
          <w:p w14:paraId="62329B62" w14:textId="77777777" w:rsidR="00336FAA" w:rsidRDefault="00000000">
            <w:pPr>
              <w:widowControl w:val="0"/>
              <w:suppressAutoHyphens w:val="0"/>
              <w:spacing w:line="240" w:lineRule="auto"/>
              <w:jc w:val="center"/>
              <w:rPr>
                <w:rFonts w:eastAsia="Times New Roman"/>
                <w:color w:val="000000"/>
                <w:lang w:val="en-US"/>
              </w:rPr>
            </w:pPr>
            <w:r>
              <w:rPr>
                <w:rFonts w:eastAsia="Times New Roman"/>
                <w:color w:val="000000"/>
                <w:lang w:val="en-US"/>
              </w:rPr>
              <w:t> </w:t>
            </w:r>
          </w:p>
        </w:tc>
      </w:tr>
      <w:tr w:rsidR="00336FAA" w:rsidRPr="00A20A32" w14:paraId="24BA1DFA" w14:textId="77777777">
        <w:trPr>
          <w:trHeight w:val="290"/>
        </w:trPr>
        <w:tc>
          <w:tcPr>
            <w:tcW w:w="1266" w:type="dxa"/>
            <w:shd w:val="clear" w:color="auto" w:fill="auto"/>
            <w:vAlign w:val="center"/>
          </w:tcPr>
          <w:p w14:paraId="28961695" w14:textId="77777777" w:rsidR="00336FAA" w:rsidRPr="00A20A32" w:rsidRDefault="00000000">
            <w:pPr>
              <w:widowControl w:val="0"/>
              <w:suppressAutoHyphens w:val="0"/>
              <w:spacing w:line="240" w:lineRule="auto"/>
              <w:rPr>
                <w:rFonts w:eastAsia="Times New Roman"/>
                <w:b/>
                <w:bCs/>
                <w:color w:val="000000"/>
                <w:highlight w:val="yellow"/>
                <w:lang w:val="en-US"/>
              </w:rPr>
            </w:pPr>
            <w:r w:rsidRPr="00A20A32">
              <w:rPr>
                <w:rFonts w:eastAsia="Times New Roman"/>
                <w:b/>
                <w:bCs/>
                <w:color w:val="000000"/>
                <w:highlight w:val="yellow"/>
              </w:rPr>
              <w:t>MIDDLE</w:t>
            </w:r>
          </w:p>
        </w:tc>
        <w:tc>
          <w:tcPr>
            <w:tcW w:w="432" w:type="dxa"/>
            <w:shd w:val="clear" w:color="auto" w:fill="auto"/>
            <w:vAlign w:val="center"/>
          </w:tcPr>
          <w:p w14:paraId="20ED1DBC" w14:textId="77777777" w:rsidR="00336FAA" w:rsidRPr="00A20A32" w:rsidRDefault="00336FAA">
            <w:pPr>
              <w:widowControl w:val="0"/>
              <w:suppressAutoHyphens w:val="0"/>
              <w:spacing w:line="240" w:lineRule="auto"/>
              <w:rPr>
                <w:rFonts w:eastAsia="Times New Roman"/>
                <w:b/>
                <w:bCs/>
                <w:color w:val="000000"/>
                <w:highlight w:val="yellow"/>
                <w:lang w:val="en-US"/>
              </w:rPr>
            </w:pPr>
          </w:p>
        </w:tc>
        <w:tc>
          <w:tcPr>
            <w:tcW w:w="721" w:type="dxa"/>
            <w:shd w:val="clear" w:color="auto" w:fill="auto"/>
            <w:vAlign w:val="center"/>
          </w:tcPr>
          <w:p w14:paraId="439A7356"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19" w:type="dxa"/>
            <w:shd w:val="clear" w:color="auto" w:fill="auto"/>
            <w:vAlign w:val="center"/>
          </w:tcPr>
          <w:p w14:paraId="1747935F"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261" w:type="dxa"/>
            <w:shd w:val="clear" w:color="auto" w:fill="auto"/>
            <w:vAlign w:val="center"/>
          </w:tcPr>
          <w:p w14:paraId="2FED50EB"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489" w:type="dxa"/>
            <w:shd w:val="clear" w:color="auto" w:fill="auto"/>
            <w:vAlign w:val="center"/>
          </w:tcPr>
          <w:p w14:paraId="3E46240F"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21" w:type="dxa"/>
            <w:shd w:val="clear" w:color="auto" w:fill="auto"/>
            <w:vAlign w:val="center"/>
          </w:tcPr>
          <w:p w14:paraId="23E22160"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19" w:type="dxa"/>
            <w:shd w:val="clear" w:color="auto" w:fill="auto"/>
            <w:vAlign w:val="center"/>
          </w:tcPr>
          <w:p w14:paraId="3527361E"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250" w:type="dxa"/>
            <w:shd w:val="clear" w:color="auto" w:fill="auto"/>
            <w:vAlign w:val="bottom"/>
          </w:tcPr>
          <w:p w14:paraId="3C53F95C"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434" w:type="dxa"/>
            <w:shd w:val="clear" w:color="auto" w:fill="auto"/>
            <w:vAlign w:val="center"/>
          </w:tcPr>
          <w:p w14:paraId="7C921DCD" w14:textId="77777777" w:rsidR="00336FAA" w:rsidRPr="00A20A32" w:rsidRDefault="00336FAA">
            <w:pPr>
              <w:widowControl w:val="0"/>
              <w:suppressAutoHyphens w:val="0"/>
              <w:spacing w:line="240" w:lineRule="auto"/>
              <w:rPr>
                <w:rFonts w:ascii="Times New Roman" w:eastAsia="Times New Roman" w:hAnsi="Times New Roman" w:cs="Times New Roman"/>
                <w:sz w:val="20"/>
                <w:szCs w:val="20"/>
                <w:highlight w:val="yellow"/>
                <w:lang w:val="en-US"/>
              </w:rPr>
            </w:pPr>
          </w:p>
        </w:tc>
        <w:tc>
          <w:tcPr>
            <w:tcW w:w="720" w:type="dxa"/>
            <w:shd w:val="clear" w:color="auto" w:fill="auto"/>
            <w:vAlign w:val="center"/>
          </w:tcPr>
          <w:p w14:paraId="0C8E4A72"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20" w:type="dxa"/>
            <w:shd w:val="clear" w:color="auto" w:fill="auto"/>
            <w:vAlign w:val="center"/>
          </w:tcPr>
          <w:p w14:paraId="49CAAC63"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249" w:type="dxa"/>
            <w:shd w:val="clear" w:color="auto" w:fill="auto"/>
            <w:vAlign w:val="bottom"/>
          </w:tcPr>
          <w:p w14:paraId="7F443BE9"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490" w:type="dxa"/>
            <w:shd w:val="clear" w:color="auto" w:fill="auto"/>
            <w:vAlign w:val="center"/>
          </w:tcPr>
          <w:p w14:paraId="77BB53B3" w14:textId="77777777" w:rsidR="00336FAA" w:rsidRPr="00A20A32" w:rsidRDefault="00336FAA">
            <w:pPr>
              <w:widowControl w:val="0"/>
              <w:suppressAutoHyphens w:val="0"/>
              <w:spacing w:line="240" w:lineRule="auto"/>
              <w:rPr>
                <w:rFonts w:ascii="Times New Roman" w:eastAsia="Times New Roman" w:hAnsi="Times New Roman" w:cs="Times New Roman"/>
                <w:sz w:val="20"/>
                <w:szCs w:val="20"/>
                <w:highlight w:val="yellow"/>
                <w:lang w:val="en-US"/>
              </w:rPr>
            </w:pPr>
          </w:p>
        </w:tc>
        <w:tc>
          <w:tcPr>
            <w:tcW w:w="720" w:type="dxa"/>
            <w:shd w:val="clear" w:color="auto" w:fill="auto"/>
            <w:vAlign w:val="center"/>
          </w:tcPr>
          <w:p w14:paraId="6886F62E"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17" w:type="dxa"/>
            <w:shd w:val="clear" w:color="auto" w:fill="auto"/>
            <w:vAlign w:val="center"/>
          </w:tcPr>
          <w:p w14:paraId="1C9F422B"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r>
      <w:tr w:rsidR="00336FAA" w:rsidRPr="00A20A32" w14:paraId="3A36D8F3" w14:textId="77777777">
        <w:trPr>
          <w:trHeight w:val="290"/>
        </w:trPr>
        <w:tc>
          <w:tcPr>
            <w:tcW w:w="1266" w:type="dxa"/>
            <w:shd w:val="clear" w:color="auto" w:fill="auto"/>
            <w:vAlign w:val="center"/>
          </w:tcPr>
          <w:p w14:paraId="131CB5B2" w14:textId="77777777" w:rsidR="00336FAA" w:rsidRPr="00A20A32" w:rsidRDefault="00000000">
            <w:pPr>
              <w:widowControl w:val="0"/>
              <w:suppressAutoHyphens w:val="0"/>
              <w:spacing w:line="240" w:lineRule="auto"/>
              <w:rPr>
                <w:rFonts w:eastAsia="Times New Roman"/>
                <w:color w:val="000000"/>
                <w:highlight w:val="yellow"/>
                <w:lang w:val="en-US"/>
              </w:rPr>
            </w:pPr>
            <w:r w:rsidRPr="00A20A32">
              <w:rPr>
                <w:rFonts w:eastAsia="Times New Roman"/>
                <w:color w:val="000000"/>
                <w:highlight w:val="yellow"/>
                <w:lang w:val="en-US"/>
              </w:rPr>
              <w:t>Block</w:t>
            </w:r>
          </w:p>
        </w:tc>
        <w:tc>
          <w:tcPr>
            <w:tcW w:w="432" w:type="dxa"/>
            <w:shd w:val="clear" w:color="auto" w:fill="auto"/>
            <w:vAlign w:val="center"/>
          </w:tcPr>
          <w:p w14:paraId="4F733824"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1</w:t>
            </w:r>
          </w:p>
        </w:tc>
        <w:tc>
          <w:tcPr>
            <w:tcW w:w="721" w:type="dxa"/>
            <w:shd w:val="clear" w:color="auto" w:fill="auto"/>
            <w:vAlign w:val="center"/>
          </w:tcPr>
          <w:p w14:paraId="123DAC0D"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0.62</w:t>
            </w:r>
          </w:p>
        </w:tc>
        <w:tc>
          <w:tcPr>
            <w:tcW w:w="719" w:type="dxa"/>
            <w:shd w:val="clear" w:color="auto" w:fill="auto"/>
            <w:vAlign w:val="center"/>
          </w:tcPr>
          <w:p w14:paraId="62FE2292"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0.431</w:t>
            </w:r>
          </w:p>
        </w:tc>
        <w:tc>
          <w:tcPr>
            <w:tcW w:w="261" w:type="dxa"/>
            <w:shd w:val="clear" w:color="auto" w:fill="auto"/>
            <w:vAlign w:val="center"/>
          </w:tcPr>
          <w:p w14:paraId="4A812F8D" w14:textId="77777777" w:rsidR="00336FAA" w:rsidRPr="00A20A32" w:rsidRDefault="00336FAA">
            <w:pPr>
              <w:widowControl w:val="0"/>
              <w:suppressAutoHyphens w:val="0"/>
              <w:spacing w:line="240" w:lineRule="auto"/>
              <w:jc w:val="center"/>
              <w:rPr>
                <w:rFonts w:eastAsia="Times New Roman"/>
                <w:color w:val="000000"/>
                <w:highlight w:val="yellow"/>
                <w:lang w:val="en-US"/>
              </w:rPr>
            </w:pPr>
          </w:p>
        </w:tc>
        <w:tc>
          <w:tcPr>
            <w:tcW w:w="489" w:type="dxa"/>
            <w:shd w:val="clear" w:color="auto" w:fill="auto"/>
            <w:vAlign w:val="center"/>
          </w:tcPr>
          <w:p w14:paraId="590A1F5E"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NA</w:t>
            </w:r>
          </w:p>
        </w:tc>
        <w:tc>
          <w:tcPr>
            <w:tcW w:w="721" w:type="dxa"/>
            <w:shd w:val="clear" w:color="auto" w:fill="auto"/>
            <w:vAlign w:val="center"/>
          </w:tcPr>
          <w:p w14:paraId="74624F9B"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NA</w:t>
            </w:r>
          </w:p>
        </w:tc>
        <w:tc>
          <w:tcPr>
            <w:tcW w:w="719" w:type="dxa"/>
            <w:shd w:val="clear" w:color="auto" w:fill="auto"/>
            <w:vAlign w:val="center"/>
          </w:tcPr>
          <w:p w14:paraId="7A94F42D"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NA</w:t>
            </w:r>
          </w:p>
        </w:tc>
        <w:tc>
          <w:tcPr>
            <w:tcW w:w="250" w:type="dxa"/>
            <w:shd w:val="clear" w:color="auto" w:fill="auto"/>
            <w:vAlign w:val="bottom"/>
          </w:tcPr>
          <w:p w14:paraId="3F6860C1" w14:textId="77777777" w:rsidR="00336FAA" w:rsidRPr="00A20A32" w:rsidRDefault="00336FAA">
            <w:pPr>
              <w:widowControl w:val="0"/>
              <w:suppressAutoHyphens w:val="0"/>
              <w:spacing w:line="240" w:lineRule="auto"/>
              <w:jc w:val="center"/>
              <w:rPr>
                <w:rFonts w:eastAsia="Times New Roman"/>
                <w:color w:val="000000"/>
                <w:highlight w:val="yellow"/>
                <w:lang w:val="en-US"/>
              </w:rPr>
            </w:pPr>
          </w:p>
        </w:tc>
        <w:tc>
          <w:tcPr>
            <w:tcW w:w="434" w:type="dxa"/>
            <w:shd w:val="clear" w:color="auto" w:fill="auto"/>
            <w:vAlign w:val="center"/>
          </w:tcPr>
          <w:p w14:paraId="22549013"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1</w:t>
            </w:r>
          </w:p>
        </w:tc>
        <w:tc>
          <w:tcPr>
            <w:tcW w:w="720" w:type="dxa"/>
            <w:shd w:val="clear" w:color="auto" w:fill="auto"/>
            <w:vAlign w:val="center"/>
          </w:tcPr>
          <w:p w14:paraId="2127F914"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10.29</w:t>
            </w:r>
          </w:p>
        </w:tc>
        <w:tc>
          <w:tcPr>
            <w:tcW w:w="720" w:type="dxa"/>
            <w:shd w:val="clear" w:color="auto" w:fill="auto"/>
            <w:vAlign w:val="center"/>
          </w:tcPr>
          <w:p w14:paraId="158B3562" w14:textId="77777777" w:rsidR="00336FAA" w:rsidRPr="00A20A32" w:rsidRDefault="00000000">
            <w:pPr>
              <w:widowControl w:val="0"/>
              <w:suppressAutoHyphens w:val="0"/>
              <w:spacing w:line="240" w:lineRule="auto"/>
              <w:jc w:val="center"/>
              <w:rPr>
                <w:rFonts w:eastAsia="Times New Roman"/>
                <w:b/>
                <w:bCs/>
                <w:color w:val="000000"/>
                <w:highlight w:val="yellow"/>
                <w:lang w:val="en-US"/>
              </w:rPr>
            </w:pPr>
            <w:r w:rsidRPr="00A20A32">
              <w:rPr>
                <w:rFonts w:eastAsia="Times New Roman"/>
                <w:b/>
                <w:bCs/>
                <w:color w:val="000000"/>
                <w:highlight w:val="yellow"/>
              </w:rPr>
              <w:t>0.001</w:t>
            </w:r>
          </w:p>
        </w:tc>
        <w:tc>
          <w:tcPr>
            <w:tcW w:w="249" w:type="dxa"/>
            <w:shd w:val="clear" w:color="auto" w:fill="auto"/>
            <w:vAlign w:val="bottom"/>
          </w:tcPr>
          <w:p w14:paraId="188B9E29" w14:textId="77777777" w:rsidR="00336FAA" w:rsidRPr="00A20A32" w:rsidRDefault="00336FAA">
            <w:pPr>
              <w:widowControl w:val="0"/>
              <w:suppressAutoHyphens w:val="0"/>
              <w:spacing w:line="240" w:lineRule="auto"/>
              <w:jc w:val="center"/>
              <w:rPr>
                <w:rFonts w:eastAsia="Times New Roman"/>
                <w:b/>
                <w:bCs/>
                <w:color w:val="000000"/>
                <w:highlight w:val="yellow"/>
                <w:lang w:val="en-US"/>
              </w:rPr>
            </w:pPr>
          </w:p>
        </w:tc>
        <w:tc>
          <w:tcPr>
            <w:tcW w:w="490" w:type="dxa"/>
            <w:shd w:val="clear" w:color="auto" w:fill="auto"/>
            <w:vAlign w:val="center"/>
          </w:tcPr>
          <w:p w14:paraId="3F3F4F28"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NA</w:t>
            </w:r>
          </w:p>
        </w:tc>
        <w:tc>
          <w:tcPr>
            <w:tcW w:w="720" w:type="dxa"/>
            <w:shd w:val="clear" w:color="auto" w:fill="auto"/>
            <w:vAlign w:val="center"/>
          </w:tcPr>
          <w:p w14:paraId="7ACC7736"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NA</w:t>
            </w:r>
          </w:p>
        </w:tc>
        <w:tc>
          <w:tcPr>
            <w:tcW w:w="717" w:type="dxa"/>
            <w:shd w:val="clear" w:color="auto" w:fill="auto"/>
            <w:vAlign w:val="center"/>
          </w:tcPr>
          <w:p w14:paraId="11064FFA"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NA</w:t>
            </w:r>
          </w:p>
        </w:tc>
      </w:tr>
      <w:tr w:rsidR="00336FAA" w:rsidRPr="00A20A32" w14:paraId="2ED839DA" w14:textId="77777777">
        <w:trPr>
          <w:trHeight w:val="290"/>
        </w:trPr>
        <w:tc>
          <w:tcPr>
            <w:tcW w:w="1266" w:type="dxa"/>
            <w:shd w:val="clear" w:color="auto" w:fill="auto"/>
            <w:vAlign w:val="center"/>
          </w:tcPr>
          <w:p w14:paraId="652DC5C8" w14:textId="77777777" w:rsidR="00336FAA" w:rsidRPr="00A20A32" w:rsidRDefault="00000000">
            <w:pPr>
              <w:widowControl w:val="0"/>
              <w:suppressAutoHyphens w:val="0"/>
              <w:spacing w:line="240" w:lineRule="auto"/>
              <w:rPr>
                <w:rFonts w:eastAsia="Times New Roman"/>
                <w:color w:val="000000"/>
                <w:highlight w:val="yellow"/>
                <w:lang w:val="en-US"/>
              </w:rPr>
            </w:pPr>
            <w:r w:rsidRPr="00A20A32">
              <w:rPr>
                <w:rFonts w:eastAsia="Times New Roman"/>
                <w:color w:val="000000"/>
                <w:highlight w:val="yellow"/>
                <w:lang w:val="en-US"/>
              </w:rPr>
              <w:t>Treatment</w:t>
            </w:r>
          </w:p>
        </w:tc>
        <w:tc>
          <w:tcPr>
            <w:tcW w:w="432" w:type="dxa"/>
            <w:shd w:val="clear" w:color="auto" w:fill="auto"/>
            <w:vAlign w:val="center"/>
          </w:tcPr>
          <w:p w14:paraId="28096BE4" w14:textId="77777777" w:rsidR="00336FAA" w:rsidRPr="00A20A32" w:rsidRDefault="00336FAA">
            <w:pPr>
              <w:widowControl w:val="0"/>
              <w:suppressAutoHyphens w:val="0"/>
              <w:spacing w:line="240" w:lineRule="auto"/>
              <w:rPr>
                <w:rFonts w:eastAsia="Times New Roman"/>
                <w:color w:val="000000"/>
                <w:highlight w:val="yellow"/>
                <w:lang w:val="en-US"/>
              </w:rPr>
            </w:pPr>
          </w:p>
        </w:tc>
        <w:tc>
          <w:tcPr>
            <w:tcW w:w="721" w:type="dxa"/>
            <w:shd w:val="clear" w:color="auto" w:fill="auto"/>
            <w:vAlign w:val="center"/>
          </w:tcPr>
          <w:p w14:paraId="0C7CC254"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19" w:type="dxa"/>
            <w:shd w:val="clear" w:color="auto" w:fill="auto"/>
            <w:vAlign w:val="center"/>
          </w:tcPr>
          <w:p w14:paraId="2937C258"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261" w:type="dxa"/>
            <w:shd w:val="clear" w:color="auto" w:fill="auto"/>
            <w:vAlign w:val="center"/>
          </w:tcPr>
          <w:p w14:paraId="5B277BCA"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489" w:type="dxa"/>
            <w:shd w:val="clear" w:color="auto" w:fill="auto"/>
            <w:vAlign w:val="center"/>
          </w:tcPr>
          <w:p w14:paraId="14C4DBB6"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21" w:type="dxa"/>
            <w:shd w:val="clear" w:color="auto" w:fill="auto"/>
            <w:vAlign w:val="center"/>
          </w:tcPr>
          <w:p w14:paraId="5F2D9B19"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19" w:type="dxa"/>
            <w:shd w:val="clear" w:color="auto" w:fill="auto"/>
            <w:vAlign w:val="center"/>
          </w:tcPr>
          <w:p w14:paraId="73A400F2"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250" w:type="dxa"/>
            <w:shd w:val="clear" w:color="auto" w:fill="auto"/>
            <w:vAlign w:val="bottom"/>
          </w:tcPr>
          <w:p w14:paraId="75C52F35"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434" w:type="dxa"/>
            <w:shd w:val="clear" w:color="auto" w:fill="auto"/>
            <w:vAlign w:val="center"/>
          </w:tcPr>
          <w:p w14:paraId="28B108A7" w14:textId="77777777" w:rsidR="00336FAA" w:rsidRPr="00A20A32" w:rsidRDefault="00336FAA">
            <w:pPr>
              <w:widowControl w:val="0"/>
              <w:suppressAutoHyphens w:val="0"/>
              <w:spacing w:line="240" w:lineRule="auto"/>
              <w:rPr>
                <w:rFonts w:ascii="Times New Roman" w:eastAsia="Times New Roman" w:hAnsi="Times New Roman" w:cs="Times New Roman"/>
                <w:sz w:val="20"/>
                <w:szCs w:val="20"/>
                <w:highlight w:val="yellow"/>
                <w:lang w:val="en-US"/>
              </w:rPr>
            </w:pPr>
          </w:p>
        </w:tc>
        <w:tc>
          <w:tcPr>
            <w:tcW w:w="720" w:type="dxa"/>
            <w:shd w:val="clear" w:color="auto" w:fill="auto"/>
            <w:vAlign w:val="center"/>
          </w:tcPr>
          <w:p w14:paraId="2AA5C703"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20" w:type="dxa"/>
            <w:shd w:val="clear" w:color="auto" w:fill="auto"/>
            <w:vAlign w:val="center"/>
          </w:tcPr>
          <w:p w14:paraId="34D0777C"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249" w:type="dxa"/>
            <w:shd w:val="clear" w:color="auto" w:fill="auto"/>
            <w:vAlign w:val="bottom"/>
          </w:tcPr>
          <w:p w14:paraId="3C84AF22"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490" w:type="dxa"/>
            <w:shd w:val="clear" w:color="auto" w:fill="auto"/>
            <w:vAlign w:val="center"/>
          </w:tcPr>
          <w:p w14:paraId="493F7215" w14:textId="77777777" w:rsidR="00336FAA" w:rsidRPr="00A20A32" w:rsidRDefault="00336FAA">
            <w:pPr>
              <w:widowControl w:val="0"/>
              <w:suppressAutoHyphens w:val="0"/>
              <w:spacing w:line="240" w:lineRule="auto"/>
              <w:rPr>
                <w:rFonts w:ascii="Times New Roman" w:eastAsia="Times New Roman" w:hAnsi="Times New Roman" w:cs="Times New Roman"/>
                <w:sz w:val="20"/>
                <w:szCs w:val="20"/>
                <w:highlight w:val="yellow"/>
                <w:lang w:val="en-US"/>
              </w:rPr>
            </w:pPr>
          </w:p>
        </w:tc>
        <w:tc>
          <w:tcPr>
            <w:tcW w:w="720" w:type="dxa"/>
            <w:shd w:val="clear" w:color="auto" w:fill="auto"/>
            <w:vAlign w:val="center"/>
          </w:tcPr>
          <w:p w14:paraId="22087B74"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c>
          <w:tcPr>
            <w:tcW w:w="717" w:type="dxa"/>
            <w:shd w:val="clear" w:color="auto" w:fill="auto"/>
            <w:vAlign w:val="center"/>
          </w:tcPr>
          <w:p w14:paraId="3A74D33A" w14:textId="77777777" w:rsidR="00336FAA" w:rsidRPr="00A20A32" w:rsidRDefault="00336FAA">
            <w:pPr>
              <w:widowControl w:val="0"/>
              <w:suppressAutoHyphens w:val="0"/>
              <w:spacing w:line="240" w:lineRule="auto"/>
              <w:jc w:val="center"/>
              <w:rPr>
                <w:rFonts w:ascii="Times New Roman" w:eastAsia="Times New Roman" w:hAnsi="Times New Roman" w:cs="Times New Roman"/>
                <w:sz w:val="20"/>
                <w:szCs w:val="20"/>
                <w:highlight w:val="yellow"/>
                <w:lang w:val="en-US"/>
              </w:rPr>
            </w:pPr>
          </w:p>
        </w:tc>
      </w:tr>
      <w:tr w:rsidR="00336FAA" w:rsidRPr="00A20A32" w14:paraId="4D373BF7" w14:textId="77777777">
        <w:trPr>
          <w:trHeight w:val="290"/>
        </w:trPr>
        <w:tc>
          <w:tcPr>
            <w:tcW w:w="1266" w:type="dxa"/>
            <w:shd w:val="clear" w:color="auto" w:fill="auto"/>
            <w:vAlign w:val="center"/>
          </w:tcPr>
          <w:p w14:paraId="38303B9C" w14:textId="77777777" w:rsidR="00336FAA" w:rsidRPr="00A20A32" w:rsidRDefault="00000000">
            <w:pPr>
              <w:widowControl w:val="0"/>
              <w:suppressAutoHyphens w:val="0"/>
              <w:spacing w:line="240" w:lineRule="auto"/>
              <w:rPr>
                <w:rFonts w:eastAsia="Times New Roman"/>
                <w:color w:val="000000"/>
                <w:highlight w:val="yellow"/>
                <w:lang w:val="en-US"/>
              </w:rPr>
            </w:pPr>
            <w:r w:rsidRPr="00A20A32">
              <w:rPr>
                <w:rFonts w:eastAsia="Times New Roman"/>
                <w:color w:val="000000"/>
                <w:highlight w:val="yellow"/>
                <w:lang w:val="en-US"/>
              </w:rPr>
              <w:t>(A, B, D, E)</w:t>
            </w:r>
          </w:p>
        </w:tc>
        <w:tc>
          <w:tcPr>
            <w:tcW w:w="432" w:type="dxa"/>
            <w:shd w:val="clear" w:color="auto" w:fill="auto"/>
            <w:vAlign w:val="center"/>
          </w:tcPr>
          <w:p w14:paraId="2D6B9A3A"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2</w:t>
            </w:r>
          </w:p>
        </w:tc>
        <w:tc>
          <w:tcPr>
            <w:tcW w:w="721" w:type="dxa"/>
            <w:shd w:val="clear" w:color="auto" w:fill="auto"/>
            <w:vAlign w:val="center"/>
          </w:tcPr>
          <w:p w14:paraId="140872A6"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1.641</w:t>
            </w:r>
          </w:p>
        </w:tc>
        <w:tc>
          <w:tcPr>
            <w:tcW w:w="719" w:type="dxa"/>
            <w:shd w:val="clear" w:color="auto" w:fill="auto"/>
            <w:vAlign w:val="center"/>
          </w:tcPr>
          <w:p w14:paraId="2322FA09"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0.253</w:t>
            </w:r>
          </w:p>
        </w:tc>
        <w:tc>
          <w:tcPr>
            <w:tcW w:w="261" w:type="dxa"/>
            <w:shd w:val="clear" w:color="auto" w:fill="auto"/>
            <w:vAlign w:val="center"/>
          </w:tcPr>
          <w:p w14:paraId="0FDEF9CC" w14:textId="77777777" w:rsidR="00336FAA" w:rsidRPr="00A20A32" w:rsidRDefault="00336FAA">
            <w:pPr>
              <w:widowControl w:val="0"/>
              <w:suppressAutoHyphens w:val="0"/>
              <w:spacing w:line="240" w:lineRule="auto"/>
              <w:jc w:val="center"/>
              <w:rPr>
                <w:rFonts w:eastAsia="Times New Roman"/>
                <w:color w:val="000000"/>
                <w:highlight w:val="yellow"/>
                <w:lang w:val="en-US"/>
              </w:rPr>
            </w:pPr>
          </w:p>
        </w:tc>
        <w:tc>
          <w:tcPr>
            <w:tcW w:w="489" w:type="dxa"/>
            <w:shd w:val="clear" w:color="auto" w:fill="auto"/>
            <w:vAlign w:val="center"/>
          </w:tcPr>
          <w:p w14:paraId="7821C85E"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2</w:t>
            </w:r>
          </w:p>
        </w:tc>
        <w:tc>
          <w:tcPr>
            <w:tcW w:w="721" w:type="dxa"/>
            <w:shd w:val="clear" w:color="auto" w:fill="auto"/>
            <w:vAlign w:val="center"/>
          </w:tcPr>
          <w:p w14:paraId="4310C65E"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2.113</w:t>
            </w:r>
          </w:p>
        </w:tc>
        <w:tc>
          <w:tcPr>
            <w:tcW w:w="719" w:type="dxa"/>
            <w:shd w:val="clear" w:color="auto" w:fill="auto"/>
            <w:vAlign w:val="center"/>
          </w:tcPr>
          <w:p w14:paraId="7596E6AD"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0.172</w:t>
            </w:r>
          </w:p>
        </w:tc>
        <w:tc>
          <w:tcPr>
            <w:tcW w:w="250" w:type="dxa"/>
            <w:shd w:val="clear" w:color="auto" w:fill="auto"/>
            <w:vAlign w:val="bottom"/>
          </w:tcPr>
          <w:p w14:paraId="391C7595" w14:textId="77777777" w:rsidR="00336FAA" w:rsidRPr="00A20A32" w:rsidRDefault="00336FAA">
            <w:pPr>
              <w:widowControl w:val="0"/>
              <w:suppressAutoHyphens w:val="0"/>
              <w:spacing w:line="240" w:lineRule="auto"/>
              <w:jc w:val="center"/>
              <w:rPr>
                <w:rFonts w:eastAsia="Times New Roman"/>
                <w:color w:val="000000"/>
                <w:highlight w:val="yellow"/>
                <w:lang w:val="en-US"/>
              </w:rPr>
            </w:pPr>
          </w:p>
        </w:tc>
        <w:tc>
          <w:tcPr>
            <w:tcW w:w="434" w:type="dxa"/>
            <w:shd w:val="clear" w:color="auto" w:fill="auto"/>
            <w:vAlign w:val="center"/>
          </w:tcPr>
          <w:p w14:paraId="13D79CFD"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2</w:t>
            </w:r>
          </w:p>
        </w:tc>
        <w:tc>
          <w:tcPr>
            <w:tcW w:w="720" w:type="dxa"/>
            <w:shd w:val="clear" w:color="auto" w:fill="auto"/>
            <w:vAlign w:val="center"/>
          </w:tcPr>
          <w:p w14:paraId="51AE50CE"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1.969</w:t>
            </w:r>
          </w:p>
        </w:tc>
        <w:tc>
          <w:tcPr>
            <w:tcW w:w="720" w:type="dxa"/>
            <w:shd w:val="clear" w:color="auto" w:fill="auto"/>
            <w:vAlign w:val="center"/>
          </w:tcPr>
          <w:p w14:paraId="275EBFD6"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0.2</w:t>
            </w:r>
          </w:p>
        </w:tc>
        <w:tc>
          <w:tcPr>
            <w:tcW w:w="249" w:type="dxa"/>
            <w:shd w:val="clear" w:color="auto" w:fill="auto"/>
            <w:vAlign w:val="bottom"/>
          </w:tcPr>
          <w:p w14:paraId="78F235C7" w14:textId="77777777" w:rsidR="00336FAA" w:rsidRPr="00A20A32" w:rsidRDefault="00336FAA">
            <w:pPr>
              <w:widowControl w:val="0"/>
              <w:suppressAutoHyphens w:val="0"/>
              <w:spacing w:line="240" w:lineRule="auto"/>
              <w:jc w:val="center"/>
              <w:rPr>
                <w:rFonts w:eastAsia="Times New Roman"/>
                <w:color w:val="000000"/>
                <w:highlight w:val="yellow"/>
                <w:lang w:val="en-US"/>
              </w:rPr>
            </w:pPr>
          </w:p>
        </w:tc>
        <w:tc>
          <w:tcPr>
            <w:tcW w:w="490" w:type="dxa"/>
            <w:shd w:val="clear" w:color="auto" w:fill="auto"/>
            <w:vAlign w:val="center"/>
          </w:tcPr>
          <w:p w14:paraId="7F06069B"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2</w:t>
            </w:r>
          </w:p>
        </w:tc>
        <w:tc>
          <w:tcPr>
            <w:tcW w:w="720" w:type="dxa"/>
            <w:shd w:val="clear" w:color="auto" w:fill="auto"/>
            <w:vAlign w:val="center"/>
          </w:tcPr>
          <w:p w14:paraId="25385721"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2.107</w:t>
            </w:r>
          </w:p>
        </w:tc>
        <w:tc>
          <w:tcPr>
            <w:tcW w:w="717" w:type="dxa"/>
            <w:shd w:val="clear" w:color="auto" w:fill="auto"/>
            <w:vAlign w:val="center"/>
          </w:tcPr>
          <w:p w14:paraId="7D735956"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rPr>
              <w:t>0.172</w:t>
            </w:r>
          </w:p>
        </w:tc>
      </w:tr>
      <w:tr w:rsidR="00336FAA" w:rsidRPr="00A20A32" w14:paraId="442514C4" w14:textId="77777777">
        <w:trPr>
          <w:trHeight w:val="290"/>
        </w:trPr>
        <w:tc>
          <w:tcPr>
            <w:tcW w:w="1266" w:type="dxa"/>
            <w:tcBorders>
              <w:bottom w:val="single" w:sz="4" w:space="0" w:color="000000"/>
            </w:tcBorders>
            <w:shd w:val="clear" w:color="auto" w:fill="auto"/>
            <w:vAlign w:val="center"/>
          </w:tcPr>
          <w:p w14:paraId="5B045928" w14:textId="77777777" w:rsidR="00336FAA" w:rsidRPr="00A20A32" w:rsidRDefault="00000000">
            <w:pPr>
              <w:widowControl w:val="0"/>
              <w:suppressAutoHyphens w:val="0"/>
              <w:spacing w:line="240" w:lineRule="auto"/>
              <w:rPr>
                <w:rFonts w:eastAsia="Times New Roman"/>
                <w:color w:val="000000"/>
                <w:highlight w:val="yellow"/>
                <w:lang w:val="en-US"/>
              </w:rPr>
            </w:pPr>
            <w:r w:rsidRPr="00A20A32">
              <w:rPr>
                <w:rFonts w:eastAsia="Times New Roman"/>
                <w:color w:val="000000"/>
                <w:highlight w:val="yellow"/>
              </w:rPr>
              <w:t>Error</w:t>
            </w:r>
          </w:p>
        </w:tc>
        <w:tc>
          <w:tcPr>
            <w:tcW w:w="432" w:type="dxa"/>
            <w:tcBorders>
              <w:bottom w:val="single" w:sz="4" w:space="0" w:color="000000"/>
            </w:tcBorders>
            <w:shd w:val="clear" w:color="auto" w:fill="auto"/>
            <w:vAlign w:val="center"/>
          </w:tcPr>
          <w:p w14:paraId="50DD38FC"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8</w:t>
            </w:r>
          </w:p>
        </w:tc>
        <w:tc>
          <w:tcPr>
            <w:tcW w:w="721" w:type="dxa"/>
            <w:tcBorders>
              <w:bottom w:val="single" w:sz="4" w:space="0" w:color="000000"/>
            </w:tcBorders>
            <w:shd w:val="clear" w:color="auto" w:fill="auto"/>
            <w:vAlign w:val="bottom"/>
          </w:tcPr>
          <w:p w14:paraId="51DFF323"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 </w:t>
            </w:r>
          </w:p>
        </w:tc>
        <w:tc>
          <w:tcPr>
            <w:tcW w:w="719" w:type="dxa"/>
            <w:tcBorders>
              <w:bottom w:val="single" w:sz="4" w:space="0" w:color="000000"/>
            </w:tcBorders>
            <w:shd w:val="clear" w:color="auto" w:fill="auto"/>
            <w:vAlign w:val="bottom"/>
          </w:tcPr>
          <w:p w14:paraId="177F6C85"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 </w:t>
            </w:r>
          </w:p>
        </w:tc>
        <w:tc>
          <w:tcPr>
            <w:tcW w:w="261" w:type="dxa"/>
            <w:tcBorders>
              <w:bottom w:val="single" w:sz="4" w:space="0" w:color="000000"/>
            </w:tcBorders>
            <w:shd w:val="clear" w:color="auto" w:fill="auto"/>
            <w:vAlign w:val="bottom"/>
          </w:tcPr>
          <w:p w14:paraId="0E72E5E3"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 </w:t>
            </w:r>
          </w:p>
        </w:tc>
        <w:tc>
          <w:tcPr>
            <w:tcW w:w="489" w:type="dxa"/>
            <w:tcBorders>
              <w:bottom w:val="single" w:sz="4" w:space="0" w:color="000000"/>
            </w:tcBorders>
            <w:shd w:val="clear" w:color="auto" w:fill="auto"/>
            <w:vAlign w:val="bottom"/>
          </w:tcPr>
          <w:p w14:paraId="68E9F873"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10</w:t>
            </w:r>
          </w:p>
        </w:tc>
        <w:tc>
          <w:tcPr>
            <w:tcW w:w="721" w:type="dxa"/>
            <w:tcBorders>
              <w:bottom w:val="single" w:sz="4" w:space="0" w:color="000000"/>
            </w:tcBorders>
            <w:shd w:val="clear" w:color="auto" w:fill="auto"/>
            <w:vAlign w:val="bottom"/>
          </w:tcPr>
          <w:p w14:paraId="72ED3C73"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 </w:t>
            </w:r>
          </w:p>
        </w:tc>
        <w:tc>
          <w:tcPr>
            <w:tcW w:w="719" w:type="dxa"/>
            <w:tcBorders>
              <w:bottom w:val="single" w:sz="4" w:space="0" w:color="000000"/>
            </w:tcBorders>
            <w:shd w:val="clear" w:color="auto" w:fill="auto"/>
            <w:vAlign w:val="bottom"/>
          </w:tcPr>
          <w:p w14:paraId="1234FE78"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 </w:t>
            </w:r>
          </w:p>
        </w:tc>
        <w:tc>
          <w:tcPr>
            <w:tcW w:w="250" w:type="dxa"/>
            <w:tcBorders>
              <w:bottom w:val="single" w:sz="4" w:space="0" w:color="000000"/>
            </w:tcBorders>
            <w:shd w:val="clear" w:color="auto" w:fill="auto"/>
            <w:vAlign w:val="bottom"/>
          </w:tcPr>
          <w:p w14:paraId="1612EA48" w14:textId="77777777" w:rsidR="00336FAA" w:rsidRPr="00A20A32" w:rsidRDefault="00000000">
            <w:pPr>
              <w:widowControl w:val="0"/>
              <w:suppressAutoHyphens w:val="0"/>
              <w:spacing w:line="240" w:lineRule="auto"/>
              <w:rPr>
                <w:rFonts w:ascii="Calibri" w:eastAsia="Times New Roman" w:hAnsi="Calibri" w:cs="Calibri"/>
                <w:color w:val="000000"/>
                <w:highlight w:val="yellow"/>
                <w:lang w:val="en-US"/>
              </w:rPr>
            </w:pPr>
            <w:r w:rsidRPr="00A20A32">
              <w:rPr>
                <w:rFonts w:ascii="Calibri" w:eastAsia="Times New Roman" w:hAnsi="Calibri" w:cs="Calibri"/>
                <w:color w:val="000000"/>
                <w:highlight w:val="yellow"/>
                <w:lang w:val="en-US"/>
              </w:rPr>
              <w:t> </w:t>
            </w:r>
          </w:p>
        </w:tc>
        <w:tc>
          <w:tcPr>
            <w:tcW w:w="434" w:type="dxa"/>
            <w:tcBorders>
              <w:bottom w:val="single" w:sz="4" w:space="0" w:color="000000"/>
            </w:tcBorders>
            <w:shd w:val="clear" w:color="auto" w:fill="auto"/>
            <w:vAlign w:val="center"/>
          </w:tcPr>
          <w:p w14:paraId="6EB297D5"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8</w:t>
            </w:r>
          </w:p>
        </w:tc>
        <w:tc>
          <w:tcPr>
            <w:tcW w:w="720" w:type="dxa"/>
            <w:tcBorders>
              <w:bottom w:val="single" w:sz="4" w:space="0" w:color="000000"/>
            </w:tcBorders>
            <w:shd w:val="clear" w:color="auto" w:fill="auto"/>
            <w:vAlign w:val="bottom"/>
          </w:tcPr>
          <w:p w14:paraId="5477B1C0"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 </w:t>
            </w:r>
          </w:p>
        </w:tc>
        <w:tc>
          <w:tcPr>
            <w:tcW w:w="720" w:type="dxa"/>
            <w:tcBorders>
              <w:bottom w:val="single" w:sz="4" w:space="0" w:color="000000"/>
            </w:tcBorders>
            <w:shd w:val="clear" w:color="auto" w:fill="auto"/>
            <w:vAlign w:val="bottom"/>
          </w:tcPr>
          <w:p w14:paraId="0EEAF7D5"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 </w:t>
            </w:r>
          </w:p>
        </w:tc>
        <w:tc>
          <w:tcPr>
            <w:tcW w:w="249" w:type="dxa"/>
            <w:tcBorders>
              <w:bottom w:val="single" w:sz="4" w:space="0" w:color="000000"/>
            </w:tcBorders>
            <w:shd w:val="clear" w:color="auto" w:fill="auto"/>
            <w:vAlign w:val="bottom"/>
          </w:tcPr>
          <w:p w14:paraId="67325B20" w14:textId="77777777" w:rsidR="00336FAA" w:rsidRPr="00A20A32" w:rsidRDefault="00000000">
            <w:pPr>
              <w:widowControl w:val="0"/>
              <w:suppressAutoHyphens w:val="0"/>
              <w:spacing w:line="240" w:lineRule="auto"/>
              <w:rPr>
                <w:rFonts w:ascii="Calibri" w:eastAsia="Times New Roman" w:hAnsi="Calibri" w:cs="Calibri"/>
                <w:color w:val="000000"/>
                <w:highlight w:val="yellow"/>
                <w:lang w:val="en-US"/>
              </w:rPr>
            </w:pPr>
            <w:r w:rsidRPr="00A20A32">
              <w:rPr>
                <w:rFonts w:ascii="Calibri" w:eastAsia="Times New Roman" w:hAnsi="Calibri" w:cs="Calibri"/>
                <w:color w:val="000000"/>
                <w:highlight w:val="yellow"/>
                <w:lang w:val="en-US"/>
              </w:rPr>
              <w:t> </w:t>
            </w:r>
          </w:p>
        </w:tc>
        <w:tc>
          <w:tcPr>
            <w:tcW w:w="490" w:type="dxa"/>
            <w:tcBorders>
              <w:bottom w:val="single" w:sz="4" w:space="0" w:color="000000"/>
            </w:tcBorders>
            <w:shd w:val="clear" w:color="auto" w:fill="auto"/>
            <w:vAlign w:val="bottom"/>
          </w:tcPr>
          <w:p w14:paraId="11DED609" w14:textId="77777777" w:rsidR="00336FAA" w:rsidRPr="00A20A32" w:rsidRDefault="00000000">
            <w:pPr>
              <w:widowControl w:val="0"/>
              <w:suppressAutoHyphens w:val="0"/>
              <w:spacing w:line="240" w:lineRule="auto"/>
              <w:jc w:val="center"/>
              <w:rPr>
                <w:rFonts w:eastAsia="Times New Roman"/>
                <w:color w:val="000000"/>
                <w:highlight w:val="yellow"/>
                <w:lang w:val="en-US"/>
              </w:rPr>
            </w:pPr>
            <w:r w:rsidRPr="00A20A32">
              <w:rPr>
                <w:rFonts w:eastAsia="Times New Roman"/>
                <w:color w:val="000000"/>
                <w:highlight w:val="yellow"/>
                <w:lang w:val="en-US"/>
              </w:rPr>
              <w:t>10</w:t>
            </w:r>
          </w:p>
        </w:tc>
        <w:tc>
          <w:tcPr>
            <w:tcW w:w="720" w:type="dxa"/>
            <w:tcBorders>
              <w:bottom w:val="single" w:sz="4" w:space="0" w:color="000000"/>
            </w:tcBorders>
            <w:shd w:val="clear" w:color="auto" w:fill="auto"/>
            <w:vAlign w:val="bottom"/>
          </w:tcPr>
          <w:p w14:paraId="2CC5D0F7" w14:textId="77777777" w:rsidR="00336FAA" w:rsidRPr="00A20A32" w:rsidRDefault="00000000">
            <w:pPr>
              <w:widowControl w:val="0"/>
              <w:suppressAutoHyphens w:val="0"/>
              <w:spacing w:line="240" w:lineRule="auto"/>
              <w:rPr>
                <w:rFonts w:eastAsia="Times New Roman"/>
                <w:color w:val="000000"/>
                <w:highlight w:val="yellow"/>
                <w:lang w:val="en-US"/>
              </w:rPr>
            </w:pPr>
            <w:r w:rsidRPr="00A20A32">
              <w:rPr>
                <w:rFonts w:eastAsia="Times New Roman"/>
                <w:color w:val="000000"/>
                <w:highlight w:val="yellow"/>
                <w:lang w:val="en-US"/>
              </w:rPr>
              <w:t> </w:t>
            </w:r>
          </w:p>
        </w:tc>
        <w:tc>
          <w:tcPr>
            <w:tcW w:w="717" w:type="dxa"/>
            <w:tcBorders>
              <w:bottom w:val="single" w:sz="4" w:space="0" w:color="000000"/>
            </w:tcBorders>
            <w:shd w:val="clear" w:color="auto" w:fill="auto"/>
            <w:vAlign w:val="bottom"/>
          </w:tcPr>
          <w:p w14:paraId="3BEE6853" w14:textId="77777777" w:rsidR="00336FAA" w:rsidRPr="00A20A32" w:rsidRDefault="00000000">
            <w:pPr>
              <w:widowControl w:val="0"/>
              <w:suppressAutoHyphens w:val="0"/>
              <w:spacing w:line="240" w:lineRule="auto"/>
              <w:rPr>
                <w:rFonts w:eastAsia="Times New Roman"/>
                <w:color w:val="000000"/>
                <w:highlight w:val="yellow"/>
                <w:lang w:val="en-US"/>
              </w:rPr>
            </w:pPr>
            <w:r w:rsidRPr="00A20A32">
              <w:rPr>
                <w:rFonts w:eastAsia="Times New Roman"/>
                <w:color w:val="000000"/>
                <w:highlight w:val="yellow"/>
                <w:lang w:val="en-US"/>
              </w:rPr>
              <w:t> </w:t>
            </w:r>
          </w:p>
        </w:tc>
      </w:tr>
    </w:tbl>
    <w:p w14:paraId="5D9A6A29" w14:textId="77777777" w:rsidR="00336FAA" w:rsidRDefault="00336FAA">
      <w:pPr>
        <w:spacing w:line="480" w:lineRule="auto"/>
        <w:rPr>
          <w:del w:id="878" w:author="Shawn McMurtrey" w:date="2022-11-15T20:28:00Z"/>
          <w:b/>
          <w:sz w:val="28"/>
          <w:szCs w:val="28"/>
        </w:rPr>
      </w:pPr>
    </w:p>
    <w:p w14:paraId="07E78143" w14:textId="77777777" w:rsidR="00336FAA" w:rsidRDefault="00336FAA">
      <w:pPr>
        <w:spacing w:line="480" w:lineRule="auto"/>
        <w:rPr>
          <w:del w:id="879" w:author="Shawn McMurtrey" w:date="2022-11-15T20:28:00Z"/>
          <w:b/>
          <w:sz w:val="28"/>
          <w:szCs w:val="28"/>
        </w:rPr>
      </w:pPr>
    </w:p>
    <w:p w14:paraId="57569D10" w14:textId="77777777" w:rsidR="00336FAA" w:rsidRDefault="00336FAA">
      <w:pPr>
        <w:spacing w:line="480" w:lineRule="auto"/>
        <w:rPr>
          <w:b/>
          <w:sz w:val="28"/>
          <w:szCs w:val="28"/>
        </w:rPr>
      </w:pPr>
    </w:p>
    <w:p w14:paraId="30D451B8" w14:textId="77777777" w:rsidR="00336FAA" w:rsidRDefault="00000000">
      <w:pPr>
        <w:spacing w:line="480" w:lineRule="auto"/>
        <w:rPr>
          <w:sz w:val="24"/>
          <w:szCs w:val="24"/>
        </w:rPr>
      </w:pPr>
      <w:r>
        <w:rPr>
          <w:b/>
          <w:sz w:val="24"/>
          <w:szCs w:val="24"/>
        </w:rPr>
        <w:t xml:space="preserve">4. Conclusions and discussion </w:t>
      </w:r>
    </w:p>
    <w:p w14:paraId="5C4FD0B1" w14:textId="219DCEAD" w:rsidR="00336FAA" w:rsidRDefault="00000000">
      <w:pPr>
        <w:spacing w:line="480" w:lineRule="auto"/>
        <w:rPr>
          <w:sz w:val="24"/>
          <w:szCs w:val="24"/>
        </w:rPr>
      </w:pPr>
      <w:r>
        <w:rPr>
          <w:sz w:val="24"/>
          <w:szCs w:val="24"/>
        </w:rPr>
        <w:t>Five important conclusions can be drawn from these two studies: (</w:t>
      </w:r>
      <w:proofErr w:type="spellStart"/>
      <w:r>
        <w:rPr>
          <w:sz w:val="24"/>
          <w:szCs w:val="24"/>
        </w:rPr>
        <w:t>i</w:t>
      </w:r>
      <w:proofErr w:type="spellEnd"/>
      <w:r>
        <w:rPr>
          <w:sz w:val="24"/>
          <w:szCs w:val="24"/>
        </w:rPr>
        <w:t xml:space="preserve">.) thinning treatments did not have a statistically significant effect on tree mortality caused by </w:t>
      </w:r>
      <w:r>
        <w:rPr>
          <w:i/>
          <w:iCs/>
          <w:sz w:val="24"/>
          <w:szCs w:val="24"/>
        </w:rPr>
        <w:t>C. sulphurascens</w:t>
      </w:r>
      <w:r>
        <w:rPr>
          <w:sz w:val="24"/>
          <w:szCs w:val="24"/>
        </w:rPr>
        <w:t xml:space="preserve">; (ii.) </w:t>
      </w:r>
      <w:del w:id="880" w:author="Shawn McMurtrey" w:date="2022-11-15T20:36:00Z">
        <w:r>
          <w:rPr>
            <w:sz w:val="24"/>
            <w:szCs w:val="24"/>
          </w:rPr>
          <w:delText xml:space="preserve">increased </w:delText>
        </w:r>
      </w:del>
      <w:r>
        <w:rPr>
          <w:sz w:val="24"/>
          <w:szCs w:val="24"/>
        </w:rPr>
        <w:t xml:space="preserve">thinning treatment did not have a statistically significant effect on annual basal area increment; (iii.) the use of non-host rotations did not have a statistically significant effect on tree mortality caused by </w:t>
      </w:r>
      <w:r>
        <w:rPr>
          <w:i/>
          <w:iCs/>
          <w:sz w:val="24"/>
          <w:szCs w:val="24"/>
        </w:rPr>
        <w:t>C. sulphurascens</w:t>
      </w:r>
      <w:r>
        <w:rPr>
          <w:sz w:val="24"/>
          <w:szCs w:val="24"/>
        </w:rPr>
        <w:t xml:space="preserve"> (iv.) alternate host rotations w</w:t>
      </w:r>
      <w:ins w:id="881" w:author="Shawn McMurtrey" w:date="2022-11-15T20:37:00Z">
        <w:r>
          <w:rPr>
            <w:sz w:val="24"/>
            <w:szCs w:val="24"/>
          </w:rPr>
          <w:t>ere</w:t>
        </w:r>
      </w:ins>
      <w:del w:id="882" w:author="Shawn McMurtrey" w:date="2022-11-15T20:37:00Z">
        <w:r>
          <w:rPr>
            <w:sz w:val="24"/>
            <w:szCs w:val="24"/>
          </w:rPr>
          <w:delText>as</w:delText>
        </w:r>
      </w:del>
      <w:r>
        <w:rPr>
          <w:sz w:val="24"/>
          <w:szCs w:val="24"/>
        </w:rPr>
        <w:t xml:space="preserve"> not found to have a statistically significant effect on </w:t>
      </w:r>
      <w:del w:id="883" w:author="Shawn McMurtrey" w:date="2022-11-15T20:38:00Z">
        <w:r>
          <w:rPr>
            <w:sz w:val="24"/>
            <w:szCs w:val="24"/>
          </w:rPr>
          <w:delText xml:space="preserve">increased </w:delText>
        </w:r>
      </w:del>
      <w:r>
        <w:rPr>
          <w:sz w:val="24"/>
          <w:szCs w:val="24"/>
        </w:rPr>
        <w:t xml:space="preserve">annual basal area increment; (v.) The </w:t>
      </w:r>
      <w:r w:rsidR="00A20A32">
        <w:rPr>
          <w:sz w:val="24"/>
          <w:szCs w:val="24"/>
        </w:rPr>
        <w:t>WRDM</w:t>
      </w:r>
      <w:r>
        <w:rPr>
          <w:sz w:val="24"/>
          <w:szCs w:val="24"/>
        </w:rPr>
        <w:t xml:space="preserve"> extension of the </w:t>
      </w:r>
      <w:r w:rsidR="00A20A32">
        <w:rPr>
          <w:sz w:val="24"/>
          <w:szCs w:val="24"/>
        </w:rPr>
        <w:t>FVS</w:t>
      </w:r>
      <w:r>
        <w:rPr>
          <w:sz w:val="24"/>
          <w:szCs w:val="24"/>
        </w:rPr>
        <w:t xml:space="preserve"> accurately model</w:t>
      </w:r>
      <w:r w:rsidR="00A20A32">
        <w:rPr>
          <w:sz w:val="24"/>
          <w:szCs w:val="24"/>
        </w:rPr>
        <w:t>ed</w:t>
      </w:r>
      <w:r>
        <w:rPr>
          <w:sz w:val="24"/>
          <w:szCs w:val="24"/>
        </w:rPr>
        <w:t xml:space="preserve"> </w:t>
      </w:r>
      <w:r>
        <w:rPr>
          <w:sz w:val="24"/>
          <w:szCs w:val="24"/>
        </w:rPr>
        <w:lastRenderedPageBreak/>
        <w:t xml:space="preserve">the effects of </w:t>
      </w:r>
      <w:r w:rsidR="00A20A32">
        <w:rPr>
          <w:sz w:val="24"/>
          <w:szCs w:val="24"/>
        </w:rPr>
        <w:t>LRR</w:t>
      </w:r>
      <w:r>
        <w:rPr>
          <w:sz w:val="24"/>
          <w:szCs w:val="24"/>
        </w:rPr>
        <w:t xml:space="preserve"> in mature forests with histories of high LRR incidence. The results of these two studies suggest that thinning treatments or alternate host rotations used for other silvicultural objectives may not have a strong impact on LRR disease progression at the time-scales measured in this study. </w:t>
      </w:r>
    </w:p>
    <w:p w14:paraId="7D05EFC3" w14:textId="77777777" w:rsidR="00336FAA" w:rsidRDefault="00336FAA">
      <w:pPr>
        <w:spacing w:line="480" w:lineRule="auto"/>
        <w:rPr>
          <w:b/>
          <w:sz w:val="24"/>
          <w:szCs w:val="24"/>
        </w:rPr>
      </w:pPr>
    </w:p>
    <w:p w14:paraId="67CC0765" w14:textId="77777777" w:rsidR="00336FAA" w:rsidRDefault="00000000">
      <w:pPr>
        <w:spacing w:line="480" w:lineRule="auto"/>
        <w:rPr>
          <w:b/>
          <w:sz w:val="24"/>
          <w:szCs w:val="24"/>
        </w:rPr>
      </w:pPr>
      <w:r>
        <w:rPr>
          <w:b/>
          <w:sz w:val="24"/>
          <w:szCs w:val="24"/>
        </w:rPr>
        <w:t>4.1 Thinning study, cumulative proportional mortality to LRR</w:t>
      </w:r>
    </w:p>
    <w:p w14:paraId="78185B28" w14:textId="77777777" w:rsidR="00336FAA" w:rsidRDefault="00000000">
      <w:pPr>
        <w:spacing w:line="480" w:lineRule="auto"/>
        <w:ind w:firstLine="720"/>
        <w:rPr>
          <w:sz w:val="24"/>
          <w:szCs w:val="24"/>
        </w:rPr>
      </w:pPr>
      <w:r>
        <w:rPr>
          <w:sz w:val="24"/>
          <w:szCs w:val="24"/>
        </w:rPr>
        <w:t xml:space="preserve">The results of the Woods Creek study showed that the </w:t>
      </w:r>
      <w:r>
        <w:rPr>
          <w:bCs/>
          <w:sz w:val="24"/>
          <w:szCs w:val="24"/>
        </w:rPr>
        <w:t>cumulative</w:t>
      </w:r>
      <w:r>
        <w:rPr>
          <w:b/>
          <w:sz w:val="24"/>
          <w:szCs w:val="24"/>
        </w:rPr>
        <w:t xml:space="preserve"> </w:t>
      </w:r>
      <w:r>
        <w:rPr>
          <w:bCs/>
          <w:sz w:val="24"/>
          <w:szCs w:val="24"/>
        </w:rPr>
        <w:t xml:space="preserve">proportion </w:t>
      </w:r>
      <w:r>
        <w:rPr>
          <w:sz w:val="24"/>
          <w:szCs w:val="24"/>
        </w:rPr>
        <w:t xml:space="preserve">of mortality from </w:t>
      </w:r>
      <w:r>
        <w:rPr>
          <w:i/>
          <w:iCs/>
          <w:sz w:val="24"/>
          <w:szCs w:val="24"/>
        </w:rPr>
        <w:t>C. sulphurascens</w:t>
      </w:r>
      <w:r>
        <w:rPr>
          <w:sz w:val="24"/>
          <w:szCs w:val="24"/>
        </w:rPr>
        <w:t xml:space="preserve"> was found to be higher in thinned stands when compared to stands where no thinning occurred. This is consistent with other studies that have shown</w:t>
      </w:r>
      <w:r>
        <w:rPr>
          <w:rFonts w:ascii="Roboto" w:hAnsi="Roboto"/>
          <w:color w:val="000000"/>
          <w:sz w:val="21"/>
          <w:szCs w:val="21"/>
          <w:shd w:val="clear" w:color="auto" w:fill="FFFFFF"/>
        </w:rPr>
        <w:t> </w:t>
      </w:r>
      <w:r>
        <w:rPr>
          <w:sz w:val="24"/>
          <w:szCs w:val="24"/>
        </w:rPr>
        <w:t xml:space="preserve">that </w:t>
      </w:r>
      <w:r>
        <w:rPr>
          <w:color w:val="000000"/>
          <w:sz w:val="24"/>
          <w:szCs w:val="24"/>
          <w:shd w:val="clear" w:color="auto" w:fill="FFFFFF"/>
        </w:rPr>
        <w:t>c</w:t>
      </w:r>
      <w:r>
        <w:rPr>
          <w:sz w:val="24"/>
          <w:szCs w:val="24"/>
        </w:rPr>
        <w:t>hanges within forest structure from timber harvesting often increases root disease activity (</w:t>
      </w:r>
      <w:r>
        <w:rPr>
          <w:rFonts w:eastAsia="Times New Roman"/>
          <w:sz w:val="24"/>
          <w:szCs w:val="24"/>
        </w:rPr>
        <w:t>Cleary et al.2013; Fairweather et al.2006; Morrison et al.1991</w:t>
      </w:r>
      <w:r>
        <w:rPr>
          <w:sz w:val="24"/>
          <w:szCs w:val="24"/>
        </w:rPr>
        <w:t>). Additionally, s</w:t>
      </w:r>
      <w:r>
        <w:rPr>
          <w:color w:val="000000"/>
          <w:sz w:val="24"/>
          <w:szCs w:val="24"/>
          <w:shd w:val="clear" w:color="auto" w:fill="FFFFFF"/>
        </w:rPr>
        <w:t xml:space="preserve">elective logging and changes in forest landscapes that have occurred from fire suppression efforts, often lead to an increase in host tree species that are more prone to root disease </w:t>
      </w:r>
      <w:r>
        <w:rPr>
          <w:sz w:val="24"/>
          <w:szCs w:val="24"/>
        </w:rPr>
        <w:t>(</w:t>
      </w:r>
      <w:r>
        <w:rPr>
          <w:rFonts w:eastAsia="Times New Roman"/>
          <w:sz w:val="24"/>
          <w:szCs w:val="24"/>
        </w:rPr>
        <w:t>Fairweather et al. 2006</w:t>
      </w:r>
      <w:r>
        <w:rPr>
          <w:sz w:val="24"/>
          <w:szCs w:val="24"/>
        </w:rPr>
        <w:t xml:space="preserve">). </w:t>
      </w:r>
    </w:p>
    <w:p w14:paraId="596E0D22" w14:textId="2181445A" w:rsidR="00336FAA" w:rsidRDefault="00000000">
      <w:pPr>
        <w:spacing w:line="480" w:lineRule="auto"/>
        <w:rPr>
          <w:sz w:val="24"/>
          <w:szCs w:val="24"/>
        </w:rPr>
      </w:pPr>
      <w:r>
        <w:rPr>
          <w:sz w:val="24"/>
          <w:szCs w:val="24"/>
        </w:rPr>
        <w:tab/>
        <w:t xml:space="preserve">Of the </w:t>
      </w:r>
      <w:r w:rsidR="00A20A32">
        <w:rPr>
          <w:sz w:val="24"/>
          <w:szCs w:val="24"/>
        </w:rPr>
        <w:t xml:space="preserve">ca. </w:t>
      </w:r>
      <w:r>
        <w:rPr>
          <w:sz w:val="24"/>
          <w:szCs w:val="24"/>
        </w:rPr>
        <w:t xml:space="preserve">20% of </w:t>
      </w:r>
      <w:r w:rsidR="00A20A32">
        <w:rPr>
          <w:sz w:val="24"/>
          <w:szCs w:val="24"/>
        </w:rPr>
        <w:t>tree</w:t>
      </w:r>
      <w:r>
        <w:rPr>
          <w:sz w:val="24"/>
          <w:szCs w:val="24"/>
        </w:rPr>
        <w:t xml:space="preserve">s that were not Douglas-fir, seven were recorded as having mortality from LRR. This included six western hemlock and </w:t>
      </w:r>
      <w:r w:rsidR="00071BEE">
        <w:rPr>
          <w:sz w:val="24"/>
          <w:szCs w:val="24"/>
        </w:rPr>
        <w:t>one</w:t>
      </w:r>
      <w:r>
        <w:rPr>
          <w:sz w:val="24"/>
          <w:szCs w:val="24"/>
        </w:rPr>
        <w:t xml:space="preserve"> western red cedar. The reported western red cedar is a curious result as western red cedar has been shown to be resistant to </w:t>
      </w:r>
      <w:r>
        <w:rPr>
          <w:i/>
          <w:iCs/>
          <w:sz w:val="24"/>
          <w:szCs w:val="24"/>
        </w:rPr>
        <w:t>C. sulphurascens</w:t>
      </w:r>
      <w:r>
        <w:rPr>
          <w:sz w:val="24"/>
          <w:szCs w:val="24"/>
        </w:rPr>
        <w:t xml:space="preserve"> (Lim et al.2005). Western red cedar is however highly susceptible to the closely related </w:t>
      </w:r>
      <w:r>
        <w:rPr>
          <w:i/>
          <w:iCs/>
          <w:sz w:val="24"/>
          <w:szCs w:val="24"/>
        </w:rPr>
        <w:t>Coniferiporia weirii</w:t>
      </w:r>
      <w:r>
        <w:rPr>
          <w:sz w:val="24"/>
          <w:szCs w:val="24"/>
        </w:rPr>
        <w:t xml:space="preserve"> (McMurtrey et al. 2022; Lim et al. 2005). The Woods Creek study area is beyond the range that </w:t>
      </w:r>
      <w:r>
        <w:rPr>
          <w:i/>
          <w:iCs/>
          <w:sz w:val="24"/>
          <w:szCs w:val="24"/>
        </w:rPr>
        <w:t>C. weirii</w:t>
      </w:r>
      <w:r>
        <w:rPr>
          <w:sz w:val="24"/>
          <w:szCs w:val="24"/>
        </w:rPr>
        <w:t xml:space="preserve"> has been reported at, despite the main host species being present and the habitat being suitable for </w:t>
      </w:r>
      <w:r>
        <w:rPr>
          <w:i/>
          <w:iCs/>
          <w:sz w:val="24"/>
          <w:szCs w:val="24"/>
        </w:rPr>
        <w:t>C. weirii</w:t>
      </w:r>
      <w:r>
        <w:rPr>
          <w:sz w:val="24"/>
          <w:szCs w:val="24"/>
        </w:rPr>
        <w:t xml:space="preserve"> survival.  </w:t>
      </w:r>
    </w:p>
    <w:p w14:paraId="6DFAB813" w14:textId="38A0AB0A" w:rsidR="00336FAA" w:rsidRDefault="00071BEE">
      <w:pPr>
        <w:spacing w:line="480" w:lineRule="auto"/>
        <w:ind w:firstLine="720"/>
        <w:rPr>
          <w:sz w:val="24"/>
          <w:szCs w:val="24"/>
        </w:rPr>
      </w:pPr>
      <w:r>
        <w:rPr>
          <w:sz w:val="24"/>
          <w:szCs w:val="24"/>
        </w:rPr>
        <w:lastRenderedPageBreak/>
        <w:t>Given the lack of treatment effect on basal area effect, it may not be economically feasible to thin for LRR management and increased growth. The feasibility of the treatments could not be reliably concluded</w:t>
      </w:r>
      <w:r w:rsidR="00000000">
        <w:rPr>
          <w:sz w:val="24"/>
          <w:szCs w:val="24"/>
        </w:rPr>
        <w:t xml:space="preserve"> without records of the salvage operations. </w:t>
      </w:r>
      <w:r w:rsidRPr="00071BEE">
        <w:rPr>
          <w:sz w:val="24"/>
          <w:szCs w:val="24"/>
          <w:highlight w:val="yellow"/>
        </w:rPr>
        <w:t>LOOK AT LAWSON THESIS AND COME BACK TO THIS.</w:t>
      </w:r>
    </w:p>
    <w:p w14:paraId="4674B23B" w14:textId="77777777" w:rsidR="00336FAA" w:rsidRDefault="00336FAA">
      <w:pPr>
        <w:spacing w:line="480" w:lineRule="auto"/>
        <w:rPr>
          <w:sz w:val="24"/>
          <w:szCs w:val="24"/>
        </w:rPr>
      </w:pPr>
    </w:p>
    <w:p w14:paraId="05E648B2" w14:textId="77777777" w:rsidR="00336FAA" w:rsidRDefault="00000000">
      <w:pPr>
        <w:spacing w:line="480" w:lineRule="auto"/>
        <w:rPr>
          <w:b/>
          <w:sz w:val="24"/>
          <w:szCs w:val="24"/>
        </w:rPr>
      </w:pPr>
      <w:r>
        <w:rPr>
          <w:b/>
          <w:sz w:val="24"/>
          <w:szCs w:val="24"/>
        </w:rPr>
        <w:t>4.2 Thinning study, basal area and basal area increment</w:t>
      </w:r>
    </w:p>
    <w:p w14:paraId="6E7F7E2C" w14:textId="29B464C7" w:rsidR="00336FAA" w:rsidRDefault="00000000">
      <w:pPr>
        <w:spacing w:line="480" w:lineRule="auto"/>
        <w:rPr>
          <w:sz w:val="24"/>
          <w:szCs w:val="24"/>
        </w:rPr>
      </w:pPr>
      <w:r>
        <w:rPr>
          <w:sz w:val="24"/>
          <w:szCs w:val="24"/>
        </w:rPr>
        <w:t>The thinning treatments appear to be fundamentally different in regards to the size of the trees that were removed as well as the total basal area remaining. Due to lack of salvage records or detailed information about the nature of the thinning, it is difficult to explain the lack of an expected thinning effect on basal area increment. It is possible that differences in stand age structure and spatial distribution of trees altered the dynamics of growth in the stands</w:t>
      </w:r>
      <w:r w:rsidR="00A3556E">
        <w:rPr>
          <w:sz w:val="24"/>
          <w:szCs w:val="24"/>
        </w:rPr>
        <w:t xml:space="preserve"> (REFERENCE)</w:t>
      </w:r>
      <w:r>
        <w:rPr>
          <w:sz w:val="24"/>
          <w:szCs w:val="24"/>
        </w:rPr>
        <w:t xml:space="preserve">, </w:t>
      </w:r>
      <w:r w:rsidR="00A3556E">
        <w:rPr>
          <w:sz w:val="24"/>
          <w:szCs w:val="24"/>
        </w:rPr>
        <w:t>independent</w:t>
      </w:r>
      <w:r>
        <w:rPr>
          <w:sz w:val="24"/>
          <w:szCs w:val="24"/>
        </w:rPr>
        <w:t xml:space="preserve"> of effects on laminated root rot incidence and mortality. The block-to-block variation in total basal area, trees per acre, and QMD was very high for the </w:t>
      </w:r>
      <w:r w:rsidR="00A3556E">
        <w:rPr>
          <w:sz w:val="24"/>
          <w:szCs w:val="24"/>
        </w:rPr>
        <w:t>l</w:t>
      </w:r>
      <w:r>
        <w:rPr>
          <w:sz w:val="24"/>
          <w:szCs w:val="24"/>
        </w:rPr>
        <w:t>ight thin treatment, while it was more consistent for the unthinned and thin treatments. When looking at all stands together, the expected negative relationship between starting basal area and basal area increment was observed</w:t>
      </w:r>
      <w:r w:rsidR="00DF21D8">
        <w:rPr>
          <w:sz w:val="24"/>
          <w:szCs w:val="24"/>
        </w:rPr>
        <w:t xml:space="preserve"> (data not shown)</w:t>
      </w:r>
      <w:r>
        <w:rPr>
          <w:sz w:val="24"/>
          <w:szCs w:val="24"/>
        </w:rPr>
        <w:t>. Overall</w:t>
      </w:r>
      <w:r w:rsidR="00DF21D8">
        <w:rPr>
          <w:sz w:val="24"/>
          <w:szCs w:val="24"/>
        </w:rPr>
        <w:t>,</w:t>
      </w:r>
      <w:r>
        <w:rPr>
          <w:sz w:val="24"/>
          <w:szCs w:val="24"/>
        </w:rPr>
        <w:t xml:space="preserve"> we found no evidence to support that thinning decreased incidence or </w:t>
      </w:r>
      <w:r w:rsidR="00DF21D8">
        <w:rPr>
          <w:sz w:val="24"/>
          <w:szCs w:val="24"/>
        </w:rPr>
        <w:t>mortality</w:t>
      </w:r>
      <w:r>
        <w:rPr>
          <w:sz w:val="24"/>
          <w:szCs w:val="24"/>
        </w:rPr>
        <w:t xml:space="preserve"> of LRR. We did not observe the expected positive basal area growth impact of thinning seen in other studies (Berg 1978, Lawson 1983).</w:t>
      </w:r>
    </w:p>
    <w:p w14:paraId="2C184FF4" w14:textId="77777777" w:rsidR="00336FAA" w:rsidRDefault="00336FAA">
      <w:pPr>
        <w:spacing w:line="480" w:lineRule="auto"/>
        <w:ind w:firstLine="720"/>
        <w:rPr>
          <w:sz w:val="24"/>
          <w:szCs w:val="24"/>
        </w:rPr>
      </w:pPr>
    </w:p>
    <w:p w14:paraId="3BC001C2" w14:textId="77777777" w:rsidR="00336FAA" w:rsidRDefault="00000000">
      <w:pPr>
        <w:spacing w:line="480" w:lineRule="auto"/>
        <w:rPr>
          <w:b/>
          <w:sz w:val="24"/>
          <w:szCs w:val="24"/>
        </w:rPr>
      </w:pPr>
      <w:r>
        <w:rPr>
          <w:b/>
          <w:sz w:val="24"/>
          <w:szCs w:val="24"/>
        </w:rPr>
        <w:t>4.3 Alternate host Study, Cumulative proportional mortality to LRR</w:t>
      </w:r>
    </w:p>
    <w:p w14:paraId="50103935" w14:textId="44ED6D93" w:rsidR="00336FAA" w:rsidRDefault="00000000">
      <w:pPr>
        <w:spacing w:line="480" w:lineRule="auto"/>
        <w:rPr>
          <w:sz w:val="24"/>
          <w:szCs w:val="24"/>
        </w:rPr>
      </w:pPr>
      <w:r>
        <w:rPr>
          <w:sz w:val="24"/>
          <w:szCs w:val="24"/>
        </w:rPr>
        <w:lastRenderedPageBreak/>
        <w:t>The Apiary hardwood rotation study illustrated a challenge associated with forest management, which is potential tradeoffs between effectiveness and cost of interventions. Several plots of the hardwood rotation treatments experience</w:t>
      </w:r>
      <w:r w:rsidR="00345571">
        <w:rPr>
          <w:sz w:val="24"/>
          <w:szCs w:val="24"/>
        </w:rPr>
        <w:t>d</w:t>
      </w:r>
      <w:r>
        <w:rPr>
          <w:sz w:val="24"/>
          <w:szCs w:val="24"/>
        </w:rPr>
        <w:t xml:space="preserve"> high levels of hardwood resprouting following harvest and establishment of Douglas-fir seedlings.  Periodic mechanical and chemical removal of these resprouts w</w:t>
      </w:r>
      <w:r w:rsidR="00345571">
        <w:rPr>
          <w:sz w:val="24"/>
          <w:szCs w:val="24"/>
        </w:rPr>
        <w:t xml:space="preserve">ere </w:t>
      </w:r>
      <w:r>
        <w:rPr>
          <w:sz w:val="24"/>
          <w:szCs w:val="24"/>
        </w:rPr>
        <w:t>required and even these interventions did not completely control all suppressive effects of the hardwood resprouts. So, while hardwood rotation sometimes resulted in modest reduction of Douglas-fir mortality caused by laminated root rot in this study, it was accompanied by Douglas-fir mortality resulting from suppression. Additionally, trees that are most resistan</w:t>
      </w:r>
      <w:r w:rsidR="00345571">
        <w:rPr>
          <w:sz w:val="24"/>
          <w:szCs w:val="24"/>
        </w:rPr>
        <w:t>t</w:t>
      </w:r>
      <w:r>
        <w:rPr>
          <w:sz w:val="24"/>
          <w:szCs w:val="24"/>
        </w:rPr>
        <w:t xml:space="preserve"> to </w:t>
      </w:r>
      <w:r>
        <w:rPr>
          <w:i/>
          <w:iCs/>
          <w:sz w:val="24"/>
          <w:szCs w:val="24"/>
        </w:rPr>
        <w:t>C. sulphurascens</w:t>
      </w:r>
      <w:r>
        <w:rPr>
          <w:sz w:val="24"/>
          <w:szCs w:val="24"/>
        </w:rPr>
        <w:t xml:space="preserve"> such as hardwoods, pines, and western red</w:t>
      </w:r>
      <w:r w:rsidR="00345571">
        <w:rPr>
          <w:sz w:val="24"/>
          <w:szCs w:val="24"/>
        </w:rPr>
        <w:t xml:space="preserve"> </w:t>
      </w:r>
      <w:r>
        <w:rPr>
          <w:sz w:val="24"/>
          <w:szCs w:val="24"/>
        </w:rPr>
        <w:t>cedar are often not viable alternatives for stands in this region in terms of adaptability and value (Trappe 1972).</w:t>
      </w:r>
    </w:p>
    <w:p w14:paraId="196F75E8" w14:textId="361436CF" w:rsidR="00336FAA" w:rsidRDefault="00000000">
      <w:pPr>
        <w:spacing w:line="480" w:lineRule="auto"/>
        <w:ind w:firstLine="720"/>
        <w:rPr>
          <w:sz w:val="24"/>
          <w:szCs w:val="24"/>
        </w:rPr>
      </w:pPr>
      <w:r>
        <w:rPr>
          <w:sz w:val="24"/>
          <w:szCs w:val="24"/>
        </w:rPr>
        <w:t xml:space="preserve">In the late measurement period of this study (36–45-year-old Douglas-fir) the rates of mortality and basal area were diverging across blocks, with the highest initial incidence blocks suffering the greatest losses. </w:t>
      </w:r>
      <w:r w:rsidR="00345571">
        <w:rPr>
          <w:sz w:val="24"/>
          <w:szCs w:val="24"/>
        </w:rPr>
        <w:t>T</w:t>
      </w:r>
      <w:r>
        <w:rPr>
          <w:sz w:val="24"/>
          <w:szCs w:val="24"/>
        </w:rPr>
        <w:t>he rotation treatments were not allowed to reach this level of maturity. It is possible that rotation effects on basal area and LRR mortality may have been more pronounced if the slow-developing disease had been observed for a longer time. Together, these observations suggest that hardwood rotations for short rotation forestry (&lt;40 years) may not be recommended, given potential costs associated with vegetation management, and the delayed expression of the disease. This comes with the caveat that the effect of heart and but</w:t>
      </w:r>
      <w:r w:rsidR="00345571">
        <w:rPr>
          <w:sz w:val="24"/>
          <w:szCs w:val="24"/>
        </w:rPr>
        <w:t>t</w:t>
      </w:r>
      <w:r>
        <w:rPr>
          <w:sz w:val="24"/>
          <w:szCs w:val="24"/>
        </w:rPr>
        <w:t xml:space="preserve"> rot on </w:t>
      </w:r>
      <w:r>
        <w:rPr>
          <w:sz w:val="24"/>
          <w:szCs w:val="24"/>
        </w:rPr>
        <w:lastRenderedPageBreak/>
        <w:t>merchantable timber in this study could not be determined and may be significant</w:t>
      </w:r>
      <w:r w:rsidR="00345571">
        <w:rPr>
          <w:sz w:val="24"/>
          <w:szCs w:val="24"/>
        </w:rPr>
        <w:t xml:space="preserve"> (</w:t>
      </w:r>
      <w:r w:rsidR="00345571" w:rsidRPr="00345571">
        <w:rPr>
          <w:sz w:val="24"/>
          <w:szCs w:val="24"/>
          <w:highlight w:val="yellow"/>
        </w:rPr>
        <w:t>REFERENCE</w:t>
      </w:r>
      <w:r w:rsidR="00345571">
        <w:rPr>
          <w:sz w:val="24"/>
          <w:szCs w:val="24"/>
        </w:rPr>
        <w:t>)</w:t>
      </w:r>
      <w:r>
        <w:rPr>
          <w:sz w:val="24"/>
          <w:szCs w:val="24"/>
        </w:rPr>
        <w:t>.</w:t>
      </w:r>
    </w:p>
    <w:p w14:paraId="640AFBFA" w14:textId="77777777" w:rsidR="00336FAA" w:rsidRDefault="00336FAA">
      <w:pPr>
        <w:spacing w:line="480" w:lineRule="auto"/>
        <w:ind w:firstLine="720"/>
        <w:rPr>
          <w:sz w:val="24"/>
          <w:szCs w:val="24"/>
        </w:rPr>
      </w:pPr>
    </w:p>
    <w:p w14:paraId="14719697" w14:textId="77777777" w:rsidR="00336FAA" w:rsidRDefault="00000000">
      <w:pPr>
        <w:spacing w:line="480" w:lineRule="auto"/>
        <w:rPr>
          <w:sz w:val="24"/>
          <w:szCs w:val="24"/>
          <w:vertAlign w:val="subscript"/>
        </w:rPr>
      </w:pPr>
      <w:r>
        <w:rPr>
          <w:b/>
          <w:sz w:val="24"/>
          <w:szCs w:val="24"/>
        </w:rPr>
        <w:t xml:space="preserve">4.4 Forest vegetation simulator </w:t>
      </w:r>
    </w:p>
    <w:p w14:paraId="64AAE07E" w14:textId="1B8ACE86" w:rsidR="00336FAA" w:rsidRDefault="00000000">
      <w:pPr>
        <w:spacing w:line="480" w:lineRule="auto"/>
        <w:rPr>
          <w:sz w:val="24"/>
          <w:szCs w:val="24"/>
        </w:rPr>
      </w:pPr>
      <w:r>
        <w:rPr>
          <w:sz w:val="24"/>
          <w:szCs w:val="24"/>
        </w:rPr>
        <w:t>Woods Creek modelled predictions</w:t>
      </w:r>
      <w:r>
        <w:t xml:space="preserve"> were more highly correlated with the measured changes when the </w:t>
      </w:r>
      <w:r>
        <w:rPr>
          <w:sz w:val="24"/>
          <w:szCs w:val="24"/>
        </w:rPr>
        <w:t>WRDM was used along with the FVS model. Using the FVS model alone tended to underpredict the impact of LRR. This in turn caused an overprediction of growth and yield for the stands. This finding was consistent with the findings from Maffei et al.2008.</w:t>
      </w:r>
      <w:r>
        <w:rPr>
          <w:rFonts w:eastAsia="Times New Roman"/>
          <w:sz w:val="24"/>
          <w:szCs w:val="24"/>
        </w:rPr>
        <w:t xml:space="preserve"> It</w:t>
      </w:r>
      <w:r>
        <w:t xml:space="preserve"> </w:t>
      </w:r>
      <w:r>
        <w:rPr>
          <w:sz w:val="24"/>
          <w:szCs w:val="24"/>
        </w:rPr>
        <w:t>is worth noting that accuracy would likely continue to decrease over longer time periods. The time span of 30 years is arguably a relatively short time in terms of timber rotations</w:t>
      </w:r>
      <w:r w:rsidR="00345571">
        <w:rPr>
          <w:sz w:val="24"/>
          <w:szCs w:val="24"/>
        </w:rPr>
        <w:t xml:space="preserve">, </w:t>
      </w:r>
      <w:r>
        <w:rPr>
          <w:sz w:val="24"/>
          <w:szCs w:val="24"/>
        </w:rPr>
        <w:t>forest ecosystems</w:t>
      </w:r>
      <w:r w:rsidR="00345571">
        <w:rPr>
          <w:sz w:val="24"/>
          <w:szCs w:val="24"/>
        </w:rPr>
        <w:t>, and root rot development</w:t>
      </w:r>
      <w:r>
        <w:rPr>
          <w:sz w:val="24"/>
          <w:szCs w:val="24"/>
        </w:rPr>
        <w:t xml:space="preserve">. Varying results are also expected to occur dependent upon more or less </w:t>
      </w:r>
      <w:r w:rsidR="00A07877">
        <w:rPr>
          <w:sz w:val="24"/>
          <w:szCs w:val="24"/>
        </w:rPr>
        <w:t>accurate</w:t>
      </w:r>
      <w:r>
        <w:rPr>
          <w:sz w:val="24"/>
          <w:szCs w:val="24"/>
        </w:rPr>
        <w:t xml:space="preserve"> root disease settings used to initialize the WRDM (i.e., hectares of root disease area or number of infected trees).</w:t>
      </w:r>
      <w:r w:rsidR="00A07877">
        <w:rPr>
          <w:sz w:val="24"/>
          <w:szCs w:val="24"/>
        </w:rPr>
        <w:t xml:space="preserve"> The root rot pockets can be hard to delineate and account for.</w:t>
      </w:r>
      <w:r>
        <w:rPr>
          <w:sz w:val="24"/>
          <w:szCs w:val="24"/>
        </w:rPr>
        <w:t xml:space="preserve"> It should also be taken into consideration that larger stand sizes might decrease the accuracy of the models.</w:t>
      </w:r>
    </w:p>
    <w:p w14:paraId="0A73201D" w14:textId="3234CBFF" w:rsidR="00336FAA" w:rsidRDefault="00000000" w:rsidP="003C76DE">
      <w:pPr>
        <w:tabs>
          <w:tab w:val="left" w:pos="2520"/>
        </w:tabs>
        <w:spacing w:line="480" w:lineRule="auto"/>
        <w:ind w:firstLine="720"/>
        <w:rPr>
          <w:sz w:val="24"/>
          <w:szCs w:val="24"/>
        </w:rPr>
      </w:pPr>
      <w:r>
        <w:rPr>
          <w:sz w:val="24"/>
          <w:szCs w:val="24"/>
        </w:rPr>
        <w:t>The results from the WRDM within the Woods Creek study produced the most c</w:t>
      </w:r>
      <w:r w:rsidR="00A07877">
        <w:rPr>
          <w:sz w:val="24"/>
          <w:szCs w:val="24"/>
        </w:rPr>
        <w:t>onsistent</w:t>
      </w:r>
      <w:r>
        <w:rPr>
          <w:sz w:val="24"/>
          <w:szCs w:val="24"/>
        </w:rPr>
        <w:t xml:space="preserve"> results. There have been other studies conducted that have analyzed different forest models that have similarly predicted relatively </w:t>
      </w:r>
      <w:r w:rsidR="00A07877">
        <w:rPr>
          <w:sz w:val="24"/>
          <w:szCs w:val="24"/>
        </w:rPr>
        <w:t xml:space="preserve">consistent </w:t>
      </w:r>
      <w:r>
        <w:rPr>
          <w:sz w:val="24"/>
          <w:szCs w:val="24"/>
        </w:rPr>
        <w:t xml:space="preserve">trends (Canavan and Ramm 2000; Woods and Watts 2019). The Apiary modelled forecasts did not show a strong correlation with measured changes. </w:t>
      </w:r>
      <w:r w:rsidR="003C76DE">
        <w:rPr>
          <w:sz w:val="24"/>
          <w:szCs w:val="24"/>
        </w:rPr>
        <w:t>Forest Vegetative Simulator and WRDM recommends using both height and diameter measurements for small trees (</w:t>
      </w:r>
      <w:r w:rsidR="003C76DE" w:rsidRPr="003C76DE">
        <w:rPr>
          <w:sz w:val="24"/>
          <w:szCs w:val="24"/>
          <w:highlight w:val="yellow"/>
        </w:rPr>
        <w:t>REFERENCE),</w:t>
      </w:r>
      <w:r w:rsidR="003C76DE">
        <w:rPr>
          <w:sz w:val="24"/>
          <w:szCs w:val="24"/>
        </w:rPr>
        <w:t xml:space="preserve"> like those used within this study. Heights were not reliably recorded </w:t>
      </w:r>
      <w:r w:rsidR="003C76DE">
        <w:rPr>
          <w:sz w:val="24"/>
          <w:szCs w:val="24"/>
        </w:rPr>
        <w:lastRenderedPageBreak/>
        <w:t xml:space="preserve">and thus not used in the model which may account for differences between measured and predicted growth. </w:t>
      </w:r>
      <w:r>
        <w:rPr>
          <w:sz w:val="24"/>
          <w:szCs w:val="24"/>
        </w:rPr>
        <w:t>Additionally, models don’t always account for amounts of inoculum within the soil, rate of disease spread, or expected tree loss. There are also many alternate compounding variables that influence forest health, disease spread, such as temperature, soil moisture, and pH levels (Lattin 1998; Angwin 1985; Hansen et al.1983).</w:t>
      </w:r>
      <w:r w:rsidR="003C76DE">
        <w:rPr>
          <w:sz w:val="24"/>
          <w:szCs w:val="24"/>
        </w:rPr>
        <w:t xml:space="preserve"> </w:t>
      </w:r>
      <w:r>
        <w:rPr>
          <w:sz w:val="24"/>
          <w:szCs w:val="24"/>
        </w:rPr>
        <w:t xml:space="preserve">These variables have not been adequately accounted for within this study. Further reproducible studies are needed to better understand FVS and WRDM calibrations, and to assist with refining parameterization and initializing the models for similar forest stands (Maffei et al.2008).  </w:t>
      </w:r>
    </w:p>
    <w:p w14:paraId="7DA39FF2" w14:textId="77777777" w:rsidR="00336FAA" w:rsidRDefault="00336FAA">
      <w:pPr>
        <w:tabs>
          <w:tab w:val="left" w:pos="2520"/>
        </w:tabs>
        <w:spacing w:line="480" w:lineRule="auto"/>
        <w:ind w:firstLine="720"/>
        <w:rPr>
          <w:sz w:val="24"/>
          <w:szCs w:val="24"/>
        </w:rPr>
      </w:pPr>
    </w:p>
    <w:p w14:paraId="093BF596" w14:textId="77777777" w:rsidR="00336FAA" w:rsidRDefault="00000000">
      <w:pPr>
        <w:tabs>
          <w:tab w:val="left" w:pos="2520"/>
        </w:tabs>
        <w:spacing w:line="480" w:lineRule="auto"/>
        <w:rPr>
          <w:b/>
          <w:bCs/>
          <w:sz w:val="24"/>
          <w:szCs w:val="24"/>
        </w:rPr>
      </w:pPr>
      <w:r>
        <w:rPr>
          <w:b/>
          <w:bCs/>
          <w:sz w:val="24"/>
          <w:szCs w:val="24"/>
        </w:rPr>
        <w:t>4.5 Management Strategies for LRR</w:t>
      </w:r>
    </w:p>
    <w:p w14:paraId="5C4939E8" w14:textId="77777777" w:rsidR="00336FAA" w:rsidRDefault="00000000" w:rsidP="00A07877">
      <w:pPr>
        <w:spacing w:line="480" w:lineRule="auto"/>
        <w:ind w:firstLine="720"/>
        <w:rPr>
          <w:sz w:val="24"/>
          <w:szCs w:val="24"/>
        </w:rPr>
      </w:pPr>
      <w:r>
        <w:rPr>
          <w:sz w:val="24"/>
          <w:szCs w:val="24"/>
        </w:rPr>
        <w:t>Managing for LRR has been a long-standing dilemma that has frustrated land managers and forest pathologists for many decades. This disease can be hard to detect and monitor as it primarily occurs under the ground. Mechanical management options such as thinning, trenching, or removing stumps from the soil are time consuming and costly.</w:t>
      </w:r>
      <w:ins w:id="884" w:author="Sarah Hoffman" w:date="2022-11-07T21:19:00Z">
        <w:r>
          <w:rPr>
            <w:sz w:val="24"/>
            <w:szCs w:val="24"/>
          </w:rPr>
          <w:t xml:space="preserve"> </w:t>
        </w:r>
      </w:ins>
      <w:del w:id="885" w:author="Sarah Hoffman" w:date="2022-11-07T21:19:00Z">
        <w:r>
          <w:rPr>
            <w:sz w:val="24"/>
            <w:szCs w:val="24"/>
          </w:rPr>
          <w:delText xml:space="preserve"> Removing all of the inoculum source from the soil </w:delText>
        </w:r>
      </w:del>
      <w:del w:id="886" w:author="Sarah Hoffman" w:date="2022-11-07T21:17:00Z">
        <w:r>
          <w:rPr>
            <w:sz w:val="24"/>
            <w:szCs w:val="24"/>
          </w:rPr>
          <w:delText>of a stie is going to be nearly impossible</w:delText>
        </w:r>
      </w:del>
      <w:del w:id="887" w:author="Sarah Hoffman" w:date="2022-11-07T21:19:00Z">
        <w:r>
          <w:rPr>
            <w:sz w:val="24"/>
            <w:szCs w:val="24"/>
          </w:rPr>
          <w:delText xml:space="preserve">. </w:delText>
        </w:r>
      </w:del>
      <w:r>
        <w:rPr>
          <w:sz w:val="24"/>
          <w:szCs w:val="24"/>
        </w:rPr>
        <w:t xml:space="preserve">Harvesting Douglas-fir and planting alternate hosts might not be effective or economically feasible in some areas. </w:t>
      </w:r>
      <w:ins w:id="888" w:author="Shawn McMurtrey" w:date="2022-11-13T10:04:00Z">
        <w:r>
          <w:rPr>
            <w:sz w:val="24"/>
            <w:szCs w:val="24"/>
          </w:rPr>
          <w:t xml:space="preserve">Selective breeding </w:t>
        </w:r>
      </w:ins>
      <w:ins w:id="889" w:author="Shawn McMurtrey" w:date="2022-11-13T10:08:00Z">
        <w:r>
          <w:rPr>
            <w:sz w:val="24"/>
            <w:szCs w:val="24"/>
          </w:rPr>
          <w:t>for desired genotypes within</w:t>
        </w:r>
      </w:ins>
      <w:ins w:id="890" w:author="Shawn McMurtrey" w:date="2022-11-13T10:05:00Z">
        <w:r>
          <w:rPr>
            <w:sz w:val="24"/>
            <w:szCs w:val="24"/>
          </w:rPr>
          <w:t xml:space="preserve"> conifers</w:t>
        </w:r>
      </w:ins>
      <w:ins w:id="891" w:author="Shawn McMurtrey" w:date="2022-11-13T10:06:00Z">
        <w:r>
          <w:rPr>
            <w:sz w:val="24"/>
            <w:szCs w:val="24"/>
          </w:rPr>
          <w:t xml:space="preserve"> takes many years. </w:t>
        </w:r>
      </w:ins>
      <w:ins w:id="892" w:author="Shawn McMurtrey" w:date="2022-11-13T10:07:00Z">
        <w:r>
          <w:rPr>
            <w:sz w:val="24"/>
            <w:szCs w:val="24"/>
          </w:rPr>
          <w:t>In contrast to annuals and horticulture crops, where the molecular controls of pathogen defense and resistance are well understood, the response in trees (both angiosperms and gymnosperms) is still largely unknown (</w:t>
        </w:r>
      </w:ins>
      <w:proofErr w:type="spellStart"/>
      <w:ins w:id="893" w:author="Shawn McMurtrey" w:date="2022-11-13T10:14:00Z">
        <w:r>
          <w:rPr>
            <w:rFonts w:eastAsia="Times New Roman"/>
            <w:sz w:val="24"/>
            <w:szCs w:val="24"/>
          </w:rPr>
          <w:t>Veluthakkal</w:t>
        </w:r>
        <w:proofErr w:type="spellEnd"/>
        <w:r>
          <w:rPr>
            <w:rFonts w:eastAsia="Times New Roman"/>
            <w:sz w:val="24"/>
            <w:szCs w:val="24"/>
          </w:rPr>
          <w:t xml:space="preserve"> and Dasgupta</w:t>
        </w:r>
        <w:r>
          <w:rPr>
            <w:sz w:val="24"/>
            <w:szCs w:val="24"/>
          </w:rPr>
          <w:t xml:space="preserve"> 2010, </w:t>
        </w:r>
      </w:ins>
      <w:proofErr w:type="spellStart"/>
      <w:ins w:id="894" w:author="Shawn McMurtrey" w:date="2022-11-13T10:07:00Z">
        <w:r>
          <w:rPr>
            <w:sz w:val="24"/>
            <w:szCs w:val="24"/>
          </w:rPr>
          <w:t>Franceschi</w:t>
        </w:r>
        <w:proofErr w:type="spellEnd"/>
        <w:r>
          <w:rPr>
            <w:sz w:val="24"/>
            <w:szCs w:val="24"/>
          </w:rPr>
          <w:t xml:space="preserve"> et al. 2005)</w:t>
        </w:r>
      </w:ins>
      <w:ins w:id="895" w:author="Shawn McMurtrey" w:date="2022-11-13T10:08:00Z">
        <w:r>
          <w:rPr>
            <w:sz w:val="24"/>
            <w:szCs w:val="24"/>
          </w:rPr>
          <w:t>.</w:t>
        </w:r>
      </w:ins>
      <w:ins w:id="896" w:author="Shawn McMurtrey" w:date="2022-11-13T10:09:00Z">
        <w:r>
          <w:rPr>
            <w:sz w:val="24"/>
            <w:szCs w:val="24"/>
          </w:rPr>
          <w:t xml:space="preserve"> </w:t>
        </w:r>
      </w:ins>
      <w:r>
        <w:rPr>
          <w:sz w:val="24"/>
          <w:szCs w:val="24"/>
        </w:rPr>
        <w:t xml:space="preserve">From the results of this </w:t>
      </w:r>
      <w:r>
        <w:rPr>
          <w:sz w:val="24"/>
          <w:szCs w:val="24"/>
        </w:rPr>
        <w:lastRenderedPageBreak/>
        <w:t>paper, mechanical thinning and alternate host rotations do not seem to be viable management options for LRR. Potential future</w:t>
      </w:r>
      <w:ins w:id="897" w:author="Sarah Hoffman" w:date="2022-11-07T15:17:00Z">
        <w:r>
          <w:rPr>
            <w:sz w:val="24"/>
            <w:szCs w:val="24"/>
          </w:rPr>
          <w:t xml:space="preserve"> management</w:t>
        </w:r>
      </w:ins>
      <w:r>
        <w:rPr>
          <w:sz w:val="24"/>
          <w:szCs w:val="24"/>
        </w:rPr>
        <w:t xml:space="preserve"> solutions</w:t>
      </w:r>
      <w:ins w:id="898" w:author="Sarah Hoffman" w:date="2022-11-07T15:17:00Z">
        <w:r>
          <w:rPr>
            <w:sz w:val="24"/>
            <w:szCs w:val="24"/>
          </w:rPr>
          <w:t xml:space="preserve"> for LRR</w:t>
        </w:r>
      </w:ins>
      <w:r>
        <w:rPr>
          <w:sz w:val="24"/>
          <w:szCs w:val="24"/>
        </w:rPr>
        <w:t xml:space="preserve"> might </w:t>
      </w:r>
      <w:ins w:id="899" w:author="Shawn McMurtrey" w:date="2022-11-13T10:15:00Z">
        <w:r>
          <w:rPr>
            <w:sz w:val="24"/>
            <w:szCs w:val="24"/>
          </w:rPr>
          <w:t>involve</w:t>
        </w:r>
      </w:ins>
      <w:del w:id="900" w:author="Shawn McMurtrey" w:date="2022-11-13T10:15:00Z">
        <w:r>
          <w:rPr>
            <w:sz w:val="24"/>
            <w:szCs w:val="24"/>
          </w:rPr>
          <w:delText>be</w:delText>
        </w:r>
      </w:del>
      <w:ins w:id="901" w:author="Sarah Hoffman" w:date="2022-11-07T15:22:00Z">
        <w:r>
          <w:rPr>
            <w:sz w:val="24"/>
            <w:szCs w:val="24"/>
          </w:rPr>
          <w:t xml:space="preserve"> selective breeding for </w:t>
        </w:r>
      </w:ins>
      <w:ins w:id="902" w:author="Shawn McMurtrey" w:date="2022-11-13T10:03:00Z">
        <w:r>
          <w:rPr>
            <w:sz w:val="24"/>
            <w:szCs w:val="24"/>
          </w:rPr>
          <w:t xml:space="preserve">resistance </w:t>
        </w:r>
      </w:ins>
      <w:del w:id="903" w:author="Shawn McMurtrey" w:date="2022-11-13T10:02:00Z">
        <w:r>
          <w:rPr>
            <w:sz w:val="24"/>
            <w:szCs w:val="24"/>
          </w:rPr>
          <w:delText>a desired genotype</w:delText>
        </w:r>
      </w:del>
      <w:ins w:id="904" w:author="Sarah Hoffman" w:date="2022-11-07T15:24:00Z">
        <w:r>
          <w:rPr>
            <w:sz w:val="24"/>
            <w:szCs w:val="24"/>
          </w:rPr>
          <w:t>,</w:t>
        </w:r>
      </w:ins>
      <w:ins w:id="905" w:author="Sarah Hoffman" w:date="2022-11-07T15:22:00Z">
        <w:r>
          <w:rPr>
            <w:sz w:val="24"/>
            <w:szCs w:val="24"/>
          </w:rPr>
          <w:t xml:space="preserve"> with the</w:t>
        </w:r>
      </w:ins>
      <w:ins w:id="906" w:author="Sarah Hoffman" w:date="2022-11-07T15:19:00Z">
        <w:r>
          <w:rPr>
            <w:sz w:val="24"/>
            <w:szCs w:val="24"/>
          </w:rPr>
          <w:t xml:space="preserve"> identification of</w:t>
        </w:r>
      </w:ins>
      <w:ins w:id="907" w:author="Sarah Hoffman" w:date="2022-11-07T15:21:00Z">
        <w:r>
          <w:rPr>
            <w:sz w:val="24"/>
            <w:szCs w:val="24"/>
          </w:rPr>
          <w:t xml:space="preserve"> genetic markers through SNPs or single sequence repeats (SSRs)</w:t>
        </w:r>
      </w:ins>
      <w:ins w:id="908" w:author="Sarah Hoffman" w:date="2022-11-07T15:19:00Z">
        <w:r>
          <w:rPr>
            <w:sz w:val="24"/>
            <w:szCs w:val="24"/>
          </w:rPr>
          <w:t xml:space="preserve"> </w:t>
        </w:r>
      </w:ins>
      <w:ins w:id="909" w:author="Sarah Hoffman" w:date="2022-11-07T15:23:00Z">
        <w:r>
          <w:rPr>
            <w:sz w:val="24"/>
            <w:szCs w:val="24"/>
          </w:rPr>
          <w:t xml:space="preserve">or </w:t>
        </w:r>
      </w:ins>
      <w:del w:id="910" w:author="Sarah Hoffman" w:date="2022-11-07T15:23:00Z">
        <w:r>
          <w:rPr>
            <w:sz w:val="24"/>
            <w:szCs w:val="24"/>
          </w:rPr>
          <w:delText xml:space="preserve"> </w:delText>
        </w:r>
      </w:del>
      <w:r>
        <w:rPr>
          <w:sz w:val="24"/>
          <w:szCs w:val="24"/>
        </w:rPr>
        <w:t>modifying the genome of Douglas-fir through a customized transcription activator-like effector (TALE) protein</w:t>
      </w:r>
      <w:ins w:id="911" w:author="Sarah Hoffman" w:date="2022-11-07T15:23:00Z">
        <w:r>
          <w:rPr>
            <w:sz w:val="24"/>
            <w:szCs w:val="24"/>
          </w:rPr>
          <w:t xml:space="preserve">. Both methods have </w:t>
        </w:r>
      </w:ins>
      <w:del w:id="912" w:author="Sarah Hoffman" w:date="2022-11-07T15:23:00Z">
        <w:r>
          <w:rPr>
            <w:sz w:val="24"/>
            <w:szCs w:val="24"/>
          </w:rPr>
          <w:delText xml:space="preserve"> that has </w:delText>
        </w:r>
      </w:del>
      <w:r>
        <w:rPr>
          <w:sz w:val="24"/>
          <w:szCs w:val="24"/>
        </w:rPr>
        <w:t xml:space="preserve">been used with success for resistance in crops and livestock (Cook et al.2013). </w:t>
      </w:r>
      <w:ins w:id="913" w:author="Shawn McMurtrey" w:date="2022-11-11T14:03:00Z">
        <w:r>
          <w:rPr>
            <w:sz w:val="24"/>
            <w:szCs w:val="24"/>
          </w:rPr>
          <w:t xml:space="preserve">Another molecular </w:t>
        </w:r>
      </w:ins>
      <w:ins w:id="914" w:author="Shawn McMurtrey" w:date="2022-11-11T14:06:00Z">
        <w:r>
          <w:rPr>
            <w:sz w:val="24"/>
            <w:szCs w:val="24"/>
          </w:rPr>
          <w:t>finding</w:t>
        </w:r>
      </w:ins>
      <w:ins w:id="915" w:author="Shawn McMurtrey" w:date="2022-11-11T14:03:00Z">
        <w:r>
          <w:rPr>
            <w:sz w:val="24"/>
            <w:szCs w:val="24"/>
          </w:rPr>
          <w:t xml:space="preserve"> worth </w:t>
        </w:r>
      </w:ins>
      <w:ins w:id="916" w:author="Shawn McMurtrey" w:date="2022-11-11T14:06:00Z">
        <w:r>
          <w:rPr>
            <w:sz w:val="24"/>
            <w:szCs w:val="24"/>
          </w:rPr>
          <w:t xml:space="preserve">further </w:t>
        </w:r>
      </w:ins>
      <w:ins w:id="917" w:author="Shawn McMurtrey" w:date="2022-11-11T14:03:00Z">
        <w:r>
          <w:rPr>
            <w:sz w:val="24"/>
            <w:szCs w:val="24"/>
          </w:rPr>
          <w:t xml:space="preserve">investigating </w:t>
        </w:r>
      </w:ins>
      <w:ins w:id="918" w:author="Shawn McMurtrey" w:date="2022-11-11T14:04:00Z">
        <w:r>
          <w:rPr>
            <w:sz w:val="24"/>
            <w:szCs w:val="24"/>
          </w:rPr>
          <w:t>is the r</w:t>
        </w:r>
      </w:ins>
      <w:ins w:id="919" w:author="Shawn McMurtrey" w:date="2022-11-11T14:02:00Z">
        <w:r>
          <w:rPr>
            <w:sz w:val="24"/>
            <w:szCs w:val="24"/>
          </w:rPr>
          <w:t xml:space="preserve">ecombinant protein PmPR-10 from western white pine </w:t>
        </w:r>
      </w:ins>
      <w:ins w:id="920" w:author="Shawn McMurtrey" w:date="2022-11-11T14:04:00Z">
        <w:r>
          <w:rPr>
            <w:sz w:val="24"/>
            <w:szCs w:val="24"/>
          </w:rPr>
          <w:t>which has</w:t>
        </w:r>
      </w:ins>
      <w:ins w:id="921" w:author="Shawn McMurtrey" w:date="2022-11-11T14:02:00Z">
        <w:r>
          <w:rPr>
            <w:sz w:val="24"/>
            <w:szCs w:val="24"/>
          </w:rPr>
          <w:t xml:space="preserve"> been reported as </w:t>
        </w:r>
      </w:ins>
      <w:ins w:id="922" w:author="Shawn McMurtrey" w:date="2022-11-11T14:03:00Z">
        <w:r>
          <w:rPr>
            <w:sz w:val="24"/>
            <w:szCs w:val="24"/>
          </w:rPr>
          <w:t xml:space="preserve">inhibiting growth of </w:t>
        </w:r>
      </w:ins>
      <w:ins w:id="923" w:author="Shawn McMurtrey" w:date="2022-11-15T21:21:00Z">
        <w:r>
          <w:rPr>
            <w:i/>
            <w:iCs/>
            <w:sz w:val="24"/>
            <w:szCs w:val="24"/>
          </w:rPr>
          <w:t xml:space="preserve">Coniferiporia </w:t>
        </w:r>
      </w:ins>
      <w:ins w:id="924" w:author="Shawn McMurtrey" w:date="2022-11-11T14:02:00Z">
        <w:r>
          <w:rPr>
            <w:i/>
            <w:iCs/>
            <w:sz w:val="24"/>
            <w:szCs w:val="24"/>
          </w:rPr>
          <w:t>sulphurascens</w:t>
        </w:r>
      </w:ins>
      <w:ins w:id="925" w:author="Shawn McMurtrey" w:date="2022-11-11T14:04:00Z">
        <w:r>
          <w:rPr>
            <w:sz w:val="24"/>
            <w:szCs w:val="24"/>
          </w:rPr>
          <w:t xml:space="preserve"> (</w:t>
        </w:r>
      </w:ins>
      <w:ins w:id="926" w:author="Shawn McMurtrey" w:date="2022-11-11T14:05:00Z">
        <w:r>
          <w:rPr>
            <w:sz w:val="24"/>
            <w:szCs w:val="24"/>
          </w:rPr>
          <w:t>Williams et al. 2014).</w:t>
        </w:r>
      </w:ins>
      <w:ins w:id="927" w:author="Shawn McMurtrey" w:date="2022-11-11T14:04:00Z">
        <w:r>
          <w:rPr>
            <w:sz w:val="24"/>
            <w:szCs w:val="24"/>
          </w:rPr>
          <w:t xml:space="preserve"> </w:t>
        </w:r>
      </w:ins>
      <w:r>
        <w:rPr>
          <w:sz w:val="24"/>
          <w:szCs w:val="24"/>
        </w:rPr>
        <w:t xml:space="preserve">More high-resolution genomic data from both </w:t>
      </w:r>
      <w:r>
        <w:rPr>
          <w:i/>
          <w:iCs/>
          <w:sz w:val="24"/>
          <w:szCs w:val="24"/>
        </w:rPr>
        <w:t>C. sulphurascens</w:t>
      </w:r>
      <w:r>
        <w:rPr>
          <w:sz w:val="24"/>
          <w:szCs w:val="24"/>
        </w:rPr>
        <w:t xml:space="preserve"> and the Douglas-fir will allow for better understanding of the interactions and infection mechanisms. Until the breeding or development of Douglas-fir resistance to </w:t>
      </w:r>
      <w:r>
        <w:rPr>
          <w:i/>
          <w:iCs/>
          <w:sz w:val="24"/>
          <w:szCs w:val="24"/>
        </w:rPr>
        <w:t>C. sulphurascens</w:t>
      </w:r>
      <w:r>
        <w:rPr>
          <w:sz w:val="24"/>
          <w:szCs w:val="24"/>
        </w:rPr>
        <w:t xml:space="preserve">, </w:t>
      </w:r>
      <w:ins w:id="928" w:author="Sarah Hoffman" w:date="2022-11-07T21:21:00Z">
        <w:r>
          <w:rPr>
            <w:sz w:val="24"/>
            <w:szCs w:val="24"/>
          </w:rPr>
          <w:t xml:space="preserve">cutting Douglas-fir and </w:t>
        </w:r>
      </w:ins>
      <w:r>
        <w:rPr>
          <w:sz w:val="24"/>
          <w:szCs w:val="24"/>
        </w:rPr>
        <w:t>repla</w:t>
      </w:r>
      <w:ins w:id="929" w:author="Sarah Hoffman" w:date="2022-11-07T21:21:00Z">
        <w:r>
          <w:rPr>
            <w:sz w:val="24"/>
            <w:szCs w:val="24"/>
          </w:rPr>
          <w:t>nting</w:t>
        </w:r>
      </w:ins>
      <w:del w:id="930" w:author="Sarah Hoffman" w:date="2022-11-07T21:21:00Z">
        <w:r>
          <w:rPr>
            <w:sz w:val="24"/>
            <w:szCs w:val="24"/>
          </w:rPr>
          <w:delText>cing</w:delText>
        </w:r>
      </w:del>
      <w:r>
        <w:rPr>
          <w:sz w:val="24"/>
          <w:szCs w:val="24"/>
        </w:rPr>
        <w:t xml:space="preserve"> infected sites with </w:t>
      </w:r>
      <w:del w:id="931" w:author="Sarah Hoffman" w:date="2022-11-07T21:21:00Z">
        <w:r>
          <w:rPr>
            <w:sz w:val="24"/>
            <w:szCs w:val="24"/>
          </w:rPr>
          <w:delText xml:space="preserve">only </w:delText>
        </w:r>
      </w:del>
      <w:r>
        <w:rPr>
          <w:sz w:val="24"/>
          <w:szCs w:val="24"/>
        </w:rPr>
        <w:t xml:space="preserve">Douglas-fir </w:t>
      </w:r>
      <w:del w:id="932" w:author="Sarah Hoffman" w:date="2022-11-07T21:20:00Z">
        <w:r>
          <w:rPr>
            <w:sz w:val="24"/>
            <w:szCs w:val="24"/>
          </w:rPr>
          <w:delText>is going to</w:delText>
        </w:r>
      </w:del>
      <w:ins w:id="933" w:author="Sarah Hoffman" w:date="2022-11-07T21:20:00Z">
        <w:r>
          <w:rPr>
            <w:sz w:val="24"/>
            <w:szCs w:val="24"/>
          </w:rPr>
          <w:t>will likely</w:t>
        </w:r>
      </w:ins>
      <w:r>
        <w:rPr>
          <w:sz w:val="24"/>
          <w:szCs w:val="24"/>
        </w:rPr>
        <w:t xml:space="preserve"> continue the cycle of mortality</w:t>
      </w:r>
      <w:ins w:id="934" w:author="Sarah Hoffman" w:date="2022-11-07T21:21:00Z">
        <w:r>
          <w:rPr>
            <w:sz w:val="24"/>
            <w:szCs w:val="24"/>
          </w:rPr>
          <w:t xml:space="preserve"> and </w:t>
        </w:r>
      </w:ins>
      <w:del w:id="935" w:author="Sarah Hoffman" w:date="2022-11-07T21:21:00Z">
        <w:r>
          <w:rPr>
            <w:sz w:val="24"/>
            <w:szCs w:val="24"/>
          </w:rPr>
          <w:delText xml:space="preserve"> from LRR and </w:delText>
        </w:r>
      </w:del>
      <w:r>
        <w:rPr>
          <w:sz w:val="24"/>
          <w:szCs w:val="24"/>
        </w:rPr>
        <w:t>reduced yields</w:t>
      </w:r>
      <w:ins w:id="936" w:author="Sarah Hoffman" w:date="2022-11-07T21:22:00Z">
        <w:r>
          <w:rPr>
            <w:sz w:val="24"/>
            <w:szCs w:val="24"/>
          </w:rPr>
          <w:t xml:space="preserve"> from LRR.</w:t>
        </w:r>
      </w:ins>
      <w:del w:id="937" w:author="Sarah Hoffman" w:date="2022-11-07T21:22:00Z">
        <w:r>
          <w:rPr>
            <w:sz w:val="24"/>
            <w:szCs w:val="24"/>
          </w:rPr>
          <w:delText xml:space="preserve">. </w:delText>
        </w:r>
      </w:del>
    </w:p>
    <w:p w14:paraId="003F5EE3" w14:textId="77777777" w:rsidR="00336FAA" w:rsidRDefault="00000000">
      <w:pPr>
        <w:spacing w:line="480" w:lineRule="auto"/>
        <w:ind w:firstLine="720"/>
        <w:rPr>
          <w:sz w:val="24"/>
          <w:szCs w:val="24"/>
        </w:rPr>
      </w:pPr>
      <w:r>
        <w:rPr>
          <w:sz w:val="24"/>
          <w:szCs w:val="24"/>
        </w:rPr>
        <w:t>There is much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Additional</w:t>
      </w:r>
      <w:del w:id="938" w:author="Shawn McMurtrey" w:date="2022-11-15T20:27:00Z">
        <w:r>
          <w:rPr>
            <w:sz w:val="24"/>
            <w:szCs w:val="24"/>
          </w:rPr>
          <w:delText>ly</w:delText>
        </w:r>
      </w:del>
      <w:r>
        <w:rPr>
          <w:sz w:val="24"/>
          <w:szCs w:val="24"/>
        </w:rPr>
        <w:t xml:space="preserve">, </w:t>
      </w:r>
      <w:ins w:id="939" w:author="Shawn McMurtrey" w:date="2022-11-15T20:27:00Z">
        <w:r>
          <w:rPr>
            <w:sz w:val="24"/>
            <w:szCs w:val="24"/>
          </w:rPr>
          <w:t xml:space="preserve">thinning and </w:t>
        </w:r>
      </w:ins>
      <w:r>
        <w:rPr>
          <w:sz w:val="24"/>
          <w:szCs w:val="24"/>
        </w:rPr>
        <w:t xml:space="preserve">alternate host rotation studies are further needed to better understand different forest management strategies for areas with a high presence of forest pathogens. More information on current distribution of accurately identified pathogens is also critically needed (Klopfenstein et al. 2009). This is imperative within a </w:t>
      </w:r>
      <w:r>
        <w:rPr>
          <w:sz w:val="24"/>
          <w:szCs w:val="24"/>
        </w:rPr>
        <w:lastRenderedPageBreak/>
        <w:t>rapidly changing climate as the host/pathogen interactions will need to be observed and monitored. Adaptations will also need to be made to deviations of what was once considered more consistent management.</w:t>
      </w:r>
    </w:p>
    <w:p w14:paraId="1A27E9A2" w14:textId="77777777" w:rsidR="00336FAA" w:rsidRDefault="00000000">
      <w:pPr>
        <w:spacing w:line="480" w:lineRule="auto"/>
        <w:ind w:firstLine="720"/>
        <w:rPr>
          <w:sz w:val="24"/>
          <w:szCs w:val="24"/>
        </w:rPr>
      </w:pPr>
      <w:r>
        <w:rPr>
          <w:sz w:val="24"/>
          <w:szCs w:val="24"/>
          <w:highlight w:val="white"/>
        </w:rPr>
        <w:t>Guidelines drawn up from publications can serve as a basis for facilitating better management of infected stands.</w:t>
      </w:r>
      <w:r>
        <w:rPr>
          <w:sz w:val="24"/>
          <w:szCs w:val="24"/>
        </w:rPr>
        <w:t xml:space="preserve"> Better understanding of management systems surrounding LRR can help to increase land expectation value and reduce the risk of fire. Through this study, new insight was gained on LRR incidence with respect to thinning </w:t>
      </w:r>
      <w:del w:id="940" w:author="Shawn McMurtrey" w:date="2022-11-15T21:24:00Z">
        <w:r>
          <w:rPr>
            <w:sz w:val="24"/>
            <w:szCs w:val="24"/>
          </w:rPr>
          <w:delText xml:space="preserve">for drought and fire suppression. An increased knowledge was also gained concerning </w:delText>
        </w:r>
      </w:del>
      <w:ins w:id="941" w:author="Shawn McMurtrey" w:date="2022-11-15T21:24:00Z">
        <w:r>
          <w:rPr>
            <w:sz w:val="24"/>
            <w:szCs w:val="24"/>
          </w:rPr>
          <w:t xml:space="preserve">and </w:t>
        </w:r>
      </w:ins>
      <w:r>
        <w:rPr>
          <w:sz w:val="24"/>
          <w:szCs w:val="24"/>
        </w:rPr>
        <w:t>alternate host rotation</w:t>
      </w:r>
      <w:del w:id="942" w:author="Shawn McMurtrey" w:date="2022-11-15T21:24:00Z">
        <w:r>
          <w:rPr>
            <w:sz w:val="24"/>
            <w:szCs w:val="24"/>
          </w:rPr>
          <w:delText>s for forest</w:delText>
        </w:r>
      </w:del>
      <w:r>
        <w:rPr>
          <w:sz w:val="24"/>
          <w:szCs w:val="24"/>
        </w:rPr>
        <w:t xml:space="preserve"> management strategies.  </w:t>
      </w:r>
    </w:p>
    <w:p w14:paraId="083AA40E" w14:textId="77777777" w:rsidR="00336FAA" w:rsidRDefault="00336FAA">
      <w:pPr>
        <w:spacing w:line="480" w:lineRule="auto"/>
        <w:rPr>
          <w:sz w:val="24"/>
          <w:szCs w:val="24"/>
        </w:rPr>
      </w:pPr>
    </w:p>
    <w:p w14:paraId="4CB45168" w14:textId="77777777" w:rsidR="00336FAA" w:rsidRDefault="00000000">
      <w:pPr>
        <w:spacing w:line="480" w:lineRule="auto"/>
        <w:rPr>
          <w:b/>
          <w:sz w:val="28"/>
          <w:szCs w:val="28"/>
        </w:rPr>
      </w:pPr>
      <w:r>
        <w:rPr>
          <w:b/>
          <w:sz w:val="28"/>
          <w:szCs w:val="28"/>
        </w:rPr>
        <w:t>Data Availability Statement</w:t>
      </w:r>
    </w:p>
    <w:p w14:paraId="3CA3E824" w14:textId="77777777" w:rsidR="00336FAA" w:rsidRDefault="00000000">
      <w:pPr>
        <w:spacing w:line="480" w:lineRule="auto"/>
        <w:rPr>
          <w:sz w:val="24"/>
          <w:szCs w:val="24"/>
        </w:rPr>
      </w:pPr>
      <w:r>
        <w:rPr>
          <w:sz w:val="24"/>
          <w:szCs w:val="24"/>
        </w:rPr>
        <w:t>Raw data files</w:t>
      </w:r>
      <w:ins w:id="943" w:author="Shawn McMurtrey" w:date="2022-11-13T10:18:00Z">
        <w:r>
          <w:rPr>
            <w:sz w:val="24"/>
            <w:szCs w:val="24"/>
          </w:rPr>
          <w:t>,</w:t>
        </w:r>
      </w:ins>
      <w:r>
        <w:rPr>
          <w:sz w:val="24"/>
          <w:szCs w:val="24"/>
        </w:rPr>
        <w:t xml:space="preserve"> cleaned data files, and detailed data cleaning methods for the Woods Creek study can be found at the following </w:t>
      </w:r>
      <w:proofErr w:type="spellStart"/>
      <w:r>
        <w:rPr>
          <w:sz w:val="24"/>
          <w:szCs w:val="24"/>
        </w:rPr>
        <w:t>Github</w:t>
      </w:r>
      <w:proofErr w:type="spellEnd"/>
      <w:r>
        <w:rPr>
          <w:sz w:val="24"/>
          <w:szCs w:val="24"/>
        </w:rPr>
        <w:t xml:space="preserve"> repository: </w:t>
      </w:r>
      <w:hyperlink r:id="rId24">
        <w:r>
          <w:rPr>
            <w:rStyle w:val="Hyperlink"/>
            <w:sz w:val="24"/>
            <w:szCs w:val="24"/>
          </w:rPr>
          <w:t>https://github.com/mcmurtrs/WoodsCreek</w:t>
        </w:r>
      </w:hyperlink>
      <w:r>
        <w:rPr>
          <w:sz w:val="24"/>
          <w:szCs w:val="24"/>
        </w:rPr>
        <w:t xml:space="preserve">. All details and files used for FVS and WRDM (parameters used, input files, output files, and log files) can be found at the same </w:t>
      </w:r>
      <w:proofErr w:type="spellStart"/>
      <w:r>
        <w:rPr>
          <w:sz w:val="24"/>
          <w:szCs w:val="24"/>
        </w:rPr>
        <w:t>Github</w:t>
      </w:r>
      <w:proofErr w:type="spellEnd"/>
      <w:r>
        <w:rPr>
          <w:sz w:val="24"/>
          <w:szCs w:val="24"/>
        </w:rPr>
        <w:t xml:space="preserve"> repository. Additional data will be made available upon request.   </w:t>
      </w:r>
    </w:p>
    <w:p w14:paraId="770D8591" w14:textId="77777777" w:rsidR="00336FAA" w:rsidRDefault="00336FAA">
      <w:pPr>
        <w:spacing w:line="480" w:lineRule="auto"/>
        <w:rPr>
          <w:sz w:val="24"/>
          <w:szCs w:val="24"/>
        </w:rPr>
      </w:pPr>
    </w:p>
    <w:p w14:paraId="5CC9F95F" w14:textId="77777777" w:rsidR="00336FAA" w:rsidRDefault="00000000">
      <w:pPr>
        <w:spacing w:line="480" w:lineRule="auto"/>
        <w:rPr>
          <w:sz w:val="24"/>
          <w:szCs w:val="24"/>
        </w:rPr>
      </w:pPr>
      <w:r>
        <w:rPr>
          <w:b/>
          <w:sz w:val="28"/>
          <w:szCs w:val="28"/>
        </w:rPr>
        <w:t>Acknowledgements</w:t>
      </w:r>
      <w:r>
        <w:rPr>
          <w:b/>
          <w:sz w:val="28"/>
          <w:szCs w:val="28"/>
        </w:rPr>
        <w:br/>
      </w:r>
      <w:r>
        <w:t xml:space="preserve">Funding </w:t>
      </w:r>
      <w:ins w:id="944" w:author="Sarah Hoffman" w:date="2022-11-05T22:43:00Z">
        <w:r>
          <w:t>for</w:t>
        </w:r>
      </w:ins>
      <w:r>
        <w:t xml:space="preserve"> these two studies was provided by the Agricultural Research Foundation at Oregon State University. Logging, regeneration, and funding was provided by the International Paper Co..</w:t>
      </w:r>
      <w:ins w:id="945" w:author="Sarah Hoffman" w:date="2022-11-05T22:43:00Z">
        <w:r>
          <w:t xml:space="preserve"> Funding was also provided by the Crown </w:t>
        </w:r>
        <w:proofErr w:type="spellStart"/>
        <w:r>
          <w:t>Zellerbach</w:t>
        </w:r>
        <w:proofErr w:type="spellEnd"/>
        <w:r>
          <w:t xml:space="preserve"> Corp..</w:t>
        </w:r>
      </w:ins>
      <w:r>
        <w:t xml:space="preserve"> The Weyerhaeuser Co. provided logging and access to the land. </w:t>
      </w:r>
      <w:del w:id="946" w:author="Shawn McMurtrey" w:date="2022-11-10T18:38:00Z">
        <w:r>
          <w:delText xml:space="preserve"> </w:delText>
        </w:r>
      </w:del>
      <w:r>
        <w:t xml:space="preserve">The authors would like to thank Wendy Sutton, Paul </w:t>
      </w:r>
      <w:r>
        <w:lastRenderedPageBreak/>
        <w:t xml:space="preserve">Reeser, and all others responsible for establishing the plot networks and helping to collect data over the years. We also would like to thank Katherine Tallan and James Molyneux for statistical recommendations and consultation. The authors also extend their gratitude to Patrick Bennett, Lance David, and the FVS staff for guidance on FVS and WRDM modeling.   </w:t>
      </w:r>
    </w:p>
    <w:p w14:paraId="4B70885A" w14:textId="77777777" w:rsidR="00336FAA" w:rsidRDefault="00336FAA">
      <w:pPr>
        <w:spacing w:line="480" w:lineRule="auto"/>
        <w:rPr>
          <w:b/>
          <w:sz w:val="28"/>
          <w:szCs w:val="28"/>
        </w:rPr>
      </w:pPr>
    </w:p>
    <w:p w14:paraId="372BD28B" w14:textId="77777777" w:rsidR="00336FAA" w:rsidRDefault="00000000">
      <w:pPr>
        <w:spacing w:line="480" w:lineRule="auto"/>
        <w:rPr>
          <w:sz w:val="24"/>
          <w:szCs w:val="24"/>
        </w:rPr>
      </w:pPr>
      <w:r>
        <w:rPr>
          <w:b/>
          <w:sz w:val="28"/>
          <w:szCs w:val="28"/>
        </w:rPr>
        <w:t>References</w:t>
      </w:r>
    </w:p>
    <w:p w14:paraId="2738DCEA" w14:textId="77777777" w:rsidR="00336FAA" w:rsidRDefault="00000000">
      <w:pPr>
        <w:spacing w:line="480" w:lineRule="auto"/>
        <w:ind w:left="720" w:hanging="720"/>
        <w:rPr>
          <w:sz w:val="24"/>
          <w:szCs w:val="24"/>
        </w:rPr>
      </w:pPr>
      <w:hyperlink r:id="rId25" w:anchor="bb0010" w:history="1">
        <w:r>
          <w:rPr>
            <w:rFonts w:eastAsia="Times New Roman"/>
            <w:sz w:val="24"/>
            <w:szCs w:val="24"/>
          </w:rPr>
          <w:t>Agee J.K, and Skinner C.N. (2005</w:t>
        </w:r>
      </w:hyperlink>
      <w:r>
        <w:rPr>
          <w:rFonts w:eastAsia="Times New Roman"/>
          <w:sz w:val="24"/>
          <w:szCs w:val="24"/>
        </w:rPr>
        <w:t xml:space="preserve">). Basic principles of forest fuel reduction treatments. </w:t>
      </w:r>
      <w:r>
        <w:rPr>
          <w:rFonts w:eastAsia="Times New Roman"/>
          <w:sz w:val="24"/>
          <w:szCs w:val="24"/>
        </w:rPr>
        <w:br/>
        <w:t xml:space="preserve">For. Ecol. Manage., 211 (1) , pp. 83-96. </w:t>
      </w:r>
      <w:hyperlink r:id="rId26" w:tgtFrame="Persistent link using digital object identifier">
        <w:r>
          <w:rPr>
            <w:rStyle w:val="Hyperlink"/>
            <w:color w:val="000000"/>
            <w:sz w:val="24"/>
            <w:szCs w:val="24"/>
            <w:shd w:val="clear" w:color="auto" w:fill="FFFFFF"/>
          </w:rPr>
          <w:t>https://doi.org/10.1016/j.foreco.2005.01.034</w:t>
        </w:r>
      </w:hyperlink>
    </w:p>
    <w:p w14:paraId="4B7FBC3F" w14:textId="77777777" w:rsidR="00336FAA" w:rsidRDefault="00336FAA">
      <w:pPr>
        <w:spacing w:line="480" w:lineRule="auto"/>
        <w:ind w:left="720" w:hanging="720"/>
        <w:rPr>
          <w:rFonts w:eastAsia="Times New Roman"/>
          <w:sz w:val="24"/>
          <w:szCs w:val="24"/>
        </w:rPr>
      </w:pPr>
    </w:p>
    <w:p w14:paraId="7E65A269" w14:textId="77777777" w:rsidR="00336FAA" w:rsidRDefault="00000000">
      <w:pPr>
        <w:spacing w:line="480" w:lineRule="auto"/>
        <w:ind w:left="720" w:hanging="720"/>
        <w:rPr>
          <w:ins w:id="947" w:author="Shawn McMurtrey" w:date="2022-11-15T22:05:00Z"/>
          <w:rStyle w:val="Hyperlink"/>
          <w:color w:val="000000"/>
          <w:sz w:val="24"/>
          <w:szCs w:val="24"/>
          <w:shd w:val="clear" w:color="auto" w:fill="FFFFFF"/>
        </w:rPr>
      </w:pPr>
      <w:r>
        <w:rPr>
          <w:rFonts w:eastAsia="Times New Roman"/>
          <w:sz w:val="24"/>
          <w:szCs w:val="24"/>
        </w:rPr>
        <w:t>Angwin, P. A. (1985). Environmental factors influencing the rate of spread of Phellinus weirii(</w:t>
      </w:r>
      <w:proofErr w:type="spellStart"/>
      <w:r>
        <w:rPr>
          <w:rFonts w:eastAsia="Times New Roman"/>
          <w:sz w:val="24"/>
          <w:szCs w:val="24"/>
        </w:rPr>
        <w:t>Murr</w:t>
      </w:r>
      <w:proofErr w:type="spellEnd"/>
      <w:r>
        <w:rPr>
          <w:rFonts w:eastAsia="Times New Roman"/>
          <w:sz w:val="24"/>
          <w:szCs w:val="24"/>
        </w:rPr>
        <w:t xml:space="preserve">.) Gilbertson in young-growth Douglas-fir. Oregon State University, Corvallis, Oregon, master’s thesis. 107 p., </w:t>
      </w:r>
      <w:hyperlink r:id="rId27">
        <w:r>
          <w:rPr>
            <w:rStyle w:val="Hyperlink"/>
            <w:color w:val="000000"/>
            <w:sz w:val="24"/>
            <w:szCs w:val="24"/>
            <w:shd w:val="clear" w:color="auto" w:fill="FFFFFF"/>
          </w:rPr>
          <w:t>https://ir.library.oregonstate.edu/concern/graduate_thesis_or_dissertations/k930c098s</w:t>
        </w:r>
      </w:hyperlink>
    </w:p>
    <w:p w14:paraId="1C149B12" w14:textId="77777777" w:rsidR="00336FAA" w:rsidRDefault="00336FAA">
      <w:pPr>
        <w:spacing w:line="480" w:lineRule="auto"/>
        <w:ind w:left="720" w:hanging="720"/>
        <w:rPr>
          <w:ins w:id="948" w:author="Shawn McMurtrey" w:date="2022-11-15T22:05:00Z"/>
          <w:rStyle w:val="Hyperlink"/>
          <w:color w:val="000000"/>
          <w:sz w:val="24"/>
          <w:szCs w:val="24"/>
          <w:shd w:val="clear" w:color="auto" w:fill="FFFFFF"/>
        </w:rPr>
      </w:pPr>
    </w:p>
    <w:p w14:paraId="5D8DBE01" w14:textId="77777777" w:rsidR="00336FAA" w:rsidRDefault="00000000">
      <w:pPr>
        <w:spacing w:line="480" w:lineRule="auto"/>
        <w:ind w:left="720" w:hanging="720"/>
        <w:rPr>
          <w:ins w:id="949" w:author="Shawn McMurtrey" w:date="2022-11-15T22:05:00Z"/>
          <w:sz w:val="24"/>
          <w:szCs w:val="24"/>
        </w:rPr>
      </w:pPr>
      <w:ins w:id="950" w:author="Shawn McMurtrey" w:date="2022-11-15T22:05:00Z">
        <w:r>
          <w:rPr>
            <w:sz w:val="24"/>
            <w:szCs w:val="24"/>
          </w:rPr>
          <w:t xml:space="preserve">Atkinson, A. C. (1981). Two graphical displays for outlying and influential observations in regression. </w:t>
        </w:r>
        <w:proofErr w:type="spellStart"/>
        <w:r>
          <w:rPr>
            <w:sz w:val="24"/>
            <w:szCs w:val="24"/>
          </w:rPr>
          <w:t>Biometrika</w:t>
        </w:r>
        <w:proofErr w:type="spellEnd"/>
        <w:r>
          <w:rPr>
            <w:sz w:val="24"/>
            <w:szCs w:val="24"/>
          </w:rPr>
          <w:t xml:space="preserve"> 68:13–20. </w:t>
        </w:r>
      </w:ins>
    </w:p>
    <w:p w14:paraId="21BF1C9C" w14:textId="77777777" w:rsidR="00336FAA" w:rsidRDefault="00336FAA">
      <w:pPr>
        <w:spacing w:line="480" w:lineRule="auto"/>
        <w:ind w:left="720" w:hanging="720"/>
        <w:rPr>
          <w:ins w:id="951" w:author="Shawn McMurtrey" w:date="2022-11-15T22:05:00Z"/>
          <w:sz w:val="24"/>
          <w:szCs w:val="24"/>
        </w:rPr>
      </w:pPr>
    </w:p>
    <w:p w14:paraId="3BB943E5" w14:textId="77777777" w:rsidR="00336FAA" w:rsidRDefault="00000000">
      <w:pPr>
        <w:spacing w:line="480" w:lineRule="auto"/>
        <w:ind w:left="720" w:hanging="720"/>
        <w:rPr>
          <w:sz w:val="24"/>
          <w:szCs w:val="24"/>
        </w:rPr>
      </w:pPr>
      <w:ins w:id="952" w:author="Shawn McMurtrey" w:date="2022-11-15T22:05:00Z">
        <w:r>
          <w:rPr>
            <w:sz w:val="24"/>
            <w:szCs w:val="24"/>
          </w:rPr>
          <w:t>Atkinson, A. C. (1985). Plots, Transformations and Regression. Oxford: Oxford University Press.</w:t>
        </w:r>
      </w:ins>
    </w:p>
    <w:p w14:paraId="4D6E7D02" w14:textId="77777777" w:rsidR="00336FAA" w:rsidRDefault="00336FAA">
      <w:pPr>
        <w:spacing w:line="480" w:lineRule="auto"/>
        <w:ind w:left="720" w:hanging="720"/>
        <w:rPr>
          <w:b/>
          <w:sz w:val="24"/>
          <w:szCs w:val="24"/>
        </w:rPr>
      </w:pPr>
    </w:p>
    <w:p w14:paraId="22BEA73F" w14:textId="77777777" w:rsidR="00336FAA" w:rsidRDefault="00000000">
      <w:pPr>
        <w:spacing w:line="480" w:lineRule="auto"/>
        <w:ind w:left="720" w:hanging="720"/>
        <w:rPr>
          <w:sz w:val="24"/>
          <w:szCs w:val="24"/>
        </w:rPr>
      </w:pPr>
      <w:r>
        <w:rPr>
          <w:rFonts w:eastAsia="Times New Roman"/>
          <w:sz w:val="24"/>
          <w:szCs w:val="24"/>
        </w:rPr>
        <w:lastRenderedPageBreak/>
        <w:t xml:space="preserve">  Douglas Bates, Martin </w:t>
      </w:r>
      <w:proofErr w:type="spellStart"/>
      <w:r>
        <w:rPr>
          <w:rFonts w:eastAsia="Times New Roman"/>
          <w:sz w:val="24"/>
          <w:szCs w:val="24"/>
        </w:rPr>
        <w:t>Maechler</w:t>
      </w:r>
      <w:proofErr w:type="spellEnd"/>
      <w:r>
        <w:rPr>
          <w:rFonts w:eastAsia="Times New Roman"/>
          <w:sz w:val="24"/>
          <w:szCs w:val="24"/>
        </w:rPr>
        <w:t xml:space="preserve">, Ben </w:t>
      </w:r>
      <w:proofErr w:type="spellStart"/>
      <w:r>
        <w:rPr>
          <w:rFonts w:eastAsia="Times New Roman"/>
          <w:sz w:val="24"/>
          <w:szCs w:val="24"/>
        </w:rPr>
        <w:t>Bolker</w:t>
      </w:r>
      <w:proofErr w:type="spellEnd"/>
      <w:r>
        <w:rPr>
          <w:rFonts w:eastAsia="Times New Roman"/>
          <w:sz w:val="24"/>
          <w:szCs w:val="24"/>
        </w:rPr>
        <w:t>, Steve Walker (2015). Fitting Linear Mixed-Effects Models Using lme4. Journal of</w:t>
      </w:r>
      <w:r>
        <w:rPr>
          <w:sz w:val="24"/>
          <w:szCs w:val="24"/>
        </w:rPr>
        <w:t xml:space="preserve"> </w:t>
      </w:r>
      <w:r>
        <w:rPr>
          <w:rFonts w:eastAsia="Times New Roman"/>
          <w:sz w:val="24"/>
          <w:szCs w:val="24"/>
        </w:rPr>
        <w:t xml:space="preserve">Statistical Software, 67(1), 1-48. </w:t>
      </w:r>
      <w:ins w:id="953" w:author="Sarah Hoffman" w:date="2022-11-07T19:29:00Z">
        <w:r>
          <w:rPr>
            <w:rFonts w:ascii="Roboto" w:hAnsi="Roboto"/>
            <w:color w:val="4D5156"/>
            <w:sz w:val="21"/>
            <w:szCs w:val="21"/>
            <w:shd w:val="clear" w:color="auto" w:fill="FFFFFF"/>
          </w:rPr>
          <w:t>http://dx.doi.org/</w:t>
        </w:r>
        <w:r>
          <w:rPr>
            <w:rStyle w:val="Emphasis"/>
            <w:rFonts w:ascii="Roboto" w:hAnsi="Roboto"/>
            <w:b/>
            <w:bCs/>
            <w:i w:val="0"/>
            <w:iCs w:val="0"/>
            <w:color w:val="5F6368"/>
            <w:sz w:val="21"/>
            <w:szCs w:val="21"/>
            <w:shd w:val="clear" w:color="auto" w:fill="FFFFFF"/>
          </w:rPr>
          <w:t>10.18637</w:t>
        </w:r>
        <w:r>
          <w:rPr>
            <w:rFonts w:ascii="Roboto" w:hAnsi="Roboto"/>
            <w:color w:val="4D5156"/>
            <w:sz w:val="21"/>
            <w:szCs w:val="21"/>
            <w:shd w:val="clear" w:color="auto" w:fill="FFFFFF"/>
          </w:rPr>
          <w:t>/</w:t>
        </w:r>
        <w:r>
          <w:rPr>
            <w:rStyle w:val="Emphasis"/>
            <w:rFonts w:ascii="Roboto" w:hAnsi="Roboto"/>
            <w:b/>
            <w:bCs/>
            <w:i w:val="0"/>
            <w:iCs w:val="0"/>
            <w:color w:val="5F6368"/>
            <w:sz w:val="21"/>
            <w:szCs w:val="21"/>
            <w:shd w:val="clear" w:color="auto" w:fill="FFFFFF"/>
          </w:rPr>
          <w:t>jss</w:t>
        </w:r>
        <w:r>
          <w:rPr>
            <w:rFonts w:ascii="Roboto" w:hAnsi="Roboto"/>
            <w:color w:val="4D5156"/>
            <w:sz w:val="21"/>
            <w:szCs w:val="21"/>
            <w:shd w:val="clear" w:color="auto" w:fill="FFFFFF"/>
          </w:rPr>
          <w:t>.</w:t>
        </w:r>
        <w:r>
          <w:rPr>
            <w:rStyle w:val="Emphasis"/>
            <w:rFonts w:ascii="Roboto" w:hAnsi="Roboto"/>
            <w:b/>
            <w:bCs/>
            <w:i w:val="0"/>
            <w:iCs w:val="0"/>
            <w:color w:val="5F6368"/>
            <w:sz w:val="21"/>
            <w:szCs w:val="21"/>
            <w:shd w:val="clear" w:color="auto" w:fill="FFFFFF"/>
          </w:rPr>
          <w:t>v067</w:t>
        </w:r>
        <w:r>
          <w:rPr>
            <w:rFonts w:ascii="Roboto" w:hAnsi="Roboto"/>
            <w:color w:val="4D5156"/>
            <w:sz w:val="21"/>
            <w:szCs w:val="21"/>
            <w:shd w:val="clear" w:color="auto" w:fill="FFFFFF"/>
          </w:rPr>
          <w:t>.</w:t>
        </w:r>
        <w:r>
          <w:rPr>
            <w:rStyle w:val="Emphasis"/>
            <w:rFonts w:ascii="Roboto" w:hAnsi="Roboto"/>
            <w:b/>
            <w:bCs/>
            <w:i w:val="0"/>
            <w:iCs w:val="0"/>
            <w:color w:val="5F6368"/>
            <w:sz w:val="21"/>
            <w:szCs w:val="21"/>
            <w:shd w:val="clear" w:color="auto" w:fill="FFFFFF"/>
          </w:rPr>
          <w:t>i01</w:t>
        </w:r>
      </w:ins>
    </w:p>
    <w:p w14:paraId="0722D67C" w14:textId="77777777" w:rsidR="00336FAA" w:rsidRDefault="00336FAA">
      <w:pPr>
        <w:spacing w:line="480" w:lineRule="auto"/>
        <w:ind w:left="720" w:hanging="720"/>
        <w:rPr>
          <w:sz w:val="24"/>
          <w:szCs w:val="24"/>
        </w:rPr>
      </w:pPr>
    </w:p>
    <w:p w14:paraId="5E8B082B" w14:textId="77777777" w:rsidR="00336FAA"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Bennett, P.I., </w:t>
      </w:r>
      <w:proofErr w:type="spellStart"/>
      <w:r>
        <w:rPr>
          <w:rFonts w:eastAsia="Times New Roman"/>
          <w:sz w:val="24"/>
          <w:szCs w:val="24"/>
        </w:rPr>
        <w:t>Tabima</w:t>
      </w:r>
      <w:proofErr w:type="spellEnd"/>
      <w:r>
        <w:rPr>
          <w:rFonts w:eastAsia="Times New Roman"/>
          <w:sz w:val="24"/>
          <w:szCs w:val="24"/>
        </w:rPr>
        <w:t>, J.F., Leon A.L., Browning J., Wingfield M.J. and LeBoldus J.M. (2021). Spatial Genetic Structure of the Insect-Vectored Conifer Pathogen </w:t>
      </w:r>
      <w:proofErr w:type="spellStart"/>
      <w:r>
        <w:rPr>
          <w:rFonts w:eastAsia="Times New Roman"/>
          <w:sz w:val="24"/>
          <w:szCs w:val="24"/>
        </w:rPr>
        <w:t>Leptographium</w:t>
      </w:r>
      <w:proofErr w:type="spellEnd"/>
      <w:r>
        <w:rPr>
          <w:rFonts w:eastAsia="Times New Roman"/>
          <w:sz w:val="24"/>
          <w:szCs w:val="24"/>
        </w:rPr>
        <w:t xml:space="preserve"> </w:t>
      </w:r>
      <w:proofErr w:type="spellStart"/>
      <w:r>
        <w:rPr>
          <w:rFonts w:eastAsia="Times New Roman"/>
          <w:sz w:val="24"/>
          <w:szCs w:val="24"/>
        </w:rPr>
        <w:t>wageneri</w:t>
      </w:r>
      <w:proofErr w:type="spellEnd"/>
      <w:r>
        <w:rPr>
          <w:rFonts w:eastAsia="Times New Roman"/>
          <w:sz w:val="24"/>
          <w:szCs w:val="24"/>
        </w:rPr>
        <w:t xml:space="preserve"> Suggests Long Distance Gene Flow Among Douglas-fir Plantations in Western Oregon. Front. For. Glob. Change 4:695981. </w:t>
      </w:r>
      <w:hyperlink r:id="rId28">
        <w:r>
          <w:rPr>
            <w:rStyle w:val="Hyperlink"/>
            <w:color w:val="000000"/>
            <w:sz w:val="24"/>
            <w:szCs w:val="24"/>
            <w:shd w:val="clear" w:color="auto" w:fill="FFFFFF"/>
          </w:rPr>
          <w:t>https://doi.org/10.3389/ffgc.2021.695981</w:t>
        </w:r>
      </w:hyperlink>
    </w:p>
    <w:p w14:paraId="16C55182" w14:textId="77777777" w:rsidR="00336FAA" w:rsidRDefault="00336FAA">
      <w:pPr>
        <w:spacing w:line="480" w:lineRule="auto"/>
        <w:ind w:left="720" w:hanging="720"/>
        <w:rPr>
          <w:rStyle w:val="Hyperlink"/>
          <w:color w:val="000000"/>
          <w:sz w:val="24"/>
          <w:szCs w:val="24"/>
          <w:shd w:val="clear" w:color="auto" w:fill="FFFFFF"/>
        </w:rPr>
      </w:pPr>
    </w:p>
    <w:p w14:paraId="2AD4B3AE" w14:textId="77777777" w:rsidR="00336FAA" w:rsidRDefault="00000000">
      <w:pPr>
        <w:spacing w:line="480" w:lineRule="auto"/>
        <w:ind w:left="720" w:hanging="720"/>
        <w:rPr>
          <w:sz w:val="24"/>
          <w:szCs w:val="24"/>
        </w:rPr>
      </w:pPr>
      <w:r>
        <w:rPr>
          <w:sz w:val="24"/>
          <w:szCs w:val="24"/>
        </w:rPr>
        <w:t>Berg, A. B. (1978). Net production for selected plots at Black Rock. Unpublished file copy. 1 p.</w:t>
      </w:r>
    </w:p>
    <w:p w14:paraId="3CFDF0AE" w14:textId="77777777" w:rsidR="00336FAA" w:rsidRDefault="00336FAA">
      <w:pPr>
        <w:spacing w:line="480" w:lineRule="auto"/>
        <w:ind w:left="720" w:hanging="720"/>
        <w:rPr>
          <w:sz w:val="24"/>
          <w:szCs w:val="24"/>
        </w:rPr>
      </w:pPr>
    </w:p>
    <w:p w14:paraId="75070E36" w14:textId="77777777" w:rsidR="00336FAA" w:rsidRDefault="00000000">
      <w:pPr>
        <w:spacing w:line="480" w:lineRule="auto"/>
        <w:ind w:left="720" w:hanging="720"/>
        <w:rPr>
          <w:sz w:val="24"/>
          <w:szCs w:val="24"/>
        </w:rPr>
      </w:pPr>
      <w:r>
        <w:rPr>
          <w:sz w:val="24"/>
          <w:szCs w:val="24"/>
        </w:rPr>
        <w:t>Blanchette, R. A. 1980: Wood decomposition by Phellinus (Fomes) pini: a scanning electron microscopy study. Can. J. Bot. 58: 1496–1503</w:t>
      </w:r>
    </w:p>
    <w:p w14:paraId="2AB92701" w14:textId="77777777" w:rsidR="00336FAA" w:rsidRDefault="00336FAA">
      <w:pPr>
        <w:spacing w:line="480" w:lineRule="auto"/>
        <w:ind w:left="720" w:hanging="720"/>
        <w:rPr>
          <w:sz w:val="24"/>
          <w:szCs w:val="24"/>
        </w:rPr>
      </w:pPr>
    </w:p>
    <w:p w14:paraId="1C1A0EBB" w14:textId="77777777" w:rsidR="00336FAA" w:rsidRDefault="00000000">
      <w:pPr>
        <w:spacing w:line="480" w:lineRule="auto"/>
        <w:ind w:left="720" w:hanging="720"/>
        <w:rPr>
          <w:rFonts w:eastAsia="Times New Roman"/>
          <w:sz w:val="24"/>
          <w:szCs w:val="24"/>
        </w:rPr>
      </w:pPr>
      <w:r>
        <w:rPr>
          <w:rFonts w:eastAsia="Times New Roman"/>
          <w:sz w:val="24"/>
          <w:szCs w:val="24"/>
        </w:rPr>
        <w:t xml:space="preserve">Bloomberg, W. J., </w:t>
      </w:r>
      <w:proofErr w:type="spellStart"/>
      <w:r>
        <w:rPr>
          <w:rFonts w:eastAsia="Times New Roman"/>
          <w:sz w:val="24"/>
          <w:szCs w:val="24"/>
        </w:rPr>
        <w:t>Cumberbirch</w:t>
      </w:r>
      <w:proofErr w:type="spellEnd"/>
      <w:r>
        <w:rPr>
          <w:rFonts w:eastAsia="Times New Roman"/>
          <w:sz w:val="24"/>
          <w:szCs w:val="24"/>
        </w:rPr>
        <w:t>, P. M., and Wallis, G. W. (1980). A ground survey method for estimating loss caused by Phellinus weirii root rot, Can. For. Serv. Pacific For. Res. Cent., Victoria, B C. (BC-R-3; BC-R-4).</w:t>
      </w:r>
    </w:p>
    <w:p w14:paraId="2EB3ECB5" w14:textId="77777777" w:rsidR="00336FAA" w:rsidRDefault="00336FAA">
      <w:pPr>
        <w:spacing w:line="480" w:lineRule="auto"/>
        <w:ind w:left="720" w:hanging="720"/>
        <w:rPr>
          <w:rFonts w:eastAsia="Times New Roman"/>
          <w:sz w:val="24"/>
          <w:szCs w:val="24"/>
        </w:rPr>
      </w:pPr>
    </w:p>
    <w:p w14:paraId="478CAE40" w14:textId="77777777" w:rsidR="00336FAA" w:rsidRDefault="00000000">
      <w:pPr>
        <w:spacing w:line="480" w:lineRule="auto"/>
        <w:ind w:left="720" w:hanging="720"/>
        <w:rPr>
          <w:color w:val="24292F"/>
          <w:sz w:val="24"/>
          <w:szCs w:val="24"/>
          <w:shd w:val="clear" w:color="auto" w:fill="FFFFFF"/>
        </w:rPr>
      </w:pPr>
      <w:r>
        <w:rPr>
          <w:color w:val="24292F"/>
          <w:sz w:val="24"/>
          <w:szCs w:val="24"/>
          <w:shd w:val="clear" w:color="auto" w:fill="FFFFFF"/>
        </w:rPr>
        <w:t>Bloomberg, W. J., &amp; Reynolds, G. (1985). Growth loss and mortality in laminated root rot infection centers in second-growth P. menziesii on Vancouver Island. Forest science, 31(2), 497-508.</w:t>
      </w:r>
    </w:p>
    <w:p w14:paraId="7B05A690" w14:textId="77777777" w:rsidR="00336FAA" w:rsidRDefault="00336FAA">
      <w:pPr>
        <w:spacing w:line="480" w:lineRule="auto"/>
        <w:ind w:left="720" w:hanging="720"/>
        <w:rPr>
          <w:color w:val="24292F"/>
          <w:sz w:val="24"/>
          <w:szCs w:val="24"/>
          <w:shd w:val="clear" w:color="auto" w:fill="FFFFFF"/>
        </w:rPr>
      </w:pPr>
    </w:p>
    <w:p w14:paraId="22D3CFEF" w14:textId="77777777" w:rsidR="00336FAA" w:rsidRDefault="00000000">
      <w:pPr>
        <w:spacing w:line="480" w:lineRule="auto"/>
        <w:ind w:left="720" w:hanging="720"/>
        <w:rPr>
          <w:color w:val="24292F"/>
          <w:sz w:val="24"/>
          <w:szCs w:val="24"/>
          <w:shd w:val="clear" w:color="auto" w:fill="FFFFFF"/>
        </w:rPr>
      </w:pPr>
      <w:r>
        <w:rPr>
          <w:color w:val="24292F"/>
          <w:sz w:val="24"/>
          <w:szCs w:val="24"/>
          <w:shd w:val="clear" w:color="auto" w:fill="FFFFFF"/>
        </w:rPr>
        <w:t>Boyce JS, Wagg JWB. 1953. Conk rot of old-growth Douglas-fir in western Oregon. OR. For. Prod. Lab. Bull. 4. 96 pp.</w:t>
      </w:r>
    </w:p>
    <w:p w14:paraId="32DCD3C6" w14:textId="77777777" w:rsidR="00336FAA" w:rsidRDefault="00336FAA">
      <w:pPr>
        <w:spacing w:line="480" w:lineRule="auto"/>
        <w:rPr>
          <w:rFonts w:eastAsia="Times New Roman"/>
          <w:sz w:val="24"/>
          <w:szCs w:val="24"/>
        </w:rPr>
      </w:pPr>
    </w:p>
    <w:p w14:paraId="5CB52580" w14:textId="77777777" w:rsidR="00336FAA" w:rsidRDefault="00000000">
      <w:pPr>
        <w:spacing w:line="480" w:lineRule="auto"/>
        <w:ind w:left="720" w:hanging="720"/>
        <w:rPr>
          <w:rFonts w:eastAsia="Times New Roman"/>
          <w:sz w:val="24"/>
          <w:szCs w:val="24"/>
        </w:rPr>
      </w:pPr>
      <w:r>
        <w:rPr>
          <w:rFonts w:eastAsia="Times New Roman"/>
          <w:sz w:val="24"/>
          <w:szCs w:val="24"/>
        </w:rPr>
        <w:t>Canavan, S. J., &amp; Ramm, C. W. (2000). Accuracy and precision of 10 year predictions for Forest Vegetation Simulator—Lake States. Northern Journal of Applied Forestry, 17(2), 62-70 pp.</w:t>
      </w:r>
    </w:p>
    <w:p w14:paraId="2C6C7FC9" w14:textId="77777777" w:rsidR="00336FAA" w:rsidRDefault="00336FAA">
      <w:pPr>
        <w:spacing w:line="480" w:lineRule="auto"/>
        <w:ind w:left="720" w:hanging="720"/>
        <w:rPr>
          <w:rFonts w:eastAsia="Times New Roman"/>
          <w:sz w:val="24"/>
          <w:szCs w:val="24"/>
        </w:rPr>
      </w:pPr>
    </w:p>
    <w:p w14:paraId="596F0527" w14:textId="77777777" w:rsidR="00336FAA" w:rsidRDefault="00000000">
      <w:pPr>
        <w:spacing w:line="480" w:lineRule="auto"/>
        <w:ind w:left="720" w:hanging="720"/>
        <w:rPr>
          <w:rFonts w:eastAsia="Times New Roman"/>
          <w:sz w:val="24"/>
          <w:szCs w:val="24"/>
        </w:rPr>
      </w:pPr>
      <w:r>
        <w:rPr>
          <w:rFonts w:eastAsia="Times New Roman"/>
          <w:sz w:val="24"/>
          <w:szCs w:val="24"/>
        </w:rPr>
        <w:t>Childs TW. 1970. Laminated root rot of Douglas-fir in western Oregon and Washington. USDA For. Serv. Res. Pap. PNW-102. 27 pp.</w:t>
      </w:r>
    </w:p>
    <w:p w14:paraId="13259FC8" w14:textId="77777777" w:rsidR="00336FAA" w:rsidRDefault="00336FAA">
      <w:pPr>
        <w:spacing w:line="480" w:lineRule="auto"/>
        <w:ind w:left="720" w:hanging="720"/>
        <w:rPr>
          <w:rFonts w:eastAsia="Times New Roman"/>
          <w:sz w:val="24"/>
          <w:szCs w:val="24"/>
        </w:rPr>
      </w:pPr>
    </w:p>
    <w:p w14:paraId="256F83BD" w14:textId="77777777" w:rsidR="00336FAA" w:rsidRDefault="00000000">
      <w:pPr>
        <w:spacing w:line="480" w:lineRule="auto"/>
        <w:ind w:left="720" w:hanging="720"/>
        <w:rPr>
          <w:sz w:val="24"/>
          <w:szCs w:val="24"/>
        </w:rPr>
      </w:pPr>
      <w:r>
        <w:rPr>
          <w:rFonts w:eastAsia="Times New Roman"/>
          <w:sz w:val="24"/>
          <w:szCs w:val="24"/>
        </w:rPr>
        <w:t xml:space="preserve">Cleary, M. R., </w:t>
      </w:r>
      <w:proofErr w:type="spellStart"/>
      <w:r>
        <w:rPr>
          <w:rFonts w:eastAsia="Times New Roman"/>
          <w:sz w:val="24"/>
          <w:szCs w:val="24"/>
        </w:rPr>
        <w:t>Arhipova</w:t>
      </w:r>
      <w:proofErr w:type="spellEnd"/>
      <w:r>
        <w:rPr>
          <w:rFonts w:eastAsia="Times New Roman"/>
          <w:sz w:val="24"/>
          <w:szCs w:val="24"/>
        </w:rPr>
        <w:t xml:space="preserve">, N., Morrison, D. J., Thomsen, I. M., Sturrock, R. N., </w:t>
      </w:r>
      <w:proofErr w:type="spellStart"/>
      <w:r>
        <w:rPr>
          <w:rFonts w:eastAsia="Times New Roman"/>
          <w:sz w:val="24"/>
          <w:szCs w:val="24"/>
        </w:rPr>
        <w:t>Vasaitis</w:t>
      </w:r>
      <w:proofErr w:type="spellEnd"/>
      <w:r>
        <w:rPr>
          <w:rFonts w:eastAsia="Times New Roman"/>
          <w:sz w:val="24"/>
          <w:szCs w:val="24"/>
        </w:rPr>
        <w:t xml:space="preserve">, R., ... and </w:t>
      </w:r>
      <w:proofErr w:type="spellStart"/>
      <w:r>
        <w:rPr>
          <w:rFonts w:eastAsia="Times New Roman"/>
          <w:sz w:val="24"/>
          <w:szCs w:val="24"/>
        </w:rPr>
        <w:t>Stenlid</w:t>
      </w:r>
      <w:proofErr w:type="spellEnd"/>
      <w:r>
        <w:rPr>
          <w:rFonts w:eastAsia="Times New Roman"/>
          <w:sz w:val="24"/>
          <w:szCs w:val="24"/>
        </w:rPr>
        <w:t xml:space="preserve">, J. (2013). Stump removal to control root disease in Canada and Scandinavia: A synthesis of results from long-term trials. Forest Ecology and Management, 290, 5-14 pp. </w:t>
      </w:r>
      <w:hyperlink r:id="rId29" w:tgtFrame="Persistent link using digital object identifier">
        <w:r>
          <w:rPr>
            <w:rStyle w:val="Hyperlink"/>
            <w:color w:val="000000"/>
            <w:sz w:val="24"/>
            <w:szCs w:val="24"/>
            <w:shd w:val="clear" w:color="auto" w:fill="FFFFFF"/>
          </w:rPr>
          <w:t>https://doi.org/10.1016/j.foreco.2012.05.040</w:t>
        </w:r>
      </w:hyperlink>
    </w:p>
    <w:p w14:paraId="421DB976" w14:textId="77777777" w:rsidR="00336FAA" w:rsidRDefault="00336FAA">
      <w:pPr>
        <w:spacing w:line="480" w:lineRule="auto"/>
        <w:rPr>
          <w:rFonts w:eastAsia="Times New Roman"/>
          <w:sz w:val="24"/>
          <w:szCs w:val="24"/>
        </w:rPr>
      </w:pPr>
    </w:p>
    <w:p w14:paraId="0960A881" w14:textId="77777777" w:rsidR="00336FAA"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Cook, R. J., Edmonds, R. L., Klopfenstein, N. B., </w:t>
      </w:r>
      <w:proofErr w:type="spellStart"/>
      <w:r>
        <w:rPr>
          <w:rFonts w:eastAsia="Times New Roman"/>
          <w:sz w:val="24"/>
          <w:szCs w:val="24"/>
        </w:rPr>
        <w:t>Littke</w:t>
      </w:r>
      <w:proofErr w:type="spellEnd"/>
      <w:r>
        <w:rPr>
          <w:rFonts w:eastAsia="Times New Roman"/>
          <w:sz w:val="24"/>
          <w:szCs w:val="24"/>
        </w:rPr>
        <w:t xml:space="preserve">, W., McDonald, G., </w:t>
      </w:r>
      <w:proofErr w:type="spellStart"/>
      <w:r>
        <w:rPr>
          <w:rFonts w:eastAsia="Times New Roman"/>
          <w:sz w:val="24"/>
          <w:szCs w:val="24"/>
        </w:rPr>
        <w:t>Omdahl</w:t>
      </w:r>
      <w:proofErr w:type="spellEnd"/>
      <w:r>
        <w:rPr>
          <w:rFonts w:eastAsia="Times New Roman"/>
          <w:sz w:val="24"/>
          <w:szCs w:val="24"/>
        </w:rPr>
        <w:t xml:space="preserve">, D., ... and </w:t>
      </w:r>
      <w:proofErr w:type="spellStart"/>
      <w:r>
        <w:rPr>
          <w:rFonts w:eastAsia="Times New Roman"/>
          <w:sz w:val="24"/>
          <w:szCs w:val="24"/>
        </w:rPr>
        <w:t>Zambino</w:t>
      </w:r>
      <w:proofErr w:type="spellEnd"/>
      <w:r>
        <w:rPr>
          <w:rFonts w:eastAsia="Times New Roman"/>
          <w:sz w:val="24"/>
          <w:szCs w:val="24"/>
        </w:rPr>
        <w:t xml:space="preserve">, P.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hyperlink r:id="rId30">
        <w:r>
          <w:rPr>
            <w:rStyle w:val="Hyperlink"/>
            <w:color w:val="000000"/>
            <w:sz w:val="24"/>
            <w:szCs w:val="24"/>
            <w:shd w:val="clear" w:color="auto" w:fill="FFFFFF"/>
          </w:rPr>
          <w:t>https://www.fs.usda.gov/treesearch/pubs/46886</w:t>
        </w:r>
      </w:hyperlink>
    </w:p>
    <w:p w14:paraId="5C2D1F06" w14:textId="77777777" w:rsidR="00336FAA" w:rsidRDefault="00336FAA">
      <w:pPr>
        <w:spacing w:line="480" w:lineRule="auto"/>
        <w:ind w:left="720" w:hanging="720"/>
        <w:rPr>
          <w:rStyle w:val="Hyperlink"/>
          <w:color w:val="000000"/>
          <w:sz w:val="24"/>
          <w:szCs w:val="24"/>
          <w:shd w:val="clear" w:color="auto" w:fill="FFFFFF"/>
        </w:rPr>
      </w:pPr>
    </w:p>
    <w:p w14:paraId="4A0C11EE" w14:textId="77777777" w:rsidR="00336FAA" w:rsidRDefault="00000000">
      <w:pPr>
        <w:spacing w:line="480" w:lineRule="auto"/>
        <w:ind w:left="720" w:hanging="720"/>
        <w:rPr>
          <w:rFonts w:eastAsia="Times New Roman"/>
          <w:sz w:val="24"/>
          <w:szCs w:val="24"/>
        </w:rPr>
      </w:pPr>
      <w:r>
        <w:rPr>
          <w:rFonts w:eastAsia="Times New Roman"/>
          <w:sz w:val="24"/>
          <w:szCs w:val="24"/>
        </w:rPr>
        <w:t xml:space="preserve">David, L. R. (2018). User Friendly User’s Guide To the Western Root Disease Model Version 3.0. Forest management Service Center. Fort Collins, CO. 29-30 pp.  </w:t>
      </w:r>
      <w:hyperlink r:id="rId31">
        <w:r>
          <w:rPr>
            <w:rStyle w:val="Hyperlink"/>
            <w:sz w:val="24"/>
            <w:szCs w:val="24"/>
            <w:shd w:val="clear" w:color="auto" w:fill="FFFFFF"/>
          </w:rPr>
          <w:t>https://www.fs.fed.us/foresthealth/technology/pdfs/WesternRootDiseaseModelV3-0UserGuide2018.pdf</w:t>
        </w:r>
      </w:hyperlink>
      <w:r>
        <w:rPr>
          <w:rFonts w:eastAsia="Times New Roman"/>
          <w:sz w:val="24"/>
          <w:szCs w:val="24"/>
        </w:rPr>
        <w:t xml:space="preserve"> </w:t>
      </w:r>
    </w:p>
    <w:p w14:paraId="4C18AEC1" w14:textId="77777777" w:rsidR="00336FAA" w:rsidRDefault="00336FAA">
      <w:pPr>
        <w:spacing w:line="480" w:lineRule="auto"/>
        <w:ind w:left="720" w:hanging="720"/>
        <w:rPr>
          <w:rFonts w:eastAsia="Times New Roman"/>
          <w:sz w:val="24"/>
          <w:szCs w:val="24"/>
        </w:rPr>
      </w:pPr>
    </w:p>
    <w:p w14:paraId="69F4ED0A" w14:textId="77777777" w:rsidR="00336FAA" w:rsidRDefault="00000000">
      <w:pPr>
        <w:spacing w:line="480" w:lineRule="auto"/>
        <w:ind w:left="720" w:hanging="720"/>
        <w:rPr>
          <w:sz w:val="24"/>
          <w:szCs w:val="24"/>
        </w:rPr>
      </w:pPr>
      <w:r>
        <w:rPr>
          <w:sz w:val="24"/>
          <w:szCs w:val="24"/>
        </w:rPr>
        <w:t xml:space="preserve">Dickman, A. (1992) Plant pathogens and long-term ecosystem changes. The Fungal Community: Its Organization and Role in the Ecosystem Mycology Series V 9 (ed. by G. C. Carroll and D. T. </w:t>
      </w:r>
      <w:proofErr w:type="spellStart"/>
      <w:r>
        <w:rPr>
          <w:sz w:val="24"/>
          <w:szCs w:val="24"/>
        </w:rPr>
        <w:t>Wicklow</w:t>
      </w:r>
      <w:proofErr w:type="spellEnd"/>
      <w:r>
        <w:rPr>
          <w:sz w:val="24"/>
          <w:szCs w:val="24"/>
        </w:rPr>
        <w:t>), pp. 499 – 520. Marcel Dekker, New York, New York.</w:t>
      </w:r>
    </w:p>
    <w:p w14:paraId="74368B0C" w14:textId="77777777" w:rsidR="00336FAA" w:rsidRDefault="00336FAA">
      <w:pPr>
        <w:spacing w:line="480" w:lineRule="auto"/>
        <w:ind w:left="720" w:hanging="720"/>
        <w:rPr>
          <w:sz w:val="24"/>
          <w:szCs w:val="24"/>
        </w:rPr>
      </w:pPr>
    </w:p>
    <w:p w14:paraId="6B813335" w14:textId="77777777" w:rsidR="00336FAA" w:rsidRDefault="00000000">
      <w:pPr>
        <w:spacing w:line="480" w:lineRule="auto"/>
        <w:ind w:left="720" w:hanging="720"/>
        <w:rPr>
          <w:sz w:val="24"/>
          <w:szCs w:val="24"/>
        </w:rPr>
      </w:pPr>
      <w:r>
        <w:rPr>
          <w:sz w:val="24"/>
          <w:szCs w:val="24"/>
        </w:rPr>
        <w:t>Dickman, A. &amp; Cook, S. (1989) Fire and fungus in a mountain hemlock forest. Canadian Journal of Botany, 67, 2005 – 16</w:t>
      </w:r>
    </w:p>
    <w:p w14:paraId="56966F2A" w14:textId="77777777" w:rsidR="00336FAA" w:rsidRDefault="00336FAA">
      <w:pPr>
        <w:spacing w:line="480" w:lineRule="auto"/>
        <w:rPr>
          <w:sz w:val="24"/>
          <w:szCs w:val="24"/>
        </w:rPr>
      </w:pPr>
    </w:p>
    <w:p w14:paraId="64338249" w14:textId="77777777" w:rsidR="00336FAA" w:rsidRDefault="00000000">
      <w:pPr>
        <w:spacing w:line="480" w:lineRule="auto"/>
        <w:ind w:left="720" w:hanging="720"/>
        <w:rPr>
          <w:sz w:val="24"/>
          <w:szCs w:val="24"/>
        </w:rPr>
      </w:pPr>
      <w:r>
        <w:rPr>
          <w:rFonts w:eastAsia="Times New Roman"/>
          <w:sz w:val="24"/>
          <w:szCs w:val="24"/>
        </w:rPr>
        <w:t xml:space="preserve">ESRI (2011) ArcGIS desktop: version 2.8.0 [computer software]. Environme91ntal Systems Research Institute, Redlands, California. </w:t>
      </w:r>
    </w:p>
    <w:p w14:paraId="271A172B" w14:textId="77777777" w:rsidR="00336FAA" w:rsidRDefault="00336FAA">
      <w:pPr>
        <w:spacing w:line="480" w:lineRule="auto"/>
        <w:ind w:left="720" w:hanging="720"/>
        <w:rPr>
          <w:rFonts w:eastAsia="Times New Roman"/>
          <w:sz w:val="24"/>
          <w:szCs w:val="24"/>
        </w:rPr>
      </w:pPr>
    </w:p>
    <w:p w14:paraId="2EF78EA2" w14:textId="77777777" w:rsidR="00336FAA" w:rsidRDefault="00000000">
      <w:pPr>
        <w:spacing w:line="480" w:lineRule="auto"/>
        <w:ind w:left="720" w:hanging="720"/>
        <w:rPr>
          <w:ins w:id="954" w:author="Shawn McMurtrey" w:date="2022-11-13T10:10:00Z"/>
          <w:rStyle w:val="Hyperlink"/>
          <w:color w:val="000000"/>
          <w:sz w:val="24"/>
          <w:szCs w:val="24"/>
          <w:shd w:val="clear" w:color="auto" w:fill="FFFFFF"/>
        </w:rPr>
      </w:pPr>
      <w:r>
        <w:rPr>
          <w:rFonts w:eastAsia="Times New Roman"/>
          <w:sz w:val="24"/>
          <w:szCs w:val="24"/>
        </w:rPr>
        <w:t xml:space="preserve">Fairweather, M. L., McMillin, J., Rogers, T., Conklin, D., Fitzgibbon, B. (2006). Field guide to insects and diseases of Arizona and New Mexico forests. USDA Forest Service, Southwestern Region. </w:t>
      </w:r>
      <w:hyperlink r:id="rId32">
        <w:r>
          <w:rPr>
            <w:rStyle w:val="Hyperlink"/>
            <w:sz w:val="24"/>
            <w:szCs w:val="24"/>
            <w:shd w:val="clear" w:color="auto" w:fill="FFFFFF"/>
          </w:rPr>
          <w:t>https://www.fs.usda.gov/Internet/FSE_DOCUMENTS/fsbdev3_020984.pdf</w:t>
        </w:r>
      </w:hyperlink>
    </w:p>
    <w:p w14:paraId="6A27B7AA" w14:textId="77777777" w:rsidR="00336FAA" w:rsidRDefault="00336FAA">
      <w:pPr>
        <w:spacing w:line="480" w:lineRule="auto"/>
        <w:ind w:left="720" w:hanging="720"/>
        <w:rPr>
          <w:ins w:id="955" w:author="Shawn McMurtrey" w:date="2022-11-13T10:10:00Z"/>
          <w:rStyle w:val="Hyperlink"/>
          <w:color w:val="000000"/>
          <w:sz w:val="24"/>
          <w:szCs w:val="24"/>
          <w:shd w:val="clear" w:color="auto" w:fill="FFFFFF"/>
        </w:rPr>
      </w:pPr>
    </w:p>
    <w:p w14:paraId="10BDD44B" w14:textId="77777777" w:rsidR="00336FAA" w:rsidRDefault="00000000">
      <w:pPr>
        <w:spacing w:line="480" w:lineRule="auto"/>
        <w:ind w:left="720" w:hanging="720"/>
        <w:rPr>
          <w:rFonts w:eastAsia="Times New Roman"/>
          <w:sz w:val="24"/>
          <w:szCs w:val="24"/>
        </w:rPr>
      </w:pPr>
      <w:proofErr w:type="spellStart"/>
      <w:ins w:id="956" w:author="Shawn McMurtrey" w:date="2022-11-13T10:10:00Z">
        <w:r>
          <w:rPr>
            <w:rFonts w:eastAsia="Times New Roman"/>
            <w:sz w:val="24"/>
            <w:szCs w:val="24"/>
          </w:rPr>
          <w:lastRenderedPageBreak/>
          <w:t>Franceschi</w:t>
        </w:r>
        <w:proofErr w:type="spellEnd"/>
        <w:r>
          <w:rPr>
            <w:rFonts w:eastAsia="Times New Roman"/>
            <w:sz w:val="24"/>
            <w:szCs w:val="24"/>
          </w:rPr>
          <w:t xml:space="preserve">, V. R., </w:t>
        </w:r>
        <w:proofErr w:type="spellStart"/>
        <w:r>
          <w:rPr>
            <w:rFonts w:eastAsia="Times New Roman"/>
            <w:sz w:val="24"/>
            <w:szCs w:val="24"/>
          </w:rPr>
          <w:t>Krokene</w:t>
        </w:r>
        <w:proofErr w:type="spellEnd"/>
        <w:r>
          <w:rPr>
            <w:rFonts w:eastAsia="Times New Roman"/>
            <w:sz w:val="24"/>
            <w:szCs w:val="24"/>
          </w:rPr>
          <w:t xml:space="preserve">, P., Christiansen, E., &amp; </w:t>
        </w:r>
        <w:proofErr w:type="spellStart"/>
        <w:r>
          <w:rPr>
            <w:rFonts w:eastAsia="Times New Roman"/>
            <w:sz w:val="24"/>
            <w:szCs w:val="24"/>
          </w:rPr>
          <w:t>Krekling</w:t>
        </w:r>
        <w:proofErr w:type="spellEnd"/>
        <w:r>
          <w:rPr>
            <w:rFonts w:eastAsia="Times New Roman"/>
            <w:sz w:val="24"/>
            <w:szCs w:val="24"/>
          </w:rPr>
          <w:t>, T. (2005). Anatomical and chemical defenses of conifer bark against bark beetles and other pests. New phytologist, 167(2), 353-376.</w:t>
        </w:r>
      </w:ins>
    </w:p>
    <w:p w14:paraId="5D860B6C" w14:textId="77777777" w:rsidR="00336FAA" w:rsidRDefault="00336FAA">
      <w:pPr>
        <w:spacing w:line="480" w:lineRule="auto"/>
        <w:ind w:left="720" w:hanging="720"/>
        <w:rPr>
          <w:rFonts w:eastAsia="Times New Roman"/>
          <w:sz w:val="24"/>
          <w:szCs w:val="24"/>
        </w:rPr>
      </w:pPr>
    </w:p>
    <w:p w14:paraId="7A7127B1" w14:textId="77777777" w:rsidR="00336FAA"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Frankel, S. J., technical coordinator. (1998). User’s guide to the Western Root Disease Model, version 3.0. Gen. Tech. Rep. PSW-GTR-165. Albany, CA: Pacific Southwest Research Station, Forest Service, U.S. Department of Agriculture. 166 p. </w:t>
      </w:r>
      <w:hyperlink r:id="rId33">
        <w:r>
          <w:rPr>
            <w:rStyle w:val="Hyperlink"/>
            <w:color w:val="000000"/>
            <w:sz w:val="24"/>
            <w:szCs w:val="24"/>
            <w:shd w:val="clear" w:color="auto" w:fill="FFFFFF"/>
          </w:rPr>
          <w:t>https://doi.org/10.2737/PSW-GTR-165</w:t>
        </w:r>
      </w:hyperlink>
    </w:p>
    <w:p w14:paraId="620C9BFF" w14:textId="77777777" w:rsidR="00336FAA" w:rsidRDefault="00336FAA">
      <w:pPr>
        <w:spacing w:line="480" w:lineRule="auto"/>
        <w:ind w:left="720" w:hanging="720"/>
        <w:rPr>
          <w:rStyle w:val="Hyperlink"/>
          <w:color w:val="000000"/>
          <w:sz w:val="24"/>
          <w:szCs w:val="24"/>
          <w:shd w:val="clear" w:color="auto" w:fill="FFFFFF"/>
        </w:rPr>
      </w:pPr>
    </w:p>
    <w:p w14:paraId="18C978A8" w14:textId="77777777" w:rsidR="00336FAA" w:rsidRDefault="00000000">
      <w:pPr>
        <w:spacing w:line="480" w:lineRule="auto"/>
        <w:ind w:left="720" w:hanging="720"/>
        <w:rPr>
          <w:rFonts w:eastAsia="Times New Roman"/>
          <w:sz w:val="24"/>
          <w:szCs w:val="24"/>
        </w:rPr>
      </w:pPr>
      <w:r>
        <w:rPr>
          <w:rFonts w:eastAsia="Times New Roman"/>
          <w:sz w:val="24"/>
          <w:szCs w:val="24"/>
        </w:rPr>
        <w:t>Frankel, S.J.; Wilson, L.J.; Slaughter, G. 1998. A comparison between western root disease model predictions and real data. In: Frankel, S.J., ed. User’s guide to the Western Root Disease Model, Version 3.0 Gen. Tech. Rep. PSW-GTR-165. Albany, CA: U.S. Department of Agriculture, Forest Service, Pacific Southwest Research Station: 131–138</w:t>
      </w:r>
    </w:p>
    <w:p w14:paraId="0426718B" w14:textId="77777777" w:rsidR="00336FAA" w:rsidRDefault="00336FAA">
      <w:pPr>
        <w:spacing w:line="480" w:lineRule="auto"/>
        <w:ind w:left="720" w:hanging="720"/>
        <w:rPr>
          <w:sz w:val="24"/>
          <w:szCs w:val="24"/>
          <w:shd w:val="clear" w:color="auto" w:fill="FFFFFF"/>
        </w:rPr>
      </w:pPr>
    </w:p>
    <w:p w14:paraId="51DE90ED" w14:textId="77777777" w:rsidR="00336FAA" w:rsidRDefault="00000000">
      <w:pPr>
        <w:spacing w:line="480" w:lineRule="auto"/>
        <w:ind w:left="720" w:hanging="720"/>
        <w:rPr>
          <w:sz w:val="24"/>
          <w:szCs w:val="24"/>
        </w:rPr>
      </w:pPr>
      <w:hyperlink r:id="rId34" w:anchor="bb0120" w:history="1">
        <w:r>
          <w:rPr>
            <w:rFonts w:eastAsia="Times New Roman"/>
            <w:sz w:val="24"/>
            <w:szCs w:val="24"/>
          </w:rPr>
          <w:t>Franklin J.F. and Johnson K.N. (2012</w:t>
        </w:r>
      </w:hyperlink>
      <w:r>
        <w:rPr>
          <w:rFonts w:eastAsia="Times New Roman"/>
          <w:sz w:val="24"/>
          <w:szCs w:val="24"/>
        </w:rPr>
        <w:t xml:space="preserve">). A restoration framework for federal forests in the Pacific Northwest. J. Forest., 110 (2012), pp. 429-439. </w:t>
      </w:r>
      <w:hyperlink r:id="rId35">
        <w:r>
          <w:rPr>
            <w:rStyle w:val="Hyperlink"/>
            <w:color w:val="000000"/>
            <w:sz w:val="24"/>
            <w:szCs w:val="24"/>
            <w:shd w:val="clear" w:color="auto" w:fill="FFFFFF"/>
          </w:rPr>
          <w:t>https://doi.org/10.5849/jof.10-006</w:t>
        </w:r>
      </w:hyperlink>
    </w:p>
    <w:p w14:paraId="626AAD1C" w14:textId="77777777" w:rsidR="00336FAA" w:rsidRDefault="00336FAA">
      <w:pPr>
        <w:spacing w:line="480" w:lineRule="auto"/>
        <w:ind w:left="720" w:hanging="720"/>
        <w:rPr>
          <w:rFonts w:eastAsia="Times New Roman"/>
          <w:sz w:val="24"/>
          <w:szCs w:val="24"/>
        </w:rPr>
      </w:pPr>
    </w:p>
    <w:p w14:paraId="31800348" w14:textId="77777777" w:rsidR="00336FAA" w:rsidRDefault="00000000">
      <w:pPr>
        <w:spacing w:line="480" w:lineRule="auto"/>
        <w:ind w:left="720" w:hanging="720"/>
        <w:rPr>
          <w:sz w:val="24"/>
          <w:szCs w:val="24"/>
        </w:rPr>
      </w:pPr>
      <w:r>
        <w:rPr>
          <w:rFonts w:eastAsia="Times New Roman"/>
          <w:sz w:val="24"/>
          <w:szCs w:val="24"/>
        </w:rPr>
        <w:t xml:space="preserve">Furniss, M. M. and </w:t>
      </w:r>
      <w:proofErr w:type="spellStart"/>
      <w:r>
        <w:rPr>
          <w:rFonts w:eastAsia="Times New Roman"/>
          <w:sz w:val="24"/>
          <w:szCs w:val="24"/>
        </w:rPr>
        <w:t>Kegley</w:t>
      </w:r>
      <w:proofErr w:type="spellEnd"/>
      <w:r>
        <w:rPr>
          <w:rFonts w:eastAsia="Times New Roman"/>
          <w:sz w:val="24"/>
          <w:szCs w:val="24"/>
        </w:rPr>
        <w:t>, S. J. (2014). Forest Insect and Disease Leaflet 5. US Department of Agriculture, Forest Service.</w:t>
      </w:r>
    </w:p>
    <w:p w14:paraId="170AC184" w14:textId="77777777" w:rsidR="00336FAA" w:rsidRDefault="00336FAA">
      <w:pPr>
        <w:spacing w:line="480" w:lineRule="auto"/>
        <w:rPr>
          <w:sz w:val="24"/>
          <w:szCs w:val="24"/>
          <w:shd w:val="clear" w:color="auto" w:fill="FFFFFF"/>
        </w:rPr>
      </w:pPr>
    </w:p>
    <w:p w14:paraId="12AEAF0F" w14:textId="77777777" w:rsidR="00336FAA" w:rsidRDefault="00000000">
      <w:pPr>
        <w:spacing w:line="480" w:lineRule="auto"/>
        <w:ind w:left="720" w:hanging="720"/>
        <w:rPr>
          <w:sz w:val="24"/>
          <w:szCs w:val="24"/>
        </w:rPr>
      </w:pPr>
      <w:proofErr w:type="spellStart"/>
      <w:r>
        <w:rPr>
          <w:rFonts w:eastAsia="Times New Roman"/>
          <w:sz w:val="24"/>
          <w:szCs w:val="24"/>
        </w:rPr>
        <w:lastRenderedPageBreak/>
        <w:t>Goheen</w:t>
      </w:r>
      <w:proofErr w:type="spellEnd"/>
      <w:r>
        <w:rPr>
          <w:rFonts w:eastAsia="Times New Roman"/>
          <w:sz w:val="24"/>
          <w:szCs w:val="24"/>
        </w:rPr>
        <w:t xml:space="preserve">, D. J., and </w:t>
      </w:r>
      <w:proofErr w:type="spellStart"/>
      <w:r>
        <w:rPr>
          <w:rFonts w:eastAsia="Times New Roman"/>
          <w:sz w:val="24"/>
          <w:szCs w:val="24"/>
        </w:rPr>
        <w:t>Otrosina</w:t>
      </w:r>
      <w:proofErr w:type="spellEnd"/>
      <w:r>
        <w:rPr>
          <w:rFonts w:eastAsia="Times New Roman"/>
          <w:sz w:val="24"/>
          <w:szCs w:val="24"/>
        </w:rPr>
        <w:t xml:space="preserve">, W. J. (1998). Characteristics and consequences of root diseases in forests of western North America. In: Frankel, Susan J., tech. </w:t>
      </w:r>
      <w:proofErr w:type="spellStart"/>
      <w:r>
        <w:rPr>
          <w:rFonts w:eastAsia="Times New Roman"/>
          <w:sz w:val="24"/>
          <w:szCs w:val="24"/>
        </w:rPr>
        <w:t>coord</w:t>
      </w:r>
      <w:proofErr w:type="spellEnd"/>
      <w:r>
        <w:rPr>
          <w:rFonts w:eastAsia="Times New Roman"/>
          <w:sz w:val="24"/>
          <w:szCs w:val="24"/>
        </w:rPr>
        <w:t xml:space="preserve">. User’s guide to the western root disease model, version 3.0. Gen. Tech. Rep. PSW-GTR 165. Albany, CA: US Department of Agriculture, Forest Service, Pacific Southwest Station: 3-8 p. </w:t>
      </w:r>
      <w:r>
        <w:rPr>
          <w:rStyle w:val="Hyperlink"/>
          <w:color w:val="000000"/>
          <w:sz w:val="24"/>
          <w:szCs w:val="24"/>
          <w:shd w:val="clear" w:color="auto" w:fill="FFFFFF"/>
        </w:rPr>
        <w:t>https://www.fs.usda.gov/treesearch/pubs/1087</w:t>
      </w:r>
    </w:p>
    <w:p w14:paraId="527E9E93" w14:textId="77777777" w:rsidR="00336FAA" w:rsidRDefault="00336FAA">
      <w:pPr>
        <w:spacing w:line="480" w:lineRule="auto"/>
        <w:ind w:left="720" w:hanging="720"/>
        <w:rPr>
          <w:rFonts w:eastAsia="Times New Roman"/>
          <w:sz w:val="24"/>
          <w:szCs w:val="24"/>
        </w:rPr>
      </w:pPr>
    </w:p>
    <w:p w14:paraId="5E965C38" w14:textId="77777777" w:rsidR="00336FAA" w:rsidRDefault="00000000">
      <w:pPr>
        <w:spacing w:line="480" w:lineRule="auto"/>
        <w:ind w:left="720" w:hanging="720"/>
        <w:rPr>
          <w:sz w:val="24"/>
          <w:szCs w:val="24"/>
        </w:rPr>
      </w:pPr>
      <w:r>
        <w:rPr>
          <w:rFonts w:eastAsia="Times New Roman"/>
          <w:sz w:val="24"/>
          <w:szCs w:val="24"/>
        </w:rPr>
        <w:t xml:space="preserve">Hadfield, J. S., and Region., (1985). Laminated root rot : a guide for reducing and preventing losses in Oregon and Washington forests (Vol. 1985). [Portland, Or.] : U.S. Dept. of Agriculture, Forest Service, Pacific Northwest Region. 13 p. </w:t>
      </w:r>
      <w:hyperlink r:id="rId36">
        <w:r>
          <w:rPr>
            <w:rStyle w:val="Hyperlink"/>
            <w:color w:val="000000"/>
            <w:sz w:val="24"/>
            <w:szCs w:val="24"/>
            <w:shd w:val="clear" w:color="auto" w:fill="FFFFFF"/>
          </w:rPr>
          <w:t>https://www.biodiversitylibrary.org/bibliography/178892</w:t>
        </w:r>
      </w:hyperlink>
      <w:r>
        <w:rPr>
          <w:rStyle w:val="Hyperlink"/>
          <w:color w:val="000000"/>
          <w:sz w:val="24"/>
          <w:szCs w:val="24"/>
          <w:shd w:val="clear" w:color="auto" w:fill="FFFFFF"/>
        </w:rPr>
        <w:br/>
      </w:r>
    </w:p>
    <w:p w14:paraId="495CC2FC" w14:textId="77777777" w:rsidR="00336FAA" w:rsidRDefault="00000000">
      <w:pPr>
        <w:spacing w:line="480" w:lineRule="auto"/>
        <w:ind w:left="720" w:hanging="720"/>
        <w:rPr>
          <w:sz w:val="24"/>
          <w:szCs w:val="24"/>
        </w:rPr>
      </w:pPr>
      <w:r>
        <w:rPr>
          <w:rFonts w:eastAsia="Times New Roman"/>
          <w:sz w:val="24"/>
          <w:szCs w:val="24"/>
        </w:rPr>
        <w:t xml:space="preserve">Hadfield, J. S., </w:t>
      </w:r>
      <w:proofErr w:type="spellStart"/>
      <w:r>
        <w:rPr>
          <w:rFonts w:eastAsia="Times New Roman"/>
          <w:sz w:val="24"/>
          <w:szCs w:val="24"/>
        </w:rPr>
        <w:t>Goheen</w:t>
      </w:r>
      <w:proofErr w:type="spellEnd"/>
      <w:r>
        <w:rPr>
          <w:rFonts w:eastAsia="Times New Roman"/>
          <w:sz w:val="24"/>
          <w:szCs w:val="24"/>
        </w:rPr>
        <w:t xml:space="preserve">, D. J., Filip, G. M., Schmitt, C. L., Harvey, R.D., (1986). Root diseases in Oregon and Washington conifers. Portland, OR: USDA Forest Service, Pacific Northwest Region. 27 p. </w:t>
      </w:r>
      <w:r>
        <w:rPr>
          <w:rStyle w:val="Hyperlink"/>
          <w:color w:val="000000"/>
          <w:sz w:val="24"/>
          <w:szCs w:val="24"/>
          <w:shd w:val="clear" w:color="auto" w:fill="FFFFFF"/>
        </w:rPr>
        <w:t>https://www.fs.usda.gov/detail/r6/forest-grasslandhealth/?cid=fsbdev2_027376</w:t>
      </w:r>
      <w:r>
        <w:rPr>
          <w:rStyle w:val="Hyperlink"/>
          <w:color w:val="000000"/>
          <w:sz w:val="24"/>
          <w:szCs w:val="24"/>
          <w:shd w:val="clear" w:color="auto" w:fill="FFFFFF"/>
        </w:rPr>
        <w:br/>
      </w:r>
    </w:p>
    <w:p w14:paraId="06B113F1" w14:textId="77777777" w:rsidR="00336FAA" w:rsidRDefault="00000000">
      <w:pPr>
        <w:spacing w:line="480" w:lineRule="auto"/>
        <w:ind w:left="720" w:hanging="720"/>
        <w:rPr>
          <w:sz w:val="24"/>
          <w:szCs w:val="24"/>
        </w:rPr>
      </w:pPr>
      <w:proofErr w:type="spellStart"/>
      <w:r>
        <w:rPr>
          <w:rFonts w:eastAsia="Times New Roman"/>
          <w:sz w:val="24"/>
          <w:szCs w:val="24"/>
          <w:lang w:val="fr-FR"/>
          <w:rPrChange w:id="957" w:author="Sarah Hoffman" w:date="2022-11-04T19:18:00Z">
            <w:rPr/>
          </w:rPrChange>
        </w:rPr>
        <w:t>Hagle</w:t>
      </w:r>
      <w:proofErr w:type="spellEnd"/>
      <w:r>
        <w:rPr>
          <w:rFonts w:eastAsia="Times New Roman"/>
          <w:sz w:val="24"/>
          <w:szCs w:val="24"/>
          <w:lang w:val="fr-FR"/>
          <w:rPrChange w:id="958" w:author="Sarah Hoffman" w:date="2022-11-04T19:18:00Z">
            <w:rPr/>
          </w:rPrChange>
        </w:rPr>
        <w:t xml:space="preserve">, S. K., </w:t>
      </w:r>
      <w:proofErr w:type="spellStart"/>
      <w:r>
        <w:rPr>
          <w:rFonts w:eastAsia="Times New Roman"/>
          <w:sz w:val="24"/>
          <w:szCs w:val="24"/>
          <w:lang w:val="fr-FR"/>
          <w:rPrChange w:id="959" w:author="Sarah Hoffman" w:date="2022-11-04T19:18:00Z">
            <w:rPr/>
          </w:rPrChange>
        </w:rPr>
        <w:t>Tunnock</w:t>
      </w:r>
      <w:proofErr w:type="spellEnd"/>
      <w:r>
        <w:rPr>
          <w:rFonts w:eastAsia="Times New Roman"/>
          <w:sz w:val="24"/>
          <w:szCs w:val="24"/>
          <w:lang w:val="fr-FR"/>
          <w:rPrChange w:id="960" w:author="Sarah Hoffman" w:date="2022-11-04T19:18:00Z">
            <w:rPr/>
          </w:rPrChange>
        </w:rPr>
        <w:t xml:space="preserve">, S. T., Gibson, K. E., Gilligan, C. J., (1987). </w:t>
      </w:r>
      <w:r>
        <w:rPr>
          <w:rFonts w:eastAsia="Times New Roman"/>
          <w:sz w:val="24"/>
          <w:szCs w:val="24"/>
        </w:rPr>
        <w:t>Field Guide to Diseases and Insect Pests of Idaho and Montana Forests. United States: U.S. Department of Agriculture, Forest Service, State and Private Forestry, Northern Region. 123 p.</w:t>
      </w:r>
    </w:p>
    <w:p w14:paraId="5256C896" w14:textId="77777777" w:rsidR="00336FAA" w:rsidRDefault="00336FAA">
      <w:pPr>
        <w:spacing w:line="480" w:lineRule="auto"/>
        <w:ind w:left="720" w:hanging="720"/>
        <w:rPr>
          <w:rFonts w:eastAsia="Times New Roman"/>
          <w:sz w:val="24"/>
          <w:szCs w:val="24"/>
        </w:rPr>
      </w:pPr>
    </w:p>
    <w:p w14:paraId="6659F9A2" w14:textId="77777777" w:rsidR="00336FAA" w:rsidRDefault="00000000">
      <w:pPr>
        <w:spacing w:line="480" w:lineRule="auto"/>
        <w:ind w:left="720" w:hanging="720"/>
        <w:rPr>
          <w:sz w:val="24"/>
          <w:szCs w:val="24"/>
        </w:rPr>
      </w:pPr>
      <w:r>
        <w:rPr>
          <w:rFonts w:eastAsia="Times New Roman"/>
          <w:sz w:val="24"/>
          <w:szCs w:val="24"/>
        </w:rPr>
        <w:lastRenderedPageBreak/>
        <w:t xml:space="preserve">Hanna, J., </w:t>
      </w:r>
      <w:proofErr w:type="spellStart"/>
      <w:r>
        <w:rPr>
          <w:rFonts w:eastAsia="Times New Roman"/>
          <w:sz w:val="24"/>
          <w:szCs w:val="24"/>
        </w:rPr>
        <w:t>Warwell</w:t>
      </w:r>
      <w:proofErr w:type="spellEnd"/>
      <w:r>
        <w:rPr>
          <w:rFonts w:eastAsia="Times New Roman"/>
          <w:sz w:val="24"/>
          <w:szCs w:val="24"/>
        </w:rPr>
        <w:t xml:space="preserve">, M. V., Maffei, H., Fairweather, M. L., Blodgett, J. T., </w:t>
      </w:r>
      <w:proofErr w:type="spellStart"/>
      <w:r>
        <w:rPr>
          <w:rFonts w:eastAsia="Times New Roman"/>
          <w:sz w:val="24"/>
          <w:szCs w:val="24"/>
        </w:rPr>
        <w:t>Zambino</w:t>
      </w:r>
      <w:proofErr w:type="spellEnd"/>
      <w:r>
        <w:rPr>
          <w:rFonts w:eastAsia="Times New Roman"/>
          <w:sz w:val="24"/>
          <w:szCs w:val="24"/>
        </w:rPr>
        <w:t xml:space="preserve">, P. J., ... and Klopfenstein, N. (2016). Bioclimatic modeling predicts potential distribution of Armillaria </w:t>
      </w:r>
      <w:proofErr w:type="spellStart"/>
      <w:r>
        <w:rPr>
          <w:rFonts w:eastAsia="Times New Roman"/>
          <w:sz w:val="24"/>
          <w:szCs w:val="24"/>
        </w:rPr>
        <w:t>solidipes</w:t>
      </w:r>
      <w:proofErr w:type="spellEnd"/>
      <w:r>
        <w:rPr>
          <w:rFonts w:eastAsia="Times New Roman"/>
          <w:sz w:val="24"/>
          <w:szCs w:val="24"/>
        </w:rPr>
        <w:t xml:space="preserve"> and Pseudotsuga menziesii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Logan, UT: Utah State University, Quinney College of Natural Resources. p. 117-123. </w:t>
      </w:r>
      <w:r>
        <w:rPr>
          <w:rStyle w:val="Hyperlink"/>
          <w:color w:val="000000"/>
          <w:sz w:val="24"/>
          <w:szCs w:val="24"/>
          <w:shd w:val="clear" w:color="auto" w:fill="FFFFFF"/>
        </w:rPr>
        <w:t>https://www.fs.usda.gov/treesearch/pubs/52098</w:t>
      </w:r>
    </w:p>
    <w:p w14:paraId="24CA9F35" w14:textId="77777777" w:rsidR="00336FAA" w:rsidRDefault="00336FAA">
      <w:pPr>
        <w:spacing w:line="480" w:lineRule="auto"/>
        <w:ind w:left="720" w:hanging="720"/>
        <w:rPr>
          <w:rFonts w:eastAsia="Times New Roman"/>
          <w:sz w:val="24"/>
          <w:szCs w:val="24"/>
        </w:rPr>
      </w:pPr>
    </w:p>
    <w:p w14:paraId="0C4A888D" w14:textId="77777777" w:rsidR="00336FAA" w:rsidRDefault="00000000">
      <w:pPr>
        <w:spacing w:line="480" w:lineRule="auto"/>
        <w:ind w:left="720" w:hanging="720"/>
        <w:rPr>
          <w:sz w:val="24"/>
          <w:szCs w:val="24"/>
        </w:rPr>
      </w:pPr>
      <w:r>
        <w:rPr>
          <w:rFonts w:eastAsia="Times New Roman"/>
          <w:sz w:val="24"/>
          <w:szCs w:val="24"/>
        </w:rPr>
        <w:t>Hansen, E. M. (1979). Survival of </w:t>
      </w:r>
      <w:proofErr w:type="spellStart"/>
      <w:r>
        <w:rPr>
          <w:rFonts w:eastAsia="Times New Roman"/>
          <w:sz w:val="24"/>
          <w:szCs w:val="24"/>
        </w:rPr>
        <w:t>Phellinusweirii</w:t>
      </w:r>
      <w:proofErr w:type="spellEnd"/>
      <w:r>
        <w:rPr>
          <w:rFonts w:eastAsia="Times New Roman"/>
          <w:sz w:val="24"/>
          <w:szCs w:val="24"/>
        </w:rPr>
        <w:t xml:space="preserve"> in Douglas-fir stumps after logging. Canadian Journal of Forest Research. 9(4): 484-488. </w:t>
      </w:r>
      <w:hyperlink r:id="rId37">
        <w:r>
          <w:rPr>
            <w:rStyle w:val="Hyperlink"/>
            <w:color w:val="000000"/>
            <w:sz w:val="24"/>
            <w:szCs w:val="24"/>
            <w:shd w:val="clear" w:color="auto" w:fill="FFFFFF"/>
          </w:rPr>
          <w:t>https://doi.org/10.1139/x79-078</w:t>
        </w:r>
      </w:hyperlink>
    </w:p>
    <w:p w14:paraId="226549F6" w14:textId="77777777" w:rsidR="00336FAA" w:rsidRDefault="00336FAA">
      <w:pPr>
        <w:spacing w:line="480" w:lineRule="auto"/>
        <w:ind w:left="720" w:hanging="720"/>
        <w:rPr>
          <w:rFonts w:eastAsia="Times New Roman"/>
          <w:sz w:val="24"/>
          <w:szCs w:val="24"/>
        </w:rPr>
      </w:pPr>
    </w:p>
    <w:p w14:paraId="22D339D0" w14:textId="77777777" w:rsidR="00336FAA" w:rsidRDefault="00000000">
      <w:pPr>
        <w:spacing w:line="480" w:lineRule="auto"/>
        <w:ind w:left="720" w:hanging="720"/>
        <w:rPr>
          <w:sz w:val="24"/>
          <w:szCs w:val="24"/>
        </w:rPr>
      </w:pPr>
      <w:r>
        <w:rPr>
          <w:rFonts w:eastAsia="Times New Roman"/>
          <w:sz w:val="24"/>
          <w:szCs w:val="24"/>
        </w:rPr>
        <w:t xml:space="preserve">Hansen, E. M., Reynolds K., Angwin P., (1983). Factors influencing the spread of Phellinus weirii in Douglas-fir. Proc. 6th mt. Conf. On Root and Butt Rots in Forest Trees. Melbourne, Victoria, Gympie, Australia. </w:t>
      </w:r>
    </w:p>
    <w:p w14:paraId="1C5D9311" w14:textId="77777777" w:rsidR="00336FAA" w:rsidRDefault="00336FAA">
      <w:pPr>
        <w:spacing w:line="480" w:lineRule="auto"/>
        <w:ind w:left="720" w:hanging="720"/>
        <w:rPr>
          <w:rFonts w:eastAsia="Times New Roman"/>
          <w:sz w:val="24"/>
          <w:szCs w:val="24"/>
        </w:rPr>
      </w:pPr>
    </w:p>
    <w:p w14:paraId="4CDFB6FC" w14:textId="77777777" w:rsidR="00336FAA" w:rsidRDefault="00000000">
      <w:pPr>
        <w:spacing w:line="480" w:lineRule="auto"/>
        <w:ind w:left="720" w:hanging="720"/>
        <w:rPr>
          <w:rStyle w:val="Hyperlink"/>
          <w:sz w:val="24"/>
          <w:szCs w:val="24"/>
          <w:shd w:val="clear" w:color="auto" w:fill="FFFFFF"/>
        </w:rPr>
      </w:pPr>
      <w:r>
        <w:rPr>
          <w:rFonts w:eastAsia="Times New Roman"/>
          <w:sz w:val="24"/>
          <w:szCs w:val="24"/>
        </w:rPr>
        <w:t xml:space="preserve">Hansen, E. M., and </w:t>
      </w:r>
      <w:proofErr w:type="spellStart"/>
      <w:r>
        <w:rPr>
          <w:rFonts w:eastAsia="Times New Roman"/>
          <w:sz w:val="24"/>
          <w:szCs w:val="24"/>
        </w:rPr>
        <w:t>Goheen</w:t>
      </w:r>
      <w:proofErr w:type="spellEnd"/>
      <w:r>
        <w:rPr>
          <w:rFonts w:eastAsia="Times New Roman"/>
          <w:sz w:val="24"/>
          <w:szCs w:val="24"/>
        </w:rPr>
        <w:t xml:space="preserve">, E. M. (2000). Phellinus weirii and other native root pathogens as determinants of forest structure and process in western North America. Annual review of phytopathology, 38(1), 515-539. </w:t>
      </w:r>
      <w:hyperlink r:id="rId38">
        <w:r>
          <w:rPr>
            <w:rStyle w:val="Hyperlink"/>
            <w:sz w:val="24"/>
            <w:szCs w:val="24"/>
            <w:shd w:val="clear" w:color="auto" w:fill="FFFFFF"/>
          </w:rPr>
          <w:t>http://dx.doi.org/10.1146/annurev.phyto.38.1.515</w:t>
        </w:r>
      </w:hyperlink>
    </w:p>
    <w:p w14:paraId="3D7BCA26" w14:textId="77777777" w:rsidR="00336FAA" w:rsidRDefault="00336FAA">
      <w:pPr>
        <w:spacing w:line="480" w:lineRule="auto"/>
        <w:rPr>
          <w:rStyle w:val="Hyperlink"/>
          <w:color w:val="000000"/>
          <w:sz w:val="24"/>
          <w:szCs w:val="24"/>
          <w:u w:val="none"/>
          <w:shd w:val="clear" w:color="auto" w:fill="FFFFFF"/>
        </w:rPr>
      </w:pPr>
    </w:p>
    <w:p w14:paraId="5106DD29" w14:textId="77777777" w:rsidR="00336FAA" w:rsidRDefault="00000000">
      <w:pPr>
        <w:spacing w:line="480" w:lineRule="auto"/>
        <w:ind w:left="720" w:hanging="720"/>
        <w:rPr>
          <w:color w:val="000000"/>
          <w:sz w:val="24"/>
          <w:szCs w:val="24"/>
          <w:shd w:val="clear" w:color="auto" w:fill="FFFFFF"/>
        </w:rPr>
      </w:pPr>
      <w:r>
        <w:rPr>
          <w:rStyle w:val="Hyperlink"/>
          <w:color w:val="000000"/>
          <w:sz w:val="24"/>
          <w:szCs w:val="24"/>
          <w:u w:val="none"/>
          <w:shd w:val="clear" w:color="auto" w:fill="FFFFFF"/>
        </w:rPr>
        <w:t>Harrington, C. A. (2006). Biology and ecology of red alder. United States Department of Agriculture Forest Service General Technical Report PNW, 669, 21.</w:t>
      </w:r>
    </w:p>
    <w:p w14:paraId="0F5F4111" w14:textId="77777777" w:rsidR="00336FAA" w:rsidRDefault="00336FAA">
      <w:pPr>
        <w:spacing w:line="480" w:lineRule="auto"/>
        <w:ind w:left="720" w:hanging="720"/>
        <w:rPr>
          <w:rFonts w:eastAsia="Times New Roman"/>
          <w:sz w:val="24"/>
          <w:szCs w:val="24"/>
        </w:rPr>
      </w:pPr>
    </w:p>
    <w:p w14:paraId="544FF47A" w14:textId="77777777" w:rsidR="00336FAA" w:rsidRDefault="00000000">
      <w:pPr>
        <w:spacing w:line="480" w:lineRule="auto"/>
        <w:ind w:left="720" w:hanging="720"/>
        <w:rPr>
          <w:sz w:val="24"/>
          <w:szCs w:val="24"/>
        </w:rPr>
      </w:pPr>
      <w:r>
        <w:rPr>
          <w:rFonts w:eastAsia="Times New Roman"/>
          <w:sz w:val="24"/>
          <w:szCs w:val="24"/>
        </w:rPr>
        <w:t xml:space="preserve">Healey, S. P., Raymond, C. L., Lockman, I. B., Hernandez, A. J., Garrard, C., and Huang, C. (2016). Root disease can rival fire and harvest in reducing forest carbon storage. Ecosphere, 7(11), e01569. </w:t>
      </w:r>
      <w:hyperlink r:id="rId39">
        <w:r>
          <w:rPr>
            <w:rStyle w:val="Hyperlink"/>
            <w:color w:val="000000"/>
            <w:sz w:val="24"/>
            <w:szCs w:val="24"/>
            <w:shd w:val="clear" w:color="auto" w:fill="FFFFFF"/>
          </w:rPr>
          <w:t>https://doi.org/10.1002/ecs2.1569</w:t>
        </w:r>
      </w:hyperlink>
    </w:p>
    <w:p w14:paraId="1A62DB38" w14:textId="77777777" w:rsidR="00336FAA" w:rsidRDefault="00336FAA">
      <w:pPr>
        <w:spacing w:line="480" w:lineRule="auto"/>
        <w:ind w:left="720" w:hanging="720"/>
        <w:rPr>
          <w:sz w:val="24"/>
          <w:szCs w:val="24"/>
          <w:shd w:val="clear" w:color="auto" w:fill="FFFFFF"/>
        </w:rPr>
      </w:pPr>
    </w:p>
    <w:p w14:paraId="5D80A039" w14:textId="77777777" w:rsidR="00336FAA" w:rsidRDefault="00000000">
      <w:pPr>
        <w:spacing w:line="480" w:lineRule="auto"/>
        <w:ind w:left="720" w:hanging="720"/>
        <w:rPr>
          <w:sz w:val="24"/>
          <w:szCs w:val="24"/>
        </w:rPr>
      </w:pPr>
      <w:r>
        <w:rPr>
          <w:rFonts w:eastAsia="Times New Roman"/>
          <w:sz w:val="24"/>
          <w:szCs w:val="24"/>
        </w:rPr>
        <w:t xml:space="preserve">Klopfenstein, N. B., Kim, M.-S.; Hanna, J. W.; Richardson, B. A.; Lundquist, J. E. (2009). Approaches to predicting potential impacts of climate change on forest disease: an example with Armillaria root disease. Res. Pap. RMRS- RP-76. Fort Collins, CO: U.S. Department of Agriculture , Forest Service, Rocky Mountain Research Station . 10 p. </w:t>
      </w:r>
      <w:r>
        <w:rPr>
          <w:rStyle w:val="Hyperlink"/>
          <w:color w:val="000000"/>
          <w:sz w:val="24"/>
          <w:szCs w:val="24"/>
          <w:shd w:val="clear" w:color="auto" w:fill="FFFFFF"/>
        </w:rPr>
        <w:t>https://www.fs.fed.us/rm/pubs/rmrs_rp076.pdf</w:t>
      </w:r>
    </w:p>
    <w:p w14:paraId="2A8FA358" w14:textId="77777777" w:rsidR="00336FAA" w:rsidRDefault="00336FAA">
      <w:pPr>
        <w:spacing w:line="480" w:lineRule="auto"/>
        <w:ind w:left="720" w:hanging="720"/>
        <w:rPr>
          <w:rFonts w:eastAsia="Times New Roman"/>
          <w:sz w:val="24"/>
          <w:szCs w:val="24"/>
        </w:rPr>
      </w:pPr>
    </w:p>
    <w:p w14:paraId="637A2B60" w14:textId="77777777" w:rsidR="00336FAA"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Lan, Y. H., Shaw, D. C., </w:t>
      </w:r>
      <w:proofErr w:type="spellStart"/>
      <w:r>
        <w:rPr>
          <w:rFonts w:eastAsia="Times New Roman"/>
          <w:sz w:val="24"/>
          <w:szCs w:val="24"/>
        </w:rPr>
        <w:t>Beedlow</w:t>
      </w:r>
      <w:proofErr w:type="spellEnd"/>
      <w:r>
        <w:rPr>
          <w:rFonts w:eastAsia="Times New Roman"/>
          <w:sz w:val="24"/>
          <w:szCs w:val="24"/>
        </w:rPr>
        <w:t xml:space="preserve">, P. A., Lee, E. H., and </w:t>
      </w:r>
      <w:proofErr w:type="spellStart"/>
      <w:r>
        <w:rPr>
          <w:rFonts w:eastAsia="Times New Roman"/>
          <w:sz w:val="24"/>
          <w:szCs w:val="24"/>
        </w:rPr>
        <w:t>Waschmann</w:t>
      </w:r>
      <w:proofErr w:type="spellEnd"/>
      <w:r>
        <w:rPr>
          <w:rFonts w:eastAsia="Times New Roman"/>
          <w:sz w:val="24"/>
          <w:szCs w:val="24"/>
        </w:rPr>
        <w:t xml:space="preserve">, R. S. (2019). Severity of Swiss needle cast in young and mature Douglas-fir forests in western Oregon, USA. Forest ecology and management, 442, 79-95 p. </w:t>
      </w:r>
      <w:hyperlink r:id="rId40" w:tgtFrame="Persistent link using digital object identifier">
        <w:r>
          <w:rPr>
            <w:rStyle w:val="Hyperlink"/>
            <w:color w:val="000000"/>
            <w:sz w:val="24"/>
            <w:szCs w:val="24"/>
            <w:shd w:val="clear" w:color="auto" w:fill="FFFFFF"/>
          </w:rPr>
          <w:t>https://doi.org/10.1016/j.foreco.2019.03.063</w:t>
        </w:r>
      </w:hyperlink>
    </w:p>
    <w:p w14:paraId="60DEFBDB" w14:textId="77777777" w:rsidR="00336FAA" w:rsidRDefault="00336FAA">
      <w:pPr>
        <w:spacing w:line="480" w:lineRule="auto"/>
        <w:ind w:left="720" w:hanging="720"/>
        <w:rPr>
          <w:rStyle w:val="Hyperlink"/>
          <w:color w:val="000000"/>
          <w:sz w:val="24"/>
          <w:szCs w:val="24"/>
          <w:shd w:val="clear" w:color="auto" w:fill="FFFFFF"/>
        </w:rPr>
      </w:pPr>
    </w:p>
    <w:p w14:paraId="6570F5AB" w14:textId="77777777" w:rsidR="00336FAA" w:rsidRDefault="00000000">
      <w:pPr>
        <w:spacing w:line="480" w:lineRule="auto"/>
        <w:ind w:left="720" w:hanging="720"/>
        <w:rPr>
          <w:rFonts w:eastAsia="Times New Roman"/>
          <w:sz w:val="24"/>
          <w:szCs w:val="24"/>
          <w:lang w:val="es-ES"/>
        </w:rPr>
      </w:pPr>
      <w:r>
        <w:rPr>
          <w:rFonts w:eastAsia="Times New Roman"/>
          <w:sz w:val="24"/>
          <w:szCs w:val="24"/>
        </w:rPr>
        <w:t xml:space="preserve">Langridge, R.W., 1987. Soil survey of Linn County Area, Oregon. </w:t>
      </w:r>
      <w:r>
        <w:rPr>
          <w:rFonts w:eastAsia="Times New Roman"/>
          <w:sz w:val="24"/>
          <w:szCs w:val="24"/>
          <w:lang w:val="es-ES"/>
          <w:rPrChange w:id="961" w:author="Sarah Hoffman" w:date="2022-11-04T19:18:00Z">
            <w:rPr/>
          </w:rPrChange>
        </w:rPr>
        <w:t xml:space="preserve">USDA </w:t>
      </w:r>
      <w:proofErr w:type="spellStart"/>
      <w:r>
        <w:rPr>
          <w:rFonts w:eastAsia="Times New Roman"/>
          <w:sz w:val="24"/>
          <w:szCs w:val="24"/>
          <w:lang w:val="es-ES"/>
          <w:rPrChange w:id="962" w:author="Sarah Hoffman" w:date="2022-11-04T19:18:00Z">
            <w:rPr/>
          </w:rPrChange>
        </w:rPr>
        <w:t>Soil</w:t>
      </w:r>
      <w:proofErr w:type="spellEnd"/>
      <w:r>
        <w:rPr>
          <w:rFonts w:eastAsia="Times New Roman"/>
          <w:sz w:val="24"/>
          <w:szCs w:val="24"/>
          <w:lang w:val="es-ES"/>
          <w:rPrChange w:id="963" w:author="Sarah Hoffman" w:date="2022-11-04T19:18:00Z">
            <w:rPr/>
          </w:rPrChange>
        </w:rPr>
        <w:t xml:space="preserve"> Con. Ser., Washington, DC.</w:t>
      </w:r>
    </w:p>
    <w:p w14:paraId="398D9DA7" w14:textId="77777777" w:rsidR="00336FAA" w:rsidRDefault="00336FAA">
      <w:pPr>
        <w:spacing w:line="480" w:lineRule="auto"/>
        <w:ind w:left="720" w:hanging="720"/>
        <w:rPr>
          <w:rFonts w:eastAsia="Times New Roman"/>
          <w:sz w:val="24"/>
          <w:szCs w:val="24"/>
          <w:lang w:val="es-ES"/>
        </w:rPr>
      </w:pPr>
    </w:p>
    <w:p w14:paraId="08E5E52A" w14:textId="77777777" w:rsidR="00336FAA" w:rsidRDefault="00000000">
      <w:pPr>
        <w:spacing w:line="480" w:lineRule="auto"/>
        <w:ind w:left="720" w:hanging="720"/>
        <w:rPr>
          <w:sz w:val="24"/>
          <w:szCs w:val="24"/>
        </w:rPr>
      </w:pPr>
      <w:r>
        <w:rPr>
          <w:rFonts w:eastAsia="Times New Roman"/>
          <w:sz w:val="24"/>
          <w:szCs w:val="24"/>
        </w:rPr>
        <w:lastRenderedPageBreak/>
        <w:t xml:space="preserve">Lattin, P.D. 1998. Spatial analysis of Phellinus </w:t>
      </w:r>
      <w:proofErr w:type="spellStart"/>
      <w:r>
        <w:rPr>
          <w:rFonts w:eastAsia="Times New Roman"/>
          <w:sz w:val="24"/>
          <w:szCs w:val="24"/>
        </w:rPr>
        <w:t>wierii</w:t>
      </w:r>
      <w:proofErr w:type="spellEnd"/>
      <w:r>
        <w:rPr>
          <w:rFonts w:eastAsia="Times New Roman"/>
          <w:sz w:val="24"/>
          <w:szCs w:val="24"/>
        </w:rPr>
        <w:t xml:space="preserve"> infection centers in the Central Cascades of Oregon: Inferring ecological processes from patterns. M.S. Thesis Oregon State University. </w:t>
      </w:r>
    </w:p>
    <w:p w14:paraId="76953965" w14:textId="77777777" w:rsidR="00336FAA" w:rsidRDefault="00336FAA">
      <w:pPr>
        <w:spacing w:line="480" w:lineRule="auto"/>
        <w:ind w:left="720" w:hanging="720"/>
        <w:rPr>
          <w:rFonts w:eastAsia="Times New Roman"/>
          <w:sz w:val="24"/>
          <w:szCs w:val="24"/>
        </w:rPr>
      </w:pPr>
    </w:p>
    <w:p w14:paraId="55C7E049" w14:textId="77777777" w:rsidR="00336FAA" w:rsidRDefault="00000000">
      <w:pPr>
        <w:spacing w:line="480" w:lineRule="auto"/>
        <w:ind w:left="720" w:hanging="720"/>
        <w:rPr>
          <w:sz w:val="24"/>
          <w:szCs w:val="24"/>
        </w:rPr>
      </w:pPr>
      <w:r>
        <w:rPr>
          <w:rFonts w:eastAsia="Times New Roman"/>
          <w:sz w:val="24"/>
          <w:szCs w:val="24"/>
        </w:rPr>
        <w:t xml:space="preserve">Law, B. E., </w:t>
      </w:r>
      <w:proofErr w:type="spellStart"/>
      <w:r>
        <w:rPr>
          <w:rFonts w:eastAsia="Times New Roman"/>
          <w:sz w:val="24"/>
          <w:szCs w:val="24"/>
        </w:rPr>
        <w:t>Hudiburg</w:t>
      </w:r>
      <w:proofErr w:type="spellEnd"/>
      <w:r>
        <w:rPr>
          <w:rFonts w:eastAsia="Times New Roman"/>
          <w:sz w:val="24"/>
          <w:szCs w:val="24"/>
        </w:rPr>
        <w:t xml:space="preserve">, T. W., and </w:t>
      </w:r>
      <w:proofErr w:type="spellStart"/>
      <w:r>
        <w:rPr>
          <w:rFonts w:eastAsia="Times New Roman"/>
          <w:sz w:val="24"/>
          <w:szCs w:val="24"/>
        </w:rPr>
        <w:t>Luyssaert</w:t>
      </w:r>
      <w:proofErr w:type="spellEnd"/>
      <w:r>
        <w:rPr>
          <w:rFonts w:eastAsia="Times New Roman"/>
          <w:sz w:val="24"/>
          <w:szCs w:val="24"/>
        </w:rPr>
        <w:t xml:space="preserve">, S. (2013). Thinning effects on forest productivity: consequences of preserving old forests and mitigating impacts of fire and drought. Plant Ecology and Diversity, 6(1), 73-85. </w:t>
      </w:r>
      <w:hyperlink r:id="rId41">
        <w:r>
          <w:rPr>
            <w:rStyle w:val="Hyperlink"/>
            <w:color w:val="000000"/>
            <w:sz w:val="24"/>
            <w:szCs w:val="24"/>
            <w:shd w:val="clear" w:color="auto" w:fill="FFFFFF"/>
          </w:rPr>
          <w:t>https://doi.org/10.1080/17550874.2012.679013</w:t>
        </w:r>
      </w:hyperlink>
    </w:p>
    <w:p w14:paraId="6FF42F73" w14:textId="77777777" w:rsidR="00336FAA" w:rsidRDefault="00336FAA">
      <w:pPr>
        <w:spacing w:line="480" w:lineRule="auto"/>
        <w:rPr>
          <w:sz w:val="24"/>
          <w:szCs w:val="24"/>
        </w:rPr>
      </w:pPr>
    </w:p>
    <w:p w14:paraId="05CD544E" w14:textId="77777777" w:rsidR="00336FAA" w:rsidRDefault="00000000">
      <w:pPr>
        <w:spacing w:line="480" w:lineRule="auto"/>
        <w:ind w:left="720" w:hanging="720"/>
        <w:rPr>
          <w:rFonts w:eastAsia="Times New Roman"/>
          <w:sz w:val="24"/>
          <w:szCs w:val="24"/>
        </w:rPr>
      </w:pPr>
      <w:r>
        <w:rPr>
          <w:rFonts w:eastAsia="Times New Roman"/>
          <w:sz w:val="24"/>
          <w:szCs w:val="24"/>
        </w:rPr>
        <w:t>Lawson, T. T. (1979). Some silvicultural impacts of Phellinus weirii on a managed forest in the interior Coast Range of Oregon (Master’s thesis). Oregon State University, Corvallis, OR.</w:t>
      </w:r>
    </w:p>
    <w:p w14:paraId="3127DBD3" w14:textId="77777777" w:rsidR="00336FAA" w:rsidRDefault="00336FAA">
      <w:pPr>
        <w:spacing w:line="480" w:lineRule="auto"/>
        <w:rPr>
          <w:sz w:val="24"/>
          <w:szCs w:val="24"/>
          <w:shd w:val="clear" w:color="auto" w:fill="FFFFFF"/>
        </w:rPr>
      </w:pPr>
    </w:p>
    <w:p w14:paraId="6128FCED" w14:textId="77777777" w:rsidR="00336FAA" w:rsidRDefault="00000000">
      <w:pPr>
        <w:spacing w:line="480" w:lineRule="auto"/>
        <w:ind w:left="720" w:hanging="720"/>
        <w:rPr>
          <w:rFonts w:eastAsia="Times New Roman"/>
          <w:sz w:val="24"/>
          <w:szCs w:val="24"/>
        </w:rPr>
      </w:pPr>
      <w:r>
        <w:rPr>
          <w:rFonts w:eastAsia="Times New Roman"/>
          <w:sz w:val="24"/>
          <w:szCs w:val="24"/>
        </w:rPr>
        <w:t xml:space="preserve">Lawson, T. T., Berg, A. B., &amp; Hansen, E. M. (1983). Damage from laminated root rot at the Black Rock Forest Management Research Area in western Oregon. (Res. Note 75). Corvallis, OR: Oregon State University, Forest Research Laboratory </w:t>
      </w:r>
    </w:p>
    <w:p w14:paraId="7C7BF0AD" w14:textId="77777777" w:rsidR="00336FAA" w:rsidRDefault="00336FAA">
      <w:pPr>
        <w:spacing w:line="480" w:lineRule="auto"/>
        <w:ind w:left="720" w:hanging="720"/>
        <w:rPr>
          <w:rFonts w:eastAsia="Times New Roman"/>
          <w:sz w:val="24"/>
          <w:szCs w:val="24"/>
        </w:rPr>
      </w:pPr>
    </w:p>
    <w:p w14:paraId="39CD2239" w14:textId="77777777" w:rsidR="00336FAA" w:rsidRDefault="00000000">
      <w:pPr>
        <w:spacing w:line="480" w:lineRule="auto"/>
        <w:ind w:left="720" w:hanging="720"/>
        <w:rPr>
          <w:rFonts w:eastAsia="Times New Roman"/>
          <w:sz w:val="24"/>
          <w:szCs w:val="24"/>
        </w:rPr>
      </w:pPr>
      <w:r>
        <w:rPr>
          <w:rFonts w:eastAsia="Times New Roman"/>
          <w:sz w:val="24"/>
          <w:szCs w:val="24"/>
        </w:rPr>
        <w:t xml:space="preserve">Leal I., Bergeron, M. J., </w:t>
      </w:r>
      <w:proofErr w:type="spellStart"/>
      <w:r>
        <w:rPr>
          <w:rFonts w:eastAsia="Times New Roman"/>
          <w:sz w:val="24"/>
          <w:szCs w:val="24"/>
        </w:rPr>
        <w:t>Feau</w:t>
      </w:r>
      <w:proofErr w:type="spellEnd"/>
      <w:r>
        <w:rPr>
          <w:rFonts w:eastAsia="Times New Roman"/>
          <w:sz w:val="24"/>
          <w:szCs w:val="24"/>
        </w:rPr>
        <w:t xml:space="preserve">, N., </w:t>
      </w:r>
      <w:proofErr w:type="spellStart"/>
      <w:r>
        <w:rPr>
          <w:rFonts w:eastAsia="Times New Roman"/>
          <w:sz w:val="24"/>
          <w:szCs w:val="24"/>
        </w:rPr>
        <w:t>Tsui</w:t>
      </w:r>
      <w:proofErr w:type="spellEnd"/>
      <w:r>
        <w:rPr>
          <w:rFonts w:eastAsia="Times New Roman"/>
          <w:sz w:val="24"/>
          <w:szCs w:val="24"/>
        </w:rPr>
        <w:t xml:space="preserve">, C. K. M., </w:t>
      </w:r>
      <w:proofErr w:type="spellStart"/>
      <w:r>
        <w:rPr>
          <w:rFonts w:eastAsia="Times New Roman"/>
          <w:sz w:val="24"/>
          <w:szCs w:val="24"/>
        </w:rPr>
        <w:t>Foord</w:t>
      </w:r>
      <w:proofErr w:type="spellEnd"/>
      <w:r>
        <w:rPr>
          <w:rFonts w:eastAsia="Times New Roman"/>
          <w:sz w:val="24"/>
          <w:szCs w:val="24"/>
        </w:rPr>
        <w:t>, B., Pellow, K., ... and Sturrock, R. N. (2019). Cryptic Speciation in Western North America and Eastern Eurasia of the Pathogens Responsible for Laminated Root Rot. Phytopathology, 109(3), 456-468.</w:t>
      </w:r>
    </w:p>
    <w:p w14:paraId="0DA6A479" w14:textId="77777777" w:rsidR="00336FAA" w:rsidRDefault="00336FAA">
      <w:pPr>
        <w:spacing w:line="480" w:lineRule="auto"/>
        <w:ind w:left="720" w:hanging="720"/>
        <w:rPr>
          <w:sz w:val="24"/>
          <w:szCs w:val="24"/>
        </w:rPr>
      </w:pPr>
    </w:p>
    <w:p w14:paraId="4D007F89" w14:textId="77777777" w:rsidR="00336FAA" w:rsidRDefault="00000000">
      <w:pPr>
        <w:spacing w:line="480" w:lineRule="auto"/>
        <w:ind w:left="720" w:hanging="720"/>
        <w:rPr>
          <w:sz w:val="24"/>
          <w:szCs w:val="24"/>
        </w:rPr>
      </w:pPr>
      <w:r>
        <w:rPr>
          <w:sz w:val="24"/>
          <w:szCs w:val="24"/>
        </w:rPr>
        <w:lastRenderedPageBreak/>
        <w:t xml:space="preserve">Lewis, K. J. (2013). Laminated and </w:t>
      </w:r>
      <w:proofErr w:type="spellStart"/>
      <w:r>
        <w:rPr>
          <w:sz w:val="24"/>
          <w:szCs w:val="24"/>
        </w:rPr>
        <w:t>tomentosus</w:t>
      </w:r>
      <w:proofErr w:type="spellEnd"/>
      <w:r>
        <w:rPr>
          <w:sz w:val="24"/>
          <w:szCs w:val="24"/>
        </w:rPr>
        <w:t xml:space="preserve"> root rots. Infectious forest diseases. </w:t>
      </w:r>
    </w:p>
    <w:p w14:paraId="272992D9" w14:textId="77777777" w:rsidR="00336FAA" w:rsidRDefault="00000000">
      <w:pPr>
        <w:spacing w:line="480" w:lineRule="auto"/>
        <w:ind w:left="720"/>
        <w:rPr>
          <w:sz w:val="24"/>
          <w:szCs w:val="24"/>
        </w:rPr>
      </w:pPr>
      <w:r>
        <w:rPr>
          <w:sz w:val="24"/>
          <w:szCs w:val="24"/>
        </w:rPr>
        <w:t>Wallingford: CAB International, 178-196.</w:t>
      </w:r>
    </w:p>
    <w:p w14:paraId="00F34DC7" w14:textId="77777777" w:rsidR="00336FAA" w:rsidRDefault="00336FAA">
      <w:pPr>
        <w:spacing w:line="480" w:lineRule="auto"/>
        <w:rPr>
          <w:rFonts w:eastAsia="Times New Roman"/>
          <w:sz w:val="24"/>
          <w:szCs w:val="24"/>
        </w:rPr>
      </w:pPr>
    </w:p>
    <w:p w14:paraId="10FB6E96" w14:textId="77777777" w:rsidR="00336FAA" w:rsidRDefault="00000000">
      <w:pPr>
        <w:spacing w:line="480" w:lineRule="auto"/>
        <w:ind w:left="720" w:hanging="720"/>
        <w:rPr>
          <w:ins w:id="964" w:author="Shawn McMurtrey" w:date="2022-11-08T08:41:00Z"/>
          <w:rFonts w:eastAsia="Times New Roman"/>
          <w:sz w:val="24"/>
          <w:szCs w:val="24"/>
        </w:rPr>
      </w:pPr>
      <w:r>
        <w:rPr>
          <w:rFonts w:eastAsia="Times New Roman"/>
          <w:sz w:val="24"/>
          <w:szCs w:val="24"/>
        </w:rPr>
        <w:t xml:space="preserve">Lim, Y. W., Yeung, Y. C. A., Sturrock, R., Leal, I., &amp; </w:t>
      </w:r>
      <w:proofErr w:type="spellStart"/>
      <w:r>
        <w:rPr>
          <w:rFonts w:eastAsia="Times New Roman"/>
          <w:sz w:val="24"/>
          <w:szCs w:val="24"/>
        </w:rPr>
        <w:t>Breuil</w:t>
      </w:r>
      <w:proofErr w:type="spellEnd"/>
      <w:r>
        <w:rPr>
          <w:rFonts w:eastAsia="Times New Roman"/>
          <w:sz w:val="24"/>
          <w:szCs w:val="24"/>
        </w:rPr>
        <w:t xml:space="preserve">, C. (2005). Differentiating the two closely related species, Phellinus weirii and P. sulphurascens. Forest Pathology, 35(4), 305–314. doi:10.1111/j.1439-0329.2005.00410.x </w:t>
      </w:r>
    </w:p>
    <w:p w14:paraId="18CE392D" w14:textId="77777777" w:rsidR="00336FAA" w:rsidRDefault="00336FAA">
      <w:pPr>
        <w:spacing w:line="480" w:lineRule="auto"/>
        <w:ind w:left="720" w:hanging="720"/>
        <w:rPr>
          <w:ins w:id="965" w:author="Shawn McMurtrey" w:date="2022-11-08T08:41:00Z"/>
          <w:rFonts w:eastAsia="Times New Roman"/>
          <w:sz w:val="24"/>
          <w:szCs w:val="24"/>
        </w:rPr>
      </w:pPr>
    </w:p>
    <w:p w14:paraId="3A7439AB" w14:textId="77777777" w:rsidR="00336FAA" w:rsidRDefault="00000000">
      <w:pPr>
        <w:spacing w:line="480" w:lineRule="auto"/>
        <w:ind w:left="720" w:hanging="720"/>
        <w:rPr>
          <w:ins w:id="966" w:author="Shawn McMurtrey" w:date="2022-11-08T08:41:00Z"/>
          <w:rFonts w:eastAsia="Times New Roman"/>
          <w:sz w:val="24"/>
          <w:szCs w:val="24"/>
        </w:rPr>
      </w:pPr>
      <w:ins w:id="967" w:author="Shawn McMurtrey" w:date="2022-11-08T08:41:00Z">
        <w:r>
          <w:rPr>
            <w:rFonts w:eastAsia="Times New Roman"/>
            <w:sz w:val="24"/>
            <w:szCs w:val="24"/>
          </w:rPr>
          <w:t>McCauley KJ, Cook SA. 1980. Phellinus weirii infestation of two mountain hemlock</w:t>
        </w:r>
      </w:ins>
    </w:p>
    <w:p w14:paraId="17D52DCD" w14:textId="77777777" w:rsidR="00336FAA" w:rsidRDefault="00000000">
      <w:pPr>
        <w:spacing w:line="480" w:lineRule="auto"/>
        <w:ind w:firstLine="720"/>
        <w:rPr>
          <w:rFonts w:eastAsia="Times New Roman"/>
          <w:sz w:val="24"/>
          <w:szCs w:val="24"/>
        </w:rPr>
      </w:pPr>
      <w:ins w:id="968" w:author="Shawn McMurtrey" w:date="2022-11-08T08:41:00Z">
        <w:r>
          <w:rPr>
            <w:rFonts w:eastAsia="Times New Roman"/>
            <w:sz w:val="24"/>
            <w:szCs w:val="24"/>
          </w:rPr>
          <w:t>forests in the Oregon Cascades. For. Sci. 26:23–29</w:t>
        </w:r>
      </w:ins>
    </w:p>
    <w:p w14:paraId="684AD701" w14:textId="77777777" w:rsidR="00336FAA" w:rsidRDefault="00336FAA">
      <w:pPr>
        <w:spacing w:line="480" w:lineRule="auto"/>
        <w:ind w:left="720" w:hanging="720"/>
        <w:rPr>
          <w:del w:id="969" w:author="Shawn McMurtrey" w:date="2022-11-08T08:41:00Z"/>
          <w:rFonts w:eastAsia="Times New Roman"/>
          <w:sz w:val="24"/>
          <w:szCs w:val="24"/>
        </w:rPr>
      </w:pPr>
    </w:p>
    <w:p w14:paraId="1A2730C9" w14:textId="77777777" w:rsidR="00336FAA" w:rsidRDefault="00336FAA">
      <w:pPr>
        <w:spacing w:line="480" w:lineRule="auto"/>
        <w:ind w:left="720" w:hanging="720"/>
        <w:rPr>
          <w:rFonts w:eastAsia="Times New Roman"/>
          <w:sz w:val="24"/>
          <w:szCs w:val="24"/>
        </w:rPr>
      </w:pPr>
    </w:p>
    <w:p w14:paraId="6C874650" w14:textId="77777777" w:rsidR="00336FAA" w:rsidRDefault="00000000">
      <w:pPr>
        <w:spacing w:line="480" w:lineRule="auto"/>
        <w:ind w:left="720" w:hanging="720"/>
        <w:rPr>
          <w:ins w:id="970" w:author="Shawn McMurtrey" w:date="2022-11-08T08:42:00Z"/>
          <w:rFonts w:eastAsia="Times New Roman"/>
          <w:sz w:val="24"/>
          <w:szCs w:val="24"/>
        </w:rPr>
      </w:pPr>
      <w:r>
        <w:rPr>
          <w:rFonts w:eastAsia="Times New Roman"/>
          <w:sz w:val="24"/>
          <w:szCs w:val="24"/>
        </w:rPr>
        <w:t xml:space="preserve">McMurtrey S., </w:t>
      </w:r>
      <w:proofErr w:type="spellStart"/>
      <w:r>
        <w:rPr>
          <w:rFonts w:eastAsia="Times New Roman"/>
          <w:sz w:val="24"/>
          <w:szCs w:val="24"/>
        </w:rPr>
        <w:t>Alcalá-Briseño</w:t>
      </w:r>
      <w:proofErr w:type="spellEnd"/>
      <w:r>
        <w:rPr>
          <w:rFonts w:eastAsia="Times New Roman"/>
          <w:sz w:val="24"/>
          <w:szCs w:val="24"/>
        </w:rPr>
        <w:t xml:space="preserve"> R.I., Showalter D.N., LeBoldus J.M. 2022. Draft Genome Resource for Forest Pathogen Coniferiporia weirii – a Facultative Pathogen of Thuja plicata and Callitropsis nootkatensis. Plant Disease.</w:t>
      </w:r>
    </w:p>
    <w:p w14:paraId="1CA16D37" w14:textId="77777777" w:rsidR="00336FAA" w:rsidRDefault="00336FAA">
      <w:pPr>
        <w:spacing w:line="480" w:lineRule="auto"/>
        <w:ind w:left="720" w:hanging="720"/>
        <w:rPr>
          <w:ins w:id="971" w:author="Shawn McMurtrey" w:date="2022-11-08T08:42:00Z"/>
          <w:rFonts w:eastAsia="Times New Roman"/>
          <w:sz w:val="24"/>
          <w:szCs w:val="24"/>
        </w:rPr>
      </w:pPr>
    </w:p>
    <w:p w14:paraId="77E79E16" w14:textId="77777777" w:rsidR="00336FAA" w:rsidRDefault="00000000">
      <w:pPr>
        <w:spacing w:line="480" w:lineRule="auto"/>
        <w:ind w:left="720" w:hanging="720"/>
        <w:rPr>
          <w:ins w:id="972" w:author="Shawn McMurtrey" w:date="2022-11-08T08:42:00Z"/>
          <w:rFonts w:eastAsia="Times New Roman"/>
          <w:sz w:val="24"/>
          <w:szCs w:val="24"/>
        </w:rPr>
      </w:pPr>
      <w:ins w:id="973" w:author="Shawn McMurtrey" w:date="2022-11-08T08:42:00Z">
        <w:r>
          <w:rPr>
            <w:rFonts w:eastAsia="Times New Roman"/>
            <w:sz w:val="24"/>
            <w:szCs w:val="24"/>
          </w:rPr>
          <w:t xml:space="preserve">Nelson EE, Hartman T. 1975. Estimating spread of </w:t>
        </w:r>
        <w:proofErr w:type="spellStart"/>
        <w:r>
          <w:rPr>
            <w:rFonts w:eastAsia="Times New Roman"/>
            <w:sz w:val="24"/>
            <w:szCs w:val="24"/>
          </w:rPr>
          <w:t>Poria</w:t>
        </w:r>
        <w:proofErr w:type="spellEnd"/>
        <w:r>
          <w:rPr>
            <w:rFonts w:eastAsia="Times New Roman"/>
            <w:sz w:val="24"/>
            <w:szCs w:val="24"/>
          </w:rPr>
          <w:t xml:space="preserve"> weirii in a high elevation mixed conifer stand. J. For. 73:141–</w:t>
        </w:r>
      </w:ins>
    </w:p>
    <w:p w14:paraId="0BA89A4C" w14:textId="77777777" w:rsidR="00336FAA" w:rsidRDefault="00336FAA">
      <w:pPr>
        <w:spacing w:line="480" w:lineRule="auto"/>
        <w:ind w:left="720" w:hanging="720"/>
        <w:rPr>
          <w:rFonts w:eastAsia="Times New Roman"/>
          <w:sz w:val="24"/>
          <w:szCs w:val="24"/>
        </w:rPr>
      </w:pPr>
    </w:p>
    <w:p w14:paraId="5E340317" w14:textId="77777777" w:rsidR="00336FAA" w:rsidRDefault="00336FAA">
      <w:pPr>
        <w:spacing w:line="480" w:lineRule="auto"/>
        <w:rPr>
          <w:sz w:val="24"/>
          <w:szCs w:val="24"/>
        </w:rPr>
      </w:pPr>
    </w:p>
    <w:p w14:paraId="0C676D03" w14:textId="77777777" w:rsidR="00336FAA" w:rsidRDefault="00000000">
      <w:pPr>
        <w:spacing w:line="480" w:lineRule="auto"/>
        <w:ind w:left="720" w:hanging="720"/>
        <w:rPr>
          <w:sz w:val="24"/>
          <w:szCs w:val="24"/>
          <w:lang w:val="fr-FR"/>
        </w:rPr>
      </w:pPr>
      <w:r>
        <w:rPr>
          <w:rFonts w:eastAsia="Times New Roman"/>
          <w:sz w:val="24"/>
          <w:szCs w:val="24"/>
        </w:rPr>
        <w:t xml:space="preserve">  Russell V. </w:t>
      </w:r>
      <w:proofErr w:type="spellStart"/>
      <w:r>
        <w:rPr>
          <w:rFonts w:eastAsia="Times New Roman"/>
          <w:sz w:val="24"/>
          <w:szCs w:val="24"/>
        </w:rPr>
        <w:t>Lenth</w:t>
      </w:r>
      <w:proofErr w:type="spellEnd"/>
      <w:r>
        <w:rPr>
          <w:rFonts w:eastAsia="Times New Roman"/>
          <w:sz w:val="24"/>
          <w:szCs w:val="24"/>
        </w:rPr>
        <w:t xml:space="preserve"> (2022). </w:t>
      </w:r>
      <w:proofErr w:type="spellStart"/>
      <w:r>
        <w:rPr>
          <w:rFonts w:eastAsia="Times New Roman"/>
          <w:sz w:val="24"/>
          <w:szCs w:val="24"/>
        </w:rPr>
        <w:t>emmeans</w:t>
      </w:r>
      <w:proofErr w:type="spellEnd"/>
      <w:r>
        <w:rPr>
          <w:rFonts w:eastAsia="Times New Roman"/>
          <w:sz w:val="24"/>
          <w:szCs w:val="24"/>
        </w:rPr>
        <w:t xml:space="preserve">: Estimated Marginal Means, aka Least-Squares Means. </w:t>
      </w:r>
      <w:r>
        <w:rPr>
          <w:rFonts w:eastAsia="Times New Roman"/>
          <w:sz w:val="24"/>
          <w:szCs w:val="24"/>
          <w:lang w:val="fr-FR"/>
        </w:rPr>
        <w:t>R package version 1.7.4-1.</w:t>
      </w:r>
    </w:p>
    <w:p w14:paraId="76CDD5E4" w14:textId="77777777" w:rsidR="00336FAA" w:rsidRDefault="00000000">
      <w:pPr>
        <w:spacing w:line="480" w:lineRule="auto"/>
        <w:ind w:left="720" w:hanging="720"/>
        <w:rPr>
          <w:sz w:val="24"/>
          <w:szCs w:val="24"/>
          <w:lang w:val="fr-FR"/>
        </w:rPr>
      </w:pPr>
      <w:r>
        <w:rPr>
          <w:rFonts w:eastAsia="Times New Roman"/>
          <w:sz w:val="24"/>
          <w:szCs w:val="24"/>
          <w:lang w:val="fr-FR"/>
        </w:rPr>
        <w:t xml:space="preserve">  https://CRAN.R-project.org/package=emmeans</w:t>
      </w:r>
    </w:p>
    <w:p w14:paraId="519388CF" w14:textId="77777777" w:rsidR="00336FAA" w:rsidRDefault="00336FAA">
      <w:pPr>
        <w:spacing w:line="480" w:lineRule="auto"/>
        <w:rPr>
          <w:rFonts w:eastAsia="Times New Roman"/>
          <w:sz w:val="24"/>
          <w:szCs w:val="24"/>
          <w:lang w:val="fr-FR"/>
        </w:rPr>
      </w:pPr>
    </w:p>
    <w:p w14:paraId="23F44624" w14:textId="77777777" w:rsidR="00336FAA" w:rsidRDefault="00000000">
      <w:pPr>
        <w:spacing w:line="480" w:lineRule="auto"/>
        <w:ind w:left="720" w:hanging="720"/>
        <w:rPr>
          <w:rFonts w:eastAsia="Times New Roman"/>
          <w:sz w:val="24"/>
          <w:szCs w:val="24"/>
        </w:rPr>
      </w:pPr>
      <w:r>
        <w:rPr>
          <w:rFonts w:eastAsia="Times New Roman"/>
          <w:sz w:val="24"/>
          <w:szCs w:val="24"/>
          <w:lang w:val="fr-FR"/>
        </w:rPr>
        <w:t xml:space="preserve">Li, C. Y., Lu, K. C., Nelson, E. E., </w:t>
      </w:r>
      <w:proofErr w:type="spellStart"/>
      <w:r>
        <w:rPr>
          <w:rFonts w:eastAsia="Times New Roman"/>
          <w:sz w:val="24"/>
          <w:szCs w:val="24"/>
          <w:lang w:val="fr-FR"/>
        </w:rPr>
        <w:t>Bollen</w:t>
      </w:r>
      <w:proofErr w:type="spellEnd"/>
      <w:r>
        <w:rPr>
          <w:rFonts w:eastAsia="Times New Roman"/>
          <w:sz w:val="24"/>
          <w:szCs w:val="24"/>
          <w:lang w:val="fr-FR"/>
        </w:rPr>
        <w:t xml:space="preserve">, W. B., &amp; Trappe, J. M. (1969). </w:t>
      </w:r>
      <w:r>
        <w:rPr>
          <w:rFonts w:eastAsia="Times New Roman"/>
          <w:sz w:val="24"/>
          <w:szCs w:val="24"/>
        </w:rPr>
        <w:t xml:space="preserve">Effect of phenolic and other compounds on </w:t>
      </w:r>
      <w:proofErr w:type="spellStart"/>
      <w:r>
        <w:rPr>
          <w:rFonts w:eastAsia="Times New Roman"/>
          <w:sz w:val="24"/>
          <w:szCs w:val="24"/>
        </w:rPr>
        <w:t>grovvth</w:t>
      </w:r>
      <w:proofErr w:type="spellEnd"/>
      <w:r>
        <w:rPr>
          <w:rFonts w:eastAsia="Times New Roman"/>
          <w:sz w:val="24"/>
          <w:szCs w:val="24"/>
        </w:rPr>
        <w:t xml:space="preserve"> of. </w:t>
      </w:r>
      <w:proofErr w:type="spellStart"/>
      <w:r>
        <w:rPr>
          <w:rFonts w:eastAsia="Times New Roman"/>
          <w:sz w:val="24"/>
          <w:szCs w:val="24"/>
        </w:rPr>
        <w:t>Microbios</w:t>
      </w:r>
      <w:proofErr w:type="spellEnd"/>
      <w:r>
        <w:rPr>
          <w:rFonts w:eastAsia="Times New Roman"/>
          <w:sz w:val="24"/>
          <w:szCs w:val="24"/>
        </w:rPr>
        <w:t>, 3, 305-311.</w:t>
      </w:r>
    </w:p>
    <w:p w14:paraId="6D339DDB" w14:textId="77777777" w:rsidR="00336FAA" w:rsidRDefault="00336FAA">
      <w:pPr>
        <w:spacing w:line="480" w:lineRule="auto"/>
        <w:ind w:left="720" w:hanging="720"/>
        <w:rPr>
          <w:rFonts w:eastAsia="Times New Roman"/>
          <w:sz w:val="24"/>
          <w:szCs w:val="24"/>
        </w:rPr>
      </w:pPr>
    </w:p>
    <w:p w14:paraId="703BBF09" w14:textId="77777777" w:rsidR="00336FAA" w:rsidRDefault="00000000">
      <w:pPr>
        <w:spacing w:line="480" w:lineRule="auto"/>
        <w:ind w:left="720" w:hanging="720"/>
        <w:rPr>
          <w:rFonts w:eastAsia="Times New Roman"/>
          <w:sz w:val="24"/>
          <w:szCs w:val="24"/>
        </w:rPr>
      </w:pPr>
      <w:r>
        <w:rPr>
          <w:rFonts w:eastAsia="Times New Roman"/>
          <w:sz w:val="24"/>
          <w:szCs w:val="24"/>
        </w:rPr>
        <w:t xml:space="preserve">LI, C. Y., K. C. LU, J. M. TRAPPE, and W. B. BOLLEN. "Inhibition of </w:t>
      </w:r>
      <w:proofErr w:type="spellStart"/>
      <w:r>
        <w:rPr>
          <w:rFonts w:eastAsia="Times New Roman"/>
          <w:sz w:val="24"/>
          <w:szCs w:val="24"/>
        </w:rPr>
        <w:t>Poria</w:t>
      </w:r>
      <w:proofErr w:type="spellEnd"/>
      <w:r>
        <w:rPr>
          <w:rFonts w:eastAsia="Times New Roman"/>
          <w:sz w:val="24"/>
          <w:szCs w:val="24"/>
        </w:rPr>
        <w:t xml:space="preserve"> weirii and Fomes </w:t>
      </w:r>
      <w:proofErr w:type="spellStart"/>
      <w:r>
        <w:rPr>
          <w:rFonts w:eastAsia="Times New Roman"/>
          <w:sz w:val="24"/>
          <w:szCs w:val="24"/>
        </w:rPr>
        <w:t>annosus</w:t>
      </w:r>
      <w:proofErr w:type="spellEnd"/>
      <w:r>
        <w:rPr>
          <w:rFonts w:eastAsia="Times New Roman"/>
          <w:sz w:val="24"/>
          <w:szCs w:val="24"/>
        </w:rPr>
        <w:t xml:space="preserve"> by Linoleic Acid." Forest Sci. 16: 329.330. 1970.</w:t>
      </w:r>
    </w:p>
    <w:p w14:paraId="3F1CAC70" w14:textId="77777777" w:rsidR="00336FAA" w:rsidRDefault="00000000">
      <w:pPr>
        <w:spacing w:line="480" w:lineRule="auto"/>
        <w:ind w:left="720" w:hanging="720"/>
        <w:rPr>
          <w:sz w:val="24"/>
          <w:szCs w:val="24"/>
        </w:rPr>
      </w:pPr>
      <w:r>
        <w:rPr>
          <w:rFonts w:eastAsia="Times New Roman"/>
          <w:sz w:val="24"/>
          <w:szCs w:val="24"/>
        </w:rPr>
        <w:t xml:space="preserve">Lockman, I. B., and Kearns, H. S. (2016). Forest root diseases across the United States. Gen. Tech. Rep. RMRS-GTR-342. Ogden, UT: US Department of Agriculture, Forest Service, Rocky Mountain Research Station. 342. 55 p.  </w:t>
      </w:r>
      <w:hyperlink r:id="rId42">
        <w:r>
          <w:rPr>
            <w:rStyle w:val="Hyperlink"/>
            <w:color w:val="000000"/>
            <w:sz w:val="24"/>
            <w:szCs w:val="24"/>
            <w:shd w:val="clear" w:color="auto" w:fill="FFFFFF"/>
          </w:rPr>
          <w:t>https://doi.org/10.1094/PHYTO-12-17-0399-R</w:t>
        </w:r>
      </w:hyperlink>
    </w:p>
    <w:p w14:paraId="4A101B61" w14:textId="77777777" w:rsidR="00336FAA" w:rsidRDefault="00336FAA">
      <w:pPr>
        <w:spacing w:line="480" w:lineRule="auto"/>
        <w:ind w:left="720" w:hanging="720"/>
        <w:rPr>
          <w:rFonts w:eastAsia="Times New Roman"/>
          <w:sz w:val="24"/>
          <w:szCs w:val="24"/>
        </w:rPr>
      </w:pPr>
    </w:p>
    <w:p w14:paraId="66F73825" w14:textId="77777777" w:rsidR="00336FAA" w:rsidRDefault="00000000">
      <w:pPr>
        <w:spacing w:line="480" w:lineRule="auto"/>
        <w:ind w:left="720" w:hanging="720"/>
        <w:rPr>
          <w:sz w:val="24"/>
          <w:szCs w:val="24"/>
        </w:rPr>
      </w:pPr>
      <w:r>
        <w:rPr>
          <w:rFonts w:eastAsia="Times New Roman"/>
          <w:sz w:val="24"/>
          <w:szCs w:val="24"/>
        </w:rPr>
        <w:t xml:space="preserve">Maffei, H. M., Filip, G. M., Chadwick, K. L., and David, L., (2008). Western root disease model simulation versus plot remeasurement: 11 years of change in stand structure and density induced by Armillaria root disease in Central Oregon. In Third Forest </w:t>
      </w:r>
      <w:proofErr w:type="spellStart"/>
      <w:r>
        <w:rPr>
          <w:rFonts w:eastAsia="Times New Roman"/>
          <w:sz w:val="24"/>
          <w:szCs w:val="24"/>
        </w:rPr>
        <w:t>VegAPetation</w:t>
      </w:r>
      <w:proofErr w:type="spellEnd"/>
      <w:r>
        <w:rPr>
          <w:rFonts w:eastAsia="Times New Roman"/>
          <w:sz w:val="24"/>
          <w:szCs w:val="24"/>
        </w:rPr>
        <w:t xml:space="preserve"> Simulator Conference: Fort Collins, CO, February 13-15, 2007. US Department of Agriculture, Forest Service, Rocky Mountain Research Station. 55 p. </w:t>
      </w:r>
      <w:r>
        <w:rPr>
          <w:rStyle w:val="Hyperlink"/>
          <w:color w:val="000000"/>
          <w:sz w:val="24"/>
          <w:szCs w:val="24"/>
          <w:shd w:val="clear" w:color="auto" w:fill="FFFFFF"/>
        </w:rPr>
        <w:t>https://www.fs.fed.us/rm/pubs/rmrs_p054/rmrs_p054_055_067.pdf</w:t>
      </w:r>
    </w:p>
    <w:p w14:paraId="3531D077" w14:textId="77777777" w:rsidR="00336FAA" w:rsidRDefault="00336FAA">
      <w:pPr>
        <w:spacing w:line="480" w:lineRule="auto"/>
        <w:ind w:left="720" w:hanging="720"/>
        <w:rPr>
          <w:rFonts w:eastAsia="Times New Roman"/>
          <w:sz w:val="24"/>
          <w:szCs w:val="24"/>
        </w:rPr>
      </w:pPr>
    </w:p>
    <w:p w14:paraId="531723B8" w14:textId="77777777" w:rsidR="00336FAA" w:rsidRDefault="00000000">
      <w:pPr>
        <w:spacing w:line="480" w:lineRule="auto"/>
        <w:ind w:left="720" w:hanging="720"/>
        <w:rPr>
          <w:sz w:val="24"/>
          <w:szCs w:val="24"/>
        </w:rPr>
      </w:pPr>
      <w:r>
        <w:rPr>
          <w:rFonts w:eastAsia="Times New Roman"/>
          <w:sz w:val="24"/>
          <w:szCs w:val="24"/>
        </w:rPr>
        <w:t>Marsden, M. A., (1992). Sensitivity of the Western Root Disease Model: inventory of root disease (Vol. 303). USDA, Forest Service, Rocky Mountain Forest and Range Experiment Station.</w:t>
      </w:r>
    </w:p>
    <w:p w14:paraId="39C2366A" w14:textId="77777777" w:rsidR="00336FAA" w:rsidRDefault="00336FAA">
      <w:pPr>
        <w:spacing w:line="480" w:lineRule="auto"/>
        <w:rPr>
          <w:rFonts w:eastAsia="Times New Roman"/>
          <w:sz w:val="24"/>
          <w:szCs w:val="24"/>
        </w:rPr>
      </w:pPr>
    </w:p>
    <w:p w14:paraId="6AAE61EA" w14:textId="77777777" w:rsidR="00336FAA" w:rsidRDefault="00000000">
      <w:pPr>
        <w:spacing w:line="480" w:lineRule="auto"/>
        <w:ind w:left="720" w:hanging="720"/>
        <w:rPr>
          <w:sz w:val="24"/>
          <w:szCs w:val="24"/>
        </w:rPr>
      </w:pPr>
      <w:r>
        <w:rPr>
          <w:rFonts w:eastAsia="Times New Roman"/>
          <w:sz w:val="24"/>
          <w:szCs w:val="24"/>
        </w:rPr>
        <w:t xml:space="preserve">McKenzie, D., </w:t>
      </w:r>
      <w:proofErr w:type="spellStart"/>
      <w:r>
        <w:rPr>
          <w:rFonts w:eastAsia="Times New Roman"/>
          <w:sz w:val="24"/>
          <w:szCs w:val="24"/>
        </w:rPr>
        <w:t>Gedalof</w:t>
      </w:r>
      <w:proofErr w:type="spellEnd"/>
      <w:r>
        <w:rPr>
          <w:rFonts w:eastAsia="Times New Roman"/>
          <w:sz w:val="24"/>
          <w:szCs w:val="24"/>
        </w:rPr>
        <w:t>, Z. E., Peterson, D. L., and Mote, P. (2004). Climatic change, wildfire, and conservation. Conservation biology, 18(4), 890-902.  </w:t>
      </w:r>
    </w:p>
    <w:p w14:paraId="3EEF2CF1" w14:textId="77777777" w:rsidR="00336FAA" w:rsidRDefault="00000000">
      <w:pPr>
        <w:spacing w:line="480" w:lineRule="auto"/>
        <w:ind w:left="720"/>
        <w:rPr>
          <w:sz w:val="24"/>
          <w:szCs w:val="24"/>
        </w:rPr>
      </w:pPr>
      <w:hyperlink r:id="rId43">
        <w:r>
          <w:rPr>
            <w:rStyle w:val="Hyperlink"/>
            <w:color w:val="000000"/>
            <w:sz w:val="24"/>
            <w:szCs w:val="24"/>
            <w:shd w:val="clear" w:color="auto" w:fill="FFFFFF"/>
          </w:rPr>
          <w:t>https://doi.org/10.1111/j.1523-1739.2004.00492.x</w:t>
        </w:r>
      </w:hyperlink>
    </w:p>
    <w:p w14:paraId="789BF8B5" w14:textId="77777777" w:rsidR="00336FAA" w:rsidRDefault="00336FAA">
      <w:pPr>
        <w:spacing w:line="480" w:lineRule="auto"/>
        <w:rPr>
          <w:rFonts w:eastAsia="Times New Roman"/>
          <w:sz w:val="24"/>
          <w:szCs w:val="24"/>
        </w:rPr>
      </w:pPr>
    </w:p>
    <w:p w14:paraId="12A12BD2" w14:textId="77777777" w:rsidR="00336FAA" w:rsidRDefault="00000000">
      <w:pPr>
        <w:spacing w:line="480" w:lineRule="auto"/>
        <w:ind w:left="720" w:hanging="720"/>
        <w:rPr>
          <w:sz w:val="24"/>
          <w:szCs w:val="24"/>
        </w:rPr>
      </w:pPr>
      <w:r>
        <w:rPr>
          <w:rFonts w:eastAsia="Times New Roman"/>
          <w:sz w:val="24"/>
          <w:szCs w:val="24"/>
        </w:rPr>
        <w:t xml:space="preserve">Morrison, D.J., </w:t>
      </w:r>
      <w:proofErr w:type="spellStart"/>
      <w:r>
        <w:rPr>
          <w:rFonts w:eastAsia="Times New Roman"/>
          <w:sz w:val="24"/>
          <w:szCs w:val="24"/>
        </w:rPr>
        <w:t>Merler</w:t>
      </w:r>
      <w:proofErr w:type="spellEnd"/>
      <w:r>
        <w:rPr>
          <w:rFonts w:eastAsia="Times New Roman"/>
          <w:sz w:val="24"/>
          <w:szCs w:val="24"/>
        </w:rPr>
        <w:t>, H., Norris, D., (1991). Detection, Recognition and Management of Armillaria and Phellinus Root Disease in the Southern Interior of British Columbia. Forestry Canada and BC Ministry of Forests, Victoria, BC FRDA Rep. 179.</w:t>
      </w:r>
    </w:p>
    <w:p w14:paraId="4C1AD8B3" w14:textId="77777777" w:rsidR="00336FAA" w:rsidRDefault="00336FAA">
      <w:pPr>
        <w:spacing w:line="480" w:lineRule="auto"/>
        <w:ind w:left="720" w:hanging="720"/>
        <w:rPr>
          <w:rFonts w:eastAsia="Times New Roman"/>
          <w:sz w:val="24"/>
          <w:szCs w:val="24"/>
        </w:rPr>
      </w:pPr>
    </w:p>
    <w:p w14:paraId="3CF83AD2" w14:textId="77777777" w:rsidR="00336FAA" w:rsidRDefault="00000000">
      <w:pPr>
        <w:spacing w:line="480" w:lineRule="auto"/>
        <w:ind w:left="720" w:hanging="720"/>
        <w:rPr>
          <w:sz w:val="24"/>
          <w:szCs w:val="24"/>
        </w:rPr>
      </w:pPr>
      <w:r>
        <w:rPr>
          <w:rFonts w:eastAsia="Times New Roman"/>
          <w:sz w:val="24"/>
          <w:szCs w:val="24"/>
        </w:rPr>
        <w:t xml:space="preserve">Morrison, D. J., Cruickshank, M. G., and </w:t>
      </w:r>
      <w:proofErr w:type="spellStart"/>
      <w:r>
        <w:rPr>
          <w:rFonts w:eastAsia="Times New Roman"/>
          <w:sz w:val="24"/>
          <w:szCs w:val="24"/>
        </w:rPr>
        <w:t>Lalumière</w:t>
      </w:r>
      <w:proofErr w:type="spellEnd"/>
      <w:r>
        <w:rPr>
          <w:rFonts w:eastAsia="Times New Roman"/>
          <w:sz w:val="24"/>
          <w:szCs w:val="24"/>
        </w:rPr>
        <w:t xml:space="preserve">, A. (2014). Control of laminated and Armillaria root diseases by stump removal and tree species mixtures: Amount and cause of mortality and impact on yield after 40 years. Forest ecology and management, 319. 75-98 p. </w:t>
      </w:r>
      <w:hyperlink r:id="rId44" w:tgtFrame="Persistent link using digital object identifier">
        <w:r>
          <w:rPr>
            <w:rStyle w:val="Hyperlink"/>
            <w:color w:val="000000"/>
            <w:sz w:val="24"/>
            <w:szCs w:val="24"/>
            <w:shd w:val="clear" w:color="auto" w:fill="FFFFFF"/>
          </w:rPr>
          <w:t>https://doi.org/10.1016/j.foreco.2014.02.007</w:t>
        </w:r>
      </w:hyperlink>
    </w:p>
    <w:p w14:paraId="19F5646E" w14:textId="77777777" w:rsidR="00336FAA" w:rsidRDefault="00336FAA">
      <w:pPr>
        <w:spacing w:line="480" w:lineRule="auto"/>
        <w:ind w:left="720" w:hanging="720"/>
        <w:rPr>
          <w:rFonts w:eastAsia="Times New Roman"/>
          <w:sz w:val="24"/>
          <w:szCs w:val="24"/>
        </w:rPr>
      </w:pPr>
    </w:p>
    <w:p w14:paraId="761A9724" w14:textId="77777777" w:rsidR="00336FAA" w:rsidRDefault="00000000">
      <w:pPr>
        <w:spacing w:line="480" w:lineRule="auto"/>
        <w:ind w:left="720" w:hanging="720"/>
        <w:rPr>
          <w:sz w:val="24"/>
          <w:szCs w:val="24"/>
        </w:rPr>
      </w:pPr>
      <w:proofErr w:type="spellStart"/>
      <w:r>
        <w:rPr>
          <w:rFonts w:eastAsia="Times New Roman"/>
          <w:sz w:val="24"/>
          <w:szCs w:val="24"/>
          <w:lang w:val="fr-FR"/>
        </w:rPr>
        <w:t>Mote</w:t>
      </w:r>
      <w:proofErr w:type="spellEnd"/>
      <w:r>
        <w:rPr>
          <w:rFonts w:eastAsia="Times New Roman"/>
          <w:sz w:val="24"/>
          <w:szCs w:val="24"/>
          <w:lang w:val="fr-FR"/>
        </w:rPr>
        <w:t xml:space="preserve">, P.W., </w:t>
      </w:r>
      <w:proofErr w:type="spellStart"/>
      <w:r>
        <w:rPr>
          <w:rFonts w:eastAsia="Times New Roman"/>
          <w:sz w:val="24"/>
          <w:szCs w:val="24"/>
          <w:lang w:val="fr-FR"/>
        </w:rPr>
        <w:t>Salathé</w:t>
      </w:r>
      <w:proofErr w:type="spellEnd"/>
      <w:r>
        <w:rPr>
          <w:rFonts w:eastAsia="Times New Roman"/>
          <w:sz w:val="24"/>
          <w:szCs w:val="24"/>
          <w:lang w:val="fr-FR"/>
        </w:rPr>
        <w:t xml:space="preserve">, E.P (2010). </w:t>
      </w:r>
      <w:r>
        <w:rPr>
          <w:rFonts w:eastAsia="Times New Roman"/>
          <w:sz w:val="24"/>
          <w:szCs w:val="24"/>
        </w:rPr>
        <w:t xml:space="preserve">Future climate in the Pacific Northwest. Climatic Change 102, 29–50. </w:t>
      </w:r>
      <w:r>
        <w:rPr>
          <w:rStyle w:val="Hyperlink"/>
          <w:color w:val="000000"/>
          <w:sz w:val="24"/>
          <w:szCs w:val="24"/>
          <w:shd w:val="clear" w:color="auto" w:fill="FFFFFF"/>
        </w:rPr>
        <w:t>https://doi.org/10.1007/s10584-010-9848-z</w:t>
      </w:r>
    </w:p>
    <w:p w14:paraId="75252F58" w14:textId="77777777" w:rsidR="00336FAA" w:rsidRDefault="00336FAA">
      <w:pPr>
        <w:spacing w:line="480" w:lineRule="auto"/>
        <w:rPr>
          <w:rFonts w:eastAsia="Times New Roman"/>
          <w:sz w:val="24"/>
          <w:szCs w:val="24"/>
        </w:rPr>
      </w:pPr>
    </w:p>
    <w:p w14:paraId="2E963922" w14:textId="77777777" w:rsidR="00336FAA" w:rsidRDefault="00000000">
      <w:pPr>
        <w:spacing w:line="480" w:lineRule="auto"/>
        <w:ind w:left="720" w:hanging="720"/>
        <w:rPr>
          <w:sz w:val="24"/>
          <w:szCs w:val="24"/>
        </w:rPr>
      </w:pPr>
      <w:r>
        <w:rPr>
          <w:rFonts w:eastAsia="Times New Roman"/>
          <w:sz w:val="24"/>
          <w:szCs w:val="24"/>
        </w:rPr>
        <w:t xml:space="preserve">Nelson, E. E. (1980). Laminated root rot damage in a young Douglas-fir stand [Pseudotsuga menziesii, root rot, Phellinus weirii]. PNW research note-United States Department of Agriculture. </w:t>
      </w:r>
    </w:p>
    <w:p w14:paraId="541A920F" w14:textId="77777777" w:rsidR="00336FAA" w:rsidRDefault="00336FAA">
      <w:pPr>
        <w:spacing w:line="480" w:lineRule="auto"/>
        <w:ind w:left="720" w:hanging="720"/>
        <w:rPr>
          <w:rFonts w:eastAsia="Times New Roman"/>
          <w:sz w:val="24"/>
          <w:szCs w:val="24"/>
        </w:rPr>
      </w:pPr>
    </w:p>
    <w:p w14:paraId="1A6238F2" w14:textId="77777777" w:rsidR="00336FAA" w:rsidRDefault="00000000">
      <w:pPr>
        <w:spacing w:line="480" w:lineRule="auto"/>
        <w:ind w:left="720" w:hanging="720"/>
        <w:rPr>
          <w:sz w:val="24"/>
          <w:szCs w:val="24"/>
        </w:rPr>
      </w:pPr>
      <w:r>
        <w:rPr>
          <w:rFonts w:eastAsia="Times New Roman"/>
          <w:sz w:val="24"/>
          <w:szCs w:val="24"/>
        </w:rPr>
        <w:lastRenderedPageBreak/>
        <w:t xml:space="preserve">Nelson, </w:t>
      </w:r>
      <w:proofErr w:type="spellStart"/>
      <w:r>
        <w:rPr>
          <w:rFonts w:eastAsia="Times New Roman"/>
          <w:sz w:val="24"/>
          <w:szCs w:val="24"/>
        </w:rPr>
        <w:t>E.l</w:t>
      </w:r>
      <w:proofErr w:type="spellEnd"/>
      <w:r>
        <w:rPr>
          <w:rFonts w:eastAsia="Times New Roman"/>
          <w:sz w:val="24"/>
          <w:szCs w:val="24"/>
        </w:rPr>
        <w:t xml:space="preserve"> E.; Martin, Neil E.; Williams, Ralph E. (1981). Laminated root rot of western conifers. Forest Insect and Disease Leaflet 159. Washington, DC: USDA Forest Service; 6 p.</w:t>
      </w:r>
    </w:p>
    <w:p w14:paraId="452F5A2E" w14:textId="77777777" w:rsidR="00336FAA" w:rsidRDefault="00336FAA">
      <w:pPr>
        <w:spacing w:line="480" w:lineRule="auto"/>
        <w:ind w:left="720" w:hanging="720"/>
        <w:rPr>
          <w:rFonts w:eastAsia="Times New Roman"/>
          <w:sz w:val="24"/>
          <w:szCs w:val="24"/>
        </w:rPr>
      </w:pPr>
    </w:p>
    <w:p w14:paraId="44A36E61" w14:textId="77777777" w:rsidR="00336FAA"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Norris, C. E., Hogg, K. E., Maynard, D. G., and Curran, M. P. (2014). Stumping trials in British Columbia—organic matter removal and compaction effects on tree growth from seedlings to mid rotation stands. Canadian Journal of Forest Research, 44(11), 1402-1418. </w:t>
      </w:r>
      <w:hyperlink r:id="rId45">
        <w:r>
          <w:rPr>
            <w:rStyle w:val="Hyperlink"/>
            <w:color w:val="000000"/>
            <w:sz w:val="24"/>
            <w:szCs w:val="24"/>
            <w:shd w:val="clear" w:color="auto" w:fill="FFFFFF"/>
          </w:rPr>
          <w:t>https://doi.org/10.1139/cjfr-2014-0168</w:t>
        </w:r>
      </w:hyperlink>
    </w:p>
    <w:p w14:paraId="4CCE46A5" w14:textId="77777777" w:rsidR="00336FAA" w:rsidRDefault="00336FAA">
      <w:pPr>
        <w:spacing w:line="480" w:lineRule="auto"/>
        <w:ind w:left="720" w:hanging="720"/>
        <w:rPr>
          <w:rFonts w:eastAsia="Times New Roman"/>
          <w:sz w:val="24"/>
          <w:szCs w:val="24"/>
        </w:rPr>
      </w:pPr>
    </w:p>
    <w:p w14:paraId="207905C1" w14:textId="77777777" w:rsidR="00336FAA" w:rsidRDefault="00000000">
      <w:pPr>
        <w:spacing w:line="480" w:lineRule="auto"/>
        <w:ind w:left="720" w:hanging="720"/>
        <w:rPr>
          <w:rFonts w:eastAsia="Times New Roman"/>
          <w:sz w:val="24"/>
          <w:szCs w:val="24"/>
        </w:rPr>
      </w:pPr>
      <w:r>
        <w:rPr>
          <w:rFonts w:eastAsia="Times New Roman"/>
          <w:sz w:val="24"/>
          <w:szCs w:val="24"/>
        </w:rPr>
        <w:t xml:space="preserve">Parker, T. J., Clancy, K. M., &amp; </w:t>
      </w:r>
      <w:proofErr w:type="spellStart"/>
      <w:r>
        <w:rPr>
          <w:rFonts w:eastAsia="Times New Roman"/>
          <w:sz w:val="24"/>
          <w:szCs w:val="24"/>
        </w:rPr>
        <w:t>Mathiasen</w:t>
      </w:r>
      <w:proofErr w:type="spellEnd"/>
      <w:r>
        <w:rPr>
          <w:rFonts w:eastAsia="Times New Roman"/>
          <w:sz w:val="24"/>
          <w:szCs w:val="24"/>
        </w:rPr>
        <w:t xml:space="preserve">, R. L. (2006). Interactions among fire, insects and pathogens in coniferous forests of the interior western United States and Canada. Agricultural and Forest Entomology, 8(3), 167-189.  </w:t>
      </w:r>
    </w:p>
    <w:p w14:paraId="5DDE8079" w14:textId="77777777" w:rsidR="00336FAA" w:rsidRDefault="00000000">
      <w:pPr>
        <w:spacing w:line="480" w:lineRule="auto"/>
        <w:ind w:left="720"/>
        <w:rPr>
          <w:rFonts w:eastAsia="Times New Roman"/>
          <w:sz w:val="24"/>
          <w:szCs w:val="24"/>
        </w:rPr>
      </w:pPr>
      <w:r>
        <w:rPr>
          <w:rFonts w:eastAsia="Times New Roman"/>
          <w:sz w:val="24"/>
          <w:szCs w:val="24"/>
        </w:rPr>
        <w:t>https://doi.org/10.1111/j.1461-9563.2006.00305.x</w:t>
      </w:r>
    </w:p>
    <w:p w14:paraId="3BF3871C" w14:textId="77777777" w:rsidR="00336FAA" w:rsidRDefault="00336FAA">
      <w:pPr>
        <w:spacing w:line="480" w:lineRule="auto"/>
        <w:rPr>
          <w:rFonts w:eastAsia="Times New Roman"/>
          <w:sz w:val="24"/>
          <w:szCs w:val="24"/>
        </w:rPr>
      </w:pPr>
    </w:p>
    <w:p w14:paraId="08931F42" w14:textId="77777777" w:rsidR="00336FAA" w:rsidRDefault="00000000">
      <w:pPr>
        <w:spacing w:line="480" w:lineRule="auto"/>
        <w:ind w:left="720" w:hanging="720"/>
        <w:rPr>
          <w:sz w:val="24"/>
          <w:szCs w:val="24"/>
        </w:rPr>
      </w:pPr>
      <w:r>
        <w:rPr>
          <w:rFonts w:eastAsia="Times New Roman"/>
          <w:sz w:val="24"/>
          <w:szCs w:val="24"/>
        </w:rPr>
        <w:t xml:space="preserve">Peet, F. G., and Hunt, R. S. (2005). A new simulator for the spread of forest root diseases by individual root contacts. Forest Science, 51(5), 425-437. </w:t>
      </w:r>
      <w:hyperlink r:id="rId46">
        <w:r>
          <w:rPr>
            <w:rStyle w:val="Hyperlink"/>
            <w:color w:val="000000"/>
            <w:sz w:val="24"/>
            <w:szCs w:val="24"/>
            <w:shd w:val="clear" w:color="auto" w:fill="FFFFFF"/>
          </w:rPr>
          <w:t>https://doi.org/10.1093/forestscience/51.5.425</w:t>
        </w:r>
      </w:hyperlink>
    </w:p>
    <w:p w14:paraId="0F22D18A" w14:textId="77777777" w:rsidR="00336FAA" w:rsidRDefault="00336FAA">
      <w:pPr>
        <w:spacing w:line="480" w:lineRule="auto"/>
        <w:ind w:left="720" w:hanging="720"/>
        <w:rPr>
          <w:rFonts w:eastAsia="Times New Roman"/>
          <w:sz w:val="24"/>
          <w:szCs w:val="24"/>
        </w:rPr>
      </w:pPr>
    </w:p>
    <w:p w14:paraId="45CD5534" w14:textId="77777777" w:rsidR="00336FAA" w:rsidRDefault="00000000">
      <w:pPr>
        <w:spacing w:line="480" w:lineRule="auto"/>
        <w:ind w:left="720" w:hanging="720"/>
        <w:rPr>
          <w:sz w:val="24"/>
          <w:szCs w:val="24"/>
        </w:rPr>
      </w:pPr>
      <w:proofErr w:type="spellStart"/>
      <w:r>
        <w:rPr>
          <w:rFonts w:eastAsia="Times New Roman"/>
          <w:sz w:val="24"/>
          <w:szCs w:val="24"/>
        </w:rPr>
        <w:t>Pretzsch</w:t>
      </w:r>
      <w:proofErr w:type="spellEnd"/>
      <w:r>
        <w:rPr>
          <w:rFonts w:eastAsia="Times New Roman"/>
          <w:sz w:val="24"/>
          <w:szCs w:val="24"/>
        </w:rPr>
        <w:t xml:space="preserve">, H., Grote, R., </w:t>
      </w:r>
      <w:proofErr w:type="spellStart"/>
      <w:r>
        <w:rPr>
          <w:rFonts w:eastAsia="Times New Roman"/>
          <w:sz w:val="24"/>
          <w:szCs w:val="24"/>
        </w:rPr>
        <w:t>Reineking</w:t>
      </w:r>
      <w:proofErr w:type="spellEnd"/>
      <w:r>
        <w:rPr>
          <w:rFonts w:eastAsia="Times New Roman"/>
          <w:sz w:val="24"/>
          <w:szCs w:val="24"/>
        </w:rPr>
        <w:t xml:space="preserve">, B., </w:t>
      </w:r>
      <w:proofErr w:type="spellStart"/>
      <w:r>
        <w:rPr>
          <w:rFonts w:eastAsia="Times New Roman"/>
          <w:sz w:val="24"/>
          <w:szCs w:val="24"/>
        </w:rPr>
        <w:t>Rötzer</w:t>
      </w:r>
      <w:proofErr w:type="spellEnd"/>
      <w:r>
        <w:rPr>
          <w:rFonts w:eastAsia="Times New Roman"/>
          <w:sz w:val="24"/>
          <w:szCs w:val="24"/>
        </w:rPr>
        <w:t>, T. and Seifert, S. Models for forest ecosystem management: A European perspective. Ann. Bot. 101, 1065–1087 (2008).</w:t>
      </w:r>
      <w:r>
        <w:rPr>
          <w:rStyle w:val="Hyperlink"/>
          <w:color w:val="000000"/>
          <w:sz w:val="24"/>
          <w:szCs w:val="24"/>
          <w:shd w:val="clear" w:color="auto" w:fill="FFFFFF"/>
        </w:rPr>
        <w:t xml:space="preserve"> </w:t>
      </w:r>
      <w:hyperlink r:id="rId47">
        <w:r>
          <w:rPr>
            <w:rStyle w:val="Hyperlink"/>
            <w:color w:val="000000"/>
            <w:sz w:val="24"/>
            <w:szCs w:val="24"/>
            <w:shd w:val="clear" w:color="auto" w:fill="FFFFFF"/>
          </w:rPr>
          <w:t>https://doi.org/10.1093/aob/mcm246</w:t>
        </w:r>
      </w:hyperlink>
    </w:p>
    <w:p w14:paraId="714A7CF6" w14:textId="77777777" w:rsidR="00336FAA" w:rsidRDefault="00336FAA">
      <w:pPr>
        <w:spacing w:line="480" w:lineRule="auto"/>
        <w:ind w:left="720" w:hanging="720"/>
        <w:rPr>
          <w:rFonts w:eastAsia="Times New Roman"/>
          <w:sz w:val="24"/>
          <w:szCs w:val="24"/>
        </w:rPr>
      </w:pPr>
    </w:p>
    <w:p w14:paraId="51A8D7BC" w14:textId="77777777" w:rsidR="00336FAA" w:rsidRDefault="00000000">
      <w:pPr>
        <w:spacing w:line="480" w:lineRule="auto"/>
        <w:ind w:left="720" w:hanging="720"/>
        <w:rPr>
          <w:sz w:val="24"/>
          <w:szCs w:val="24"/>
        </w:rPr>
      </w:pPr>
      <w:proofErr w:type="spellStart"/>
      <w:r>
        <w:rPr>
          <w:rFonts w:eastAsia="Times New Roman"/>
          <w:sz w:val="24"/>
          <w:szCs w:val="24"/>
        </w:rPr>
        <w:lastRenderedPageBreak/>
        <w:t>Pretzsch</w:t>
      </w:r>
      <w:proofErr w:type="spellEnd"/>
      <w:r>
        <w:rPr>
          <w:rFonts w:eastAsia="Times New Roman"/>
          <w:sz w:val="24"/>
          <w:szCs w:val="24"/>
        </w:rPr>
        <w:t xml:space="preserve">, H., </w:t>
      </w:r>
      <w:proofErr w:type="spellStart"/>
      <w:r>
        <w:rPr>
          <w:rFonts w:eastAsia="Times New Roman"/>
          <w:sz w:val="24"/>
          <w:szCs w:val="24"/>
        </w:rPr>
        <w:t>Biber</w:t>
      </w:r>
      <w:proofErr w:type="spellEnd"/>
      <w:r>
        <w:rPr>
          <w:rFonts w:eastAsia="Times New Roman"/>
          <w:sz w:val="24"/>
          <w:szCs w:val="24"/>
        </w:rPr>
        <w:t xml:space="preserve">, P., </w:t>
      </w:r>
      <w:proofErr w:type="spellStart"/>
      <w:r>
        <w:rPr>
          <w:rFonts w:eastAsia="Times New Roman"/>
          <w:sz w:val="24"/>
          <w:szCs w:val="24"/>
        </w:rPr>
        <w:t>Schütze</w:t>
      </w:r>
      <w:proofErr w:type="spellEnd"/>
      <w:r>
        <w:rPr>
          <w:rFonts w:eastAsia="Times New Roman"/>
          <w:sz w:val="24"/>
          <w:szCs w:val="24"/>
        </w:rPr>
        <w:t xml:space="preserve">, G., </w:t>
      </w:r>
      <w:proofErr w:type="spellStart"/>
      <w:r>
        <w:rPr>
          <w:rFonts w:eastAsia="Times New Roman"/>
          <w:sz w:val="24"/>
          <w:szCs w:val="24"/>
        </w:rPr>
        <w:t>Uhl</w:t>
      </w:r>
      <w:proofErr w:type="spellEnd"/>
      <w:r>
        <w:rPr>
          <w:rFonts w:eastAsia="Times New Roman"/>
          <w:sz w:val="24"/>
          <w:szCs w:val="24"/>
        </w:rPr>
        <w:t xml:space="preserve">, E., and </w:t>
      </w:r>
      <w:proofErr w:type="spellStart"/>
      <w:r>
        <w:rPr>
          <w:rFonts w:eastAsia="Times New Roman"/>
          <w:sz w:val="24"/>
          <w:szCs w:val="24"/>
        </w:rPr>
        <w:t>Rötzer</w:t>
      </w:r>
      <w:proofErr w:type="spellEnd"/>
      <w:r>
        <w:rPr>
          <w:rFonts w:eastAsia="Times New Roman"/>
          <w:sz w:val="24"/>
          <w:szCs w:val="24"/>
        </w:rPr>
        <w:t xml:space="preserve">, T. (2014). Forest stand growth dynamics in Central Europe have accelerated since 1870. Nature communications, 5(1), 1-10. </w:t>
      </w:r>
      <w:r>
        <w:rPr>
          <w:rStyle w:val="Hyperlink"/>
          <w:color w:val="000000"/>
          <w:sz w:val="24"/>
          <w:szCs w:val="24"/>
          <w:shd w:val="clear" w:color="auto" w:fill="FFFFFF"/>
        </w:rPr>
        <w:t>10.1038/ncomms5967</w:t>
      </w:r>
    </w:p>
    <w:p w14:paraId="55693690" w14:textId="77777777" w:rsidR="00336FAA" w:rsidRDefault="00336FAA">
      <w:pPr>
        <w:spacing w:line="480" w:lineRule="auto"/>
        <w:ind w:left="720" w:hanging="720"/>
        <w:rPr>
          <w:rFonts w:eastAsia="Times New Roman"/>
          <w:sz w:val="24"/>
          <w:szCs w:val="24"/>
        </w:rPr>
      </w:pPr>
    </w:p>
    <w:p w14:paraId="405F2866" w14:textId="77777777" w:rsidR="00336FAA" w:rsidRDefault="00000000">
      <w:pPr>
        <w:spacing w:line="480" w:lineRule="auto"/>
        <w:ind w:left="720" w:hanging="720"/>
        <w:rPr>
          <w:sz w:val="24"/>
          <w:szCs w:val="24"/>
        </w:rPr>
      </w:pPr>
      <w:r>
        <w:rPr>
          <w:rFonts w:eastAsia="Times New Roman"/>
          <w:sz w:val="24"/>
          <w:szCs w:val="24"/>
        </w:rPr>
        <w:t xml:space="preserve">PRISM Climate Group, Oregon State University, (2018). </w:t>
      </w:r>
      <w:r>
        <w:rPr>
          <w:rStyle w:val="Hyperlink"/>
          <w:color w:val="000000"/>
          <w:sz w:val="24"/>
          <w:szCs w:val="24"/>
          <w:shd w:val="clear" w:color="auto" w:fill="FFFFFF"/>
        </w:rPr>
        <w:t>https://prism.oregonstate.edu/</w:t>
      </w:r>
    </w:p>
    <w:p w14:paraId="1D9DB516" w14:textId="77777777" w:rsidR="00336FAA" w:rsidRDefault="00336FAA">
      <w:pPr>
        <w:spacing w:line="480" w:lineRule="auto"/>
        <w:rPr>
          <w:rFonts w:eastAsia="Times New Roman"/>
          <w:sz w:val="24"/>
          <w:szCs w:val="24"/>
        </w:rPr>
      </w:pPr>
    </w:p>
    <w:p w14:paraId="4638D346" w14:textId="77777777" w:rsidR="00336FAA" w:rsidRDefault="00000000">
      <w:pPr>
        <w:spacing w:line="480" w:lineRule="auto"/>
        <w:ind w:left="720" w:hanging="720"/>
        <w:rPr>
          <w:sz w:val="24"/>
          <w:szCs w:val="24"/>
        </w:rPr>
      </w:pPr>
      <w:r>
        <w:rPr>
          <w:rFonts w:eastAsia="Times New Roman"/>
          <w:sz w:val="24"/>
          <w:szCs w:val="24"/>
        </w:rPr>
        <w:t>R Core Team (2021). R: A language and environment for statistical computing. R Foundation for Statistical Computing, Vienna, Austria. URL https://www.R-project.org/.</w:t>
      </w:r>
    </w:p>
    <w:p w14:paraId="0D0E0CCF" w14:textId="77777777" w:rsidR="00336FAA" w:rsidRDefault="00336FAA">
      <w:pPr>
        <w:spacing w:line="480" w:lineRule="auto"/>
        <w:ind w:left="720" w:hanging="720"/>
        <w:rPr>
          <w:sz w:val="24"/>
          <w:szCs w:val="24"/>
        </w:rPr>
      </w:pPr>
    </w:p>
    <w:p w14:paraId="6F0E15A5" w14:textId="77777777" w:rsidR="00336FAA" w:rsidRDefault="00000000">
      <w:pPr>
        <w:spacing w:line="480" w:lineRule="auto"/>
        <w:ind w:left="720" w:hanging="720"/>
        <w:rPr>
          <w:sz w:val="24"/>
          <w:szCs w:val="24"/>
        </w:rPr>
      </w:pPr>
      <w:r>
        <w:rPr>
          <w:rFonts w:eastAsia="Times New Roman"/>
          <w:sz w:val="24"/>
          <w:szCs w:val="24"/>
        </w:rPr>
        <w:t xml:space="preserve">RStudio Team (2021). RStudio: Integrated Development Environment for R. RStudio, PBC, Boston, MA. </w:t>
      </w:r>
      <w:hyperlink r:id="rId48">
        <w:r>
          <w:rPr>
            <w:rStyle w:val="Hyperlink"/>
            <w:color w:val="000000"/>
            <w:sz w:val="24"/>
            <w:szCs w:val="24"/>
            <w:shd w:val="clear" w:color="auto" w:fill="FFFFFF"/>
          </w:rPr>
          <w:t>http://www.rstudio.com/</w:t>
        </w:r>
      </w:hyperlink>
    </w:p>
    <w:p w14:paraId="0A6160D8" w14:textId="77777777" w:rsidR="00336FAA" w:rsidRDefault="00336FAA">
      <w:pPr>
        <w:spacing w:line="480" w:lineRule="auto"/>
        <w:rPr>
          <w:rFonts w:eastAsia="Times New Roman"/>
          <w:sz w:val="24"/>
          <w:szCs w:val="24"/>
        </w:rPr>
      </w:pPr>
    </w:p>
    <w:p w14:paraId="54CCE25C" w14:textId="77777777" w:rsidR="00336FAA" w:rsidRDefault="00000000">
      <w:pPr>
        <w:spacing w:line="480" w:lineRule="auto"/>
        <w:ind w:left="720" w:hanging="720"/>
        <w:rPr>
          <w:sz w:val="24"/>
          <w:szCs w:val="24"/>
        </w:rPr>
      </w:pPr>
      <w:proofErr w:type="spellStart"/>
      <w:r>
        <w:rPr>
          <w:rFonts w:eastAsia="Times New Roman"/>
          <w:sz w:val="24"/>
          <w:szCs w:val="24"/>
        </w:rPr>
        <w:t>Scharpi</w:t>
      </w:r>
      <w:proofErr w:type="spellEnd"/>
      <w:r>
        <w:rPr>
          <w:rFonts w:eastAsia="Times New Roman"/>
          <w:sz w:val="24"/>
          <w:szCs w:val="24"/>
        </w:rPr>
        <w:t xml:space="preserve">, Robert F., technical coordinator. 1993. Diseases of Pacific Coast conifers. Agric. </w:t>
      </w:r>
      <w:proofErr w:type="spellStart"/>
      <w:r>
        <w:rPr>
          <w:rFonts w:eastAsia="Times New Roman"/>
          <w:sz w:val="24"/>
          <w:szCs w:val="24"/>
        </w:rPr>
        <w:t>Handb</w:t>
      </w:r>
      <w:proofErr w:type="spellEnd"/>
      <w:r>
        <w:rPr>
          <w:rFonts w:eastAsia="Times New Roman"/>
          <w:sz w:val="24"/>
          <w:szCs w:val="24"/>
        </w:rPr>
        <w:t xml:space="preserve">. 521. Washington, DC: Forest Service, U.S. Department of Agriculture; 199 </w:t>
      </w:r>
      <w:proofErr w:type="spellStart"/>
      <w:r>
        <w:rPr>
          <w:rFonts w:eastAsia="Times New Roman"/>
          <w:sz w:val="24"/>
          <w:szCs w:val="24"/>
        </w:rPr>
        <w:t>p,l</w:t>
      </w:r>
      <w:proofErr w:type="spellEnd"/>
    </w:p>
    <w:p w14:paraId="5314BD7C" w14:textId="77777777" w:rsidR="00336FAA" w:rsidRDefault="00336FAA">
      <w:pPr>
        <w:spacing w:line="480" w:lineRule="auto"/>
        <w:ind w:left="720" w:hanging="720"/>
        <w:rPr>
          <w:ins w:id="974" w:author="Shawn McMurtrey" w:date="2022-11-15T22:05:00Z"/>
          <w:rFonts w:eastAsia="Times New Roman"/>
          <w:sz w:val="24"/>
          <w:szCs w:val="24"/>
        </w:rPr>
      </w:pPr>
    </w:p>
    <w:p w14:paraId="5DB6249F" w14:textId="77777777" w:rsidR="00336FAA" w:rsidRDefault="00000000">
      <w:pPr>
        <w:spacing w:line="480" w:lineRule="auto"/>
        <w:ind w:left="720" w:hanging="720"/>
        <w:rPr>
          <w:ins w:id="975" w:author="Shawn McMurtrey" w:date="2022-11-15T22:05:00Z"/>
          <w:rFonts w:eastAsia="Times New Roman"/>
          <w:sz w:val="24"/>
          <w:szCs w:val="24"/>
        </w:rPr>
      </w:pPr>
      <w:proofErr w:type="spellStart"/>
      <w:ins w:id="976" w:author="Shawn McMurtrey" w:date="2022-11-15T22:05:00Z">
        <w:r>
          <w:rPr>
            <w:rFonts w:eastAsia="Times New Roman"/>
            <w:sz w:val="24"/>
            <w:szCs w:val="24"/>
          </w:rPr>
          <w:t>Schützenmeister</w:t>
        </w:r>
        <w:proofErr w:type="spellEnd"/>
        <w:r>
          <w:rPr>
            <w:rFonts w:eastAsia="Times New Roman"/>
            <w:sz w:val="24"/>
            <w:szCs w:val="24"/>
          </w:rPr>
          <w:t xml:space="preserve">, A., Jensen, U., &amp; </w:t>
        </w:r>
        <w:proofErr w:type="spellStart"/>
        <w:r>
          <w:rPr>
            <w:rFonts w:eastAsia="Times New Roman"/>
            <w:sz w:val="24"/>
            <w:szCs w:val="24"/>
          </w:rPr>
          <w:t>Piepho</w:t>
        </w:r>
        <w:proofErr w:type="spellEnd"/>
        <w:r>
          <w:rPr>
            <w:rFonts w:eastAsia="Times New Roman"/>
            <w:sz w:val="24"/>
            <w:szCs w:val="24"/>
          </w:rPr>
          <w:t>, H.-P. (2012). Checking Normality and Homoscedasticity in the General Linear Model Using Diagnostic Plots. Communications in Statistics - Simulation and Computation, 41(2), 141–154. doi:10.1080/03610918.2011.582560 </w:t>
        </w:r>
      </w:ins>
    </w:p>
    <w:p w14:paraId="2FA7DB27" w14:textId="77777777" w:rsidR="00336FAA" w:rsidRDefault="00336FAA">
      <w:pPr>
        <w:spacing w:line="480" w:lineRule="auto"/>
        <w:ind w:left="720" w:hanging="720"/>
        <w:rPr>
          <w:rFonts w:eastAsia="Times New Roman"/>
          <w:sz w:val="24"/>
          <w:szCs w:val="24"/>
        </w:rPr>
      </w:pPr>
    </w:p>
    <w:p w14:paraId="558F3684" w14:textId="77777777" w:rsidR="00336FAA" w:rsidRDefault="00000000">
      <w:pPr>
        <w:spacing w:line="480" w:lineRule="auto"/>
        <w:ind w:left="720" w:hanging="720"/>
        <w:rPr>
          <w:color w:val="000000"/>
          <w:sz w:val="24"/>
          <w:szCs w:val="24"/>
          <w:u w:val="single"/>
          <w:shd w:val="clear" w:color="auto" w:fill="FFFFFF"/>
        </w:rPr>
      </w:pPr>
      <w:hyperlink r:id="rId49" w:anchor="bb0230" w:history="1">
        <w:r>
          <w:rPr>
            <w:rFonts w:eastAsia="Times New Roman"/>
            <w:sz w:val="24"/>
            <w:szCs w:val="24"/>
          </w:rPr>
          <w:t>Skovsgaard and Vanclay, 2008</w:t>
        </w:r>
      </w:hyperlink>
      <w:r>
        <w:rPr>
          <w:rFonts w:eastAsia="Times New Roman"/>
          <w:sz w:val="24"/>
          <w:szCs w:val="24"/>
        </w:rPr>
        <w:t xml:space="preserve"> J.P. </w:t>
      </w:r>
      <w:proofErr w:type="spellStart"/>
      <w:r>
        <w:rPr>
          <w:rFonts w:eastAsia="Times New Roman"/>
          <w:sz w:val="24"/>
          <w:szCs w:val="24"/>
        </w:rPr>
        <w:t>Skovsgaard</w:t>
      </w:r>
      <w:proofErr w:type="spellEnd"/>
      <w:r>
        <w:rPr>
          <w:rFonts w:eastAsia="Times New Roman"/>
          <w:sz w:val="24"/>
          <w:szCs w:val="24"/>
        </w:rPr>
        <w:t>, J.K. </w:t>
      </w:r>
      <w:proofErr w:type="spellStart"/>
      <w:r>
        <w:rPr>
          <w:rFonts w:eastAsia="Times New Roman"/>
          <w:sz w:val="24"/>
          <w:szCs w:val="24"/>
        </w:rPr>
        <w:t>Vanclay</w:t>
      </w:r>
      <w:proofErr w:type="spellEnd"/>
      <w:r>
        <w:rPr>
          <w:rFonts w:eastAsia="Times New Roman"/>
          <w:sz w:val="24"/>
          <w:szCs w:val="24"/>
        </w:rPr>
        <w:t xml:space="preserve">. 2008. Forest site productivity: a review of the evolution of </w:t>
      </w:r>
      <w:proofErr w:type="spellStart"/>
      <w:r>
        <w:rPr>
          <w:rFonts w:eastAsia="Times New Roman"/>
          <w:sz w:val="24"/>
          <w:szCs w:val="24"/>
        </w:rPr>
        <w:t>dendrometric</w:t>
      </w:r>
      <w:proofErr w:type="spellEnd"/>
      <w:r>
        <w:rPr>
          <w:rFonts w:eastAsia="Times New Roman"/>
          <w:sz w:val="24"/>
          <w:szCs w:val="24"/>
        </w:rPr>
        <w:t xml:space="preserve"> concepts for even-aged stands. Forestry, pp. 13-31. </w:t>
      </w:r>
      <w:hyperlink r:id="rId50">
        <w:r>
          <w:rPr>
            <w:rStyle w:val="Hyperlink"/>
            <w:color w:val="000000"/>
            <w:sz w:val="24"/>
            <w:szCs w:val="24"/>
            <w:shd w:val="clear" w:color="auto" w:fill="FFFFFF"/>
          </w:rPr>
          <w:t>https://doi.org/10.1093/forestry/cpm041</w:t>
        </w:r>
      </w:hyperlink>
    </w:p>
    <w:p w14:paraId="722B4D80" w14:textId="77777777" w:rsidR="00336FAA" w:rsidRDefault="00336FAA">
      <w:pPr>
        <w:spacing w:line="480" w:lineRule="auto"/>
        <w:ind w:left="720" w:hanging="720"/>
        <w:rPr>
          <w:rFonts w:eastAsia="Times New Roman"/>
          <w:sz w:val="24"/>
          <w:szCs w:val="24"/>
        </w:rPr>
      </w:pPr>
    </w:p>
    <w:p w14:paraId="024928C1" w14:textId="77777777" w:rsidR="00336FAA" w:rsidRDefault="00000000">
      <w:pPr>
        <w:spacing w:line="480" w:lineRule="auto"/>
        <w:ind w:left="720" w:hanging="720"/>
        <w:rPr>
          <w:sz w:val="24"/>
          <w:szCs w:val="24"/>
        </w:rPr>
      </w:pPr>
      <w:r>
        <w:rPr>
          <w:rFonts w:eastAsia="Times New Roman"/>
          <w:sz w:val="24"/>
          <w:szCs w:val="24"/>
        </w:rPr>
        <w:t xml:space="preserve">Smith, E.L.; Zhang, S. 1997. Sensitivity analysis of insect and disease model extensions . In : Tech , R.; </w:t>
      </w:r>
      <w:proofErr w:type="spellStart"/>
      <w:r>
        <w:rPr>
          <w:rFonts w:eastAsia="Times New Roman"/>
          <w:sz w:val="24"/>
          <w:szCs w:val="24"/>
        </w:rPr>
        <w:t>Moeur</w:t>
      </w:r>
      <w:proofErr w:type="spellEnd"/>
      <w:r>
        <w:rPr>
          <w:rFonts w:eastAsia="Times New Roman"/>
          <w:sz w:val="24"/>
          <w:szCs w:val="24"/>
        </w:rPr>
        <w:t xml:space="preserve">, M; Adams, J. , comps. 1997 proceedings ; Forest Vegetation Simulator conference; (1997) February 3–7; Fort Collins, CO. Gen Tech. Rep. INT- GTR-373 . Ogden, UT: U.S. Department of Agriculture, Forest Service, Intermountain Research Station: 213–215. </w:t>
      </w:r>
      <w:r>
        <w:rPr>
          <w:rStyle w:val="Hyperlink"/>
          <w:color w:val="000000"/>
          <w:sz w:val="24"/>
          <w:szCs w:val="24"/>
          <w:shd w:val="clear" w:color="auto" w:fill="FFFFFF"/>
        </w:rPr>
        <w:t>https://www.fs.usda.gov/treesearch/pubs/30958</w:t>
      </w:r>
    </w:p>
    <w:p w14:paraId="4BAD3454" w14:textId="77777777" w:rsidR="00336FAA" w:rsidRDefault="00336FAA">
      <w:pPr>
        <w:spacing w:line="480" w:lineRule="auto"/>
        <w:ind w:left="720" w:hanging="720"/>
        <w:rPr>
          <w:rFonts w:eastAsia="Times New Roman"/>
          <w:sz w:val="24"/>
          <w:szCs w:val="24"/>
        </w:rPr>
      </w:pPr>
    </w:p>
    <w:p w14:paraId="4EBD478B" w14:textId="77777777" w:rsidR="00336FAA" w:rsidRDefault="00000000">
      <w:pPr>
        <w:spacing w:line="480" w:lineRule="auto"/>
        <w:ind w:left="720" w:hanging="720"/>
        <w:rPr>
          <w:sz w:val="24"/>
          <w:szCs w:val="24"/>
        </w:rPr>
      </w:pPr>
      <w:r>
        <w:rPr>
          <w:rFonts w:eastAsia="Times New Roman"/>
          <w:sz w:val="24"/>
          <w:szCs w:val="24"/>
        </w:rPr>
        <w:t xml:space="preserve">Soil Survey Staff, (2021). Natural Resources Conservation Service, United States Department of Agriculture, Web Soil Survey. </w:t>
      </w:r>
      <w:hyperlink r:id="rId51">
        <w:r>
          <w:rPr>
            <w:rStyle w:val="Hyperlink"/>
            <w:color w:val="000000"/>
            <w:sz w:val="24"/>
            <w:szCs w:val="24"/>
            <w:shd w:val="clear" w:color="auto" w:fill="FFFFFF"/>
          </w:rPr>
          <w:t>http://websoilsurvey.sc.egov.usda.gov</w:t>
        </w:r>
      </w:hyperlink>
    </w:p>
    <w:p w14:paraId="4E6E85D9" w14:textId="77777777" w:rsidR="00336FAA" w:rsidRDefault="00336FAA">
      <w:pPr>
        <w:spacing w:line="480" w:lineRule="auto"/>
        <w:ind w:left="720" w:hanging="720"/>
        <w:rPr>
          <w:rFonts w:eastAsia="Times New Roman"/>
          <w:sz w:val="24"/>
          <w:szCs w:val="24"/>
        </w:rPr>
      </w:pPr>
    </w:p>
    <w:p w14:paraId="0111B452" w14:textId="77777777" w:rsidR="00336FAA" w:rsidRDefault="00000000">
      <w:pPr>
        <w:spacing w:line="480" w:lineRule="auto"/>
        <w:ind w:left="720" w:hanging="720"/>
        <w:rPr>
          <w:rFonts w:eastAsia="Times New Roman"/>
          <w:sz w:val="24"/>
          <w:szCs w:val="24"/>
        </w:rPr>
      </w:pPr>
      <w:r>
        <w:rPr>
          <w:rFonts w:eastAsia="Times New Roman"/>
          <w:sz w:val="24"/>
          <w:szCs w:val="24"/>
        </w:rPr>
        <w:t>Sturrock, R. N., and Garbutt, R. W. (1994). Laminated root rot of Douglas-fir. Canadian Forest Service, Forest Insect and Disease Survey, Pacific Forestry Centre.</w:t>
      </w:r>
    </w:p>
    <w:p w14:paraId="1F3F6324" w14:textId="77777777" w:rsidR="00336FAA" w:rsidRDefault="00336FAA">
      <w:pPr>
        <w:spacing w:line="480" w:lineRule="auto"/>
        <w:ind w:left="720" w:hanging="720"/>
        <w:rPr>
          <w:rFonts w:eastAsia="Times New Roman"/>
          <w:sz w:val="24"/>
          <w:szCs w:val="24"/>
        </w:rPr>
      </w:pPr>
    </w:p>
    <w:p w14:paraId="5DCB1C24" w14:textId="77777777" w:rsidR="00336FAA" w:rsidRDefault="00000000">
      <w:pPr>
        <w:spacing w:line="480" w:lineRule="auto"/>
        <w:ind w:left="720" w:hanging="720"/>
        <w:rPr>
          <w:rFonts w:eastAsia="Times New Roman"/>
          <w:sz w:val="24"/>
          <w:szCs w:val="24"/>
        </w:rPr>
      </w:pPr>
      <w:proofErr w:type="spellStart"/>
      <w:r>
        <w:rPr>
          <w:rFonts w:eastAsia="Times New Roman"/>
          <w:sz w:val="24"/>
          <w:szCs w:val="24"/>
          <w:lang w:val="fr-FR"/>
        </w:rPr>
        <w:t>Subramanian</w:t>
      </w:r>
      <w:proofErr w:type="spellEnd"/>
      <w:r>
        <w:rPr>
          <w:rFonts w:eastAsia="Times New Roman"/>
          <w:sz w:val="24"/>
          <w:szCs w:val="24"/>
          <w:lang w:val="fr-FR"/>
        </w:rPr>
        <w:t xml:space="preserve">, N., </w:t>
      </w:r>
      <w:proofErr w:type="spellStart"/>
      <w:r>
        <w:rPr>
          <w:rFonts w:eastAsia="Times New Roman"/>
          <w:sz w:val="24"/>
          <w:szCs w:val="24"/>
          <w:lang w:val="fr-FR"/>
        </w:rPr>
        <w:t>Bergh</w:t>
      </w:r>
      <w:proofErr w:type="spellEnd"/>
      <w:r>
        <w:rPr>
          <w:rFonts w:eastAsia="Times New Roman"/>
          <w:sz w:val="24"/>
          <w:szCs w:val="24"/>
          <w:lang w:val="fr-FR"/>
        </w:rPr>
        <w:t xml:space="preserve">, J., Johansson, U., Nilsson, U., &amp; </w:t>
      </w:r>
      <w:proofErr w:type="spellStart"/>
      <w:r>
        <w:rPr>
          <w:rFonts w:eastAsia="Times New Roman"/>
          <w:sz w:val="24"/>
          <w:szCs w:val="24"/>
          <w:lang w:val="fr-FR"/>
        </w:rPr>
        <w:t>Sallnäs</w:t>
      </w:r>
      <w:proofErr w:type="spellEnd"/>
      <w:r>
        <w:rPr>
          <w:rFonts w:eastAsia="Times New Roman"/>
          <w:sz w:val="24"/>
          <w:szCs w:val="24"/>
          <w:lang w:val="fr-FR"/>
        </w:rPr>
        <w:t xml:space="preserve">, O. (2015). </w:t>
      </w:r>
      <w:r>
        <w:rPr>
          <w:rFonts w:eastAsia="Times New Roman"/>
          <w:sz w:val="24"/>
          <w:szCs w:val="24"/>
        </w:rPr>
        <w:t>Adaptation of forest management regimes in southern Sweden to increased risks associated with climate change. Forests, 7(1), 8.</w:t>
      </w:r>
    </w:p>
    <w:p w14:paraId="54038208" w14:textId="77777777" w:rsidR="00336FAA" w:rsidRDefault="00336FAA">
      <w:pPr>
        <w:spacing w:line="480" w:lineRule="auto"/>
        <w:ind w:left="720" w:hanging="720"/>
        <w:rPr>
          <w:rFonts w:eastAsia="Times New Roman"/>
          <w:sz w:val="24"/>
          <w:szCs w:val="24"/>
        </w:rPr>
      </w:pPr>
    </w:p>
    <w:p w14:paraId="25A0531C" w14:textId="77777777" w:rsidR="00336FAA" w:rsidRDefault="00000000">
      <w:pPr>
        <w:spacing w:line="480" w:lineRule="auto"/>
        <w:ind w:left="720" w:hanging="720"/>
        <w:rPr>
          <w:sz w:val="24"/>
          <w:szCs w:val="24"/>
        </w:rPr>
      </w:pPr>
      <w:r>
        <w:rPr>
          <w:rFonts w:eastAsia="Times New Roman"/>
          <w:sz w:val="24"/>
          <w:szCs w:val="24"/>
        </w:rPr>
        <w:lastRenderedPageBreak/>
        <w:t xml:space="preserve">Teck, R. M., </w:t>
      </w:r>
      <w:proofErr w:type="spellStart"/>
      <w:r>
        <w:rPr>
          <w:rFonts w:eastAsia="Times New Roman"/>
          <w:sz w:val="24"/>
          <w:szCs w:val="24"/>
        </w:rPr>
        <w:t>Moeur</w:t>
      </w:r>
      <w:proofErr w:type="spellEnd"/>
      <w:r>
        <w:rPr>
          <w:rFonts w:eastAsia="Times New Roman"/>
          <w:sz w:val="24"/>
          <w:szCs w:val="24"/>
        </w:rPr>
        <w:t>, M., and Adams, J. (1997). Proceedings: Forest Vegetation Simulator Conference: Fort Collins, CO, February 3-7, 1997 (Vol. 373). US Department of Agriculture, Forest Service, Intermountain Research Station.</w:t>
      </w:r>
    </w:p>
    <w:p w14:paraId="12A129B9" w14:textId="77777777" w:rsidR="00336FAA" w:rsidRDefault="00336FAA">
      <w:pPr>
        <w:spacing w:line="480" w:lineRule="auto"/>
        <w:ind w:left="720" w:hanging="720"/>
        <w:rPr>
          <w:rFonts w:eastAsia="Times New Roman"/>
          <w:sz w:val="24"/>
          <w:szCs w:val="24"/>
        </w:rPr>
      </w:pPr>
    </w:p>
    <w:p w14:paraId="4BCA5BCC" w14:textId="77777777" w:rsidR="00336FAA" w:rsidRDefault="00000000">
      <w:pPr>
        <w:spacing w:line="480" w:lineRule="auto"/>
        <w:ind w:left="720" w:hanging="720"/>
        <w:rPr>
          <w:rFonts w:eastAsia="Times New Roman"/>
          <w:sz w:val="24"/>
          <w:szCs w:val="24"/>
        </w:rPr>
      </w:pPr>
      <w:proofErr w:type="spellStart"/>
      <w:r>
        <w:rPr>
          <w:rFonts w:eastAsia="Times New Roman"/>
          <w:sz w:val="24"/>
          <w:szCs w:val="24"/>
        </w:rPr>
        <w:t>Thies</w:t>
      </w:r>
      <w:proofErr w:type="spellEnd"/>
      <w:r>
        <w:rPr>
          <w:rFonts w:eastAsia="Times New Roman"/>
          <w:sz w:val="24"/>
          <w:szCs w:val="24"/>
        </w:rPr>
        <w:t>, W. G. (1983). Determination of growth reduction in Douglas-fir infected by Phellinus weirii. Forest Science, 29(2), 305-315.</w:t>
      </w:r>
    </w:p>
    <w:p w14:paraId="2D3086CA" w14:textId="77777777" w:rsidR="00336FAA" w:rsidRDefault="00336FAA">
      <w:pPr>
        <w:spacing w:line="480" w:lineRule="auto"/>
        <w:ind w:left="720" w:hanging="720"/>
        <w:rPr>
          <w:rFonts w:eastAsia="Times New Roman"/>
          <w:sz w:val="24"/>
          <w:szCs w:val="24"/>
        </w:rPr>
      </w:pPr>
    </w:p>
    <w:p w14:paraId="39AFB984" w14:textId="77777777" w:rsidR="00336FAA" w:rsidRDefault="00000000">
      <w:pPr>
        <w:spacing w:line="480" w:lineRule="auto"/>
        <w:ind w:left="720" w:hanging="720"/>
        <w:rPr>
          <w:rFonts w:eastAsia="Times New Roman"/>
          <w:sz w:val="24"/>
          <w:szCs w:val="24"/>
        </w:rPr>
      </w:pPr>
      <w:proofErr w:type="spellStart"/>
      <w:r>
        <w:rPr>
          <w:rFonts w:eastAsia="Times New Roman"/>
          <w:sz w:val="24"/>
          <w:szCs w:val="24"/>
        </w:rPr>
        <w:t>Thies</w:t>
      </w:r>
      <w:proofErr w:type="spellEnd"/>
      <w:r>
        <w:rPr>
          <w:rFonts w:eastAsia="Times New Roman"/>
          <w:sz w:val="24"/>
          <w:szCs w:val="24"/>
        </w:rPr>
        <w:t>, Walter G. 1984. Laminated root rot, the quest for control. Journal of Forestry S2: 345-356.</w:t>
      </w:r>
    </w:p>
    <w:p w14:paraId="256CD765" w14:textId="77777777" w:rsidR="00336FAA" w:rsidRDefault="00336FAA">
      <w:pPr>
        <w:spacing w:line="480" w:lineRule="auto"/>
        <w:rPr>
          <w:rFonts w:eastAsia="Times New Roman"/>
          <w:sz w:val="24"/>
          <w:szCs w:val="24"/>
        </w:rPr>
      </w:pPr>
    </w:p>
    <w:p w14:paraId="5B8FFA62" w14:textId="77777777" w:rsidR="00336FAA" w:rsidRDefault="00000000">
      <w:pPr>
        <w:spacing w:line="480" w:lineRule="auto"/>
        <w:ind w:left="720" w:hanging="720"/>
        <w:rPr>
          <w:rFonts w:eastAsia="Times New Roman"/>
          <w:sz w:val="24"/>
          <w:szCs w:val="24"/>
        </w:rPr>
      </w:pPr>
      <w:proofErr w:type="spellStart"/>
      <w:r>
        <w:rPr>
          <w:rFonts w:eastAsia="Times New Roman"/>
          <w:sz w:val="24"/>
          <w:szCs w:val="24"/>
        </w:rPr>
        <w:t>Thies</w:t>
      </w:r>
      <w:proofErr w:type="spellEnd"/>
      <w:r>
        <w:rPr>
          <w:rFonts w:eastAsia="Times New Roman"/>
          <w:sz w:val="24"/>
          <w:szCs w:val="24"/>
        </w:rPr>
        <w:t>,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3D856063" w14:textId="77777777" w:rsidR="00336FAA" w:rsidRDefault="00336FAA">
      <w:pPr>
        <w:spacing w:line="480" w:lineRule="auto"/>
        <w:ind w:left="720" w:hanging="720"/>
        <w:rPr>
          <w:rFonts w:eastAsia="Times New Roman"/>
          <w:sz w:val="24"/>
          <w:szCs w:val="24"/>
        </w:rPr>
      </w:pPr>
    </w:p>
    <w:p w14:paraId="40CF8730" w14:textId="77777777" w:rsidR="00336FAA" w:rsidRDefault="00000000">
      <w:pPr>
        <w:spacing w:line="480" w:lineRule="auto"/>
        <w:ind w:left="720" w:hanging="720"/>
        <w:rPr>
          <w:rFonts w:eastAsia="Times New Roman"/>
          <w:sz w:val="24"/>
          <w:szCs w:val="24"/>
        </w:rPr>
      </w:pPr>
      <w:proofErr w:type="spellStart"/>
      <w:r>
        <w:rPr>
          <w:rFonts w:eastAsia="Times New Roman"/>
          <w:sz w:val="24"/>
          <w:szCs w:val="24"/>
        </w:rPr>
        <w:t>Thies</w:t>
      </w:r>
      <w:proofErr w:type="spellEnd"/>
      <w:r>
        <w:rPr>
          <w:rFonts w:eastAsia="Times New Roman"/>
          <w:sz w:val="24"/>
          <w:szCs w:val="24"/>
        </w:rPr>
        <w:t xml:space="preserve">, W. G., &amp; </w:t>
      </w:r>
      <w:proofErr w:type="spellStart"/>
      <w:r>
        <w:rPr>
          <w:rFonts w:eastAsia="Times New Roman"/>
          <w:sz w:val="24"/>
          <w:szCs w:val="24"/>
        </w:rPr>
        <w:t>Westlind</w:t>
      </w:r>
      <w:proofErr w:type="spellEnd"/>
      <w:r>
        <w:rPr>
          <w:rFonts w:eastAsia="Times New Roman"/>
          <w:sz w:val="24"/>
          <w:szCs w:val="24"/>
        </w:rPr>
        <w:t>, D. J. (2005). Stump removal and fertilization of five Phellinus weirii-infested stands in Washington and Oregon affect mortality and growth of planted Douglas-fir 25 years after treatment. Forest Ecology and Management, 219(2-3), 242-258.</w:t>
      </w:r>
    </w:p>
    <w:p w14:paraId="74821261" w14:textId="77777777" w:rsidR="00336FAA" w:rsidRDefault="00336FAA">
      <w:pPr>
        <w:spacing w:line="480" w:lineRule="auto"/>
        <w:ind w:left="720" w:hanging="720"/>
        <w:rPr>
          <w:rFonts w:eastAsia="Times New Roman"/>
          <w:sz w:val="24"/>
          <w:szCs w:val="24"/>
        </w:rPr>
      </w:pPr>
    </w:p>
    <w:p w14:paraId="3D07FA31" w14:textId="77777777" w:rsidR="00336FAA" w:rsidRDefault="00000000">
      <w:pPr>
        <w:spacing w:line="480" w:lineRule="auto"/>
        <w:ind w:left="720" w:hanging="720"/>
        <w:rPr>
          <w:rFonts w:eastAsia="Times New Roman"/>
          <w:sz w:val="24"/>
          <w:szCs w:val="24"/>
        </w:rPr>
      </w:pPr>
      <w:proofErr w:type="spellStart"/>
      <w:r>
        <w:rPr>
          <w:rFonts w:eastAsia="Times New Roman"/>
          <w:sz w:val="24"/>
          <w:szCs w:val="24"/>
        </w:rPr>
        <w:lastRenderedPageBreak/>
        <w:t>Tkacz</w:t>
      </w:r>
      <w:proofErr w:type="spellEnd"/>
      <w:r>
        <w:rPr>
          <w:rFonts w:eastAsia="Times New Roman"/>
          <w:sz w:val="24"/>
          <w:szCs w:val="24"/>
        </w:rPr>
        <w:t>, B. M., and Hansen, E. M. (1982). Damage by laminated root rot in two succeeding stands of Douglas-fir. Journal of Forestry, 80(12), 788-791.</w:t>
      </w:r>
    </w:p>
    <w:p w14:paraId="7615F374" w14:textId="77777777" w:rsidR="00336FAA" w:rsidRDefault="00336FAA">
      <w:pPr>
        <w:spacing w:line="480" w:lineRule="auto"/>
        <w:ind w:left="720" w:hanging="720"/>
        <w:rPr>
          <w:rFonts w:eastAsia="Times New Roman"/>
          <w:sz w:val="24"/>
          <w:szCs w:val="24"/>
        </w:rPr>
      </w:pPr>
    </w:p>
    <w:p w14:paraId="4329982F" w14:textId="77777777" w:rsidR="00336FAA" w:rsidRDefault="00000000">
      <w:pPr>
        <w:spacing w:line="480" w:lineRule="auto"/>
        <w:ind w:left="720" w:hanging="720"/>
        <w:rPr>
          <w:rFonts w:eastAsia="Times New Roman"/>
          <w:sz w:val="24"/>
          <w:szCs w:val="24"/>
        </w:rPr>
      </w:pPr>
      <w:r>
        <w:rPr>
          <w:rFonts w:eastAsia="Times New Roman"/>
          <w:sz w:val="24"/>
          <w:szCs w:val="24"/>
        </w:rPr>
        <w:t xml:space="preserve">Trappe, J. M. (1972). Regulation of soil organisms by red alder: a potential biological system for control of </w:t>
      </w:r>
      <w:proofErr w:type="spellStart"/>
      <w:r>
        <w:rPr>
          <w:rFonts w:eastAsia="Times New Roman"/>
          <w:sz w:val="24"/>
          <w:szCs w:val="24"/>
        </w:rPr>
        <w:t>Poria</w:t>
      </w:r>
      <w:proofErr w:type="spellEnd"/>
      <w:r>
        <w:rPr>
          <w:rFonts w:eastAsia="Times New Roman"/>
          <w:sz w:val="24"/>
          <w:szCs w:val="24"/>
        </w:rPr>
        <w:t xml:space="preserve"> weirii. In </w:t>
      </w:r>
      <w:proofErr w:type="spellStart"/>
      <w:r>
        <w:rPr>
          <w:rFonts w:eastAsia="Times New Roman"/>
          <w:sz w:val="24"/>
          <w:szCs w:val="24"/>
        </w:rPr>
        <w:t>Oreg</w:t>
      </w:r>
      <w:proofErr w:type="spellEnd"/>
      <w:r>
        <w:rPr>
          <w:rFonts w:eastAsia="Times New Roman"/>
          <w:sz w:val="24"/>
          <w:szCs w:val="24"/>
        </w:rPr>
        <w:t xml:space="preserve">. State Univ. For. </w:t>
      </w:r>
      <w:proofErr w:type="spellStart"/>
      <w:r>
        <w:rPr>
          <w:rFonts w:eastAsia="Times New Roman"/>
          <w:sz w:val="24"/>
          <w:szCs w:val="24"/>
        </w:rPr>
        <w:t>Symp</w:t>
      </w:r>
      <w:proofErr w:type="spellEnd"/>
      <w:r>
        <w:rPr>
          <w:rFonts w:eastAsia="Times New Roman"/>
          <w:sz w:val="24"/>
          <w:szCs w:val="24"/>
        </w:rPr>
        <w:t xml:space="preserve"> (Vol. 3, pp. 35-51)</w:t>
      </w:r>
    </w:p>
    <w:p w14:paraId="2DC02468" w14:textId="77777777" w:rsidR="00336FAA" w:rsidRDefault="00336FAA">
      <w:pPr>
        <w:spacing w:line="480" w:lineRule="auto"/>
        <w:rPr>
          <w:rFonts w:eastAsia="Times New Roman"/>
          <w:sz w:val="24"/>
          <w:szCs w:val="24"/>
        </w:rPr>
      </w:pPr>
    </w:p>
    <w:p w14:paraId="3F4181BF" w14:textId="77777777" w:rsidR="00336FAA" w:rsidRDefault="00000000">
      <w:pPr>
        <w:spacing w:line="480" w:lineRule="auto"/>
        <w:ind w:left="720" w:hanging="720"/>
        <w:rPr>
          <w:rFonts w:eastAsia="Times New Roman"/>
          <w:sz w:val="24"/>
          <w:szCs w:val="24"/>
        </w:rPr>
      </w:pPr>
      <w:r>
        <w:rPr>
          <w:rFonts w:eastAsia="Times New Roman"/>
          <w:sz w:val="24"/>
          <w:szCs w:val="24"/>
        </w:rPr>
        <w:t>USDA-FS, 2011. Region Five ecological restoration: leadership intent. March (2011). U.S. Forest Service, Pacific Southwest Region, Albany, California, USA.</w:t>
      </w:r>
    </w:p>
    <w:p w14:paraId="4F1B5FAB" w14:textId="77777777" w:rsidR="00336FAA" w:rsidRDefault="00336FAA">
      <w:pPr>
        <w:spacing w:line="480" w:lineRule="auto"/>
        <w:ind w:left="720" w:hanging="720"/>
        <w:rPr>
          <w:rFonts w:eastAsia="Times New Roman"/>
          <w:sz w:val="24"/>
          <w:szCs w:val="24"/>
        </w:rPr>
      </w:pPr>
    </w:p>
    <w:p w14:paraId="6831F072" w14:textId="77777777" w:rsidR="00336FAA" w:rsidRDefault="00336FAA">
      <w:pPr>
        <w:spacing w:line="480" w:lineRule="auto"/>
        <w:ind w:left="720" w:hanging="720"/>
        <w:rPr>
          <w:rFonts w:eastAsia="Times New Roman"/>
          <w:sz w:val="24"/>
          <w:szCs w:val="24"/>
        </w:rPr>
      </w:pPr>
    </w:p>
    <w:p w14:paraId="5EE230A3" w14:textId="77777777" w:rsidR="00336FAA" w:rsidRDefault="00000000">
      <w:pPr>
        <w:spacing w:line="480" w:lineRule="auto"/>
        <w:ind w:left="720" w:hanging="720"/>
        <w:rPr>
          <w:ins w:id="977" w:author="Shawn McMurtrey" w:date="2022-11-13T10:13:00Z"/>
          <w:rFonts w:eastAsia="Times New Roman"/>
          <w:sz w:val="24"/>
          <w:szCs w:val="24"/>
        </w:rPr>
      </w:pPr>
      <w:proofErr w:type="spellStart"/>
      <w:r>
        <w:rPr>
          <w:rFonts w:eastAsia="Times New Roman"/>
          <w:sz w:val="24"/>
          <w:szCs w:val="24"/>
        </w:rPr>
        <w:t>Vandygriff</w:t>
      </w:r>
      <w:proofErr w:type="spellEnd"/>
      <w:r>
        <w:rPr>
          <w:rFonts w:eastAsia="Times New Roman"/>
          <w:sz w:val="24"/>
          <w:szCs w:val="24"/>
        </w:rPr>
        <w:t>, J. C., Hansen, E. M., Bentz, B. J., Allen, K. K., Amman, G. D., &amp; Rasmussen, L. A. (2015). Long-term efficacy of diameter-limit cutting to reduce mountain pine beetle-caused tree mortality in a lodgepole pine forest. The Forestry Chronicle, 91(4), 444-456.</w:t>
      </w:r>
    </w:p>
    <w:p w14:paraId="2670B449" w14:textId="77777777" w:rsidR="00336FAA" w:rsidRDefault="00336FAA">
      <w:pPr>
        <w:spacing w:line="480" w:lineRule="auto"/>
        <w:ind w:left="720" w:hanging="720"/>
        <w:rPr>
          <w:ins w:id="978" w:author="Shawn McMurtrey" w:date="2022-11-13T10:13:00Z"/>
          <w:rFonts w:eastAsia="Times New Roman"/>
          <w:sz w:val="24"/>
          <w:szCs w:val="24"/>
        </w:rPr>
      </w:pPr>
    </w:p>
    <w:p w14:paraId="4CC10A8B" w14:textId="77777777" w:rsidR="00336FAA" w:rsidRDefault="00000000">
      <w:pPr>
        <w:spacing w:line="480" w:lineRule="auto"/>
        <w:ind w:left="720" w:hanging="720"/>
        <w:rPr>
          <w:rFonts w:eastAsia="Times New Roman"/>
          <w:sz w:val="24"/>
          <w:szCs w:val="24"/>
        </w:rPr>
      </w:pPr>
      <w:proofErr w:type="spellStart"/>
      <w:ins w:id="979" w:author="Shawn McMurtrey" w:date="2022-11-13T10:13:00Z">
        <w:r>
          <w:rPr>
            <w:rFonts w:eastAsia="Times New Roman"/>
            <w:sz w:val="24"/>
            <w:szCs w:val="24"/>
          </w:rPr>
          <w:t>Veluthakkal</w:t>
        </w:r>
        <w:proofErr w:type="spellEnd"/>
        <w:r>
          <w:rPr>
            <w:rFonts w:eastAsia="Times New Roman"/>
            <w:sz w:val="24"/>
            <w:szCs w:val="24"/>
          </w:rPr>
          <w:t>, R., &amp; Dasgupta, M. G. (2010). Pathogenesis-related genes and proteins in forest tree species. Trees, 24(6), 993-1006.</w:t>
        </w:r>
      </w:ins>
    </w:p>
    <w:p w14:paraId="24BE4EEA" w14:textId="77777777" w:rsidR="00336FAA" w:rsidRDefault="00336FAA">
      <w:pPr>
        <w:spacing w:line="480" w:lineRule="auto"/>
        <w:rPr>
          <w:sz w:val="24"/>
          <w:szCs w:val="24"/>
        </w:rPr>
      </w:pPr>
    </w:p>
    <w:p w14:paraId="33E6275F" w14:textId="77777777" w:rsidR="00336FAA" w:rsidRDefault="00000000">
      <w:pPr>
        <w:spacing w:line="480" w:lineRule="auto"/>
        <w:ind w:left="720" w:hanging="720"/>
        <w:rPr>
          <w:rStyle w:val="Hyperlink"/>
          <w:color w:val="auto"/>
          <w:sz w:val="24"/>
          <w:szCs w:val="24"/>
        </w:rPr>
      </w:pPr>
      <w:r>
        <w:rPr>
          <w:rFonts w:eastAsia="Times New Roman"/>
          <w:sz w:val="24"/>
          <w:szCs w:val="24"/>
        </w:rPr>
        <w:t xml:space="preserve">Vernon, M. J., Sherriff, R. L., van </w:t>
      </w:r>
      <w:proofErr w:type="spellStart"/>
      <w:r>
        <w:rPr>
          <w:rFonts w:eastAsia="Times New Roman"/>
          <w:sz w:val="24"/>
          <w:szCs w:val="24"/>
        </w:rPr>
        <w:t>Mantgem</w:t>
      </w:r>
      <w:proofErr w:type="spellEnd"/>
      <w:r>
        <w:rPr>
          <w:rFonts w:eastAsia="Times New Roman"/>
          <w:sz w:val="24"/>
          <w:szCs w:val="24"/>
        </w:rPr>
        <w:t xml:space="preserve">, P., and Kane, J. M. (2018). Thinning, tree-growth, and resistance to multi-year drought in a mixed-conifer forest of northern </w:t>
      </w:r>
      <w:r>
        <w:rPr>
          <w:rFonts w:eastAsia="Times New Roman"/>
          <w:sz w:val="24"/>
          <w:szCs w:val="24"/>
        </w:rPr>
        <w:lastRenderedPageBreak/>
        <w:t xml:space="preserve">California. Forest Ecology and Management, 422, 190-198. </w:t>
      </w:r>
      <w:hyperlink r:id="rId52" w:tgtFrame="Persistent link using digital object identifier">
        <w:r>
          <w:rPr>
            <w:rStyle w:val="Hyperlink"/>
            <w:color w:val="auto"/>
            <w:sz w:val="24"/>
            <w:szCs w:val="24"/>
          </w:rPr>
          <w:t>https://doi.org/10.1016/j.foreco.2018.03.043</w:t>
        </w:r>
      </w:hyperlink>
    </w:p>
    <w:p w14:paraId="1F81427A" w14:textId="77777777" w:rsidR="00336FAA" w:rsidRDefault="00336FAA">
      <w:pPr>
        <w:spacing w:line="480" w:lineRule="auto"/>
        <w:ind w:left="720" w:hanging="720"/>
        <w:rPr>
          <w:rStyle w:val="Hyperlink"/>
          <w:color w:val="auto"/>
          <w:sz w:val="24"/>
          <w:szCs w:val="24"/>
        </w:rPr>
      </w:pPr>
    </w:p>
    <w:p w14:paraId="3CE0096E" w14:textId="77777777" w:rsidR="00336FAA" w:rsidRDefault="00000000">
      <w:pPr>
        <w:spacing w:line="480" w:lineRule="auto"/>
        <w:ind w:left="720" w:hanging="720"/>
        <w:rPr>
          <w:rStyle w:val="Hyperlink"/>
          <w:color w:val="auto"/>
          <w:sz w:val="24"/>
          <w:szCs w:val="24"/>
        </w:rPr>
      </w:pPr>
      <w:r>
        <w:rPr>
          <w:rStyle w:val="Hyperlink"/>
          <w:color w:val="auto"/>
          <w:sz w:val="24"/>
          <w:szCs w:val="24"/>
        </w:rPr>
        <w:t xml:space="preserve">Wallis GW, Reynolds G. 1965. The initiation and spread of </w:t>
      </w:r>
      <w:proofErr w:type="spellStart"/>
      <w:r>
        <w:rPr>
          <w:rStyle w:val="Hyperlink"/>
          <w:color w:val="auto"/>
          <w:sz w:val="24"/>
          <w:szCs w:val="24"/>
        </w:rPr>
        <w:t>Poria</w:t>
      </w:r>
      <w:proofErr w:type="spellEnd"/>
      <w:r>
        <w:rPr>
          <w:rStyle w:val="Hyperlink"/>
          <w:color w:val="auto"/>
          <w:sz w:val="24"/>
          <w:szCs w:val="24"/>
        </w:rPr>
        <w:t xml:space="preserve"> weirii root rot of Douglas-fir. Can. J. Bot. 43:1 doi:10.1139/b65-001 </w:t>
      </w:r>
    </w:p>
    <w:p w14:paraId="79D682E5" w14:textId="77777777" w:rsidR="00336FAA" w:rsidRDefault="00336FAA">
      <w:pPr>
        <w:spacing w:line="480" w:lineRule="auto"/>
        <w:ind w:left="720" w:hanging="720"/>
        <w:rPr>
          <w:rStyle w:val="Hyperlink"/>
          <w:color w:val="auto"/>
          <w:sz w:val="24"/>
          <w:szCs w:val="24"/>
        </w:rPr>
      </w:pPr>
    </w:p>
    <w:p w14:paraId="35688567" w14:textId="77777777" w:rsidR="00336FAA" w:rsidRDefault="00336FAA">
      <w:pPr>
        <w:spacing w:line="480" w:lineRule="auto"/>
        <w:ind w:left="720" w:hanging="720"/>
        <w:rPr>
          <w:rFonts w:eastAsia="Times New Roman"/>
          <w:sz w:val="24"/>
          <w:szCs w:val="24"/>
        </w:rPr>
      </w:pPr>
    </w:p>
    <w:p w14:paraId="05D27DCA" w14:textId="77777777" w:rsidR="00336FAA" w:rsidRDefault="00000000">
      <w:pPr>
        <w:spacing w:line="480" w:lineRule="auto"/>
        <w:ind w:left="720" w:hanging="720"/>
        <w:rPr>
          <w:sz w:val="24"/>
          <w:szCs w:val="24"/>
        </w:rPr>
      </w:pPr>
      <w:r>
        <w:rPr>
          <w:rFonts w:eastAsia="Times New Roman"/>
          <w:sz w:val="24"/>
          <w:szCs w:val="24"/>
        </w:rPr>
        <w:t>Wallis, G. W. (1976). Phellinus (</w:t>
      </w:r>
      <w:proofErr w:type="spellStart"/>
      <w:r>
        <w:rPr>
          <w:rFonts w:eastAsia="Times New Roman"/>
          <w:sz w:val="24"/>
          <w:szCs w:val="24"/>
        </w:rPr>
        <w:t>Poria</w:t>
      </w:r>
      <w:proofErr w:type="spellEnd"/>
      <w:r>
        <w:rPr>
          <w:rFonts w:eastAsia="Times New Roman"/>
          <w:sz w:val="24"/>
          <w:szCs w:val="24"/>
        </w:rPr>
        <w:t>) weirii root rot: detection and management proposals in Douglas-fir stands (Vol. 12). Canadian Forestry Service, Pacific Forest Research Centre, Department of the Environment.</w:t>
      </w:r>
    </w:p>
    <w:p w14:paraId="773058CA" w14:textId="77777777" w:rsidR="00336FAA" w:rsidRDefault="00336FAA">
      <w:pPr>
        <w:spacing w:line="480" w:lineRule="auto"/>
        <w:ind w:left="720" w:hanging="720"/>
        <w:rPr>
          <w:rFonts w:eastAsia="Times New Roman"/>
          <w:sz w:val="24"/>
          <w:szCs w:val="24"/>
        </w:rPr>
      </w:pPr>
    </w:p>
    <w:p w14:paraId="14CB363F" w14:textId="77777777" w:rsidR="00336FAA" w:rsidRDefault="00000000">
      <w:pPr>
        <w:spacing w:line="480" w:lineRule="auto"/>
        <w:ind w:left="720" w:hanging="720"/>
        <w:rPr>
          <w:sz w:val="24"/>
          <w:szCs w:val="24"/>
        </w:rPr>
      </w:pPr>
      <w:r>
        <w:rPr>
          <w:sz w:val="24"/>
          <w:szCs w:val="24"/>
        </w:rPr>
        <w:t xml:space="preserve">Wickham, H. (2009). ggplot2: Elegant Graphics for Data Analysis. Springer-Verlag. </w:t>
      </w:r>
      <w:r>
        <w:rPr>
          <w:rStyle w:val="Hyperlink"/>
          <w:color w:val="auto"/>
          <w:sz w:val="24"/>
          <w:szCs w:val="24"/>
        </w:rPr>
        <w:t>http://ggplot2.org/</w:t>
      </w:r>
    </w:p>
    <w:p w14:paraId="52ECC1E9" w14:textId="77777777" w:rsidR="00336FAA" w:rsidRDefault="00336FAA">
      <w:pPr>
        <w:spacing w:line="480" w:lineRule="auto"/>
        <w:ind w:left="720" w:hanging="720"/>
        <w:rPr>
          <w:rFonts w:eastAsia="Times New Roman"/>
          <w:sz w:val="24"/>
          <w:szCs w:val="24"/>
        </w:rPr>
      </w:pPr>
    </w:p>
    <w:p w14:paraId="5FD7FC3B" w14:textId="77777777" w:rsidR="00336FAA" w:rsidRDefault="00000000">
      <w:pPr>
        <w:spacing w:line="480" w:lineRule="auto"/>
        <w:ind w:left="720" w:hanging="720"/>
        <w:rPr>
          <w:sz w:val="24"/>
          <w:szCs w:val="24"/>
        </w:rPr>
      </w:pPr>
      <w:r>
        <w:rPr>
          <w:rFonts w:eastAsia="Times New Roman"/>
          <w:sz w:val="24"/>
          <w:szCs w:val="24"/>
        </w:rPr>
        <w:t>Wickham, H. (2016). ggplot2: Elegant Graphics for Data Analysis. Springer-Verlag New York. ISBN 978-3-319-24277-4,</w:t>
      </w:r>
      <w:r>
        <w:rPr>
          <w:color w:val="000000"/>
          <w:sz w:val="24"/>
          <w:szCs w:val="24"/>
          <w:shd w:val="clear" w:color="auto" w:fill="FFFFFF"/>
        </w:rPr>
        <w:t> </w:t>
      </w:r>
      <w:hyperlink r:id="rId53">
        <w:r>
          <w:rPr>
            <w:rStyle w:val="Hyperlink"/>
            <w:color w:val="auto"/>
            <w:sz w:val="24"/>
            <w:szCs w:val="24"/>
          </w:rPr>
          <w:t>https://ggplot2.tidyverse.org</w:t>
        </w:r>
      </w:hyperlink>
    </w:p>
    <w:p w14:paraId="7BF4558C" w14:textId="77777777" w:rsidR="00336FAA" w:rsidRDefault="00336FAA">
      <w:pPr>
        <w:spacing w:line="480" w:lineRule="auto"/>
        <w:ind w:left="720" w:hanging="720"/>
        <w:rPr>
          <w:rFonts w:eastAsia="Times New Roman"/>
          <w:sz w:val="24"/>
          <w:szCs w:val="24"/>
        </w:rPr>
      </w:pPr>
    </w:p>
    <w:p w14:paraId="6782CE33" w14:textId="77777777" w:rsidR="00336FAA" w:rsidRDefault="00000000">
      <w:pPr>
        <w:spacing w:line="480" w:lineRule="auto"/>
        <w:ind w:left="720" w:hanging="720"/>
        <w:rPr>
          <w:ins w:id="980" w:author="Shawn McMurtrey" w:date="2022-11-11T14:07:00Z"/>
          <w:rStyle w:val="Hyperlink"/>
          <w:color w:val="auto"/>
          <w:sz w:val="24"/>
          <w:szCs w:val="24"/>
        </w:rPr>
      </w:pPr>
      <w:r>
        <w:rPr>
          <w:rFonts w:eastAsia="Times New Roman"/>
          <w:sz w:val="24"/>
          <w:szCs w:val="24"/>
        </w:rPr>
        <w:t>Wickham, H. (2017).</w:t>
      </w:r>
      <w:r>
        <w:rPr>
          <w:rFonts w:eastAsia="Times New Roman"/>
          <w:i/>
          <w:iCs/>
          <w:sz w:val="24"/>
          <w:szCs w:val="24"/>
        </w:rPr>
        <w:t xml:space="preserve"> </w:t>
      </w:r>
      <w:proofErr w:type="spellStart"/>
      <w:r>
        <w:rPr>
          <w:rFonts w:eastAsia="Times New Roman"/>
          <w:sz w:val="24"/>
          <w:szCs w:val="24"/>
        </w:rPr>
        <w:t>Tidyverse</w:t>
      </w:r>
      <w:proofErr w:type="spellEnd"/>
      <w:r>
        <w:rPr>
          <w:rFonts w:eastAsia="Times New Roman"/>
          <w:sz w:val="24"/>
          <w:szCs w:val="24"/>
        </w:rPr>
        <w:t>: Easily install and load the “</w:t>
      </w:r>
      <w:proofErr w:type="spellStart"/>
      <w:r>
        <w:rPr>
          <w:rFonts w:eastAsia="Times New Roman"/>
          <w:sz w:val="24"/>
          <w:szCs w:val="24"/>
        </w:rPr>
        <w:t>tidyverse</w:t>
      </w:r>
      <w:proofErr w:type="spellEnd"/>
      <w:r>
        <w:rPr>
          <w:rFonts w:eastAsia="Times New Roman"/>
          <w:sz w:val="24"/>
          <w:szCs w:val="24"/>
        </w:rPr>
        <w:t>”.</w:t>
      </w:r>
      <w:r>
        <w:rPr>
          <w:rFonts w:eastAsia="Times New Roman"/>
          <w:i/>
          <w:iCs/>
          <w:sz w:val="24"/>
          <w:szCs w:val="24"/>
        </w:rPr>
        <w:t xml:space="preserve"> </w:t>
      </w:r>
      <w:hyperlink r:id="rId54">
        <w:r>
          <w:rPr>
            <w:rStyle w:val="Hyperlink"/>
            <w:color w:val="auto"/>
            <w:sz w:val="24"/>
            <w:szCs w:val="24"/>
          </w:rPr>
          <w:t>https://CRAN.R-project.org/package=tidyverse</w:t>
        </w:r>
      </w:hyperlink>
      <w:ins w:id="981" w:author="Shawn McMurtrey" w:date="2022-11-11T14:06:00Z">
        <w:r>
          <w:rPr>
            <w:rStyle w:val="Hyperlink"/>
            <w:color w:val="auto"/>
            <w:sz w:val="24"/>
            <w:szCs w:val="24"/>
          </w:rPr>
          <w:br/>
        </w:r>
      </w:ins>
    </w:p>
    <w:p w14:paraId="202D5B90" w14:textId="77777777" w:rsidR="00336FAA" w:rsidRDefault="00000000">
      <w:pPr>
        <w:spacing w:line="480" w:lineRule="auto"/>
        <w:ind w:left="720" w:hanging="720"/>
        <w:rPr>
          <w:rFonts w:eastAsia="Times New Roman"/>
          <w:sz w:val="24"/>
          <w:szCs w:val="24"/>
        </w:rPr>
      </w:pPr>
      <w:ins w:id="982" w:author="Shawn McMurtrey" w:date="2022-11-11T14:07:00Z">
        <w:r>
          <w:rPr>
            <w:rFonts w:eastAsia="Times New Roman"/>
            <w:sz w:val="24"/>
            <w:szCs w:val="24"/>
          </w:rPr>
          <w:t xml:space="preserve">Williams, H. L., Sturrock, R. N., Islam, M. A., Hammett, C., </w:t>
        </w:r>
        <w:proofErr w:type="spellStart"/>
        <w:r>
          <w:rPr>
            <w:rFonts w:eastAsia="Times New Roman"/>
            <w:sz w:val="24"/>
            <w:szCs w:val="24"/>
          </w:rPr>
          <w:t>Ekramoddoullah</w:t>
        </w:r>
        <w:proofErr w:type="spellEnd"/>
        <w:r>
          <w:rPr>
            <w:rFonts w:eastAsia="Times New Roman"/>
            <w:sz w:val="24"/>
            <w:szCs w:val="24"/>
          </w:rPr>
          <w:t xml:space="preserve">, A. K., &amp; Leal, I. (2014). Gene expression profiling of candidate virulence factors in the </w:t>
        </w:r>
        <w:r>
          <w:rPr>
            <w:rFonts w:eastAsia="Times New Roman"/>
            <w:sz w:val="24"/>
            <w:szCs w:val="24"/>
          </w:rPr>
          <w:lastRenderedPageBreak/>
          <w:t>laminated root rot pathogen Phellinus sulphurascens. BMC genomics, 15(1), 1-17.</w:t>
        </w:r>
      </w:ins>
    </w:p>
    <w:p w14:paraId="071E5F69" w14:textId="77777777" w:rsidR="00336FAA" w:rsidRDefault="00336FAA">
      <w:pPr>
        <w:spacing w:line="480" w:lineRule="auto"/>
        <w:rPr>
          <w:sz w:val="24"/>
          <w:szCs w:val="24"/>
        </w:rPr>
      </w:pPr>
    </w:p>
    <w:p w14:paraId="333EE62F" w14:textId="77777777" w:rsidR="00336FAA" w:rsidRDefault="00000000">
      <w:pPr>
        <w:spacing w:line="480" w:lineRule="auto"/>
        <w:ind w:left="720" w:hanging="720"/>
        <w:rPr>
          <w:sz w:val="24"/>
          <w:szCs w:val="24"/>
        </w:rPr>
      </w:pPr>
      <w:r>
        <w:rPr>
          <w:rFonts w:eastAsia="Times New Roman"/>
          <w:sz w:val="24"/>
          <w:szCs w:val="24"/>
        </w:rPr>
        <w:t xml:space="preserve">Woods, A. J., and Watts, M. (2019). The extent to which an unforeseen biotic disturbance can challenge timber expectations. Forest Ecology and Management, 453, 117558. </w:t>
      </w:r>
      <w:hyperlink r:id="rId55" w:tgtFrame="Persistent link using digital object identifier">
        <w:r>
          <w:rPr>
            <w:rStyle w:val="Hyperlink"/>
            <w:color w:val="000000"/>
            <w:sz w:val="24"/>
            <w:szCs w:val="24"/>
            <w:shd w:val="clear" w:color="auto" w:fill="FFFFFF"/>
          </w:rPr>
          <w:t>https://doi.org/10.1016/j.foreco.2019.117558</w:t>
        </w:r>
      </w:hyperlink>
    </w:p>
    <w:p w14:paraId="0F1164E8" w14:textId="77777777" w:rsidR="00336FAA" w:rsidRDefault="00336FAA">
      <w:pPr>
        <w:spacing w:line="480" w:lineRule="auto"/>
        <w:rPr>
          <w:sz w:val="24"/>
          <w:szCs w:val="24"/>
          <w:highlight w:val="white"/>
        </w:rPr>
      </w:pPr>
    </w:p>
    <w:p w14:paraId="2958C4DE" w14:textId="77777777" w:rsidR="00336FAA" w:rsidRDefault="00000000">
      <w:pPr>
        <w:spacing w:line="480" w:lineRule="auto"/>
        <w:ind w:left="720" w:hanging="720"/>
        <w:rPr>
          <w:rFonts w:eastAsia="Times New Roman"/>
          <w:sz w:val="24"/>
          <w:szCs w:val="24"/>
        </w:rPr>
      </w:pPr>
      <w:proofErr w:type="spellStart"/>
      <w:r>
        <w:rPr>
          <w:rFonts w:eastAsia="Times New Roman"/>
          <w:sz w:val="24"/>
          <w:szCs w:val="24"/>
        </w:rPr>
        <w:t>Zabowski</w:t>
      </w:r>
      <w:proofErr w:type="spellEnd"/>
      <w:r>
        <w:rPr>
          <w:rFonts w:eastAsia="Times New Roman"/>
          <w:sz w:val="24"/>
          <w:szCs w:val="24"/>
        </w:rPr>
        <w:t xml:space="preserve">, D., </w:t>
      </w:r>
      <w:proofErr w:type="spellStart"/>
      <w:r>
        <w:rPr>
          <w:rFonts w:eastAsia="Times New Roman"/>
          <w:sz w:val="24"/>
          <w:szCs w:val="24"/>
        </w:rPr>
        <w:t>Chambreau</w:t>
      </w:r>
      <w:proofErr w:type="spellEnd"/>
      <w:r>
        <w:rPr>
          <w:rFonts w:eastAsia="Times New Roman"/>
          <w:sz w:val="24"/>
          <w:szCs w:val="24"/>
        </w:rPr>
        <w:t xml:space="preserve">, D., </w:t>
      </w:r>
      <w:proofErr w:type="spellStart"/>
      <w:r>
        <w:rPr>
          <w:rFonts w:eastAsia="Times New Roman"/>
          <w:sz w:val="24"/>
          <w:szCs w:val="24"/>
        </w:rPr>
        <w:t>Rotramel</w:t>
      </w:r>
      <w:proofErr w:type="spellEnd"/>
      <w:r>
        <w:rPr>
          <w:rFonts w:eastAsia="Times New Roman"/>
          <w:sz w:val="24"/>
          <w:szCs w:val="24"/>
        </w:rPr>
        <w:t xml:space="preserve">, N., &amp; </w:t>
      </w:r>
      <w:proofErr w:type="spellStart"/>
      <w:r>
        <w:rPr>
          <w:rFonts w:eastAsia="Times New Roman"/>
          <w:sz w:val="24"/>
          <w:szCs w:val="24"/>
        </w:rPr>
        <w:t>Thies</w:t>
      </w:r>
      <w:proofErr w:type="spellEnd"/>
      <w:r>
        <w:rPr>
          <w:rFonts w:eastAsia="Times New Roman"/>
          <w:sz w:val="24"/>
          <w:szCs w:val="24"/>
        </w:rPr>
        <w:t>, W. G. (2008). Long-term effects of stump removal to control root rot on forest soil bulk density, soil carbon and nitrogen content. Forest Ecology and Management, 255(3-4), 720-727.</w:t>
      </w:r>
    </w:p>
    <w:p w14:paraId="4D852F0C" w14:textId="77777777" w:rsidR="00336FAA" w:rsidRDefault="00336FAA">
      <w:pPr>
        <w:spacing w:line="480" w:lineRule="auto"/>
        <w:rPr>
          <w:sz w:val="24"/>
          <w:szCs w:val="24"/>
          <w:highlight w:val="white"/>
        </w:rPr>
      </w:pPr>
    </w:p>
    <w:p w14:paraId="096AB442" w14:textId="77777777" w:rsidR="00336FAA" w:rsidRDefault="00336FAA">
      <w:pPr>
        <w:spacing w:line="480" w:lineRule="auto"/>
        <w:rPr>
          <w:sz w:val="24"/>
          <w:szCs w:val="24"/>
          <w:highlight w:val="white"/>
        </w:rPr>
      </w:pPr>
    </w:p>
    <w:p w14:paraId="5D91F3BC" w14:textId="77777777" w:rsidR="00336FAA" w:rsidRDefault="00000000">
      <w:pPr>
        <w:spacing w:line="480" w:lineRule="auto"/>
        <w:rPr>
          <w:iCs/>
          <w:sz w:val="24"/>
          <w:szCs w:val="24"/>
        </w:rPr>
      </w:pPr>
      <w:r>
        <w:rPr>
          <w:b/>
          <w:sz w:val="24"/>
          <w:szCs w:val="24"/>
        </w:rPr>
        <w:t xml:space="preserve">Figure 1: </w:t>
      </w:r>
      <w:r>
        <w:rPr>
          <w:bCs/>
          <w:sz w:val="24"/>
          <w:szCs w:val="24"/>
        </w:rPr>
        <w:t>The Woods Creek study</w:t>
      </w:r>
      <w:r>
        <w:rPr>
          <w:sz w:val="24"/>
          <w:szCs w:val="24"/>
        </w:rPr>
        <w:t xml:space="preserve"> area was located along Woods Creek Road, within the Siuslaw National Forest in western Oregon. Triangles represent plots where LRR was detected (n = 62), circles represent plots where LRR was not detected (n = 13) over the 30-year duration of the study.   </w:t>
      </w:r>
    </w:p>
    <w:p w14:paraId="43405022" w14:textId="77777777" w:rsidR="00336FAA" w:rsidRDefault="00336FAA">
      <w:pPr>
        <w:spacing w:line="480" w:lineRule="auto"/>
        <w:rPr>
          <w:iCs/>
          <w:sz w:val="24"/>
          <w:szCs w:val="24"/>
        </w:rPr>
      </w:pPr>
    </w:p>
    <w:p w14:paraId="154F0437" w14:textId="77777777" w:rsidR="00336FAA" w:rsidRDefault="00000000">
      <w:pPr>
        <w:spacing w:line="480" w:lineRule="auto"/>
        <w:rPr>
          <w:iCs/>
          <w:sz w:val="24"/>
          <w:szCs w:val="24"/>
        </w:rPr>
      </w:pPr>
      <w:r>
        <w:rPr>
          <w:b/>
          <w:iCs/>
          <w:sz w:val="24"/>
          <w:szCs w:val="24"/>
        </w:rPr>
        <w:t xml:space="preserve">Figure 2. </w:t>
      </w:r>
      <w:r>
        <w:rPr>
          <w:iCs/>
          <w:sz w:val="24"/>
          <w:szCs w:val="24"/>
        </w:rPr>
        <w:t xml:space="preserve">Hardwood 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(C), immediate replanting of Douglas-fir; Green (D), 25-year red alder; Yellow (E), 25-year </w:t>
      </w:r>
      <w:r>
        <w:rPr>
          <w:iCs/>
          <w:sz w:val="24"/>
          <w:szCs w:val="24"/>
        </w:rPr>
        <w:lastRenderedPageBreak/>
        <w:t>wester cottonwood. Black circles denote 8m fixed radius measurement subplots. Letter and two numerical digits within each plot indicate treatment, block, and subplot number. Semitransparent shapes indicate the location and status of trees with LRR symptoms prior to the 1973 clearcut: Cross, tree dead &gt; 10 years with signs of LRR; Square, tree dead &lt; 10 years with signs of LRR; Triangle, live tree showing LRR symptoms; Circle, live tree with symptoms detected only following clear cut.</w:t>
      </w:r>
    </w:p>
    <w:p w14:paraId="13617FFC" w14:textId="77777777" w:rsidR="00336FAA" w:rsidRDefault="00336FAA">
      <w:pPr>
        <w:spacing w:line="480" w:lineRule="auto"/>
        <w:rPr>
          <w:b/>
          <w:bCs/>
          <w:sz w:val="24"/>
          <w:szCs w:val="24"/>
        </w:rPr>
      </w:pPr>
    </w:p>
    <w:p w14:paraId="1E779D66" w14:textId="77777777" w:rsidR="00336FAA" w:rsidRDefault="00000000">
      <w:pPr>
        <w:spacing w:line="480" w:lineRule="auto"/>
        <w:rPr>
          <w:sz w:val="24"/>
          <w:szCs w:val="24"/>
        </w:rPr>
      </w:pPr>
      <w:r>
        <w:rPr>
          <w:b/>
          <w:bCs/>
          <w:sz w:val="24"/>
          <w:szCs w:val="24"/>
        </w:rPr>
        <w:t xml:space="preserve">Figure 3. </w:t>
      </w:r>
      <w:r>
        <w:rPr>
          <w:sz w:val="24"/>
          <w:szCs w:val="24"/>
        </w:rPr>
        <w:t>A) Stand mean basal area of the three different treatments over time. B) Stand mean quadratic mean diameter of the three treatments over time. The error bars are representative of 95% confidence intervals.</w:t>
      </w:r>
      <w:ins w:id="983" w:author="Sarah Hoffman" w:date="2022-11-07T21:14:00Z">
        <w:r>
          <w:rPr>
            <w:sz w:val="24"/>
            <w:szCs w:val="24"/>
          </w:rPr>
          <w:t xml:space="preserve"> Calculate slope to report and for defense.</w:t>
        </w:r>
      </w:ins>
    </w:p>
    <w:p w14:paraId="6DDE0408" w14:textId="77777777" w:rsidR="00336FAA" w:rsidRDefault="00336FAA">
      <w:pPr>
        <w:spacing w:line="480" w:lineRule="auto"/>
        <w:rPr>
          <w:ins w:id="984" w:author="Shawn McMurtrey" w:date="2022-08-15T05:43:00Z"/>
          <w:sz w:val="24"/>
          <w:szCs w:val="24"/>
        </w:rPr>
      </w:pPr>
    </w:p>
    <w:p w14:paraId="794D86A9" w14:textId="77777777" w:rsidR="00336FAA" w:rsidRDefault="00336FAA">
      <w:pPr>
        <w:spacing w:line="480" w:lineRule="auto"/>
        <w:rPr>
          <w:b/>
          <w:sz w:val="24"/>
          <w:szCs w:val="24"/>
        </w:rPr>
      </w:pPr>
    </w:p>
    <w:p w14:paraId="2E3406FE" w14:textId="77777777" w:rsidR="00336FAA" w:rsidRDefault="00336FAA">
      <w:pPr>
        <w:spacing w:line="480" w:lineRule="auto"/>
        <w:rPr>
          <w:b/>
          <w:sz w:val="24"/>
          <w:szCs w:val="24"/>
        </w:rPr>
      </w:pPr>
    </w:p>
    <w:p w14:paraId="1CFD1305" w14:textId="77777777" w:rsidR="00336FAA" w:rsidRDefault="00000000">
      <w:pPr>
        <w:spacing w:line="480" w:lineRule="auto"/>
        <w:rPr>
          <w:b/>
          <w:sz w:val="24"/>
          <w:szCs w:val="24"/>
        </w:rPr>
      </w:pPr>
      <w:r>
        <w:rPr>
          <w:b/>
          <w:sz w:val="24"/>
          <w:szCs w:val="24"/>
        </w:rPr>
        <w:t xml:space="preserve">Figure 5: </w:t>
      </w:r>
      <w:r>
        <w:rPr>
          <w:sz w:val="24"/>
          <w:szCs w:val="24"/>
        </w:rPr>
        <w:t>Measured data compared with modelled data depicting mean basal area. A = woods creeks unthinned stands all species (61.4 m2ha-1 basal area in 1990), B = woods creek unthinned stands DF only, C = woods creek light thin stands all species (lightly thinned to 42.1 m2ha-1 of basal area in 1990), D = woods creek light thin stands, E = Woods Creek heavy thin (34.5 m2ha-1 of basal area in 1990), F = Woods Creek heavy thin DF only, G = Apiary DF only. Error bars are representative of 95% confidence intervals.</w:t>
      </w:r>
    </w:p>
    <w:p w14:paraId="33CF6B01" w14:textId="77777777" w:rsidR="00336FAA" w:rsidRDefault="00336FAA">
      <w:pPr>
        <w:spacing w:line="480" w:lineRule="auto"/>
        <w:rPr>
          <w:b/>
          <w:sz w:val="24"/>
          <w:szCs w:val="24"/>
        </w:rPr>
      </w:pPr>
    </w:p>
    <w:p w14:paraId="3748C414" w14:textId="77777777" w:rsidR="00336FAA" w:rsidRDefault="00000000">
      <w:pPr>
        <w:spacing w:line="480" w:lineRule="auto"/>
        <w:rPr>
          <w:b/>
          <w:sz w:val="24"/>
          <w:szCs w:val="24"/>
        </w:rPr>
      </w:pPr>
      <w:r>
        <w:rPr>
          <w:b/>
          <w:sz w:val="24"/>
          <w:szCs w:val="24"/>
        </w:rPr>
        <w:lastRenderedPageBreak/>
        <w:t xml:space="preserve">Figure 6. </w:t>
      </w:r>
      <w:r>
        <w:rPr>
          <w:sz w:val="24"/>
          <w:szCs w:val="24"/>
        </w:rPr>
        <w:t xml:space="preserve">Stand mean (+/- 95% CI) annual mortality proportion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 </w:t>
      </w:r>
    </w:p>
    <w:p w14:paraId="7D970E60" w14:textId="77777777" w:rsidR="00336FAA" w:rsidRDefault="00000000">
      <w:pPr>
        <w:spacing w:line="480" w:lineRule="auto"/>
        <w:rPr>
          <w:sz w:val="24"/>
          <w:szCs w:val="24"/>
          <w:shd w:val="clear" w:color="auto" w:fill="FFFF00"/>
        </w:rPr>
      </w:pPr>
      <w:r>
        <w:rPr>
          <w:sz w:val="24"/>
          <w:szCs w:val="24"/>
          <w:shd w:val="clear" w:color="auto" w:fill="FFFF00"/>
        </w:rPr>
        <w:t>Combine Figs 6, 7, 8 into panels of 6A B C</w:t>
      </w:r>
    </w:p>
    <w:p w14:paraId="270F7449" w14:textId="77777777" w:rsidR="00336FAA" w:rsidRDefault="00336FAA">
      <w:pPr>
        <w:spacing w:line="480" w:lineRule="auto"/>
        <w:rPr>
          <w:sz w:val="24"/>
          <w:szCs w:val="24"/>
        </w:rPr>
      </w:pPr>
    </w:p>
    <w:p w14:paraId="16ECCE4B" w14:textId="77777777" w:rsidR="00336FAA" w:rsidRDefault="00000000">
      <w:pPr>
        <w:spacing w:line="480" w:lineRule="auto"/>
        <w:rPr>
          <w:sz w:val="24"/>
          <w:szCs w:val="24"/>
        </w:rPr>
      </w:pPr>
      <w:r>
        <w:rPr>
          <w:b/>
          <w:sz w:val="24"/>
          <w:szCs w:val="24"/>
          <w:shd w:val="clear" w:color="auto" w:fill="FFFF00"/>
        </w:rPr>
        <w:t>Figure 7</w:t>
      </w:r>
      <w:r>
        <w:rPr>
          <w:b/>
          <w:sz w:val="24"/>
          <w:szCs w:val="24"/>
        </w:rPr>
        <w:t xml:space="preserve">. </w:t>
      </w:r>
      <w:r>
        <w:rPr>
          <w:sz w:val="24"/>
          <w:szCs w:val="24"/>
        </w:rPr>
        <w:t xml:space="preserve">Stand mean (+/- 95% CI) annual mortality proportion attributed to laminated root rot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p>
    <w:p w14:paraId="15B2C873" w14:textId="77777777" w:rsidR="00336FAA" w:rsidRDefault="00336FAA">
      <w:pPr>
        <w:spacing w:line="480" w:lineRule="auto"/>
        <w:rPr>
          <w:sz w:val="24"/>
          <w:szCs w:val="24"/>
        </w:rPr>
      </w:pPr>
    </w:p>
    <w:p w14:paraId="06C095E8" w14:textId="77777777" w:rsidR="00336FAA" w:rsidRDefault="00000000">
      <w:pPr>
        <w:spacing w:line="480" w:lineRule="auto"/>
        <w:rPr>
          <w:sz w:val="24"/>
          <w:szCs w:val="24"/>
        </w:rPr>
      </w:pPr>
      <w:r>
        <w:rPr>
          <w:b/>
          <w:sz w:val="24"/>
          <w:szCs w:val="24"/>
          <w:shd w:val="clear" w:color="auto" w:fill="FFFF00"/>
        </w:rPr>
        <w:t>Figure 8</w:t>
      </w:r>
      <w:r>
        <w:rPr>
          <w:b/>
          <w:sz w:val="24"/>
          <w:szCs w:val="24"/>
        </w:rPr>
        <w:t>.</w:t>
      </w:r>
      <w:r>
        <w:rPr>
          <w:sz w:val="24"/>
          <w:szCs w:val="24"/>
        </w:rPr>
        <w:t xml:space="preserve"> Stand mean (+/- 95% CI) annual mortality proportion attributed to suppression by treatment across early, middle, and late measurement periods in the Apiary study. </w:t>
      </w:r>
      <w:r>
        <w:rPr>
          <w:iCs/>
          <w:sz w:val="24"/>
          <w:szCs w:val="24"/>
        </w:rPr>
        <w:t xml:space="preserve">Purple, 12-year rotation with red alder before replanting Douglas-fir; Blue, 12- year rotation with western cottonwood before replanting with Douglas-fir; Aqua, immediate </w:t>
      </w:r>
      <w:r>
        <w:rPr>
          <w:iCs/>
          <w:sz w:val="24"/>
          <w:szCs w:val="24"/>
        </w:rPr>
        <w:lastRenderedPageBreak/>
        <w:t>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p>
    <w:p w14:paraId="2543AC9D" w14:textId="77777777" w:rsidR="00336FAA" w:rsidRDefault="00336FAA">
      <w:pPr>
        <w:spacing w:line="480" w:lineRule="auto"/>
        <w:rPr>
          <w:sz w:val="24"/>
          <w:szCs w:val="24"/>
        </w:rPr>
      </w:pPr>
    </w:p>
    <w:p w14:paraId="3041D9E1" w14:textId="77777777" w:rsidR="00336FAA" w:rsidRDefault="00000000">
      <w:pPr>
        <w:spacing w:line="480" w:lineRule="auto"/>
        <w:rPr>
          <w:sz w:val="24"/>
          <w:szCs w:val="24"/>
        </w:rPr>
      </w:pPr>
      <w:r>
        <w:rPr>
          <w:b/>
          <w:sz w:val="24"/>
          <w:szCs w:val="24"/>
        </w:rPr>
        <w:t>Figure 9.</w:t>
      </w:r>
      <w:r>
        <w:rPr>
          <w:sz w:val="24"/>
          <w:szCs w:val="24"/>
        </w:rPr>
        <w:t xml:space="preserve"> Diameter growth of live Douglas-fir over time in continuous Douglas-fir treatment vs 12-year rotation treatments in the middle time period of the Apiary study. Linear regressions are fitted to trees grouped by damage notes recorded at any point during the study.</w:t>
      </w:r>
    </w:p>
    <w:sectPr w:rsidR="00336FAA">
      <w:headerReference w:type="default" r:id="rId56"/>
      <w:footerReference w:type="default" r:id="rId57"/>
      <w:pgSz w:w="12240" w:h="15840"/>
      <w:pgMar w:top="2013" w:right="1440" w:bottom="1440" w:left="1440" w:header="1440" w:footer="0" w:gutter="0"/>
      <w:lnNumType w:countBy="1" w:distance="283" w:restart="continuous"/>
      <w:pgNumType w:start="32"/>
      <w:cols w:space="720"/>
      <w:formProt w:val="0"/>
      <w:docGrid w:linePitch="299" w:charSpace="4505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08" w:author="Unknown Author" w:date="2022-11-16T10:17:00Z" w:initials="">
    <w:p w14:paraId="69505438" w14:textId="77777777" w:rsidR="00336FAA" w:rsidRDefault="00000000">
      <w:r>
        <w:rPr>
          <w:sz w:val="20"/>
          <w:lang w:val="en-US"/>
        </w:rPr>
        <w:t>Clarify what these numbers are.  They seem too 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5054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505438" w16cid:durableId="271F8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83D71" w14:textId="77777777" w:rsidR="00870EDC" w:rsidRDefault="00870EDC">
      <w:pPr>
        <w:spacing w:line="240" w:lineRule="auto"/>
      </w:pPr>
      <w:r>
        <w:separator/>
      </w:r>
    </w:p>
  </w:endnote>
  <w:endnote w:type="continuationSeparator" w:id="0">
    <w:p w14:paraId="398DD821" w14:textId="77777777" w:rsidR="00870EDC" w:rsidRDefault="00870E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altName w:val="Arial"/>
    <w:charset w:val="00"/>
    <w:family w:val="auto"/>
    <w:pitch w:val="variable"/>
    <w:sig w:usb0="E00002FF" w:usb1="5000205B" w:usb2="00000020" w:usb3="00000000" w:csb0="0000019F" w:csb1="00000000"/>
  </w:font>
  <w:font w:name="NSimSun">
    <w:panose1 w:val="02010609030101010101"/>
    <w:charset w:val="86"/>
    <w:family w:val="modern"/>
    <w:pitch w:val="fixed"/>
    <w:sig w:usb0="0000028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87237"/>
      <w:docPartObj>
        <w:docPartGallery w:val="Page Numbers (Bottom of Page)"/>
        <w:docPartUnique/>
      </w:docPartObj>
    </w:sdtPr>
    <w:sdtContent>
      <w:p w14:paraId="0FBD6AC8" w14:textId="77777777" w:rsidR="00336FAA" w:rsidRDefault="00000000">
        <w:pPr>
          <w:pStyle w:val="Footer"/>
        </w:pPr>
        <w:ins w:id="809" w:author="Shawn McMurtrey" w:date="2022-11-10T12:05:00Z">
          <w:r>
            <w:fldChar w:fldCharType="begin"/>
          </w:r>
          <w:r>
            <w:instrText>PAGE</w:instrText>
          </w:r>
          <w:r>
            <w:fldChar w:fldCharType="separate"/>
          </w:r>
          <w:r>
            <w:t>19</w:t>
          </w:r>
          <w:r>
            <w:fldChar w:fldCharType="end"/>
          </w:r>
        </w:ins>
      </w:p>
      <w:p w14:paraId="70B623CA" w14:textId="77777777" w:rsidR="00336FAA" w:rsidRDefault="00000000">
        <w:pPr>
          <w:pStyle w:val="Footer"/>
          <w:ind w:right="360"/>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7190322"/>
      <w:docPartObj>
        <w:docPartGallery w:val="Page Numbers (Bottom of Page)"/>
        <w:docPartUnique/>
      </w:docPartObj>
    </w:sdtPr>
    <w:sdtContent>
      <w:p w14:paraId="642B8DAF" w14:textId="77777777" w:rsidR="00336FAA" w:rsidRDefault="00000000">
        <w:pPr>
          <w:pStyle w:val="Footer"/>
        </w:pPr>
        <w:ins w:id="866" w:author="Shawn McMurtrey" w:date="2022-11-10T12:06:00Z">
          <w:r>
            <w:fldChar w:fldCharType="begin"/>
          </w:r>
          <w:r>
            <w:instrText>PAGE</w:instrText>
          </w:r>
          <w:r>
            <w:fldChar w:fldCharType="separate"/>
          </w:r>
          <w:r>
            <w:t>28</w:t>
          </w:r>
          <w:r>
            <w:fldChar w:fldCharType="end"/>
          </w:r>
        </w:ins>
      </w:p>
    </w:sdtContent>
  </w:sdt>
  <w:p w14:paraId="75E75121" w14:textId="77777777" w:rsidR="00336FAA" w:rsidRDefault="00336FA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8551068"/>
      <w:docPartObj>
        <w:docPartGallery w:val="Page Numbers (Bottom of Page)"/>
        <w:docPartUnique/>
      </w:docPartObj>
    </w:sdtPr>
    <w:sdtContent>
      <w:p w14:paraId="3403C160" w14:textId="77777777" w:rsidR="00336FAA" w:rsidRDefault="00000000">
        <w:pPr>
          <w:pStyle w:val="Footer"/>
        </w:pPr>
        <w:ins w:id="877" w:author="Shawn McMurtrey" w:date="2022-11-10T12:08:00Z">
          <w:r>
            <w:fldChar w:fldCharType="begin"/>
          </w:r>
          <w:r>
            <w:instrText>PAGE</w:instrText>
          </w:r>
          <w:r>
            <w:fldChar w:fldCharType="separate"/>
          </w:r>
          <w:r>
            <w:t>31</w:t>
          </w:r>
          <w:r>
            <w:fldChar w:fldCharType="end"/>
          </w:r>
        </w:ins>
      </w:p>
    </w:sdtContent>
  </w:sdt>
  <w:p w14:paraId="0F1E5273" w14:textId="77777777" w:rsidR="00336FAA" w:rsidRDefault="00336FA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0786789"/>
      <w:docPartObj>
        <w:docPartGallery w:val="Page Numbers (Bottom of Page)"/>
        <w:docPartUnique/>
      </w:docPartObj>
    </w:sdtPr>
    <w:sdtContent>
      <w:p w14:paraId="65A2934E" w14:textId="77777777" w:rsidR="00336FAA" w:rsidRDefault="00000000">
        <w:pPr>
          <w:pStyle w:val="Footer"/>
        </w:pPr>
        <w:ins w:id="985" w:author="Shawn McMurtrey" w:date="2022-11-10T12:08:00Z">
          <w:r>
            <w:fldChar w:fldCharType="begin"/>
          </w:r>
          <w:r>
            <w:instrText>PAGE</w:instrText>
          </w:r>
          <w:r>
            <w:fldChar w:fldCharType="separate"/>
          </w:r>
          <w:r>
            <w:t>61</w:t>
          </w:r>
          <w:r>
            <w:fldChar w:fldCharType="end"/>
          </w:r>
        </w:ins>
      </w:p>
    </w:sdtContent>
  </w:sdt>
  <w:p w14:paraId="28FA0D80" w14:textId="77777777" w:rsidR="00336FAA" w:rsidRDefault="00336F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E92CA" w14:textId="77777777" w:rsidR="00870EDC" w:rsidRDefault="00870EDC">
      <w:pPr>
        <w:spacing w:line="240" w:lineRule="auto"/>
      </w:pPr>
      <w:r>
        <w:separator/>
      </w:r>
    </w:p>
  </w:footnote>
  <w:footnote w:type="continuationSeparator" w:id="0">
    <w:p w14:paraId="40F4CE50" w14:textId="77777777" w:rsidR="00870EDC" w:rsidRDefault="00870E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6CAA8" w14:textId="77777777" w:rsidR="00336FAA" w:rsidRDefault="00336F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3DD49" w14:textId="77777777" w:rsidR="00336FAA" w:rsidRDefault="00336F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FF929" w14:textId="77777777" w:rsidR="00336FAA" w:rsidRDefault="00336FAA">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wn McMurtrey">
    <w15:presenceInfo w15:providerId="Windows Live" w15:userId="74c2922e60fad08c"/>
  </w15:person>
  <w15:person w15:author="LeBoldus, Jared">
    <w15:presenceInfo w15:providerId="AD" w15:userId="S::lebolduj@oregonstate.edu::51db44fc-f8aa-49da-9245-afecc34ea239"/>
  </w15:person>
  <w15:person w15:author="Sarah Hoffman">
    <w15:presenceInfo w15:providerId="Windows Live" w15:userId="24283ddfb0574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FAA"/>
    <w:rsid w:val="0004195B"/>
    <w:rsid w:val="0006029F"/>
    <w:rsid w:val="00071BEE"/>
    <w:rsid w:val="00336FAA"/>
    <w:rsid w:val="00345571"/>
    <w:rsid w:val="003C76DE"/>
    <w:rsid w:val="004031C4"/>
    <w:rsid w:val="005703A1"/>
    <w:rsid w:val="00870EDC"/>
    <w:rsid w:val="00A07877"/>
    <w:rsid w:val="00A20A32"/>
    <w:rsid w:val="00A3556E"/>
    <w:rsid w:val="00B86A17"/>
    <w:rsid w:val="00DF21D8"/>
    <w:rsid w:val="00F540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50EA"/>
  <w15:docId w15:val="{4F562A1A-6F12-4442-B29D-DA67C435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F1"/>
    <w:pPr>
      <w:spacing w:line="276" w:lineRule="auto"/>
    </w:p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08BD"/>
    <w:rPr>
      <w:color w:val="0000FF"/>
      <w:u w:val="single"/>
    </w:rPr>
  </w:style>
  <w:style w:type="character" w:styleId="Strong">
    <w:name w:val="Strong"/>
    <w:basedOn w:val="DefaultParagraphFont"/>
    <w:uiPriority w:val="22"/>
    <w:qFormat/>
    <w:rsid w:val="00C0639D"/>
    <w:rPr>
      <w:b/>
      <w:bCs/>
    </w:rPr>
  </w:style>
  <w:style w:type="character" w:customStyle="1" w:styleId="binomial">
    <w:name w:val="binomial"/>
    <w:basedOn w:val="DefaultParagraphFont"/>
    <w:qFormat/>
    <w:rsid w:val="008D65CD"/>
  </w:style>
  <w:style w:type="character" w:customStyle="1" w:styleId="cf01">
    <w:name w:val="cf01"/>
    <w:basedOn w:val="DefaultParagraphFont"/>
    <w:qFormat/>
    <w:rsid w:val="00D3225F"/>
    <w:rPr>
      <w:rFonts w:ascii="Segoe UI" w:hAnsi="Segoe UI" w:cs="Segoe UI"/>
      <w:b/>
      <w:bCs/>
      <w:color w:val="444444"/>
      <w:sz w:val="16"/>
      <w:szCs w:val="16"/>
    </w:rPr>
  </w:style>
  <w:style w:type="character" w:styleId="UnresolvedMention">
    <w:name w:val="Unresolved Mention"/>
    <w:basedOn w:val="DefaultParagraphFont"/>
    <w:uiPriority w:val="99"/>
    <w:semiHidden/>
    <w:unhideWhenUsed/>
    <w:qFormat/>
    <w:rsid w:val="003317B4"/>
    <w:rPr>
      <w:color w:val="605E5C"/>
      <w:shd w:val="clear" w:color="auto" w:fill="E1DFDD"/>
    </w:rPr>
  </w:style>
  <w:style w:type="character" w:styleId="CommentReference">
    <w:name w:val="annotation reference"/>
    <w:basedOn w:val="DefaultParagraphFont"/>
    <w:uiPriority w:val="99"/>
    <w:semiHidden/>
    <w:unhideWhenUsed/>
    <w:qFormat/>
    <w:rsid w:val="00EF2D15"/>
    <w:rPr>
      <w:sz w:val="16"/>
      <w:szCs w:val="16"/>
    </w:rPr>
  </w:style>
  <w:style w:type="character" w:customStyle="1" w:styleId="CommentTextChar">
    <w:name w:val="Comment Text Char"/>
    <w:basedOn w:val="DefaultParagraphFont"/>
    <w:link w:val="CommentText"/>
    <w:uiPriority w:val="99"/>
    <w:qFormat/>
    <w:rsid w:val="00EF2D15"/>
    <w:rPr>
      <w:sz w:val="20"/>
      <w:szCs w:val="20"/>
    </w:rPr>
  </w:style>
  <w:style w:type="character" w:customStyle="1" w:styleId="CommentSubjectChar">
    <w:name w:val="Comment Subject Char"/>
    <w:basedOn w:val="CommentTextChar"/>
    <w:link w:val="CommentSubject"/>
    <w:uiPriority w:val="99"/>
    <w:semiHidden/>
    <w:qFormat/>
    <w:rsid w:val="00EF2D15"/>
    <w:rPr>
      <w:b/>
      <w:bCs/>
      <w:sz w:val="20"/>
      <w:szCs w:val="20"/>
    </w:rPr>
  </w:style>
  <w:style w:type="character" w:styleId="Emphasis">
    <w:name w:val="Emphasis"/>
    <w:basedOn w:val="DefaultParagraphFont"/>
    <w:uiPriority w:val="20"/>
    <w:qFormat/>
    <w:rsid w:val="00022448"/>
    <w:rPr>
      <w:i/>
      <w:iCs/>
    </w:rPr>
  </w:style>
  <w:style w:type="character" w:styleId="FollowedHyperlink">
    <w:name w:val="FollowedHyperlink"/>
    <w:basedOn w:val="DefaultParagraphFont"/>
    <w:uiPriority w:val="99"/>
    <w:semiHidden/>
    <w:unhideWhenUsed/>
    <w:rsid w:val="0075438B"/>
    <w:rPr>
      <w:color w:val="800080" w:themeColor="followedHyperlink"/>
      <w:u w:val="single"/>
    </w:rPr>
  </w:style>
  <w:style w:type="character" w:styleId="LineNumber">
    <w:name w:val="line number"/>
    <w:basedOn w:val="DefaultParagraphFont"/>
    <w:uiPriority w:val="99"/>
    <w:semiHidden/>
    <w:unhideWhenUsed/>
    <w:qFormat/>
    <w:rsid w:val="0068628C"/>
  </w:style>
  <w:style w:type="character" w:customStyle="1" w:styleId="VerbatimChar">
    <w:name w:val="Verbatim Char"/>
    <w:basedOn w:val="DefaultParagraphFont"/>
    <w:link w:val="SourceCode"/>
    <w:qFormat/>
    <w:locked/>
    <w:rsid w:val="00132274"/>
    <w:rPr>
      <w:rFonts w:ascii="Consolas" w:hAnsi="Consolas"/>
      <w:shd w:val="clear" w:color="auto" w:fill="F8F8F8"/>
    </w:rPr>
  </w:style>
  <w:style w:type="character" w:customStyle="1" w:styleId="LineNumbering">
    <w:name w:val="Line Numbering"/>
  </w:style>
  <w:style w:type="character" w:customStyle="1" w:styleId="BalloonTextChar">
    <w:name w:val="Balloon Text Char"/>
    <w:basedOn w:val="DefaultParagraphFont"/>
    <w:link w:val="BalloonText"/>
    <w:uiPriority w:val="99"/>
    <w:semiHidden/>
    <w:qFormat/>
    <w:rsid w:val="00642DEE"/>
    <w:rPr>
      <w:rFonts w:ascii="Segoe UI" w:hAnsi="Segoe UI" w:cs="Segoe UI"/>
      <w:sz w:val="18"/>
      <w:szCs w:val="18"/>
    </w:rPr>
  </w:style>
  <w:style w:type="character" w:customStyle="1" w:styleId="FooterChar">
    <w:name w:val="Footer Char"/>
    <w:basedOn w:val="DefaultParagraphFont"/>
    <w:link w:val="Footer"/>
    <w:uiPriority w:val="99"/>
    <w:qFormat/>
    <w:rsid w:val="006202E3"/>
  </w:style>
  <w:style w:type="character" w:styleId="PageNumber">
    <w:name w:val="page number"/>
    <w:basedOn w:val="DefaultParagraphFont"/>
    <w:uiPriority w:val="99"/>
    <w:semiHidden/>
    <w:unhideWhenUsed/>
    <w:qFormat/>
    <w:rsid w:val="006202E3"/>
  </w:style>
  <w:style w:type="character" w:customStyle="1" w:styleId="Heading1Char">
    <w:name w:val="Heading 1 Char"/>
    <w:basedOn w:val="DefaultParagraphFont"/>
    <w:link w:val="Heading1"/>
    <w:uiPriority w:val="9"/>
    <w:qFormat/>
    <w:rsid w:val="00442A4D"/>
    <w:rPr>
      <w:sz w:val="40"/>
      <w:szCs w:val="40"/>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qFormat/>
    <w:rsid w:val="00D3225F"/>
    <w:pPr>
      <w:spacing w:beforeAutospacing="1"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unhideWhenUsed/>
    <w:qFormat/>
    <w:rsid w:val="00EF2D15"/>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F2D15"/>
    <w:rPr>
      <w:b/>
      <w:bCs/>
    </w:rPr>
  </w:style>
  <w:style w:type="paragraph" w:customStyle="1" w:styleId="SourceCode">
    <w:name w:val="Source Code"/>
    <w:basedOn w:val="Normal"/>
    <w:link w:val="VerbatimChar"/>
    <w:qFormat/>
    <w:rsid w:val="00132274"/>
    <w:pPr>
      <w:shd w:val="clear" w:color="auto" w:fill="F8F8F8"/>
      <w:spacing w:after="200" w:line="240" w:lineRule="auto"/>
    </w:pPr>
    <w:rPr>
      <w:rFonts w:ascii="Consolas" w:hAnsi="Consolas"/>
    </w:rPr>
  </w:style>
  <w:style w:type="paragraph" w:styleId="ListParagraph">
    <w:name w:val="List Paragraph"/>
    <w:basedOn w:val="Normal"/>
    <w:uiPriority w:val="34"/>
    <w:qFormat/>
    <w:rsid w:val="00D71B9F"/>
    <w:pPr>
      <w:ind w:left="720"/>
      <w:contextualSpacing/>
    </w:pPr>
  </w:style>
  <w:style w:type="paragraph" w:customStyle="1" w:styleId="referencescopy1">
    <w:name w:val="referencescopy1"/>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referencescopy2">
    <w:name w:val="referencescopy2"/>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dx-doi">
    <w:name w:val="dx-doi"/>
    <w:basedOn w:val="Normal"/>
    <w:qFormat/>
    <w:rsid w:val="007A37AC"/>
    <w:pPr>
      <w:spacing w:beforeAutospacing="1"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qFormat/>
    <w:rsid w:val="00642DEE"/>
    <w:pPr>
      <w:spacing w:line="240" w:lineRule="auto"/>
    </w:pPr>
    <w:rPr>
      <w:rFonts w:ascii="Segoe UI" w:hAnsi="Segoe UI" w:cs="Segoe UI"/>
      <w:sz w:val="18"/>
      <w:szCs w:val="18"/>
    </w:rPr>
  </w:style>
  <w:style w:type="paragraph" w:styleId="Revision">
    <w:name w:val="Revision"/>
    <w:uiPriority w:val="99"/>
    <w:semiHidden/>
    <w:qFormat/>
    <w:rsid w:val="00F06A51"/>
    <w:pPr>
      <w:suppressAutoHyphens w:val="0"/>
    </w:pPr>
  </w:style>
  <w:style w:type="paragraph" w:customStyle="1" w:styleId="Landscape">
    <w:name w:val="Landscape"/>
    <w:basedOn w:val="Normal"/>
    <w:qFormat/>
    <w:pPr>
      <w:spacing w:line="480" w:lineRule="auto"/>
    </w:pPr>
    <w:rPr>
      <w:sz w:val="24"/>
      <w:szCs w:val="24"/>
    </w:r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Footer">
    <w:name w:val="footer"/>
    <w:basedOn w:val="Normal"/>
    <w:link w:val="FooterChar"/>
    <w:uiPriority w:val="99"/>
    <w:unhideWhenUsed/>
    <w:rsid w:val="006202E3"/>
    <w:pPr>
      <w:suppressLineNumbers/>
      <w:tabs>
        <w:tab w:val="center" w:pos="4680"/>
        <w:tab w:val="right" w:pos="9360"/>
      </w:tabs>
      <w:spacing w:line="240" w:lineRule="auto"/>
    </w:pPr>
  </w:style>
  <w:style w:type="paragraph" w:customStyle="1" w:styleId="pf0">
    <w:name w:val="pf0"/>
    <w:basedOn w:val="Normal"/>
    <w:qFormat/>
    <w:rsid w:val="004F0FF5"/>
    <w:pPr>
      <w:suppressAutoHyphens w:val="0"/>
      <w:spacing w:beforeAutospacing="1" w:afterAutospacing="1" w:line="240" w:lineRule="auto"/>
    </w:pPr>
    <w:rPr>
      <w:rFonts w:ascii="Times New Roman" w:eastAsia="Times New Roman" w:hAnsi="Times New Roman" w:cs="Times New Roman"/>
      <w:sz w:val="24"/>
      <w:szCs w:val="24"/>
      <w:lang w:val="en-US"/>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95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n.wikipedia.org/wiki/David_Douglas_(botanist)" TargetMode="External"/><Relationship Id="rId18" Type="http://schemas.microsoft.com/office/2016/09/relationships/commentsIds" Target="commentsIds.xml"/><Relationship Id="rId26" Type="http://schemas.openxmlformats.org/officeDocument/2006/relationships/hyperlink" Target="https://doi.org/10.1016/j.foreco.2005.01.034" TargetMode="External"/><Relationship Id="rId39" Type="http://schemas.openxmlformats.org/officeDocument/2006/relationships/hyperlink" Target="https://doi.org/10.1002/ecs2.1569" TargetMode="External"/><Relationship Id="rId21" Type="http://schemas.openxmlformats.org/officeDocument/2006/relationships/footer" Target="footer2.xml"/><Relationship Id="rId34" Type="http://schemas.openxmlformats.org/officeDocument/2006/relationships/hyperlink" Target="https://www.sciencedirect.com/science/article/pii/S0378112717321321" TargetMode="External"/><Relationship Id="rId42" Type="http://schemas.openxmlformats.org/officeDocument/2006/relationships/hyperlink" Target="https://doi.org/10.1094/PHYTO-12-17-0399-R" TargetMode="External"/><Relationship Id="rId47" Type="http://schemas.openxmlformats.org/officeDocument/2006/relationships/hyperlink" Target="https://doi.org/10.1093/aob/mcm246" TargetMode="External"/><Relationship Id="rId50" Type="http://schemas.openxmlformats.org/officeDocument/2006/relationships/hyperlink" Target="https://doi.org/10.1093/forestry/cpm041" TargetMode="External"/><Relationship Id="rId55" Type="http://schemas.openxmlformats.org/officeDocument/2006/relationships/hyperlink" Target="https://doi.org/10.1016/j.foreco.2019.117558" TargetMode="External"/><Relationship Id="rId7" Type="http://schemas.openxmlformats.org/officeDocument/2006/relationships/hyperlink" Target="https://www.frontiersin.org/articles/10.3389/ffgc.2021.695981/full" TargetMode="External"/><Relationship Id="rId2" Type="http://schemas.openxmlformats.org/officeDocument/2006/relationships/styles" Target="styles.xml"/><Relationship Id="rId16" Type="http://schemas.openxmlformats.org/officeDocument/2006/relationships/comments" Target="comments.xml"/><Relationship Id="rId29" Type="http://schemas.openxmlformats.org/officeDocument/2006/relationships/hyperlink" Target="https://doi.org/10.1016/j.foreco.2012.05.040" TargetMode="External"/><Relationship Id="rId11" Type="http://schemas.openxmlformats.org/officeDocument/2006/relationships/hyperlink" Target="https://en.wikipedia.org/wiki/David_Don" TargetMode="External"/><Relationship Id="rId24" Type="http://schemas.openxmlformats.org/officeDocument/2006/relationships/hyperlink" Target="https://github.com/mcmurtrs/WoodsCreek" TargetMode="External"/><Relationship Id="rId32" Type="http://schemas.openxmlformats.org/officeDocument/2006/relationships/hyperlink" Target="https://www.fs.usda.gov/Internet/FSE_DOCUMENTS/fsbdev3_020984.pdf" TargetMode="External"/><Relationship Id="rId37" Type="http://schemas.openxmlformats.org/officeDocument/2006/relationships/hyperlink" Target="https://doi.org/10.1139/x79-078" TargetMode="External"/><Relationship Id="rId40" Type="http://schemas.openxmlformats.org/officeDocument/2006/relationships/hyperlink" Target="https://doi.org/10.1016/j.foreco.2019.03.063" TargetMode="External"/><Relationship Id="rId45" Type="http://schemas.openxmlformats.org/officeDocument/2006/relationships/hyperlink" Target="https://doi.org/10.1139/cjfr-2014-0168" TargetMode="External"/><Relationship Id="rId53" Type="http://schemas.openxmlformats.org/officeDocument/2006/relationships/hyperlink" Target="https://ggplot2.tidyverse.org/"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ciencedirect.com/topics/agricultural-and-biological-sciences/thuja-plicata" TargetMode="External"/><Relationship Id="rId14" Type="http://schemas.openxmlformats.org/officeDocument/2006/relationships/hyperlink" Target="https://en.wikipedia.org/wiki/William_Jackson_Hooker" TargetMode="External"/><Relationship Id="rId22" Type="http://schemas.openxmlformats.org/officeDocument/2006/relationships/header" Target="header2.xml"/><Relationship Id="rId27" Type="http://schemas.openxmlformats.org/officeDocument/2006/relationships/hyperlink" Target="https://ir.library.oregonstate.edu/concern/graduate_thesis_or_dissertations/k930c098s" TargetMode="External"/><Relationship Id="rId30" Type="http://schemas.openxmlformats.org/officeDocument/2006/relationships/hyperlink" Target="https://www.fs.usda.gov/treesearch/pubs/46886" TargetMode="External"/><Relationship Id="rId35" Type="http://schemas.openxmlformats.org/officeDocument/2006/relationships/hyperlink" Target="https://doi.org/10.5849/jof.10-006" TargetMode="External"/><Relationship Id="rId43" Type="http://schemas.openxmlformats.org/officeDocument/2006/relationships/hyperlink" Target="https://doi.org/10.1111/j.1523-1739.2004.00492.x" TargetMode="External"/><Relationship Id="rId48" Type="http://schemas.openxmlformats.org/officeDocument/2006/relationships/hyperlink" Target="http://www.rstudio.com/" TargetMode="External"/><Relationship Id="rId56" Type="http://schemas.openxmlformats.org/officeDocument/2006/relationships/header" Target="header3.xml"/><Relationship Id="rId8" Type="http://schemas.openxmlformats.org/officeDocument/2006/relationships/hyperlink" Target="https://www.sciencedirect.com/topics/agricultural-and-biological-sciences/tsuga-heterophylla" TargetMode="External"/><Relationship Id="rId51" Type="http://schemas.openxmlformats.org/officeDocument/2006/relationships/hyperlink" Target="http://websoilsurvey.sc.egov.usda.gov/" TargetMode="External"/><Relationship Id="rId3" Type="http://schemas.openxmlformats.org/officeDocument/2006/relationships/settings" Target="settings.xml"/><Relationship Id="rId12" Type="http://schemas.openxmlformats.org/officeDocument/2006/relationships/hyperlink" Target="https://en.wikipedia.org/wiki/John_Lindley" TargetMode="External"/><Relationship Id="rId17" Type="http://schemas.microsoft.com/office/2011/relationships/commentsExtended" Target="commentsExtended.xml"/><Relationship Id="rId25" Type="http://schemas.openxmlformats.org/officeDocument/2006/relationships/hyperlink" Target="https://www.sciencedirect.com/science/article/pii/S0378112717321321" TargetMode="External"/><Relationship Id="rId33" Type="http://schemas.openxmlformats.org/officeDocument/2006/relationships/hyperlink" Target="https://doi.org/10.2737/PSW-GTR-165" TargetMode="External"/><Relationship Id="rId38" Type="http://schemas.openxmlformats.org/officeDocument/2006/relationships/hyperlink" Target="http://dx.doi.org/10.1146/annurev.phyto.38.1.515" TargetMode="External"/><Relationship Id="rId46" Type="http://schemas.openxmlformats.org/officeDocument/2006/relationships/hyperlink" Target="https://doi.org/10.1093/forestscience/51.5.425" TargetMode="External"/><Relationship Id="rId59" Type="http://schemas.microsoft.com/office/2011/relationships/people" Target="people.xml"/><Relationship Id="rId20" Type="http://schemas.openxmlformats.org/officeDocument/2006/relationships/header" Target="header1.xml"/><Relationship Id="rId41" Type="http://schemas.openxmlformats.org/officeDocument/2006/relationships/hyperlink" Target="https://doi.org/10.1080/17550874.2012.679013" TargetMode="External"/><Relationship Id="rId54" Type="http://schemas.openxmlformats.org/officeDocument/2006/relationships/hyperlink" Target="https://CRAN.R-project.org/package=tidyverse"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en.wikipedia.org/w/index.php?title=Hjelmq.&amp;action=edit&amp;redlink=1" TargetMode="External"/><Relationship Id="rId23" Type="http://schemas.openxmlformats.org/officeDocument/2006/relationships/footer" Target="footer3.xml"/><Relationship Id="rId28" Type="http://schemas.openxmlformats.org/officeDocument/2006/relationships/hyperlink" Target="https://doi.org/10.3389/ffgc.2021.695981" TargetMode="External"/><Relationship Id="rId36" Type="http://schemas.openxmlformats.org/officeDocument/2006/relationships/hyperlink" Target="https://www.biodiversitylibrary.org/bibliography/178892" TargetMode="External"/><Relationship Id="rId49" Type="http://schemas.openxmlformats.org/officeDocument/2006/relationships/hyperlink" Target="https://www.sciencedirect.com/science/article/pii/S0378112719312332?via%3Dihub" TargetMode="External"/><Relationship Id="rId57" Type="http://schemas.openxmlformats.org/officeDocument/2006/relationships/footer" Target="footer4.xml"/><Relationship Id="rId10" Type="http://schemas.openxmlformats.org/officeDocument/2006/relationships/hyperlink" Target="https://en.wikipedia.org/wiki/David_Douglas_(botanist)" TargetMode="External"/><Relationship Id="rId31" Type="http://schemas.openxmlformats.org/officeDocument/2006/relationships/hyperlink" Target="https://www.fs.fed.us/foresthealth/technology/pdfs/WesternRootDiseaseModelV3-0UserGuide2018.pdf" TargetMode="External"/><Relationship Id="rId44" Type="http://schemas.openxmlformats.org/officeDocument/2006/relationships/hyperlink" Target="https://doi.org/10.1016/j.foreco.2014.02.007" TargetMode="External"/><Relationship Id="rId52" Type="http://schemas.openxmlformats.org/officeDocument/2006/relationships/hyperlink" Target="https://doi.org/10.1016/j.foreco.2018.03.043"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77FDB-81ED-4D3E-A95C-2FBA09DF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12786</Words>
  <Characters>72883</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dc:description/>
  <cp:lastModifiedBy>Shawn McMurtrey</cp:lastModifiedBy>
  <cp:revision>2</cp:revision>
  <dcterms:created xsi:type="dcterms:W3CDTF">2022-11-17T05:18:00Z</dcterms:created>
  <dcterms:modified xsi:type="dcterms:W3CDTF">2022-11-17T05:18:00Z</dcterms:modified>
  <dc:language>en-US</dc:language>
</cp:coreProperties>
</file>